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017A" w:rsidR="008E0B73" w:rsidP="0082384E" w:rsidRDefault="00FE4406" w14:paraId="0346E753" w14:textId="10758064">
      <w:pPr>
        <w:tabs>
          <w:tab w:val="left" w:pos="6450"/>
        </w:tabs>
        <w:rPr>
          <w:rFonts w:asciiTheme="majorHAnsi" w:hAnsiTheme="majorHAnsi" w:cstheme="majorBidi"/>
          <w:b/>
          <w:bCs/>
          <w:spacing w:val="-10"/>
          <w:position w:val="6"/>
          <w:sz w:val="72"/>
          <w:szCs w:val="72"/>
          <w14:shadow w14:blurRad="50800" w14:dist="38100" w14:dir="2700000" w14:sx="100000" w14:sy="100000" w14:kx="0" w14:ky="0" w14:algn="tl">
            <w14:srgbClr w14:val="000000">
              <w14:alpha w14:val="60000"/>
            </w14:srgbClr>
          </w14:shadow>
        </w:rPr>
      </w:pPr>
      <w:r>
        <w:rPr>
          <w:rFonts w:asciiTheme="majorHAnsi" w:hAnsiTheme="majorHAnsi" w:cstheme="majorHAnsi"/>
          <w:b/>
          <w:bCs/>
          <w:spacing w:val="-10"/>
          <w:position w:val="6"/>
          <w:sz w:val="72"/>
          <w:szCs w:val="72"/>
          <w14:shadow w14:blurRad="50800" w14:dist="38100" w14:dir="2700000" w14:sx="100000" w14:sy="100000" w14:kx="0" w14:ky="0" w14:algn="tl">
            <w14:srgbClr w14:val="000000">
              <w14:alpha w14:val="60000"/>
            </w14:srgbClr>
          </w14:shadow>
        </w:rPr>
        <w:tab/>
      </w:r>
    </w:p>
    <w:p w:rsidR="6AAF79EE" w:rsidP="6AAF79EE" w:rsidRDefault="6AAF79EE" w14:paraId="2BF8ADF4" w14:textId="1A75E9D7">
      <w:pPr>
        <w:tabs>
          <w:tab w:val="left" w:pos="6450"/>
        </w:tabs>
        <w:rPr>
          <w:rFonts w:asciiTheme="majorHAnsi" w:hAnsiTheme="majorHAnsi" w:cstheme="majorBidi"/>
          <w:b/>
          <w:bCs/>
          <w:sz w:val="72"/>
          <w:szCs w:val="72"/>
        </w:rPr>
      </w:pPr>
    </w:p>
    <w:p w:rsidRPr="009F017A" w:rsidR="00561D99" w:rsidP="00561D99" w:rsidRDefault="00561D99" w14:paraId="750D0B5A" w14:textId="77777777">
      <w:pPr>
        <w:pStyle w:val="DocumentHeader2"/>
        <w:rPr>
          <w:rFonts w:asciiTheme="majorHAnsi" w:hAnsiTheme="majorHAnsi" w:cstheme="majorHAnsi"/>
          <w:b w:val="0"/>
          <w:sz w:val="72"/>
          <w:szCs w:val="72"/>
        </w:rPr>
      </w:pPr>
      <w:r w:rsidRPr="009F017A">
        <w:rPr>
          <w:rFonts w:asciiTheme="majorHAnsi" w:hAnsiTheme="majorHAnsi" w:cstheme="majorHAnsi"/>
          <w:b w:val="0"/>
          <w:sz w:val="72"/>
          <w:szCs w:val="72"/>
        </w:rPr>
        <w:t>Interface Control Document:</w:t>
      </w:r>
    </w:p>
    <w:p w:rsidRPr="009F017A" w:rsidR="008E0B73" w:rsidP="00024574" w:rsidRDefault="00D66F6E" w14:paraId="48CE1BB7" w14:textId="4C32ECB6">
      <w:pPr>
        <w:pStyle w:val="DocumentHeader2"/>
        <w:rPr>
          <w:rFonts w:asciiTheme="majorHAnsi" w:hAnsiTheme="majorHAnsi" w:cstheme="majorBidi"/>
          <w:b w:val="0"/>
          <w:sz w:val="72"/>
          <w:szCs w:val="72"/>
        </w:rPr>
      </w:pPr>
      <w:r w:rsidRPr="23B93EDC">
        <w:rPr>
          <w:rFonts w:asciiTheme="majorHAnsi" w:hAnsiTheme="majorHAnsi" w:cstheme="majorBidi"/>
          <w:b w:val="0"/>
          <w:sz w:val="72"/>
          <w:szCs w:val="72"/>
        </w:rPr>
        <w:t>MWRP</w:t>
      </w:r>
      <w:r w:rsidRPr="23B93EDC" w:rsidR="00A63E1C">
        <w:rPr>
          <w:rFonts w:asciiTheme="majorHAnsi" w:hAnsiTheme="majorHAnsi" w:cstheme="majorBidi"/>
          <w:b w:val="0"/>
          <w:sz w:val="72"/>
          <w:szCs w:val="72"/>
        </w:rPr>
        <w:t xml:space="preserve"> </w:t>
      </w:r>
      <w:r w:rsidRPr="23B93EDC" w:rsidR="00561D99">
        <w:rPr>
          <w:rFonts w:asciiTheme="majorHAnsi" w:hAnsiTheme="majorHAnsi" w:cstheme="majorBidi"/>
          <w:b w:val="0"/>
          <w:sz w:val="72"/>
          <w:szCs w:val="72"/>
        </w:rPr>
        <w:t xml:space="preserve">to </w:t>
      </w:r>
      <w:r w:rsidRPr="23B93EDC" w:rsidR="00CB7F38">
        <w:rPr>
          <w:rFonts w:asciiTheme="majorHAnsi" w:hAnsiTheme="majorHAnsi" w:cstheme="majorBidi"/>
          <w:b w:val="0"/>
          <w:sz w:val="72"/>
          <w:szCs w:val="72"/>
        </w:rPr>
        <w:t>EDWS</w:t>
      </w:r>
      <w:r w:rsidRPr="23B93EDC" w:rsidR="00561D99">
        <w:rPr>
          <w:rFonts w:asciiTheme="majorHAnsi" w:hAnsiTheme="majorHAnsi" w:cstheme="majorBidi"/>
          <w:b w:val="0"/>
          <w:sz w:val="72"/>
          <w:szCs w:val="72"/>
        </w:rPr>
        <w:t xml:space="preserve"> </w:t>
      </w:r>
    </w:p>
    <w:p w:rsidRPr="009F017A" w:rsidR="008E0B73" w:rsidP="008E0B73" w:rsidRDefault="008E0B73" w14:paraId="6A626DA9" w14:textId="77777777">
      <w:pPr>
        <w:rPr>
          <w:rFonts w:asciiTheme="majorHAnsi" w:hAnsiTheme="majorHAnsi" w:cstheme="majorHAnsi"/>
          <w:lang w:val="nl-NL"/>
        </w:rPr>
      </w:pPr>
    </w:p>
    <w:p w:rsidRPr="009F017A" w:rsidR="008E0B73" w:rsidP="008E0B73" w:rsidRDefault="008E0B73" w14:paraId="5D15D0CC" w14:textId="77777777">
      <w:pPr>
        <w:rPr>
          <w:rFonts w:asciiTheme="majorHAnsi" w:hAnsiTheme="majorHAnsi" w:cstheme="majorHAnsi"/>
          <w:lang w:val="nl-NL"/>
        </w:rPr>
      </w:pPr>
    </w:p>
    <w:p w:rsidRPr="009F017A" w:rsidR="008E0B73" w:rsidP="008E0B73" w:rsidRDefault="008E0B73" w14:paraId="28F80B3C" w14:textId="77777777">
      <w:pPr>
        <w:rPr>
          <w:rFonts w:asciiTheme="majorHAnsi" w:hAnsiTheme="majorHAnsi" w:cstheme="majorHAnsi"/>
          <w:lang w:val="nl-NL"/>
        </w:rPr>
      </w:pPr>
    </w:p>
    <w:p w:rsidRPr="009F017A" w:rsidR="008E0B73" w:rsidP="008E0B73" w:rsidRDefault="008E0B73" w14:paraId="4ED3D091" w14:textId="77777777">
      <w:pPr>
        <w:tabs>
          <w:tab w:val="left" w:pos="3405"/>
        </w:tabs>
        <w:rPr>
          <w:rFonts w:asciiTheme="majorHAnsi" w:hAnsiTheme="majorHAnsi" w:cstheme="majorHAnsi"/>
          <w:lang w:val="nl-NL"/>
        </w:rPr>
      </w:pPr>
      <w:r w:rsidRPr="009F017A">
        <w:rPr>
          <w:rFonts w:asciiTheme="majorHAnsi" w:hAnsiTheme="majorHAnsi" w:cstheme="majorHAnsi"/>
          <w:lang w:val="nl-NL"/>
        </w:rPr>
        <w:tab/>
      </w:r>
    </w:p>
    <w:p w:rsidRPr="009F017A" w:rsidR="008E0B73" w:rsidP="008E0B73" w:rsidRDefault="008E0B73" w14:paraId="2EF5275D" w14:textId="77777777">
      <w:pPr>
        <w:rPr>
          <w:rFonts w:asciiTheme="majorHAnsi" w:hAnsiTheme="majorHAnsi" w:cstheme="majorHAnsi"/>
          <w:lang w:val="nl-NL"/>
        </w:rPr>
      </w:pPr>
    </w:p>
    <w:p w:rsidRPr="009F017A" w:rsidR="008E0B73" w:rsidP="008E0B73" w:rsidRDefault="008E0B73" w14:paraId="0DF3E8B7" w14:textId="77777777">
      <w:pPr>
        <w:tabs>
          <w:tab w:val="left" w:pos="0"/>
        </w:tabs>
        <w:rPr>
          <w:rFonts w:asciiTheme="majorHAnsi" w:hAnsiTheme="majorHAnsi" w:cstheme="majorHAnsi"/>
          <w:b/>
          <w:color w:val="0000FF"/>
          <w:szCs w:val="20"/>
          <w14:shadow w14:blurRad="50800" w14:dist="38100" w14:dir="2700000" w14:sx="100000" w14:sy="100000" w14:kx="0" w14:ky="0" w14:algn="tl">
            <w14:srgbClr w14:val="000000">
              <w14:alpha w14:val="60000"/>
            </w14:srgbClr>
          </w14:shadow>
        </w:rPr>
      </w:pPr>
    </w:p>
    <w:tbl>
      <w:tblPr>
        <w:tblpPr w:leftFromText="180" w:rightFromText="180" w:vertAnchor="text" w:horzAnchor="margin" w:tblpY="743"/>
        <w:tblW w:w="0" w:type="auto"/>
        <w:tblLook w:val="01E0" w:firstRow="1" w:lastRow="1" w:firstColumn="1" w:lastColumn="1" w:noHBand="0" w:noVBand="0"/>
      </w:tblPr>
      <w:tblGrid>
        <w:gridCol w:w="2054"/>
        <w:gridCol w:w="7306"/>
      </w:tblGrid>
      <w:tr w:rsidRPr="009F017A" w:rsidR="008E0B73" w14:paraId="4688327C" w14:textId="77777777">
        <w:tc>
          <w:tcPr>
            <w:tcW w:w="2067" w:type="dxa"/>
          </w:tcPr>
          <w:p w:rsidRPr="009F017A" w:rsidR="008E0B73" w:rsidP="00F677CA" w:rsidRDefault="008E0B73" w14:paraId="6133645C" w14:textId="77777777">
            <w:pPr>
              <w:spacing w:before="12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Client:</w:t>
            </w:r>
            <w:r w:rsidRPr="009F017A">
              <w:rPr>
                <w:rFonts w:asciiTheme="majorHAnsi" w:hAnsiTheme="majorHAnsi" w:eastAsiaTheme="minorHAnsi" w:cstheme="majorHAnsi"/>
                <w:sz w:val="36"/>
                <w:szCs w:val="36"/>
                <w:lang w:val="nl-NL"/>
              </w:rPr>
              <w:tab/>
            </w:r>
          </w:p>
        </w:tc>
        <w:tc>
          <w:tcPr>
            <w:tcW w:w="7419" w:type="dxa"/>
          </w:tcPr>
          <w:p w:rsidRPr="009F017A" w:rsidR="008E0B73" w:rsidP="00F677CA" w:rsidRDefault="008E0B73" w14:paraId="0B9DF9E3" w14:textId="77777777">
            <w:pPr>
              <w:spacing w:before="12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Virginia DMAS</w:t>
            </w:r>
          </w:p>
        </w:tc>
      </w:tr>
      <w:tr w:rsidRPr="009F017A" w:rsidR="008E0B73" w14:paraId="64A49363" w14:textId="77777777">
        <w:tc>
          <w:tcPr>
            <w:tcW w:w="2067" w:type="dxa"/>
          </w:tcPr>
          <w:p w:rsidRPr="009F017A" w:rsidR="008E0B73" w:rsidP="00F677CA" w:rsidRDefault="008E0B73" w14:paraId="7205A1A6" w14:textId="77777777">
            <w:pPr>
              <w:spacing w:before="12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Version:</w:t>
            </w:r>
          </w:p>
        </w:tc>
        <w:tc>
          <w:tcPr>
            <w:tcW w:w="7419" w:type="dxa"/>
          </w:tcPr>
          <w:p w:rsidRPr="009F017A" w:rsidR="002F0F50" w:rsidP="00F677CA" w:rsidRDefault="008E0B73" w14:paraId="5D175F01" w14:textId="355DF9DB">
            <w:pPr>
              <w:spacing w:before="120" w:line="240" w:lineRule="atLeast"/>
              <w:rPr>
                <w:rFonts w:asciiTheme="majorHAnsi" w:hAnsiTheme="majorHAnsi" w:eastAsiaTheme="minorEastAsia" w:cstheme="majorBidi"/>
                <w:sz w:val="36"/>
                <w:szCs w:val="36"/>
                <w:lang w:val="nl-NL"/>
              </w:rPr>
            </w:pPr>
            <w:r w:rsidRPr="547EDEB1">
              <w:rPr>
                <w:rFonts w:asciiTheme="majorHAnsi" w:hAnsiTheme="majorHAnsi" w:eastAsiaTheme="minorEastAsia" w:cstheme="majorBidi"/>
                <w:sz w:val="36"/>
                <w:szCs w:val="36"/>
                <w:lang w:val="nl-NL"/>
              </w:rPr>
              <w:t>1.</w:t>
            </w:r>
            <w:r w:rsidR="00B472AA">
              <w:rPr>
                <w:rFonts w:asciiTheme="majorHAnsi" w:hAnsiTheme="majorHAnsi" w:eastAsiaTheme="minorEastAsia" w:cstheme="majorBidi"/>
                <w:sz w:val="36"/>
                <w:szCs w:val="36"/>
                <w:lang w:val="nl-NL"/>
              </w:rPr>
              <w:t>7</w:t>
            </w:r>
            <w:r w:rsidRPr="19420413" w:rsidR="1309FF73">
              <w:rPr>
                <w:rFonts w:asciiTheme="majorHAnsi" w:hAnsiTheme="majorHAnsi" w:eastAsiaTheme="minorEastAsia" w:cstheme="majorBidi"/>
                <w:sz w:val="36"/>
                <w:szCs w:val="36"/>
                <w:lang w:val="nl-NL"/>
              </w:rPr>
              <w:t>.</w:t>
            </w:r>
            <w:ins w:author="Bond, Olivia" w:date="2026-10-20T18:42:00Z" w16du:dateUtc="2026-10-20T22:42:00Z" w:id="0">
              <w:r w:rsidR="00A80051">
                <w:rPr>
                  <w:rFonts w:asciiTheme="majorHAnsi" w:hAnsiTheme="majorHAnsi" w:eastAsiaTheme="minorEastAsia" w:cstheme="majorBidi"/>
                  <w:sz w:val="36"/>
                  <w:szCs w:val="36"/>
                  <w:lang w:val="nl-NL"/>
                </w:rPr>
                <w:t>4</w:t>
              </w:r>
            </w:ins>
            <w:del w:author="Bond, Olivia" w:date="2026-10-20T18:42:00Z" w16du:dateUtc="2026-10-20T22:42:00Z" w:id="1">
              <w:r w:rsidDel="00A80051" w:rsidR="00E74E7B">
                <w:rPr>
                  <w:rFonts w:asciiTheme="majorHAnsi" w:hAnsiTheme="majorHAnsi" w:eastAsiaTheme="minorEastAsia" w:cstheme="majorBidi"/>
                  <w:sz w:val="36"/>
                  <w:szCs w:val="36"/>
                  <w:lang w:val="nl-NL"/>
                </w:rPr>
                <w:delText>3</w:delText>
              </w:r>
            </w:del>
          </w:p>
        </w:tc>
      </w:tr>
      <w:tr w:rsidRPr="009F017A" w:rsidR="008E0B73" w14:paraId="3024176A" w14:textId="77777777">
        <w:tc>
          <w:tcPr>
            <w:tcW w:w="2067" w:type="dxa"/>
          </w:tcPr>
          <w:p w:rsidRPr="009F017A" w:rsidR="008E0B73" w:rsidP="00F677CA" w:rsidRDefault="008E0B73" w14:paraId="18B717A1" w14:textId="77777777">
            <w:pPr>
              <w:spacing w:before="12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Date:</w:t>
            </w:r>
          </w:p>
        </w:tc>
        <w:tc>
          <w:tcPr>
            <w:tcW w:w="7419" w:type="dxa"/>
          </w:tcPr>
          <w:p w:rsidRPr="009F017A" w:rsidR="008E0B73" w:rsidP="00F677CA" w:rsidRDefault="005E0446" w14:paraId="43124D16" w14:textId="5E7F1230">
            <w:pPr>
              <w:spacing w:before="120" w:line="240" w:lineRule="atLeast"/>
              <w:rPr>
                <w:rFonts w:asciiTheme="majorHAnsi" w:hAnsiTheme="majorHAnsi" w:eastAsiaTheme="minorEastAsia" w:cstheme="majorBidi"/>
                <w:sz w:val="36"/>
                <w:szCs w:val="36"/>
                <w:lang w:val="nl-NL"/>
              </w:rPr>
            </w:pPr>
            <w:r>
              <w:rPr>
                <w:rFonts w:asciiTheme="majorHAnsi" w:hAnsiTheme="majorHAnsi" w:eastAsiaTheme="minorEastAsia" w:cstheme="majorBidi"/>
                <w:sz w:val="36"/>
                <w:szCs w:val="36"/>
                <w:lang w:val="nl-NL"/>
              </w:rPr>
              <w:t xml:space="preserve">October </w:t>
            </w:r>
            <w:ins w:author="Bond, Olivia" w:date="2026-10-20T18:42:00Z" w16du:dateUtc="2026-10-20T22:42:00Z" w:id="2">
              <w:r w:rsidR="00A80051">
                <w:rPr>
                  <w:rFonts w:asciiTheme="majorHAnsi" w:hAnsiTheme="majorHAnsi" w:eastAsiaTheme="minorEastAsia" w:cstheme="majorBidi"/>
                  <w:sz w:val="36"/>
                  <w:szCs w:val="36"/>
                  <w:lang w:val="nl-NL"/>
                </w:rPr>
                <w:t>20</w:t>
              </w:r>
            </w:ins>
            <w:del w:author="Bond, Olivia" w:date="2026-10-20T18:42:00Z" w16du:dateUtc="2026-10-20T22:42:00Z" w:id="3">
              <w:r w:rsidDel="00A80051" w:rsidR="00B56800">
                <w:rPr>
                  <w:rFonts w:asciiTheme="majorHAnsi" w:hAnsiTheme="majorHAnsi" w:eastAsiaTheme="minorEastAsia" w:cstheme="majorBidi"/>
                  <w:sz w:val="36"/>
                  <w:szCs w:val="36"/>
                  <w:lang w:val="nl-NL"/>
                </w:rPr>
                <w:delText>5</w:delText>
              </w:r>
            </w:del>
            <w:r w:rsidRPr="547EDEB1" w:rsidR="00561D99">
              <w:rPr>
                <w:rFonts w:asciiTheme="majorHAnsi" w:hAnsiTheme="majorHAnsi" w:eastAsiaTheme="minorEastAsia" w:cstheme="majorBidi"/>
                <w:sz w:val="36"/>
                <w:szCs w:val="36"/>
                <w:lang w:val="nl-NL"/>
              </w:rPr>
              <w:t>,</w:t>
            </w:r>
            <w:r w:rsidRPr="547EDEB1" w:rsidR="008E0B73">
              <w:rPr>
                <w:rFonts w:asciiTheme="majorHAnsi" w:hAnsiTheme="majorHAnsi" w:eastAsiaTheme="minorEastAsia" w:cstheme="majorBidi"/>
                <w:sz w:val="36"/>
                <w:szCs w:val="36"/>
                <w:lang w:val="nl-NL"/>
              </w:rPr>
              <w:t xml:space="preserve"> 2026</w:t>
            </w:r>
          </w:p>
        </w:tc>
      </w:tr>
      <w:tr w:rsidRPr="009F017A" w:rsidR="008E0B73" w14:paraId="1E0439D7" w14:textId="77777777">
        <w:tc>
          <w:tcPr>
            <w:tcW w:w="2067" w:type="dxa"/>
          </w:tcPr>
          <w:p w:rsidRPr="009F017A" w:rsidR="008E0B73" w:rsidP="00F677CA" w:rsidRDefault="008E0B73" w14:paraId="73A30FDA" w14:textId="77777777">
            <w:pPr>
              <w:spacing w:before="12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File Name:</w:t>
            </w:r>
          </w:p>
        </w:tc>
        <w:tc>
          <w:tcPr>
            <w:tcW w:w="7419" w:type="dxa"/>
          </w:tcPr>
          <w:p w:rsidRPr="009F017A" w:rsidR="008E0B73" w:rsidP="00F677CA" w:rsidRDefault="008E0B73" w14:paraId="51EF0DCD" w14:textId="44CBACEC">
            <w:pPr>
              <w:spacing w:before="12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CEP-00</w:t>
            </w:r>
            <w:r w:rsidRPr="009F017A" w:rsidR="00CD24A0">
              <w:rPr>
                <w:rFonts w:asciiTheme="majorHAnsi" w:hAnsiTheme="majorHAnsi" w:eastAsiaTheme="minorHAnsi" w:cstheme="majorHAnsi"/>
                <w:sz w:val="36"/>
                <w:szCs w:val="36"/>
                <w:lang w:val="nl-NL"/>
              </w:rPr>
              <w:t>3</w:t>
            </w:r>
            <w:r w:rsidRPr="009F017A">
              <w:rPr>
                <w:rFonts w:asciiTheme="majorHAnsi" w:hAnsiTheme="majorHAnsi" w:eastAsiaTheme="minorHAnsi" w:cstheme="majorHAnsi"/>
                <w:sz w:val="36"/>
                <w:szCs w:val="36"/>
                <w:lang w:val="nl-NL"/>
              </w:rPr>
              <w:t xml:space="preserve"> ICD </w:t>
            </w:r>
            <w:r w:rsidRPr="009F017A" w:rsidR="00A17308">
              <w:rPr>
                <w:rFonts w:asciiTheme="majorHAnsi" w:hAnsiTheme="majorHAnsi" w:eastAsiaTheme="minorHAnsi" w:cstheme="majorHAnsi"/>
                <w:sz w:val="36"/>
                <w:szCs w:val="36"/>
                <w:lang w:val="nl-NL"/>
              </w:rPr>
              <w:t>CEP</w:t>
            </w:r>
            <w:r w:rsidRPr="009F017A">
              <w:rPr>
                <w:rFonts w:asciiTheme="majorHAnsi" w:hAnsiTheme="majorHAnsi" w:eastAsiaTheme="minorHAnsi" w:cstheme="majorHAnsi"/>
                <w:sz w:val="36"/>
                <w:szCs w:val="36"/>
                <w:lang w:val="nl-NL"/>
              </w:rPr>
              <w:t xml:space="preserve"> to </w:t>
            </w:r>
            <w:r w:rsidRPr="009F017A" w:rsidR="00CB7F38">
              <w:rPr>
                <w:rFonts w:asciiTheme="majorHAnsi" w:hAnsiTheme="majorHAnsi" w:eastAsiaTheme="minorHAnsi" w:cstheme="majorHAnsi"/>
                <w:sz w:val="36"/>
                <w:szCs w:val="36"/>
                <w:lang w:val="nl-NL"/>
              </w:rPr>
              <w:t>E</w:t>
            </w:r>
            <w:r w:rsidRPr="009F017A" w:rsidR="00202DA4">
              <w:rPr>
                <w:rFonts w:asciiTheme="majorHAnsi" w:hAnsiTheme="majorHAnsi" w:eastAsiaTheme="minorHAnsi" w:cstheme="majorHAnsi"/>
                <w:sz w:val="36"/>
                <w:szCs w:val="36"/>
                <w:lang w:val="nl-NL"/>
              </w:rPr>
              <w:t>DW</w:t>
            </w:r>
            <w:r w:rsidRPr="009F017A" w:rsidR="00CB7F38">
              <w:rPr>
                <w:rFonts w:asciiTheme="majorHAnsi" w:hAnsiTheme="majorHAnsi" w:eastAsiaTheme="minorHAnsi" w:cstheme="majorHAnsi"/>
                <w:sz w:val="36"/>
                <w:szCs w:val="36"/>
                <w:lang w:val="nl-NL"/>
              </w:rPr>
              <w:t>S</w:t>
            </w:r>
            <w:r w:rsidRPr="009F017A">
              <w:rPr>
                <w:rFonts w:asciiTheme="majorHAnsi" w:hAnsiTheme="majorHAnsi" w:eastAsiaTheme="minorHAnsi" w:cstheme="majorHAnsi"/>
                <w:sz w:val="36"/>
                <w:szCs w:val="36"/>
                <w:lang w:val="nl-NL"/>
              </w:rPr>
              <w:t>.docx</w:t>
            </w:r>
          </w:p>
          <w:p w:rsidRPr="009F017A" w:rsidR="00024574" w:rsidP="00F677CA" w:rsidRDefault="00024574" w14:paraId="380D22DB" w14:textId="77777777">
            <w:pPr>
              <w:spacing w:before="120" w:line="240" w:lineRule="atLeast"/>
              <w:rPr>
                <w:rFonts w:asciiTheme="majorHAnsi" w:hAnsiTheme="majorHAnsi" w:eastAsiaTheme="minorHAnsi" w:cstheme="majorHAnsi"/>
                <w:sz w:val="36"/>
                <w:szCs w:val="36"/>
                <w:lang w:val="nl-NL"/>
              </w:rPr>
            </w:pPr>
          </w:p>
          <w:p w:rsidRPr="009F017A" w:rsidR="00F677CA" w:rsidP="00F677CA" w:rsidRDefault="00F677CA" w14:paraId="5137917D" w14:textId="77777777">
            <w:pPr>
              <w:spacing w:before="120" w:line="240" w:lineRule="atLeast"/>
              <w:rPr>
                <w:rFonts w:asciiTheme="majorHAnsi" w:hAnsiTheme="majorHAnsi" w:eastAsiaTheme="minorHAnsi" w:cstheme="majorHAnsi"/>
                <w:sz w:val="36"/>
                <w:szCs w:val="36"/>
                <w:lang w:val="nl-NL"/>
              </w:rPr>
            </w:pPr>
          </w:p>
          <w:p w:rsidRPr="009F017A" w:rsidR="00F677CA" w:rsidP="00F677CA" w:rsidRDefault="00F677CA" w14:paraId="51A40FF0" w14:textId="61C63E0E">
            <w:pPr>
              <w:spacing w:before="120" w:line="240" w:lineRule="atLeast"/>
              <w:rPr>
                <w:rFonts w:asciiTheme="majorHAnsi" w:hAnsiTheme="majorHAnsi" w:eastAsiaTheme="minorHAnsi" w:cstheme="majorHAnsi"/>
                <w:sz w:val="36"/>
                <w:szCs w:val="36"/>
                <w:lang w:val="nl-NL"/>
              </w:rPr>
            </w:pPr>
          </w:p>
        </w:tc>
      </w:tr>
    </w:tbl>
    <w:p w:rsidRPr="009F017A" w:rsidR="008E0B73" w:rsidP="008E0B73" w:rsidRDefault="008E0B73" w14:paraId="66A26C29" w14:textId="5660A1DC">
      <w:pPr>
        <w:rPr>
          <w:rFonts w:asciiTheme="majorHAnsi" w:hAnsiTheme="majorHAnsi" w:cstheme="majorHAnsi"/>
        </w:rPr>
      </w:pPr>
    </w:p>
    <w:p w:rsidR="00E81863" w:rsidRDefault="00E81863" w14:paraId="0DEFD0F6" w14:textId="77777777">
      <w:pPr>
        <w:rPr>
          <w:rFonts w:asciiTheme="majorHAnsi" w:hAnsiTheme="majorHAnsi" w:eastAsiaTheme="minorHAnsi" w:cstheme="majorHAnsi"/>
          <w:color w:val="4F81BD" w:themeColor="accent1"/>
          <w:sz w:val="28"/>
          <w:lang w:val="en-GB"/>
        </w:rPr>
      </w:pPr>
      <w:r>
        <w:rPr>
          <w:rFonts w:asciiTheme="majorHAnsi" w:hAnsiTheme="majorHAnsi" w:cstheme="majorHAnsi"/>
          <w:b/>
          <w:sz w:val="28"/>
        </w:rPr>
        <w:br w:type="page"/>
      </w:r>
    </w:p>
    <w:p w:rsidRPr="009F017A" w:rsidR="008E0B73" w:rsidP="008E0B73" w:rsidRDefault="008E0B73" w14:paraId="001C3F3C" w14:textId="4C30F9E6">
      <w:pPr>
        <w:pStyle w:val="DocumentHeader1"/>
        <w:rPr>
          <w:rFonts w:asciiTheme="majorHAnsi" w:hAnsiTheme="majorHAnsi" w:cstheme="majorHAnsi"/>
          <w:b w:val="0"/>
          <w:sz w:val="28"/>
          <w:szCs w:val="22"/>
        </w:rPr>
      </w:pPr>
      <w:r w:rsidRPr="009F017A">
        <w:rPr>
          <w:rFonts w:asciiTheme="majorHAnsi" w:hAnsiTheme="majorHAnsi" w:cstheme="majorHAnsi"/>
          <w:b w:val="0"/>
          <w:sz w:val="28"/>
          <w:szCs w:val="22"/>
        </w:rPr>
        <w:lastRenderedPageBreak/>
        <w:t>Document Control Information</w:t>
      </w:r>
    </w:p>
    <w:p w:rsidRPr="009F017A" w:rsidR="008E0B73" w:rsidP="008E0B73" w:rsidRDefault="008E0B73" w14:paraId="56B28835" w14:textId="77777777">
      <w:pPr>
        <w:pStyle w:val="DocumentInformation"/>
        <w:rPr>
          <w:rFonts w:asciiTheme="majorHAnsi" w:hAnsiTheme="majorHAnsi" w:cstheme="majorHAnsi"/>
        </w:rPr>
      </w:pPr>
      <w:r w:rsidRPr="009F017A">
        <w:rPr>
          <w:rFonts w:asciiTheme="majorHAnsi" w:hAnsiTheme="majorHAnsi" w:cstheme="majorHAnsi"/>
        </w:rPr>
        <w:t>Document Information</w:t>
      </w:r>
    </w:p>
    <w:p w:rsidRPr="009F017A" w:rsidR="008E0B73" w:rsidP="008E0B73" w:rsidRDefault="008E0B73" w14:paraId="1A2047ED" w14:textId="77777777">
      <w:pPr>
        <w:pStyle w:val="DocumentHeader2"/>
        <w:rPr>
          <w:rFonts w:asciiTheme="majorHAnsi" w:hAnsiTheme="majorHAnsi" w:cstheme="majorHAnsi"/>
          <w:b w:val="0"/>
        </w:rPr>
      </w:pPr>
    </w:p>
    <w:tbl>
      <w:tblPr>
        <w:tblW w:w="9239"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Pr="009F017A" w:rsidR="008E0B73" w:rsidTr="6B0F709B" w14:paraId="072F7E73" w14:textId="77777777">
        <w:trPr>
          <w:trHeight w:val="288"/>
        </w:trPr>
        <w:tc>
          <w:tcPr>
            <w:tcW w:w="3114" w:type="dxa"/>
            <w:vAlign w:val="center"/>
          </w:tcPr>
          <w:p w:rsidRPr="00F3072C" w:rsidR="008E0B73" w:rsidRDefault="008E0B73" w14:paraId="63741BD3"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Name</w:t>
            </w:r>
          </w:p>
        </w:tc>
        <w:tc>
          <w:tcPr>
            <w:tcW w:w="6125" w:type="dxa"/>
            <w:vAlign w:val="center"/>
          </w:tcPr>
          <w:p w:rsidRPr="00F3072C" w:rsidR="008E0B73" w:rsidRDefault="008E0B73" w14:paraId="785C477D" w14:textId="5106F55D">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CEP-ICD-00</w:t>
            </w:r>
            <w:r w:rsidRPr="00F3072C" w:rsidR="00CD24A0">
              <w:rPr>
                <w:rFonts w:asciiTheme="majorHAnsi" w:hAnsiTheme="majorHAnsi" w:cstheme="majorHAnsi"/>
                <w:b w:val="0"/>
                <w:sz w:val="22"/>
                <w:szCs w:val="22"/>
              </w:rPr>
              <w:t>3</w:t>
            </w:r>
            <w:r w:rsidR="004049A1">
              <w:rPr>
                <w:rFonts w:asciiTheme="majorHAnsi" w:hAnsiTheme="majorHAnsi" w:cstheme="majorHAnsi"/>
                <w:b w:val="0"/>
                <w:sz w:val="22"/>
                <w:szCs w:val="22"/>
              </w:rPr>
              <w:t xml:space="preserve"> </w:t>
            </w:r>
            <w:r w:rsidRPr="00F3072C" w:rsidR="004446C9">
              <w:rPr>
                <w:rFonts w:asciiTheme="majorHAnsi" w:hAnsiTheme="majorHAnsi" w:cstheme="majorHAnsi"/>
                <w:b w:val="0"/>
                <w:sz w:val="22"/>
                <w:szCs w:val="22"/>
              </w:rPr>
              <w:t>CEP to EDWS</w:t>
            </w:r>
          </w:p>
        </w:tc>
      </w:tr>
      <w:tr w:rsidRPr="009F017A" w:rsidR="00A67ADC" w:rsidTr="6B0F709B" w14:paraId="5FBB3258" w14:textId="77777777">
        <w:trPr>
          <w:trHeight w:val="288"/>
        </w:trPr>
        <w:tc>
          <w:tcPr>
            <w:tcW w:w="3114" w:type="dxa"/>
            <w:vAlign w:val="center"/>
          </w:tcPr>
          <w:p w:rsidRPr="00F3072C" w:rsidR="00A67ADC" w:rsidP="00A67ADC" w:rsidRDefault="00A67ADC" w14:paraId="4412B4F4"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Project Name</w:t>
            </w:r>
          </w:p>
        </w:tc>
        <w:tc>
          <w:tcPr>
            <w:tcW w:w="6125" w:type="dxa"/>
            <w:vAlign w:val="center"/>
          </w:tcPr>
          <w:p w:rsidRPr="00F3072C" w:rsidR="00A67ADC" w:rsidP="6B0F709B" w:rsidRDefault="00A67ADC" w14:paraId="1CB4D0CE" w14:textId="63E45C3F">
            <w:pPr>
              <w:pStyle w:val="DocumentHeader2"/>
              <w:rPr>
                <w:rFonts w:asciiTheme="majorHAnsi" w:hAnsiTheme="majorHAnsi" w:cstheme="majorBidi"/>
                <w:b w:val="0"/>
                <w:sz w:val="22"/>
                <w:szCs w:val="22"/>
              </w:rPr>
            </w:pPr>
            <w:r w:rsidRPr="6B0F709B">
              <w:rPr>
                <w:rFonts w:asciiTheme="majorHAnsi" w:hAnsiTheme="majorHAnsi" w:cstheme="majorBidi"/>
                <w:b w:val="0"/>
                <w:sz w:val="22"/>
                <w:szCs w:val="22"/>
              </w:rPr>
              <w:t xml:space="preserve">DMAS </w:t>
            </w:r>
            <w:r w:rsidRPr="6B0F709B" w:rsidR="1BDAFDF9">
              <w:rPr>
                <w:rFonts w:ascii="Calibri" w:hAnsi="Calibri" w:eastAsia="Calibri" w:cs="Calibri"/>
                <w:b w:val="0"/>
                <w:color w:val="000000" w:themeColor="text1"/>
                <w:sz w:val="22"/>
                <w:szCs w:val="22"/>
              </w:rPr>
              <w:t>Medicaid WorkReport</w:t>
            </w:r>
            <w:r w:rsidRPr="6B0F709B" w:rsidR="1BDAFDF9">
              <w:t xml:space="preserve"> </w:t>
            </w:r>
            <w:r w:rsidRPr="6B0F709B">
              <w:rPr>
                <w:rFonts w:asciiTheme="majorHAnsi" w:hAnsiTheme="majorHAnsi" w:cstheme="majorBidi"/>
                <w:b w:val="0"/>
                <w:sz w:val="22"/>
                <w:szCs w:val="22"/>
              </w:rPr>
              <w:t>Portal</w:t>
            </w:r>
          </w:p>
        </w:tc>
      </w:tr>
      <w:tr w:rsidRPr="009F017A" w:rsidR="008E0B73" w:rsidTr="6B0F709B" w14:paraId="315E728E" w14:textId="77777777">
        <w:trPr>
          <w:trHeight w:val="288"/>
        </w:trPr>
        <w:tc>
          <w:tcPr>
            <w:tcW w:w="3114" w:type="dxa"/>
            <w:vAlign w:val="center"/>
          </w:tcPr>
          <w:p w:rsidRPr="00F3072C" w:rsidR="008E0B73" w:rsidRDefault="008E0B73" w14:paraId="2B874D0F"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Client</w:t>
            </w:r>
          </w:p>
        </w:tc>
        <w:tc>
          <w:tcPr>
            <w:tcW w:w="6125" w:type="dxa"/>
            <w:vAlign w:val="center"/>
          </w:tcPr>
          <w:p w:rsidRPr="00F3072C" w:rsidR="008E0B73" w:rsidRDefault="008E0B73" w14:paraId="00A4124B"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Virginia Department of Medical Assistance Services (DMAS)</w:t>
            </w:r>
          </w:p>
        </w:tc>
      </w:tr>
      <w:tr w:rsidRPr="009F017A" w:rsidR="008E0B73" w:rsidTr="6B0F709B" w14:paraId="099C3F44" w14:textId="77777777">
        <w:trPr>
          <w:trHeight w:val="288"/>
        </w:trPr>
        <w:tc>
          <w:tcPr>
            <w:tcW w:w="3114" w:type="dxa"/>
            <w:vAlign w:val="center"/>
          </w:tcPr>
          <w:p w:rsidRPr="00F3072C" w:rsidR="008E0B73" w:rsidRDefault="008E0B73" w14:paraId="0F5D8AFB"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Author</w:t>
            </w:r>
          </w:p>
        </w:tc>
        <w:tc>
          <w:tcPr>
            <w:tcW w:w="6125" w:type="dxa"/>
            <w:vAlign w:val="center"/>
          </w:tcPr>
          <w:p w:rsidRPr="00F3072C" w:rsidR="008E0B73" w:rsidRDefault="008E0B73" w14:paraId="12A9728D"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Deloitte Consulting LLP</w:t>
            </w:r>
          </w:p>
        </w:tc>
      </w:tr>
      <w:tr w:rsidRPr="009F017A" w:rsidR="008E0B73" w:rsidTr="6B0F709B" w14:paraId="017BA6A9" w14:textId="77777777">
        <w:trPr>
          <w:trHeight w:val="288"/>
        </w:trPr>
        <w:tc>
          <w:tcPr>
            <w:tcW w:w="3114" w:type="dxa"/>
            <w:vAlign w:val="center"/>
          </w:tcPr>
          <w:p w:rsidRPr="00F3072C" w:rsidR="008E0B73" w:rsidRDefault="008E0B73" w14:paraId="4A33B9BB"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Version</w:t>
            </w:r>
          </w:p>
        </w:tc>
        <w:tc>
          <w:tcPr>
            <w:tcW w:w="6125" w:type="dxa"/>
            <w:vAlign w:val="center"/>
          </w:tcPr>
          <w:p w:rsidRPr="00F3072C" w:rsidR="008E0B73" w:rsidRDefault="008E0B73" w14:paraId="3D690899" w14:textId="107B36D8">
            <w:pPr>
              <w:pStyle w:val="DocumentHeader2"/>
              <w:rPr>
                <w:rFonts w:asciiTheme="majorHAnsi" w:hAnsiTheme="majorHAnsi" w:cstheme="majorBidi"/>
                <w:b w:val="0"/>
                <w:sz w:val="22"/>
                <w:szCs w:val="22"/>
              </w:rPr>
            </w:pPr>
            <w:r w:rsidRPr="547EDEB1">
              <w:rPr>
                <w:rFonts w:asciiTheme="majorHAnsi" w:hAnsiTheme="majorHAnsi" w:cstheme="majorBidi"/>
                <w:b w:val="0"/>
                <w:sz w:val="22"/>
                <w:szCs w:val="22"/>
              </w:rPr>
              <w:t>1.</w:t>
            </w:r>
            <w:r w:rsidR="00B472AA">
              <w:rPr>
                <w:rFonts w:asciiTheme="majorHAnsi" w:hAnsiTheme="majorHAnsi" w:cstheme="majorBidi"/>
                <w:b w:val="0"/>
                <w:sz w:val="22"/>
                <w:szCs w:val="22"/>
              </w:rPr>
              <w:t>7</w:t>
            </w:r>
            <w:r w:rsidR="005E0446">
              <w:rPr>
                <w:rFonts w:asciiTheme="majorHAnsi" w:hAnsiTheme="majorHAnsi" w:cstheme="majorBidi"/>
                <w:b w:val="0"/>
                <w:sz w:val="22"/>
                <w:szCs w:val="22"/>
              </w:rPr>
              <w:t>.</w:t>
            </w:r>
            <w:ins w:author="Bond, Olivia" w:date="2026-10-20T18:42:00Z" w16du:dateUtc="2026-10-20T22:42:00Z" w:id="4">
              <w:r w:rsidR="00A80051">
                <w:rPr>
                  <w:rFonts w:asciiTheme="majorHAnsi" w:hAnsiTheme="majorHAnsi" w:cstheme="majorBidi"/>
                  <w:b w:val="0"/>
                  <w:sz w:val="22"/>
                  <w:szCs w:val="22"/>
                </w:rPr>
                <w:t>4</w:t>
              </w:r>
            </w:ins>
            <w:del w:author="Bond, Olivia" w:date="2026-10-20T18:42:00Z" w16du:dateUtc="2026-10-20T22:42:00Z" w:id="5">
              <w:r w:rsidDel="00A80051" w:rsidR="005E0446">
                <w:rPr>
                  <w:rFonts w:asciiTheme="majorHAnsi" w:hAnsiTheme="majorHAnsi" w:cstheme="majorBidi"/>
                  <w:b w:val="0"/>
                  <w:sz w:val="22"/>
                  <w:szCs w:val="22"/>
                </w:rPr>
                <w:delText>2</w:delText>
              </w:r>
            </w:del>
          </w:p>
        </w:tc>
      </w:tr>
      <w:tr w:rsidRPr="009F017A" w:rsidR="008E0B73" w:rsidTr="6B0F709B" w14:paraId="22C76C87" w14:textId="77777777">
        <w:trPr>
          <w:trHeight w:val="288"/>
        </w:trPr>
        <w:tc>
          <w:tcPr>
            <w:tcW w:w="3114" w:type="dxa"/>
            <w:vAlign w:val="center"/>
          </w:tcPr>
          <w:p w:rsidRPr="00F3072C" w:rsidR="008E0B73" w:rsidRDefault="008E0B73" w14:paraId="7FB54309"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Status</w:t>
            </w:r>
          </w:p>
        </w:tc>
        <w:tc>
          <w:tcPr>
            <w:tcW w:w="6125" w:type="dxa"/>
            <w:vAlign w:val="center"/>
          </w:tcPr>
          <w:p w:rsidRPr="00F3072C" w:rsidR="008E0B73" w:rsidRDefault="008E0B73" w14:paraId="67D99F76"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Draft</w:t>
            </w:r>
          </w:p>
        </w:tc>
      </w:tr>
      <w:tr w:rsidRPr="009F017A" w:rsidR="008E0B73" w:rsidTr="6B0F709B" w14:paraId="3DF756F3" w14:textId="77777777">
        <w:trPr>
          <w:trHeight w:val="288"/>
        </w:trPr>
        <w:tc>
          <w:tcPr>
            <w:tcW w:w="3114" w:type="dxa"/>
            <w:vAlign w:val="center"/>
          </w:tcPr>
          <w:p w:rsidRPr="00F3072C" w:rsidR="008E0B73" w:rsidRDefault="008E0B73" w14:paraId="579B37C8"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Date Released</w:t>
            </w:r>
          </w:p>
        </w:tc>
        <w:tc>
          <w:tcPr>
            <w:tcW w:w="6125" w:type="dxa"/>
            <w:vAlign w:val="center"/>
          </w:tcPr>
          <w:p w:rsidRPr="00F3072C" w:rsidR="008E0B73" w:rsidRDefault="005E0446" w14:paraId="78B7CB18" w14:textId="3AE94580">
            <w:pPr>
              <w:pStyle w:val="DocumentHeader2"/>
              <w:rPr>
                <w:rFonts w:asciiTheme="majorHAnsi" w:hAnsiTheme="majorHAnsi" w:cstheme="majorBidi"/>
                <w:b w:val="0"/>
                <w:sz w:val="22"/>
                <w:szCs w:val="22"/>
              </w:rPr>
            </w:pPr>
            <w:r>
              <w:rPr>
                <w:rFonts w:asciiTheme="majorHAnsi" w:hAnsiTheme="majorHAnsi" w:cstheme="majorBidi"/>
                <w:b w:val="0"/>
                <w:sz w:val="22"/>
                <w:szCs w:val="22"/>
              </w:rPr>
              <w:t>October 2</w:t>
            </w:r>
            <w:ins w:author="Bond, Olivia" w:date="2026-10-20T18:43:00Z" w16du:dateUtc="2026-10-20T22:43:00Z" w:id="6">
              <w:r w:rsidR="00A80051">
                <w:rPr>
                  <w:rFonts w:asciiTheme="majorHAnsi" w:hAnsiTheme="majorHAnsi" w:cstheme="majorBidi"/>
                  <w:b w:val="0"/>
                  <w:sz w:val="22"/>
                  <w:szCs w:val="22"/>
                </w:rPr>
                <w:t>0</w:t>
              </w:r>
            </w:ins>
            <w:r w:rsidRPr="547EDEB1" w:rsidR="008E0B73">
              <w:rPr>
                <w:rFonts w:asciiTheme="majorHAnsi" w:hAnsiTheme="majorHAnsi" w:cstheme="majorBidi"/>
                <w:b w:val="0"/>
                <w:sz w:val="22"/>
                <w:szCs w:val="22"/>
              </w:rPr>
              <w:t>, 2026</w:t>
            </w:r>
          </w:p>
        </w:tc>
      </w:tr>
    </w:tbl>
    <w:p w:rsidRPr="009F017A" w:rsidR="008E0B73" w:rsidP="008E0B73" w:rsidRDefault="008E0B73" w14:paraId="54CF6C3D" w14:textId="77777777">
      <w:pPr>
        <w:pStyle w:val="DocumentInformation"/>
        <w:rPr>
          <w:rFonts w:asciiTheme="majorHAnsi" w:hAnsiTheme="majorHAnsi" w:cstheme="majorHAnsi"/>
        </w:rPr>
      </w:pPr>
      <w:r w:rsidRPr="009F017A">
        <w:rPr>
          <w:rFonts w:asciiTheme="majorHAnsi" w:hAnsiTheme="majorHAnsi" w:cstheme="majorHAnsi"/>
        </w:rPr>
        <w:t>Document Edit History</w:t>
      </w:r>
    </w:p>
    <w:tbl>
      <w:tblPr>
        <w:tblW w:w="9129"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921"/>
        <w:gridCol w:w="1252"/>
        <w:gridCol w:w="4350"/>
        <w:gridCol w:w="2606"/>
      </w:tblGrid>
      <w:tr w:rsidRPr="001332F6" w:rsidR="005F6D96" w:rsidTr="7E802495" w14:paraId="0FDC156F" w14:textId="77777777">
        <w:trPr>
          <w:cantSplit/>
          <w:trHeight w:val="367"/>
          <w:tblHeader/>
        </w:trPr>
        <w:tc>
          <w:tcPr>
            <w:tcW w:w="92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tcMar/>
            <w:vAlign w:val="center"/>
          </w:tcPr>
          <w:p w:rsidRPr="001332F6" w:rsidR="005F6D96" w:rsidP="000D596E" w:rsidRDefault="005F6D96" w14:paraId="645336A9" w14:textId="77777777">
            <w:pPr>
              <w:pStyle w:val="Tablehead1"/>
              <w:rPr>
                <w:rFonts w:cs="Calibri" w:eastAsiaTheme="minorEastAsia"/>
                <w:sz w:val="22"/>
                <w:szCs w:val="22"/>
              </w:rPr>
            </w:pPr>
            <w:r w:rsidRPr="001332F6">
              <w:rPr>
                <w:rFonts w:cs="Calibri" w:eastAsiaTheme="minorEastAsia"/>
                <w:sz w:val="22"/>
                <w:szCs w:val="22"/>
              </w:rPr>
              <w:t>Version</w:t>
            </w:r>
          </w:p>
        </w:tc>
        <w:tc>
          <w:tcPr>
            <w:tcW w:w="125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tcMar/>
            <w:vAlign w:val="center"/>
          </w:tcPr>
          <w:p w:rsidRPr="001332F6" w:rsidR="005F6D96" w:rsidP="000D596E" w:rsidRDefault="005F6D96" w14:paraId="6764D7AB" w14:textId="77777777">
            <w:pPr>
              <w:pStyle w:val="Tablehead1"/>
              <w:rPr>
                <w:rFonts w:cs="Calibri" w:eastAsiaTheme="minorEastAsia"/>
                <w:sz w:val="22"/>
                <w:szCs w:val="22"/>
              </w:rPr>
            </w:pPr>
            <w:r w:rsidRPr="001332F6">
              <w:rPr>
                <w:rFonts w:cs="Calibri" w:eastAsiaTheme="minorEastAsia"/>
                <w:sz w:val="22"/>
                <w:szCs w:val="22"/>
              </w:rPr>
              <w:t>Date</w:t>
            </w:r>
          </w:p>
        </w:tc>
        <w:tc>
          <w:tcPr>
            <w:tcW w:w="435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tcMar/>
            <w:vAlign w:val="center"/>
          </w:tcPr>
          <w:p w:rsidRPr="001332F6" w:rsidR="005F6D96" w:rsidP="7E802495" w:rsidRDefault="005F6D96" w14:paraId="22B2B901" w14:textId="77777777">
            <w:pPr>
              <w:pStyle w:val="Tablehead1"/>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7515CD8D">
              <w:rPr>
                <w:rFonts w:ascii="Calibri" w:hAnsi="Calibri" w:eastAsia="Cambria" w:cs="Calibri" w:asciiTheme="minorAscii" w:hAnsiTheme="minorAscii" w:eastAsiaTheme="minorAscii" w:cstheme="minorBidi"/>
                <w:b w:val="0"/>
                <w:bCs w:val="0"/>
                <w:color w:val="auto"/>
                <w:sz w:val="22"/>
                <w:szCs w:val="22"/>
                <w:lang w:eastAsia="en-US" w:bidi="ar-SA"/>
              </w:rPr>
              <w:t>Additions/Modifications</w:t>
            </w:r>
          </w:p>
        </w:tc>
        <w:tc>
          <w:tcPr>
            <w:tcW w:w="260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tcMar/>
            <w:vAlign w:val="center"/>
          </w:tcPr>
          <w:p w:rsidRPr="001332F6" w:rsidR="005F6D96" w:rsidP="000D596E" w:rsidRDefault="005F6D96" w14:paraId="3D7014D5" w14:textId="77777777">
            <w:pPr>
              <w:pStyle w:val="Tablehead1"/>
              <w:rPr>
                <w:rFonts w:cs="Calibri" w:eastAsiaTheme="minorEastAsia"/>
                <w:sz w:val="22"/>
                <w:szCs w:val="22"/>
              </w:rPr>
            </w:pPr>
            <w:r w:rsidRPr="001332F6">
              <w:rPr>
                <w:rFonts w:cs="Calibri" w:eastAsiaTheme="minorEastAsia"/>
                <w:sz w:val="22"/>
                <w:szCs w:val="22"/>
              </w:rPr>
              <w:t>Prepared/Revised by</w:t>
            </w:r>
          </w:p>
        </w:tc>
      </w:tr>
      <w:tr w:rsidRPr="001332F6" w:rsidR="005F6D96" w:rsidTr="7E802495" w14:paraId="38051778" w14:textId="77777777">
        <w:tc>
          <w:tcPr>
            <w:tcW w:w="921" w:type="dxa"/>
            <w:tcBorders>
              <w:top w:val="single" w:color="FFFFFF" w:themeColor="background1" w:sz="4" w:space="0"/>
            </w:tcBorders>
            <w:tcMar/>
          </w:tcPr>
          <w:p w:rsidRPr="001332F6" w:rsidR="005F6D96" w:rsidP="000D596E" w:rsidRDefault="005F6D96" w14:paraId="092F05F0" w14:textId="77777777">
            <w:pPr>
              <w:pStyle w:val="DocumentHeader2"/>
              <w:spacing w:before="0"/>
              <w:rPr>
                <w:rFonts w:ascii="Calibri" w:hAnsi="Calibri" w:cs="Calibri"/>
                <w:b w:val="0"/>
                <w:sz w:val="22"/>
                <w:szCs w:val="22"/>
              </w:rPr>
            </w:pPr>
            <w:r w:rsidRPr="001332F6">
              <w:rPr>
                <w:rFonts w:ascii="Calibri" w:hAnsi="Calibri" w:cs="Calibri"/>
                <w:b w:val="0"/>
                <w:sz w:val="22"/>
                <w:szCs w:val="22"/>
              </w:rPr>
              <w:t>1.0</w:t>
            </w:r>
          </w:p>
        </w:tc>
        <w:tc>
          <w:tcPr>
            <w:tcW w:w="1252" w:type="dxa"/>
            <w:tcBorders>
              <w:top w:val="single" w:color="FFFFFF" w:themeColor="background1" w:sz="4" w:space="0"/>
            </w:tcBorders>
            <w:tcMar/>
          </w:tcPr>
          <w:p w:rsidRPr="001332F6" w:rsidR="005F6D96" w:rsidP="000D596E" w:rsidRDefault="005F6D96" w14:paraId="6C038E05" w14:textId="77777777">
            <w:pPr>
              <w:pStyle w:val="DocumentHeader2"/>
              <w:spacing w:before="0"/>
              <w:rPr>
                <w:rFonts w:ascii="Calibri" w:hAnsi="Calibri" w:cs="Calibri"/>
                <w:b w:val="0"/>
                <w:sz w:val="22"/>
                <w:szCs w:val="22"/>
              </w:rPr>
            </w:pPr>
            <w:r w:rsidRPr="001332F6">
              <w:rPr>
                <w:rFonts w:ascii="Calibri" w:hAnsi="Calibri" w:cs="Calibri"/>
                <w:b w:val="0"/>
                <w:sz w:val="22"/>
                <w:szCs w:val="22"/>
              </w:rPr>
              <w:t>April 30, 2026</w:t>
            </w:r>
          </w:p>
        </w:tc>
        <w:tc>
          <w:tcPr>
            <w:tcW w:w="4350" w:type="dxa"/>
            <w:tcBorders>
              <w:top w:val="single" w:color="FFFFFF" w:themeColor="background1" w:sz="4" w:space="0"/>
            </w:tcBorders>
            <w:tcMar/>
          </w:tcPr>
          <w:p w:rsidRPr="001332F6" w:rsidR="005F6D96" w:rsidP="7E802495" w:rsidRDefault="005F6D96" w14:paraId="5F6C3ABE" w14:textId="77777777">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7515CD8D">
              <w:rPr>
                <w:rFonts w:ascii="Calibri" w:hAnsi="Calibri" w:eastAsia="Cambria" w:cs="Calibri" w:asciiTheme="minorAscii" w:hAnsiTheme="minorAscii" w:eastAsiaTheme="minorAscii" w:cstheme="minorBidi"/>
                <w:b w:val="0"/>
                <w:bCs w:val="0"/>
                <w:color w:val="auto"/>
                <w:sz w:val="22"/>
                <w:szCs w:val="22"/>
                <w:lang w:eastAsia="en-US" w:bidi="ar-SA"/>
              </w:rPr>
              <w:t>Initial Draft</w:t>
            </w:r>
          </w:p>
        </w:tc>
        <w:tc>
          <w:tcPr>
            <w:tcW w:w="2606" w:type="dxa"/>
            <w:tcBorders>
              <w:top w:val="single" w:color="FFFFFF" w:themeColor="background1" w:sz="4" w:space="0"/>
            </w:tcBorders>
            <w:tcMar/>
          </w:tcPr>
          <w:p w:rsidRPr="001332F6" w:rsidR="005F6D96" w:rsidP="000D596E" w:rsidRDefault="005F6D96" w14:paraId="56167EA3" w14:textId="77777777">
            <w:pPr>
              <w:pStyle w:val="DocumentHeader2"/>
              <w:spacing w:before="0"/>
              <w:rPr>
                <w:rFonts w:ascii="Calibri" w:hAnsi="Calibri" w:cs="Calibri"/>
                <w:b w:val="0"/>
                <w:sz w:val="22"/>
                <w:szCs w:val="22"/>
              </w:rPr>
            </w:pPr>
            <w:r w:rsidRPr="001332F6">
              <w:rPr>
                <w:rFonts w:ascii="Calibri" w:hAnsi="Calibri" w:cs="Calibri"/>
                <w:b w:val="0"/>
                <w:sz w:val="22"/>
                <w:szCs w:val="22"/>
              </w:rPr>
              <w:t>Deloitte Consulting LLP</w:t>
            </w:r>
          </w:p>
        </w:tc>
      </w:tr>
      <w:tr w:rsidRPr="001332F6" w:rsidR="005F6D96" w:rsidTr="7E802495" w14:paraId="2CAC86D5" w14:textId="77777777">
        <w:tc>
          <w:tcPr>
            <w:tcW w:w="921" w:type="dxa"/>
            <w:shd w:val="clear" w:color="auto" w:fill="FFFFFF" w:themeFill="background1"/>
            <w:tcMar/>
          </w:tcPr>
          <w:p w:rsidRPr="001332F6" w:rsidR="005F6D96" w:rsidP="000D596E" w:rsidRDefault="005F6D96" w14:paraId="366231C8" w14:textId="77777777">
            <w:pPr>
              <w:pStyle w:val="DocumentHeader2"/>
              <w:spacing w:before="0"/>
              <w:rPr>
                <w:rFonts w:ascii="Calibri" w:hAnsi="Calibri" w:cs="Calibri"/>
                <w:b w:val="0"/>
                <w:sz w:val="22"/>
                <w:szCs w:val="22"/>
              </w:rPr>
            </w:pPr>
            <w:r w:rsidRPr="001332F6">
              <w:rPr>
                <w:rFonts w:ascii="Calibri" w:hAnsi="Calibri" w:cs="Calibri"/>
                <w:b w:val="0"/>
                <w:sz w:val="22"/>
                <w:szCs w:val="22"/>
              </w:rPr>
              <w:t>1.1</w:t>
            </w:r>
          </w:p>
        </w:tc>
        <w:tc>
          <w:tcPr>
            <w:tcW w:w="1252" w:type="dxa"/>
            <w:shd w:val="clear" w:color="auto" w:fill="FFFFFF" w:themeFill="background1"/>
            <w:tcMar/>
          </w:tcPr>
          <w:p w:rsidRPr="001332F6" w:rsidR="005F6D96" w:rsidP="000D596E" w:rsidRDefault="00527A1A" w14:paraId="701CA1AA" w14:textId="08234ADD">
            <w:pPr>
              <w:pStyle w:val="DocumentHeader2"/>
              <w:spacing w:before="0"/>
              <w:rPr>
                <w:rFonts w:ascii="Calibri" w:hAnsi="Calibri" w:cs="Calibri"/>
                <w:b w:val="0"/>
                <w:sz w:val="22"/>
                <w:szCs w:val="22"/>
              </w:rPr>
            </w:pPr>
            <w:r>
              <w:rPr>
                <w:rFonts w:ascii="Calibri" w:hAnsi="Calibri" w:cs="Calibri"/>
                <w:b w:val="0"/>
                <w:sz w:val="22"/>
                <w:szCs w:val="22"/>
              </w:rPr>
              <w:t>May 28</w:t>
            </w:r>
            <w:r w:rsidRPr="001332F6" w:rsidR="005F6D96">
              <w:rPr>
                <w:rFonts w:ascii="Calibri" w:hAnsi="Calibri" w:cs="Calibri"/>
                <w:b w:val="0"/>
                <w:sz w:val="22"/>
                <w:szCs w:val="22"/>
              </w:rPr>
              <w:t>, 2026</w:t>
            </w:r>
          </w:p>
        </w:tc>
        <w:tc>
          <w:tcPr>
            <w:tcW w:w="4350" w:type="dxa"/>
            <w:shd w:val="clear" w:color="auto" w:fill="FFFFFF" w:themeFill="background1"/>
            <w:tcMar/>
          </w:tcPr>
          <w:p w:rsidRPr="001332F6" w:rsidR="005F6D96" w:rsidP="7E802495" w:rsidRDefault="005F6D96" w14:paraId="1572F910" w14:textId="77777777">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7515CD8D">
              <w:rPr>
                <w:rFonts w:ascii="Calibri" w:hAnsi="Calibri" w:eastAsia="Cambria" w:cs="Calibri" w:asciiTheme="minorAscii" w:hAnsiTheme="minorAscii" w:eastAsiaTheme="minorAscii" w:cstheme="minorBidi"/>
                <w:b w:val="0"/>
                <w:bCs w:val="0"/>
                <w:color w:val="auto"/>
                <w:sz w:val="22"/>
                <w:szCs w:val="22"/>
                <w:lang w:eastAsia="en-US" w:bidi="ar-SA"/>
              </w:rPr>
              <w:t>Updated to incorporate review comments from DMAS and DSS business/policy teams</w:t>
            </w:r>
          </w:p>
        </w:tc>
        <w:tc>
          <w:tcPr>
            <w:tcW w:w="2606" w:type="dxa"/>
            <w:shd w:val="clear" w:color="auto" w:fill="FFFFFF" w:themeFill="background1"/>
            <w:tcMar/>
          </w:tcPr>
          <w:p w:rsidRPr="001332F6" w:rsidR="005F6D96" w:rsidP="000D596E" w:rsidRDefault="005F6D96" w14:paraId="76C9897D" w14:textId="77777777">
            <w:pPr>
              <w:pStyle w:val="DocumentHeader2"/>
              <w:spacing w:before="0"/>
              <w:rPr>
                <w:rFonts w:ascii="Calibri" w:hAnsi="Calibri" w:cs="Calibri"/>
                <w:b w:val="0"/>
                <w:sz w:val="22"/>
                <w:szCs w:val="22"/>
              </w:rPr>
            </w:pPr>
            <w:r w:rsidRPr="001332F6">
              <w:rPr>
                <w:rFonts w:ascii="Calibri" w:hAnsi="Calibri" w:cs="Calibri"/>
                <w:b w:val="0"/>
                <w:sz w:val="22"/>
                <w:szCs w:val="22"/>
              </w:rPr>
              <w:t>Deloitte Consulting LLP</w:t>
            </w:r>
          </w:p>
        </w:tc>
      </w:tr>
      <w:tr w:rsidRPr="001332F6" w:rsidR="002F0F50" w:rsidTr="7E802495" w14:paraId="47168A86" w14:textId="77777777">
        <w:tc>
          <w:tcPr>
            <w:tcW w:w="921" w:type="dxa"/>
            <w:shd w:val="clear" w:color="auto" w:fill="FFFFFF" w:themeFill="background1"/>
            <w:tcMar/>
          </w:tcPr>
          <w:p w:rsidR="002F0F50" w:rsidP="002F0F50" w:rsidRDefault="002F0F50" w14:paraId="4016E24D" w14:textId="23204A19">
            <w:pPr>
              <w:pStyle w:val="DocumentHeader2"/>
              <w:spacing w:before="0"/>
              <w:rPr>
                <w:rFonts w:ascii="Calibri" w:hAnsi="Calibri" w:cs="Calibri"/>
                <w:b w:val="0"/>
                <w:sz w:val="22"/>
                <w:szCs w:val="22"/>
              </w:rPr>
            </w:pPr>
            <w:r>
              <w:rPr>
                <w:rFonts w:ascii="Calibri" w:hAnsi="Calibri" w:cs="Calibri"/>
                <w:b w:val="0"/>
                <w:sz w:val="22"/>
                <w:szCs w:val="22"/>
              </w:rPr>
              <w:t>1.2, 1.3</w:t>
            </w:r>
          </w:p>
        </w:tc>
        <w:tc>
          <w:tcPr>
            <w:tcW w:w="1252" w:type="dxa"/>
            <w:shd w:val="clear" w:color="auto" w:fill="FFFFFF" w:themeFill="background1"/>
            <w:tcMar/>
          </w:tcPr>
          <w:p w:rsidR="002F0F50" w:rsidP="002F0F50" w:rsidRDefault="002F0F50" w14:paraId="48F469CE" w14:textId="28C76BB6">
            <w:pPr>
              <w:pStyle w:val="DocumentHeader2"/>
              <w:spacing w:before="0"/>
              <w:rPr>
                <w:rFonts w:ascii="Calibri" w:hAnsi="Calibri" w:cs="Calibri"/>
                <w:b w:val="0"/>
                <w:sz w:val="22"/>
                <w:szCs w:val="22"/>
              </w:rPr>
            </w:pPr>
            <w:r>
              <w:rPr>
                <w:rFonts w:ascii="Calibri" w:hAnsi="Calibri" w:cs="Calibri"/>
                <w:b w:val="0"/>
                <w:sz w:val="22"/>
                <w:szCs w:val="22"/>
              </w:rPr>
              <w:t>June 19, 2026</w:t>
            </w:r>
          </w:p>
        </w:tc>
        <w:tc>
          <w:tcPr>
            <w:tcW w:w="4350" w:type="dxa"/>
            <w:shd w:val="clear" w:color="auto" w:fill="FFFFFF" w:themeFill="background1"/>
            <w:tcMar/>
          </w:tcPr>
          <w:p w:rsidRPr="001332F6" w:rsidR="002F0F50" w:rsidP="7E802495" w:rsidRDefault="002F0F50" w14:paraId="638BE8C3" w14:textId="057BFBAA">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5AE85B54">
              <w:rPr>
                <w:rFonts w:ascii="Calibri" w:hAnsi="Calibri" w:eastAsia="Cambria" w:cs="Calibri" w:asciiTheme="minorAscii" w:hAnsiTheme="minorAscii" w:eastAsiaTheme="minorAscii" w:cstheme="minorBidi"/>
                <w:b w:val="0"/>
                <w:bCs w:val="0"/>
                <w:color w:val="auto"/>
                <w:sz w:val="22"/>
                <w:szCs w:val="22"/>
                <w:lang w:eastAsia="en-US" w:bidi="ar-SA"/>
              </w:rPr>
              <w:t>Updated to incorporate review comments from DMAS and DSS business/policy teams</w:t>
            </w:r>
          </w:p>
        </w:tc>
        <w:tc>
          <w:tcPr>
            <w:tcW w:w="2606" w:type="dxa"/>
            <w:shd w:val="clear" w:color="auto" w:fill="FFFFFF" w:themeFill="background1"/>
            <w:tcMar/>
          </w:tcPr>
          <w:p w:rsidRPr="001332F6" w:rsidR="002F0F50" w:rsidP="002F0F50" w:rsidRDefault="002F0F50" w14:paraId="096D7462" w14:textId="0072545F">
            <w:pPr>
              <w:pStyle w:val="DocumentHeader2"/>
              <w:spacing w:before="0"/>
              <w:rPr>
                <w:rFonts w:ascii="Calibri" w:hAnsi="Calibri" w:cs="Calibri"/>
                <w:b w:val="0"/>
                <w:sz w:val="22"/>
                <w:szCs w:val="22"/>
              </w:rPr>
            </w:pPr>
            <w:r w:rsidRPr="001332F6">
              <w:rPr>
                <w:rFonts w:ascii="Calibri" w:hAnsi="Calibri" w:cs="Calibri"/>
                <w:b w:val="0"/>
                <w:sz w:val="22"/>
                <w:szCs w:val="22"/>
              </w:rPr>
              <w:t>Deloitte Consulting LLP</w:t>
            </w:r>
          </w:p>
        </w:tc>
      </w:tr>
      <w:tr w:rsidRPr="001332F6" w:rsidR="006E3A5B" w:rsidTr="7E802495" w14:paraId="4FFB6D9F" w14:textId="77777777">
        <w:tc>
          <w:tcPr>
            <w:tcW w:w="921" w:type="dxa"/>
            <w:shd w:val="clear" w:color="auto" w:fill="FFFFFF" w:themeFill="background1"/>
            <w:tcMar/>
          </w:tcPr>
          <w:p w:rsidRPr="001332F6" w:rsidR="006E3A5B" w:rsidP="006E3A5B" w:rsidRDefault="006E3A5B" w14:paraId="41777F15" w14:textId="5B121BB5">
            <w:pPr>
              <w:pStyle w:val="DocumentHeader2"/>
              <w:spacing w:before="0"/>
              <w:rPr>
                <w:rFonts w:ascii="Calibri" w:hAnsi="Calibri" w:cs="Calibri"/>
                <w:b w:val="0"/>
                <w:sz w:val="22"/>
                <w:szCs w:val="22"/>
              </w:rPr>
            </w:pPr>
            <w:r>
              <w:rPr>
                <w:rFonts w:ascii="Calibri" w:hAnsi="Calibri" w:cs="Calibri"/>
                <w:b w:val="0"/>
                <w:sz w:val="22"/>
                <w:szCs w:val="22"/>
              </w:rPr>
              <w:t>1.</w:t>
            </w:r>
            <w:r w:rsidR="006005E5">
              <w:rPr>
                <w:rFonts w:ascii="Calibri" w:hAnsi="Calibri" w:cs="Calibri"/>
                <w:b w:val="0"/>
                <w:sz w:val="22"/>
                <w:szCs w:val="22"/>
              </w:rPr>
              <w:t>4</w:t>
            </w:r>
          </w:p>
        </w:tc>
        <w:tc>
          <w:tcPr>
            <w:tcW w:w="1252" w:type="dxa"/>
            <w:shd w:val="clear" w:color="auto" w:fill="FFFFFF" w:themeFill="background1"/>
            <w:tcMar/>
          </w:tcPr>
          <w:p w:rsidR="006E3A5B" w:rsidP="006E3A5B" w:rsidRDefault="00D626A0" w14:paraId="20532491" w14:textId="0789A219">
            <w:pPr>
              <w:pStyle w:val="DocumentHeader2"/>
              <w:spacing w:before="0"/>
              <w:rPr>
                <w:rFonts w:ascii="Calibri" w:hAnsi="Calibri" w:cs="Calibri"/>
                <w:b w:val="0"/>
                <w:sz w:val="22"/>
                <w:szCs w:val="22"/>
              </w:rPr>
            </w:pPr>
            <w:r w:rsidRPr="00D626A0">
              <w:rPr>
                <w:rFonts w:ascii="Calibri" w:hAnsi="Calibri" w:cs="Calibri"/>
                <w:b w:val="0"/>
                <w:sz w:val="22"/>
                <w:szCs w:val="22"/>
              </w:rPr>
              <w:t>July 1</w:t>
            </w:r>
            <w:r w:rsidR="006E3A5B">
              <w:rPr>
                <w:rFonts w:ascii="Calibri" w:hAnsi="Calibri" w:cs="Calibri"/>
                <w:b w:val="0"/>
                <w:sz w:val="22"/>
                <w:szCs w:val="22"/>
              </w:rPr>
              <w:t>, 2026</w:t>
            </w:r>
          </w:p>
        </w:tc>
        <w:tc>
          <w:tcPr>
            <w:tcW w:w="4350" w:type="dxa"/>
            <w:shd w:val="clear" w:color="auto" w:fill="FFFFFF" w:themeFill="background1"/>
            <w:tcMar/>
          </w:tcPr>
          <w:p w:rsidRPr="001332F6" w:rsidR="006E3A5B" w:rsidP="7E802495" w:rsidRDefault="006E3A5B" w14:paraId="30AEA3A5" w14:textId="2BC0BEC9">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217080F0">
              <w:rPr>
                <w:rFonts w:ascii="Calibri" w:hAnsi="Calibri" w:eastAsia="Cambria" w:cs="Calibri" w:asciiTheme="minorAscii" w:hAnsiTheme="minorAscii" w:eastAsiaTheme="minorAscii" w:cstheme="minorBidi"/>
                <w:b w:val="0"/>
                <w:bCs w:val="0"/>
                <w:color w:val="auto"/>
                <w:sz w:val="22"/>
                <w:szCs w:val="22"/>
                <w:lang w:eastAsia="en-US" w:bidi="ar-SA"/>
              </w:rPr>
              <w:t>Updated to incorporate in-kind and unpaid employment activities</w:t>
            </w:r>
          </w:p>
        </w:tc>
        <w:tc>
          <w:tcPr>
            <w:tcW w:w="2606" w:type="dxa"/>
            <w:shd w:val="clear" w:color="auto" w:fill="FFFFFF" w:themeFill="background1"/>
            <w:tcMar/>
          </w:tcPr>
          <w:p w:rsidRPr="00884A0E" w:rsidR="006E3A5B" w:rsidP="006E3A5B" w:rsidRDefault="006E3A5B" w14:paraId="36C8CA08" w14:textId="5BE07AA8">
            <w:pPr>
              <w:pStyle w:val="DocumentHeader2"/>
              <w:spacing w:before="0"/>
              <w:rPr>
                <w:rFonts w:ascii="Calibri" w:hAnsi="Calibri" w:cs="Calibri"/>
                <w:bCs/>
                <w:sz w:val="22"/>
                <w:szCs w:val="22"/>
              </w:rPr>
            </w:pPr>
            <w:r w:rsidRPr="001332F6">
              <w:rPr>
                <w:rFonts w:ascii="Calibri" w:hAnsi="Calibri" w:cs="Calibri"/>
                <w:b w:val="0"/>
                <w:sz w:val="22"/>
                <w:szCs w:val="22"/>
              </w:rPr>
              <w:t>Deloitte Consulting LLP</w:t>
            </w:r>
          </w:p>
        </w:tc>
      </w:tr>
      <w:tr w:rsidR="547EDEB1" w:rsidTr="7E802495" w14:paraId="338FC9C3" w14:textId="77777777">
        <w:trPr>
          <w:trHeight w:val="300"/>
        </w:trPr>
        <w:tc>
          <w:tcPr>
            <w:tcW w:w="921" w:type="dxa"/>
            <w:shd w:val="clear" w:color="auto" w:fill="FFFFFF" w:themeFill="background1"/>
            <w:tcMar/>
          </w:tcPr>
          <w:p w:rsidR="547EDEB1" w:rsidP="547EDEB1" w:rsidRDefault="547EDEB1" w14:paraId="17C1368D" w14:textId="1252626C">
            <w:pPr>
              <w:pStyle w:val="DocumentHeader2"/>
              <w:spacing w:before="0"/>
              <w:rPr>
                <w:rFonts w:ascii="Calibri" w:hAnsi="Calibri" w:cs="Calibri"/>
                <w:b w:val="0"/>
                <w:sz w:val="22"/>
                <w:szCs w:val="22"/>
              </w:rPr>
            </w:pPr>
            <w:r w:rsidRPr="547EDEB1">
              <w:rPr>
                <w:rFonts w:ascii="Calibri" w:hAnsi="Calibri" w:cs="Calibri"/>
                <w:b w:val="0"/>
                <w:sz w:val="22"/>
                <w:szCs w:val="22"/>
              </w:rPr>
              <w:t>1.</w:t>
            </w:r>
            <w:r w:rsidRPr="547EDEB1" w:rsidR="448C8B8A">
              <w:rPr>
                <w:rFonts w:ascii="Calibri" w:hAnsi="Calibri" w:cs="Calibri"/>
                <w:b w:val="0"/>
                <w:sz w:val="22"/>
                <w:szCs w:val="22"/>
              </w:rPr>
              <w:t>5</w:t>
            </w:r>
          </w:p>
        </w:tc>
        <w:tc>
          <w:tcPr>
            <w:tcW w:w="1252" w:type="dxa"/>
            <w:shd w:val="clear" w:color="auto" w:fill="FFFFFF" w:themeFill="background1"/>
            <w:tcMar/>
          </w:tcPr>
          <w:p w:rsidR="547EDEB1" w:rsidP="547EDEB1" w:rsidRDefault="547EDEB1" w14:paraId="59B28339" w14:textId="39446D65">
            <w:pPr>
              <w:pStyle w:val="DocumentHeader2"/>
              <w:spacing w:before="0"/>
              <w:rPr>
                <w:rFonts w:ascii="Calibri" w:hAnsi="Calibri" w:cs="Calibri"/>
                <w:b w:val="0"/>
                <w:sz w:val="22"/>
                <w:szCs w:val="22"/>
              </w:rPr>
            </w:pPr>
            <w:r w:rsidRPr="547EDEB1">
              <w:rPr>
                <w:rFonts w:ascii="Calibri" w:hAnsi="Calibri" w:cs="Calibri"/>
                <w:b w:val="0"/>
                <w:sz w:val="22"/>
                <w:szCs w:val="22"/>
              </w:rPr>
              <w:t xml:space="preserve">July </w:t>
            </w:r>
            <w:r w:rsidR="00F26E46">
              <w:rPr>
                <w:rFonts w:ascii="Calibri" w:hAnsi="Calibri" w:cs="Calibri"/>
                <w:b w:val="0"/>
                <w:sz w:val="22"/>
                <w:szCs w:val="22"/>
              </w:rPr>
              <w:t>31</w:t>
            </w:r>
            <w:r w:rsidRPr="547EDEB1" w:rsidR="33E8C3FE">
              <w:rPr>
                <w:rFonts w:ascii="Calibri" w:hAnsi="Calibri" w:cs="Calibri"/>
                <w:b w:val="0"/>
                <w:sz w:val="22"/>
                <w:szCs w:val="22"/>
              </w:rPr>
              <w:t>,</w:t>
            </w:r>
            <w:r w:rsidRPr="547EDEB1">
              <w:rPr>
                <w:rFonts w:ascii="Calibri" w:hAnsi="Calibri" w:cs="Calibri"/>
                <w:b w:val="0"/>
                <w:sz w:val="22"/>
                <w:szCs w:val="22"/>
              </w:rPr>
              <w:t xml:space="preserve"> 2026</w:t>
            </w:r>
          </w:p>
        </w:tc>
        <w:tc>
          <w:tcPr>
            <w:tcW w:w="4350" w:type="dxa"/>
            <w:shd w:val="clear" w:color="auto" w:fill="FFFFFF" w:themeFill="background1"/>
            <w:tcMar/>
          </w:tcPr>
          <w:p w:rsidR="547EDEB1" w:rsidP="7E802495" w:rsidRDefault="00E25F2C" w14:paraId="798D1B26" w14:textId="753B52ED">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07037BCE">
              <w:rPr>
                <w:rFonts w:ascii="Calibri" w:hAnsi="Calibri" w:eastAsia="Cambria" w:cs="Calibri" w:asciiTheme="minorAscii" w:hAnsiTheme="minorAscii" w:eastAsiaTheme="minorAscii" w:cstheme="minorBidi"/>
                <w:b w:val="0"/>
                <w:bCs w:val="0"/>
                <w:color w:val="auto"/>
                <w:sz w:val="22"/>
                <w:szCs w:val="22"/>
                <w:lang w:eastAsia="en-US" w:bidi="ar-SA"/>
              </w:rPr>
              <w:t>Updated to incorporate review comments from DMAS and DSS business/policy teams</w:t>
            </w:r>
          </w:p>
        </w:tc>
        <w:tc>
          <w:tcPr>
            <w:tcW w:w="2606" w:type="dxa"/>
            <w:shd w:val="clear" w:color="auto" w:fill="FFFFFF" w:themeFill="background1"/>
            <w:tcMar/>
          </w:tcPr>
          <w:p w:rsidR="547EDEB1" w:rsidP="547EDEB1" w:rsidRDefault="547EDEB1" w14:paraId="17D81BED" w14:textId="5BE07AA8">
            <w:pPr>
              <w:pStyle w:val="DocumentHeader2"/>
              <w:spacing w:before="0"/>
              <w:rPr>
                <w:rFonts w:ascii="Calibri" w:hAnsi="Calibri" w:cs="Calibri"/>
                <w:sz w:val="22"/>
                <w:szCs w:val="22"/>
              </w:rPr>
            </w:pPr>
            <w:r w:rsidRPr="547EDEB1">
              <w:rPr>
                <w:rFonts w:ascii="Calibri" w:hAnsi="Calibri" w:cs="Calibri"/>
                <w:b w:val="0"/>
                <w:sz w:val="22"/>
                <w:szCs w:val="22"/>
              </w:rPr>
              <w:t>Deloitte Consulting LLP</w:t>
            </w:r>
          </w:p>
        </w:tc>
      </w:tr>
      <w:tr w:rsidR="005A49B8" w:rsidTr="7E802495" w14:paraId="340ADF66" w14:textId="77777777">
        <w:trPr>
          <w:trHeight w:val="300"/>
        </w:trPr>
        <w:tc>
          <w:tcPr>
            <w:tcW w:w="921" w:type="dxa"/>
            <w:shd w:val="clear" w:color="auto" w:fill="FFFFFF" w:themeFill="background1"/>
            <w:tcMar/>
          </w:tcPr>
          <w:p w:rsidRPr="547EDEB1" w:rsidR="005A49B8" w:rsidP="547EDEB1" w:rsidRDefault="005A49B8" w14:paraId="16878019" w14:textId="23D415C9">
            <w:pPr>
              <w:pStyle w:val="DocumentHeader2"/>
              <w:spacing w:before="0"/>
              <w:rPr>
                <w:rFonts w:ascii="Calibri" w:hAnsi="Calibri" w:cs="Calibri"/>
                <w:b w:val="0"/>
                <w:sz w:val="22"/>
                <w:szCs w:val="22"/>
              </w:rPr>
            </w:pPr>
            <w:r>
              <w:rPr>
                <w:rFonts w:ascii="Calibri" w:hAnsi="Calibri" w:cs="Calibri"/>
                <w:b w:val="0"/>
                <w:sz w:val="22"/>
                <w:szCs w:val="22"/>
              </w:rPr>
              <w:t>1.6</w:t>
            </w:r>
          </w:p>
        </w:tc>
        <w:tc>
          <w:tcPr>
            <w:tcW w:w="1252" w:type="dxa"/>
            <w:shd w:val="clear" w:color="auto" w:fill="FFFFFF" w:themeFill="background1"/>
            <w:tcMar/>
          </w:tcPr>
          <w:p w:rsidRPr="547EDEB1" w:rsidR="005A49B8" w:rsidP="547EDEB1" w:rsidRDefault="005A49B8" w14:paraId="6749F81A" w14:textId="46EEE6D9">
            <w:pPr>
              <w:pStyle w:val="DocumentHeader2"/>
              <w:spacing w:before="0"/>
              <w:rPr>
                <w:rFonts w:ascii="Calibri" w:hAnsi="Calibri" w:cs="Calibri"/>
                <w:b w:val="0"/>
                <w:sz w:val="22"/>
                <w:szCs w:val="22"/>
              </w:rPr>
            </w:pPr>
            <w:r>
              <w:rPr>
                <w:rFonts w:ascii="Calibri" w:hAnsi="Calibri" w:cs="Calibri"/>
                <w:b w:val="0"/>
                <w:sz w:val="22"/>
                <w:szCs w:val="22"/>
              </w:rPr>
              <w:t>August 25, 2026</w:t>
            </w:r>
          </w:p>
        </w:tc>
        <w:tc>
          <w:tcPr>
            <w:tcW w:w="4350" w:type="dxa"/>
            <w:shd w:val="clear" w:color="auto" w:fill="FFFFFF" w:themeFill="background1"/>
            <w:tcMar/>
          </w:tcPr>
          <w:p w:rsidRPr="001332F6" w:rsidR="005A49B8" w:rsidP="7E802495" w:rsidRDefault="00455305" w14:paraId="1BBFE00E" w14:textId="35AC97DC">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3C572934">
              <w:rPr>
                <w:rFonts w:ascii="Calibri" w:hAnsi="Calibri" w:eastAsia="Cambria" w:cs="Calibri" w:asciiTheme="minorAscii" w:hAnsiTheme="minorAscii" w:eastAsiaTheme="minorAscii" w:cstheme="minorBidi"/>
                <w:b w:val="0"/>
                <w:bCs w:val="0"/>
                <w:color w:val="auto"/>
                <w:sz w:val="22"/>
                <w:szCs w:val="22"/>
                <w:lang w:eastAsia="en-US" w:bidi="ar-SA"/>
              </w:rPr>
              <w:t>Updated to incorporate review comments from DMAS and DSS business/policy teams</w:t>
            </w:r>
          </w:p>
        </w:tc>
        <w:tc>
          <w:tcPr>
            <w:tcW w:w="2606" w:type="dxa"/>
            <w:shd w:val="clear" w:color="auto" w:fill="FFFFFF" w:themeFill="background1"/>
            <w:tcMar/>
          </w:tcPr>
          <w:p w:rsidRPr="547EDEB1" w:rsidR="005A49B8" w:rsidP="547EDEB1" w:rsidRDefault="00455305" w14:paraId="2B032E10" w14:textId="2748A94F">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4D78A2" w:rsidTr="7E802495" w14:paraId="6DAE110B" w14:textId="77777777">
        <w:trPr>
          <w:trHeight w:val="300"/>
        </w:trPr>
        <w:tc>
          <w:tcPr>
            <w:tcW w:w="921" w:type="dxa"/>
            <w:shd w:val="clear" w:color="auto" w:fill="FFFFFF" w:themeFill="background1"/>
            <w:tcMar/>
          </w:tcPr>
          <w:p w:rsidR="004D78A2" w:rsidP="547EDEB1" w:rsidRDefault="004D78A2" w14:paraId="37D2B599" w14:textId="35E7E6B9">
            <w:pPr>
              <w:pStyle w:val="DocumentHeader2"/>
              <w:spacing w:before="0"/>
              <w:rPr>
                <w:rFonts w:ascii="Calibri" w:hAnsi="Calibri" w:cs="Calibri"/>
                <w:b w:val="0"/>
                <w:sz w:val="22"/>
                <w:szCs w:val="22"/>
              </w:rPr>
            </w:pPr>
            <w:r>
              <w:rPr>
                <w:rFonts w:ascii="Calibri" w:hAnsi="Calibri" w:cs="Calibri"/>
                <w:b w:val="0"/>
                <w:sz w:val="22"/>
                <w:szCs w:val="22"/>
              </w:rPr>
              <w:t>1.7</w:t>
            </w:r>
          </w:p>
        </w:tc>
        <w:tc>
          <w:tcPr>
            <w:tcW w:w="1252" w:type="dxa"/>
            <w:shd w:val="clear" w:color="auto" w:fill="FFFFFF" w:themeFill="background1"/>
            <w:tcMar/>
          </w:tcPr>
          <w:p w:rsidR="004D78A2" w:rsidP="547EDEB1" w:rsidRDefault="004D78A2" w14:paraId="298D86B3" w14:textId="3E32F97D">
            <w:pPr>
              <w:pStyle w:val="DocumentHeader2"/>
              <w:spacing w:before="0"/>
              <w:rPr>
                <w:rFonts w:ascii="Calibri" w:hAnsi="Calibri" w:cs="Calibri"/>
                <w:b w:val="0"/>
                <w:sz w:val="22"/>
                <w:szCs w:val="22"/>
              </w:rPr>
            </w:pPr>
            <w:r>
              <w:rPr>
                <w:rFonts w:ascii="Calibri" w:hAnsi="Calibri" w:cs="Calibri"/>
                <w:b w:val="0"/>
                <w:sz w:val="22"/>
                <w:szCs w:val="22"/>
              </w:rPr>
              <w:t>September 11, 2026</w:t>
            </w:r>
          </w:p>
        </w:tc>
        <w:tc>
          <w:tcPr>
            <w:tcW w:w="4350" w:type="dxa"/>
            <w:shd w:val="clear" w:color="auto" w:fill="FFFFFF" w:themeFill="background1"/>
            <w:tcMar/>
          </w:tcPr>
          <w:p w:rsidRPr="001332F6" w:rsidR="004D78A2" w:rsidP="7E802495" w:rsidRDefault="00FA1B48" w14:paraId="35754BE2" w14:textId="7D32534D">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610C1211">
              <w:rPr>
                <w:rFonts w:ascii="Calibri" w:hAnsi="Calibri" w:eastAsia="Cambria" w:cs="Calibri" w:asciiTheme="minorAscii" w:hAnsiTheme="minorAscii" w:eastAsiaTheme="minorAscii" w:cstheme="minorBidi"/>
                <w:b w:val="0"/>
                <w:bCs w:val="0"/>
                <w:color w:val="auto"/>
                <w:sz w:val="22"/>
                <w:szCs w:val="22"/>
                <w:lang w:eastAsia="en-US" w:bidi="ar-SA"/>
              </w:rPr>
              <w:t xml:space="preserve">Updated to refine DTO fields </w:t>
            </w:r>
            <w:r w:rsidRPr="7E802495" w:rsidR="5151621B">
              <w:rPr>
                <w:rFonts w:ascii="Calibri" w:hAnsi="Calibri" w:eastAsia="Cambria" w:cs="Calibri" w:asciiTheme="minorAscii" w:hAnsiTheme="minorAscii" w:eastAsiaTheme="minorAscii" w:cstheme="minorBidi"/>
                <w:b w:val="0"/>
                <w:bCs w:val="0"/>
                <w:color w:val="auto"/>
                <w:sz w:val="22"/>
                <w:szCs w:val="22"/>
                <w:lang w:eastAsia="en-US" w:bidi="ar-SA"/>
              </w:rPr>
              <w:t xml:space="preserve">per design changes; </w:t>
            </w:r>
            <w:r w:rsidRPr="7E802495" w:rsidR="5C68FE99">
              <w:rPr>
                <w:rFonts w:ascii="Calibri" w:hAnsi="Calibri" w:eastAsia="Cambria" w:cs="Calibri" w:asciiTheme="minorAscii" w:hAnsiTheme="minorAscii" w:eastAsiaTheme="minorAscii" w:cstheme="minorBidi"/>
                <w:b w:val="0"/>
                <w:bCs w:val="0"/>
                <w:color w:val="auto"/>
                <w:sz w:val="22"/>
                <w:szCs w:val="22"/>
                <w:lang w:eastAsia="en-US" w:bidi="ar-SA"/>
              </w:rPr>
              <w:t xml:space="preserve">Updated interface transport mechanism </w:t>
            </w:r>
            <w:r w:rsidRPr="7E802495" w:rsidR="6ADA9590">
              <w:rPr>
                <w:rFonts w:ascii="Calibri" w:hAnsi="Calibri" w:eastAsia="Cambria" w:cs="Calibri" w:asciiTheme="minorAscii" w:hAnsiTheme="minorAscii" w:eastAsiaTheme="minorAscii" w:cstheme="minorBidi"/>
                <w:b w:val="0"/>
                <w:bCs w:val="0"/>
                <w:color w:val="auto"/>
                <w:sz w:val="22"/>
                <w:szCs w:val="22"/>
                <w:lang w:eastAsia="en-US" w:bidi="ar-SA"/>
              </w:rPr>
              <w:t>and refreshed endpoint details</w:t>
            </w:r>
          </w:p>
        </w:tc>
        <w:tc>
          <w:tcPr>
            <w:tcW w:w="2606" w:type="dxa"/>
            <w:shd w:val="clear" w:color="auto" w:fill="FFFFFF" w:themeFill="background1"/>
            <w:tcMar/>
          </w:tcPr>
          <w:p w:rsidR="004D78A2" w:rsidP="547EDEB1" w:rsidRDefault="000E21B1" w14:paraId="6FECE22F" w14:textId="3747A9F7">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773622" w:rsidTr="7E802495" w14:paraId="72404532" w14:textId="77777777">
        <w:trPr>
          <w:trHeight w:val="300"/>
        </w:trPr>
        <w:tc>
          <w:tcPr>
            <w:tcW w:w="921" w:type="dxa"/>
            <w:shd w:val="clear" w:color="auto" w:fill="FFFFFF" w:themeFill="background1"/>
            <w:tcMar/>
          </w:tcPr>
          <w:p w:rsidR="00773622" w:rsidP="00773622" w:rsidRDefault="00773622" w14:paraId="1B8FAA82" w14:textId="3DD9FC77">
            <w:pPr>
              <w:pStyle w:val="DocumentHeader2"/>
              <w:spacing w:before="0"/>
              <w:rPr>
                <w:rFonts w:ascii="Calibri" w:hAnsi="Calibri" w:cs="Calibri"/>
                <w:b w:val="0"/>
                <w:sz w:val="22"/>
                <w:szCs w:val="22"/>
              </w:rPr>
            </w:pPr>
            <w:r>
              <w:rPr>
                <w:rFonts w:ascii="Calibri" w:hAnsi="Calibri" w:cs="Calibri"/>
                <w:b w:val="0"/>
                <w:sz w:val="22"/>
                <w:szCs w:val="22"/>
              </w:rPr>
              <w:t>1.7.</w:t>
            </w:r>
            <w:r w:rsidR="008F7835">
              <w:rPr>
                <w:rFonts w:ascii="Calibri" w:hAnsi="Calibri" w:cs="Calibri"/>
                <w:b w:val="0"/>
                <w:sz w:val="22"/>
                <w:szCs w:val="22"/>
              </w:rPr>
              <w:t>1</w:t>
            </w:r>
          </w:p>
        </w:tc>
        <w:tc>
          <w:tcPr>
            <w:tcW w:w="1252" w:type="dxa"/>
            <w:shd w:val="clear" w:color="auto" w:fill="FFFFFF" w:themeFill="background1"/>
            <w:tcMar/>
          </w:tcPr>
          <w:p w:rsidRPr="008F7835" w:rsidR="00773622" w:rsidP="00773622" w:rsidRDefault="00773622" w14:paraId="718D04C8" w14:textId="5D329C05">
            <w:pPr>
              <w:pStyle w:val="DocumentHeader2"/>
              <w:spacing w:before="0"/>
              <w:rPr>
                <w:rFonts w:ascii="Calibri" w:hAnsi="Calibri" w:cs="Calibri"/>
                <w:b w:val="0"/>
                <w:sz w:val="22"/>
                <w:szCs w:val="22"/>
              </w:rPr>
            </w:pPr>
            <w:r w:rsidRPr="008F7835">
              <w:rPr>
                <w:rFonts w:ascii="Calibri" w:hAnsi="Calibri" w:cs="Calibri"/>
                <w:b w:val="0"/>
                <w:sz w:val="22"/>
                <w:szCs w:val="22"/>
              </w:rPr>
              <w:t>September 2</w:t>
            </w:r>
            <w:r w:rsidRPr="008F7835" w:rsidR="008F7835">
              <w:rPr>
                <w:rFonts w:ascii="Calibri" w:hAnsi="Calibri" w:cs="Calibri"/>
                <w:b w:val="0"/>
                <w:sz w:val="22"/>
                <w:szCs w:val="22"/>
              </w:rPr>
              <w:t>5</w:t>
            </w:r>
            <w:r w:rsidRPr="008F7835">
              <w:rPr>
                <w:rFonts w:ascii="Calibri" w:hAnsi="Calibri" w:cs="Calibri"/>
                <w:b w:val="0"/>
                <w:sz w:val="22"/>
                <w:szCs w:val="22"/>
              </w:rPr>
              <w:t>, 2026</w:t>
            </w:r>
          </w:p>
        </w:tc>
        <w:tc>
          <w:tcPr>
            <w:tcW w:w="4350" w:type="dxa"/>
            <w:shd w:val="clear" w:color="auto" w:fill="FFFFFF" w:themeFill="background1"/>
            <w:tcMar/>
          </w:tcPr>
          <w:p w:rsidRPr="008F7835" w:rsidR="00773622" w:rsidP="7E802495" w:rsidRDefault="008F7835" w14:paraId="49FD5867" w14:textId="27A2EFD1">
            <w:pPr>
              <w:pStyle w:val="DocumentHeader2"/>
              <w:spacing w:before="0"/>
              <w:rPr>
                <w:rFonts w:ascii="Calibri" w:hAnsi="Calibri" w:eastAsia="Cambria" w:cs="Calibri" w:asciiTheme="minorAscii" w:hAnsiTheme="minorAscii" w:eastAsiaTheme="minorAscii" w:cstheme="minorBidi"/>
                <w:b w:val="0"/>
                <w:bCs w:val="0"/>
                <w:color w:val="auto"/>
                <w:sz w:val="22"/>
                <w:szCs w:val="22"/>
                <w:lang w:eastAsia="en-US" w:bidi="ar-SA"/>
              </w:rPr>
            </w:pPr>
            <w:r w:rsidRPr="7E802495" w:rsidR="62E88EA6">
              <w:rPr>
                <w:rFonts w:ascii="Calibri" w:hAnsi="Calibri" w:eastAsia="Cambria" w:cs="Calibri" w:asciiTheme="minorAscii" w:hAnsiTheme="minorAscii" w:eastAsiaTheme="minorAscii" w:cstheme="minorBidi"/>
                <w:b w:val="0"/>
                <w:bCs w:val="0"/>
                <w:color w:val="auto"/>
                <w:sz w:val="22"/>
                <w:szCs w:val="22"/>
                <w:lang w:val="en-US" w:eastAsia="en-US" w:bidi="ar-SA"/>
              </w:rPr>
              <w:t>Updated to address comments</w:t>
            </w:r>
            <w:r w:rsidRPr="7E802495" w:rsidR="62E88EA6">
              <w:rPr>
                <w:rFonts w:ascii="Calibri" w:hAnsi="Calibri" w:eastAsia="Cambria" w:cs="Calibri" w:asciiTheme="minorAscii" w:hAnsiTheme="minorAscii" w:eastAsiaTheme="minorAscii" w:cstheme="minorBidi"/>
                <w:b w:val="0"/>
                <w:bCs w:val="0"/>
                <w:color w:val="auto"/>
                <w:sz w:val="22"/>
                <w:szCs w:val="22"/>
                <w:lang w:val="en-US" w:eastAsia="en-US" w:bidi="ar-SA"/>
              </w:rPr>
              <w:t> </w:t>
            </w:r>
          </w:p>
        </w:tc>
        <w:tc>
          <w:tcPr>
            <w:tcW w:w="2606" w:type="dxa"/>
            <w:shd w:val="clear" w:color="auto" w:fill="FFFFFF" w:themeFill="background1"/>
            <w:tcMar/>
          </w:tcPr>
          <w:p w:rsidRPr="008F7835" w:rsidR="00773622" w:rsidP="00773622" w:rsidRDefault="00773622" w14:paraId="1735490D" w14:textId="06B1642A">
            <w:pPr>
              <w:pStyle w:val="DocumentHeader2"/>
              <w:spacing w:before="0"/>
              <w:rPr>
                <w:rFonts w:ascii="Calibri" w:hAnsi="Calibri" w:cs="Calibri"/>
                <w:b w:val="0"/>
                <w:sz w:val="22"/>
                <w:szCs w:val="22"/>
              </w:rPr>
            </w:pPr>
            <w:r w:rsidRPr="008F7835">
              <w:rPr>
                <w:rFonts w:ascii="Calibri" w:hAnsi="Calibri" w:cs="Calibri"/>
                <w:b w:val="0"/>
                <w:sz w:val="22"/>
                <w:szCs w:val="22"/>
              </w:rPr>
              <w:t>Deloitte Consulting LLP</w:t>
            </w:r>
          </w:p>
        </w:tc>
      </w:tr>
      <w:tr w:rsidR="00773622" w:rsidTr="7E802495" w14:paraId="70E0F855" w14:textId="77777777">
        <w:trPr>
          <w:trHeight w:val="300"/>
        </w:trPr>
        <w:tc>
          <w:tcPr>
            <w:tcW w:w="921" w:type="dxa"/>
            <w:shd w:val="clear" w:color="auto" w:fill="FFFFFF" w:themeFill="background1"/>
            <w:tcMar/>
          </w:tcPr>
          <w:p w:rsidR="00773622" w:rsidP="00773622" w:rsidRDefault="00773622" w14:paraId="28B1837D" w14:textId="1EDFA5D6">
            <w:pPr>
              <w:pStyle w:val="DocumentHeader2"/>
              <w:spacing w:before="0"/>
              <w:rPr>
                <w:rFonts w:ascii="Calibri" w:hAnsi="Calibri" w:cs="Calibri"/>
                <w:b w:val="0"/>
                <w:sz w:val="22"/>
                <w:szCs w:val="22"/>
              </w:rPr>
            </w:pPr>
            <w:r>
              <w:rPr>
                <w:rFonts w:ascii="Calibri" w:hAnsi="Calibri" w:cs="Calibri"/>
                <w:b w:val="0"/>
                <w:sz w:val="22"/>
                <w:szCs w:val="22"/>
              </w:rPr>
              <w:t>1.7.2</w:t>
            </w:r>
          </w:p>
        </w:tc>
        <w:tc>
          <w:tcPr>
            <w:tcW w:w="1252" w:type="dxa"/>
            <w:shd w:val="clear" w:color="auto" w:fill="FFFFFF" w:themeFill="background1"/>
            <w:tcMar/>
          </w:tcPr>
          <w:p w:rsidR="00773622" w:rsidP="00773622" w:rsidRDefault="00773622" w14:paraId="3D0E0895" w14:textId="5733B7F4">
            <w:pPr>
              <w:pStyle w:val="DocumentHeader2"/>
              <w:spacing w:before="0"/>
              <w:rPr>
                <w:rFonts w:ascii="Calibri" w:hAnsi="Calibri" w:cs="Calibri"/>
                <w:b w:val="0"/>
                <w:sz w:val="22"/>
                <w:szCs w:val="22"/>
              </w:rPr>
            </w:pPr>
            <w:r>
              <w:rPr>
                <w:rFonts w:ascii="Calibri" w:hAnsi="Calibri" w:cs="Calibri"/>
                <w:b w:val="0"/>
                <w:sz w:val="22"/>
                <w:szCs w:val="22"/>
              </w:rPr>
              <w:t>October 2, 2026</w:t>
            </w:r>
          </w:p>
        </w:tc>
        <w:tc>
          <w:tcPr>
            <w:tcW w:w="4350" w:type="dxa"/>
            <w:shd w:val="clear" w:color="auto" w:fill="FFFFFF" w:themeFill="background1"/>
            <w:tcMar/>
          </w:tcPr>
          <w:p w:rsidR="00773622" w:rsidP="7E802495" w:rsidRDefault="00773622" w14:paraId="43F5C11E" w14:textId="68DCD1BF">
            <w:pPr>
              <w:pStyle w:val="ListParagraph"/>
              <w:numPr>
                <w:ilvl w:val="0"/>
                <w:numId w:val="21"/>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Type changes: fipsCode (Number to String), aidCategory (Number to String), aidCategoryWhenTurned18 (Number to String)</w:t>
            </w:r>
          </w:p>
          <w:p w:rsidR="00773622" w:rsidP="7E802495" w:rsidRDefault="00773622" w14:paraId="03DEFFDA" w14:textId="34943CFA">
            <w:pPr>
              <w:pStyle w:val="ListParagraph"/>
              <w:numPr>
                <w:ilvl w:val="0"/>
                <w:numId w:val="21"/>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CBCTypeDetailsDTO beginDate and endDate replaced by maBeginDate (required) and maEndDate</w:t>
            </w:r>
          </w:p>
          <w:p w:rsidR="00773622" w:rsidP="7E802495" w:rsidRDefault="00773622" w14:paraId="069220F2" w14:textId="1A359B14">
            <w:pPr>
              <w:pStyle w:val="ListParagraph"/>
              <w:numPr>
                <w:ilvl w:val="0"/>
                <w:numId w:val="21"/>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circumstanceForExemption removed from ExemptionsDTO</w:t>
            </w:r>
          </w:p>
          <w:p w:rsidR="00773622" w:rsidP="7E802495" w:rsidRDefault="00773622" w14:paraId="02F9C18E" w14:textId="29BCCCCA">
            <w:pPr>
              <w:pStyle w:val="ListParagraph"/>
              <w:numPr>
                <w:ilvl w:val="0"/>
                <w:numId w:val="21"/>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Source renamed source in MedicalExemptionsDTO, SubstanceUseDisorderTreatmentDTO and TravelingOutsideDTO</w:t>
            </w:r>
          </w:p>
          <w:p w:rsidR="00773622" w:rsidP="7E802495" w:rsidRDefault="00773622" w14:paraId="483F7AF3" w14:textId="0B31CF5D">
            <w:pPr>
              <w:pStyle w:val="ListParagraph"/>
              <w:numPr>
                <w:ilvl w:val="0"/>
                <w:numId w:val="21"/>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New DTO </w:t>
            </w: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AmericanIndianAlaskanNative </w:t>
            </w: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(required circumstanceCode, americanIndianAlaskanNative, source, vaCMSSequenceNum)</w:t>
            </w:r>
          </w:p>
          <w:p w:rsidR="00773622" w:rsidP="7E802495" w:rsidRDefault="00773622" w14:paraId="4860A008" w14:textId="138F4E66">
            <w:pPr>
              <w:pStyle w:val="ListParagraph"/>
              <w:numPr>
                <w:ilvl w:val="0"/>
                <w:numId w:val="21"/>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New </w:t>
            </w: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CareReceivedDetailsDTO </w:t>
            </w: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(typeOfCareCode, startDate and providerName required)</w:t>
            </w:r>
          </w:p>
          <w:p w:rsidR="00773622" w:rsidP="7E802495" w:rsidRDefault="00773622" w14:paraId="0AC66B0B" w14:textId="3EFCE2BC">
            <w:pPr>
              <w:pStyle w:val="Normal"/>
              <w:spacing w:before="0" w:beforeAutospacing="off" w:after="0" w:afterAutospacing="off"/>
              <w:ind w:left="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Others</w:t>
            </w:r>
          </w:p>
          <w:p w:rsidR="00773622" w:rsidP="7E802495" w:rsidRDefault="00773622" w14:paraId="4ADDDF86" w14:textId="35875BBC">
            <w:pPr>
              <w:pStyle w:val="ListParagraph"/>
              <w:numPr>
                <w:ilvl w:val="0"/>
                <w:numId w:val="22"/>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monthlyHours description: per pay period to per month</w:t>
            </w:r>
          </w:p>
          <w:p w:rsidR="00773622" w:rsidP="7E802495" w:rsidRDefault="00773622" w14:paraId="6264C241" w14:textId="39D1B1FA">
            <w:pPr>
              <w:pStyle w:val="ListParagraph"/>
              <w:numPr>
                <w:ilvl w:val="0"/>
                <w:numId w:val="22"/>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engagements no longer described as “present when compliant = Y”</w:t>
            </w:r>
          </w:p>
          <w:p w:rsidR="00773622" w:rsidP="7E802495" w:rsidRDefault="00773622" w14:paraId="75237592" w14:textId="48E931ED">
            <w:pPr>
              <w:pStyle w:val="ListParagraph"/>
              <w:numPr>
                <w:ilvl w:val="0"/>
                <w:numId w:val="22"/>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Lookback period renamed review period in the mwrStatusStartDate and mwrStatusEndDate descriptions</w:t>
            </w:r>
          </w:p>
          <w:p w:rsidR="00773622" w:rsidP="7E802495" w:rsidRDefault="00773622" w14:paraId="18F1F002" w14:textId="00F75278">
            <w:pPr>
              <w:pStyle w:val="ListParagraph"/>
              <w:numPr>
                <w:ilvl w:val="0"/>
                <w:numId w:val="22"/>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Descriptions standardised for updateSw, vaCMSSequenceNum and the effective begin/end dates</w:t>
            </w:r>
          </w:p>
          <w:p w:rsidR="00773622" w:rsidP="7E802495" w:rsidRDefault="00773622" w14:paraId="5E6C227B" w14:textId="47638925">
            <w:pPr>
              <w:pStyle w:val="ListParagraph"/>
              <w:numPr>
                <w:ilvl w:val="0"/>
                <w:numId w:val="22"/>
              </w:numPr>
              <w:spacing w:before="0" w:beforeAutospacing="off" w:after="0" w:afterAutospacing="off"/>
              <w:ind w:left="36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Reference-table notes added: RT_DISABILITYTYPE, </w:t>
            </w: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RT_AidCategories</w:t>
            </w:r>
            <w:r w:rsidRPr="7E802495" w:rsidR="7F7D6C84">
              <w:rPr>
                <w:rFonts w:ascii="Calibri" w:hAnsi="Calibri" w:eastAsia="Cambria" w:cs="Calibri" w:asciiTheme="minorAscii" w:hAnsiTheme="minorAscii" w:eastAsiaTheme="minorAscii" w:cstheme="minorBidi"/>
                <w:b w:val="0"/>
                <w:bCs w:val="0"/>
                <w:noProof w:val="0"/>
                <w:color w:val="auto"/>
                <w:sz w:val="22"/>
                <w:szCs w:val="22"/>
                <w:lang w:val="en-GB" w:eastAsia="en-US" w:bidi="ar-SA"/>
              </w:rPr>
              <w:t>, RT_MACECHILDRELATIONSHIP, RT_UNEARNEDINCOMETYPE</w:t>
            </w:r>
          </w:p>
        </w:tc>
        <w:tc>
          <w:tcPr>
            <w:tcW w:w="2606" w:type="dxa"/>
            <w:shd w:val="clear" w:color="auto" w:fill="FFFFFF" w:themeFill="background1"/>
            <w:tcMar/>
          </w:tcPr>
          <w:p w:rsidR="00773622" w:rsidP="00773622" w:rsidRDefault="00773622" w14:paraId="7573A72A" w14:textId="4CA3C66F">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294767" w:rsidTr="7E802495" w14:paraId="406A1843" w14:textId="77777777">
        <w:trPr>
          <w:trHeight w:val="300"/>
        </w:trPr>
        <w:tc>
          <w:tcPr>
            <w:tcW w:w="921" w:type="dxa"/>
            <w:shd w:val="clear" w:color="auto" w:fill="FFFFFF" w:themeFill="background1"/>
            <w:tcMar/>
          </w:tcPr>
          <w:p w:rsidR="00294767" w:rsidP="00773622" w:rsidRDefault="00294767" w14:paraId="222FF4F7" w14:textId="222FC253">
            <w:pPr>
              <w:pStyle w:val="DocumentHeader2"/>
              <w:spacing w:before="0"/>
              <w:rPr>
                <w:rFonts w:ascii="Calibri" w:hAnsi="Calibri" w:cs="Calibri"/>
                <w:b w:val="0"/>
                <w:sz w:val="22"/>
                <w:szCs w:val="22"/>
              </w:rPr>
            </w:pPr>
            <w:r>
              <w:rPr>
                <w:rFonts w:ascii="Calibri" w:hAnsi="Calibri" w:cs="Calibri"/>
                <w:b w:val="0"/>
                <w:sz w:val="22"/>
                <w:szCs w:val="22"/>
              </w:rPr>
              <w:t>1.7.3</w:t>
            </w:r>
          </w:p>
        </w:tc>
        <w:tc>
          <w:tcPr>
            <w:tcW w:w="1252" w:type="dxa"/>
            <w:shd w:val="clear" w:color="auto" w:fill="FFFFFF" w:themeFill="background1"/>
            <w:tcMar/>
          </w:tcPr>
          <w:p w:rsidR="00294767" w:rsidP="00773622" w:rsidRDefault="00294767" w14:paraId="24D5719D" w14:textId="00D9B9CC">
            <w:pPr>
              <w:pStyle w:val="DocumentHeader2"/>
              <w:spacing w:before="0"/>
              <w:rPr>
                <w:rFonts w:ascii="Calibri" w:hAnsi="Calibri" w:cs="Calibri"/>
                <w:b w:val="0"/>
                <w:sz w:val="22"/>
                <w:szCs w:val="22"/>
              </w:rPr>
            </w:pPr>
            <w:r>
              <w:rPr>
                <w:rFonts w:ascii="Calibri" w:hAnsi="Calibri" w:cs="Calibri"/>
                <w:b w:val="0"/>
                <w:sz w:val="22"/>
                <w:szCs w:val="22"/>
              </w:rPr>
              <w:t>October 5, 2026</w:t>
            </w:r>
          </w:p>
        </w:tc>
        <w:tc>
          <w:tcPr>
            <w:tcW w:w="4350" w:type="dxa"/>
            <w:shd w:val="clear" w:color="auto" w:fill="FFFFFF" w:themeFill="background1"/>
            <w:tcMar/>
          </w:tcPr>
          <w:p w:rsidR="00294767" w:rsidP="7E802495" w:rsidRDefault="00294767" w14:paraId="31444AF8" w14:textId="73F2C8D9">
            <w:pPr>
              <w:spacing w:before="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599A63DF">
              <w:rPr>
                <w:rFonts w:ascii="Calibri" w:hAnsi="Calibri" w:eastAsia="Cambria" w:cs="Calibri" w:asciiTheme="minorAscii" w:hAnsiTheme="minorAscii" w:eastAsiaTheme="minorAscii" w:cstheme="minorBidi"/>
                <w:b w:val="0"/>
                <w:bCs w:val="0"/>
                <w:noProof w:val="0"/>
                <w:color w:val="auto"/>
                <w:sz w:val="22"/>
                <w:szCs w:val="22"/>
                <w:lang w:val="en-GB" w:eastAsia="en-US" w:bidi="ar-SA"/>
              </w:rPr>
              <w:t>- applicationSource removed from AidCategoryDTO, CircumstanceDetailDTO, FormerFosterCareDTO, FrailtyDTO, IncarceratedCircumstanceDTO and VeteranDisabilityCircumstanceDTO</w:t>
            </w:r>
          </w:p>
          <w:p w:rsidR="00294767" w:rsidP="7E802495" w:rsidRDefault="00294767" w14:paraId="5C62CEDE" w14:textId="64AA7FE7">
            <w:pPr>
              <w:spacing w:before="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599A63DF">
              <w:rPr>
                <w:rFonts w:ascii="Calibri" w:hAnsi="Calibri" w:eastAsia="Cambria" w:cs="Calibri" w:asciiTheme="minorAscii" w:hAnsiTheme="minorAscii" w:eastAsiaTheme="minorAscii" w:cstheme="minorBidi"/>
                <w:b w:val="0"/>
                <w:bCs w:val="0"/>
                <w:noProof w:val="0"/>
                <w:color w:val="auto"/>
                <w:sz w:val="22"/>
                <w:szCs w:val="22"/>
                <w:lang w:val="en-GB" w:eastAsia="en-US" w:bidi="ar-SA"/>
              </w:rPr>
              <w:t>- applicationSource added to the request body</w:t>
            </w:r>
          </w:p>
          <w:p w:rsidR="00294767" w:rsidP="7E802495" w:rsidRDefault="00294767" w14:paraId="6D580AC8" w14:textId="15F3818E">
            <w:pPr>
              <w:spacing w:before="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599A63DF">
              <w:rPr>
                <w:rFonts w:ascii="Calibri" w:hAnsi="Calibri" w:eastAsia="Cambria" w:cs="Calibri" w:asciiTheme="minorAscii" w:hAnsiTheme="minorAscii" w:eastAsiaTheme="minorAscii" w:cstheme="minorBidi"/>
                <w:b w:val="0"/>
                <w:bCs w:val="0"/>
                <w:noProof w:val="0"/>
                <w:color w:val="auto"/>
                <w:sz w:val="22"/>
                <w:szCs w:val="22"/>
                <w:lang w:val="en-GB" w:eastAsia="en-US" w:bidi="ar-SA"/>
              </w:rPr>
              <w:t>- rulesEvaluationResults and</w:t>
            </w:r>
            <w:r w:rsidRPr="7E802495" w:rsidR="599A63DF">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 drugOrAlcoholUseDisorder wording edited</w:t>
            </w:r>
          </w:p>
          <w:p w:rsidR="00294767" w:rsidP="7E802495" w:rsidRDefault="00294767" w14:paraId="2B744B42" w14:textId="5CB8DAD3">
            <w:pPr>
              <w:pStyle w:val="DocumentHeader2"/>
              <w:spacing w:before="0"/>
              <w:rPr>
                <w:rFonts w:ascii="Calibri" w:hAnsi="Calibri" w:eastAsia="Cambria" w:cs="Calibri" w:asciiTheme="minorAscii" w:hAnsiTheme="minorAscii" w:eastAsiaTheme="minorAscii" w:cstheme="minorBidi"/>
                <w:b w:val="0"/>
                <w:bCs w:val="0"/>
                <w:noProof w:val="0"/>
                <w:color w:val="auto"/>
                <w:sz w:val="22"/>
                <w:szCs w:val="22"/>
                <w:lang w:val="en-GB" w:eastAsia="en-US" w:bidi="ar-SA"/>
              </w:rPr>
            </w:pPr>
            <w:r w:rsidRPr="7E802495" w:rsidR="599A63DF">
              <w:rPr>
                <w:rFonts w:ascii="Calibri" w:hAnsi="Calibri" w:eastAsia="Cambria" w:cs="Calibri" w:asciiTheme="minorAscii" w:hAnsiTheme="minorAscii" w:eastAsiaTheme="minorAscii" w:cstheme="minorBidi"/>
                <w:b w:val="0"/>
                <w:bCs w:val="0"/>
                <w:noProof w:val="0"/>
                <w:color w:val="auto"/>
                <w:sz w:val="22"/>
                <w:szCs w:val="22"/>
                <w:lang w:val="en-GB" w:eastAsia="en-US" w:bidi="ar-SA"/>
              </w:rPr>
              <w:t>- CepDWResultDTO and TravelingOutsideDTO appear as removed and added; this is probably a heading edit, not a structural change</w:t>
            </w:r>
          </w:p>
        </w:tc>
        <w:tc>
          <w:tcPr>
            <w:tcW w:w="2606" w:type="dxa"/>
            <w:shd w:val="clear" w:color="auto" w:fill="FFFFFF" w:themeFill="background1"/>
            <w:tcMar/>
          </w:tcPr>
          <w:p w:rsidR="00294767" w:rsidP="00773622" w:rsidRDefault="00011D0A" w14:paraId="2777F7CC" w14:textId="54BF56B7">
            <w:pPr>
              <w:pStyle w:val="DocumentHeader2"/>
              <w:spacing w:before="0"/>
              <w:rPr>
                <w:rFonts w:ascii="Calibri" w:hAnsi="Calibri" w:cs="Calibri"/>
                <w:b w:val="0"/>
                <w:sz w:val="22"/>
                <w:szCs w:val="22"/>
              </w:rPr>
            </w:pPr>
            <w:r>
              <w:rPr>
                <w:rFonts w:ascii="Calibri" w:hAnsi="Calibri" w:cs="Calibri"/>
                <w:b w:val="0"/>
                <w:sz w:val="22"/>
                <w:szCs w:val="22"/>
              </w:rPr>
              <w:t>Deloitte Consulting LLP</w:t>
            </w:r>
          </w:p>
        </w:tc>
      </w:tr>
      <w:tr w:rsidR="00187503" w:rsidTr="7E802495" w14:paraId="27D999F7" w14:textId="77777777">
        <w:trPr>
          <w:trHeight w:val="300"/>
          <w:ins w:author="Ogiefo, Ame" w:date="2026-10-22T16:02:00Z" w16du:dateUtc="2026-10-22T20:02:00Z" w:id="1778034731"/>
        </w:trPr>
        <w:tc>
          <w:tcPr>
            <w:tcW w:w="921" w:type="dxa"/>
            <w:shd w:val="clear" w:color="auto" w:fill="FFFFFF" w:themeFill="background1"/>
            <w:tcMar/>
          </w:tcPr>
          <w:p w:rsidR="00187503" w:rsidP="00773622" w:rsidRDefault="00187503" w14:paraId="078537BC" w14:textId="42F08A34">
            <w:pPr>
              <w:pStyle w:val="DocumentHeader2"/>
              <w:spacing w:before="0"/>
              <w:rPr>
                <w:ins w:author="Ogiefo, Ame" w:date="2026-10-22T16:02:00Z" w16du:dateUtc="2026-10-22T20:02:00Z" w:id="719203293"/>
              </w:rPr>
            </w:pPr>
            <w:r w:rsidRPr="7E802495" w:rsidR="44415127">
              <w:rPr>
                <w:rFonts w:ascii="Calibri" w:hAnsi="Calibri" w:cs="Calibri"/>
                <w:b w:val="0"/>
                <w:bCs w:val="0"/>
                <w:sz w:val="22"/>
                <w:szCs w:val="22"/>
              </w:rPr>
              <w:t>1.7.4</w:t>
            </w:r>
          </w:p>
        </w:tc>
        <w:tc>
          <w:tcPr>
            <w:tcW w:w="1252" w:type="dxa"/>
            <w:shd w:val="clear" w:color="auto" w:fill="FFFFFF" w:themeFill="background1"/>
            <w:tcMar/>
          </w:tcPr>
          <w:p w:rsidR="00187503" w:rsidP="00773622" w:rsidRDefault="00187503" w14:paraId="1CB7D801" w14:textId="77777777">
            <w:pPr>
              <w:pStyle w:val="DocumentHeader2"/>
              <w:spacing w:before="0"/>
              <w:rPr>
                <w:ins w:author="Ogiefo, Ame" w:date="2026-10-22T16:02:00Z" w16du:dateUtc="2026-10-22T20:02:00Z" w:id="9"/>
                <w:rFonts w:ascii="Calibri" w:hAnsi="Calibri" w:cs="Calibri"/>
                <w:b w:val="0"/>
                <w:sz w:val="22"/>
                <w:szCs w:val="22"/>
              </w:rPr>
            </w:pPr>
          </w:p>
        </w:tc>
        <w:tc>
          <w:tcPr>
            <w:tcW w:w="4350" w:type="dxa"/>
            <w:shd w:val="clear" w:color="auto" w:fill="FFFFFF" w:themeFill="background1"/>
            <w:tcMar/>
          </w:tcPr>
          <w:p w:rsidR="00187503" w:rsidP="7E802495" w:rsidRDefault="00187503" w14:paraId="345366B0" w14:textId="77777777">
            <w:pPr>
              <w:pStyle w:val="DocumentHeader2"/>
              <w:spacing w:before="0"/>
              <w:rPr>
                <w:rFonts w:ascii="Calibri" w:hAnsi="Calibri" w:cs="Calibri"/>
                <w:b w:val="0"/>
                <w:bCs w:val="0"/>
                <w:sz w:val="22"/>
                <w:szCs w:val="22"/>
              </w:rPr>
            </w:pPr>
            <w:ins w:author="Ogiefo, Ame" w:date="2026-10-22T16:02:00Z" w16du:dateUtc="2026-10-22T20:02:00Z" w:id="1675855766">
              <w:r w:rsidRPr="7E802495" w:rsidR="2233A28A">
                <w:rPr>
                  <w:rFonts w:ascii="Calibri" w:hAnsi="Calibri" w:cs="Calibri"/>
                  <w:b w:val="0"/>
                  <w:bCs w:val="0"/>
                  <w:sz w:val="22"/>
                  <w:szCs w:val="22"/>
                </w:rPr>
                <w:t>Updated the following:</w:t>
              </w:r>
            </w:ins>
          </w:p>
          <w:p w:rsidR="72C21E73" w:rsidP="7E802495" w:rsidRDefault="72C21E73" w14:paraId="2174B9F0" w14:textId="05F0836E">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 </w:t>
            </w: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caseAction</w:t>
            </w: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 replaced by required </w:t>
            </w: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individual</w:t>
            </w:r>
            <w:r w:rsidRPr="7E802495" w:rsidR="77F4B746">
              <w:rPr>
                <w:rFonts w:ascii="Calibri" w:hAnsi="Calibri" w:eastAsia="Cambria" w:cs="Calibri" w:asciiTheme="minorAscii" w:hAnsiTheme="minorAscii" w:eastAsiaTheme="minorAscii" w:cstheme="minorBidi"/>
                <w:b w:val="0"/>
                <w:bCs w:val="0"/>
                <w:noProof w:val="0"/>
                <w:color w:val="auto"/>
                <w:sz w:val="22"/>
                <w:szCs w:val="22"/>
                <w:lang w:val="en-GB" w:eastAsia="en-US" w:bidi="ar-SA"/>
              </w:rPr>
              <w:t>C</w:t>
            </w: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aseAction</w:t>
            </w: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xml:space="preserve"> (reference table RT_INDIVIDUALCASEACTION)</w:t>
            </w:r>
          </w:p>
          <w:p w:rsidR="72C21E73" w:rsidP="7E802495" w:rsidRDefault="72C21E73" w14:paraId="3B86144B" w14:textId="0AC64AF1">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source and updateSw removed from AcknowledgementDTO, CepDWResultDTO and CepDWAckResponseDTO</w:t>
            </w:r>
          </w:p>
          <w:p w:rsidR="72C21E73" w:rsidP="7E802495" w:rsidRDefault="72C21E73" w14:paraId="44FAFF1B" w14:textId="4FE06D00">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currentlyIncarcerated renamed incarceratedCircumstance</w:t>
            </w:r>
          </w:p>
          <w:p w:rsidR="72C21E73" w:rsidP="7E802495" w:rsidRDefault="72C21E73" w14:paraId="7484E45C" w14:textId="09849F66">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individualComplyingWithTANFWorkParticipationRequirements replaced by enrolledForTANF</w:t>
            </w:r>
          </w:p>
          <w:p w:rsidR="72C21E73" w:rsidP="7E802495" w:rsidRDefault="72C21E73" w14:paraId="10FFC200" w14:textId="75AD24F7">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MedicarePartABDTO: typeOfCoverage, medicareExpenseType, overallTypeOfCoverage and isSOLQ removed; replaced by required entitledToOrReceivingMedicareType</w:t>
            </w:r>
          </w:p>
          <w:p w:rsidR="72C21E73" w:rsidP="7E802495" w:rsidRDefault="72C21E73" w14:paraId="762F5049" w14:textId="424C9007">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PregnancyDTO replaced by PregnancyCircumstanceDTO</w:t>
            </w:r>
          </w:p>
          <w:p w:rsidR="72C21E73" w:rsidP="7E802495" w:rsidRDefault="72C21E73" w14:paraId="72023E99" w14:textId="7CDE50C0">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SOLQ flags moved out of FrailtyDTO into SOLQTitleDisabledDTO (solqTitleDisability array); lTSSScreeningDetails array added (LTSSScreeningDTO); CBCTypeDetailsDTO replaced by indvCBCTypeDetails array (IndvCBCTypeDetailsDTO)</w:t>
            </w:r>
          </w:p>
          <w:p w:rsidR="7E802495" w:rsidP="7E802495" w:rsidRDefault="7E802495" w14:paraId="4BE3CAA1" w14:textId="2F393EBC">
            <w:pPr>
              <w:rPr>
                <w:rFonts w:ascii="Calibri" w:hAnsi="Calibri" w:cs="Calibri"/>
                <w:b w:val="0"/>
                <w:bCs w:val="0"/>
                <w:sz w:val="22"/>
                <w:szCs w:val="22"/>
              </w:rPr>
            </w:pPr>
          </w:p>
          <w:p w:rsidR="72C21E73" w:rsidP="7E802495" w:rsidRDefault="72C21E73" w14:paraId="65BD3ACA" w14:textId="7AA22A47">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New required fields</w:t>
            </w:r>
          </w:p>
          <w:p w:rsidR="72C21E73" w:rsidP="7E802495" w:rsidRDefault="72C21E73" w14:paraId="1472DCF4" w14:textId="550D3D1C">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institutionCode and creditHours in EducationVerifiedDTO</w:t>
            </w:r>
          </w:p>
          <w:p w:rsidR="72C21E73" w:rsidP="7E802495" w:rsidRDefault="72C21E73" w14:paraId="73F62A5F" w14:textId="77E9B478">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source and totalBudgetHours in EvIndvIncomeBudgetDTO</w:t>
            </w:r>
          </w:p>
          <w:p w:rsidR="72C21E73" w:rsidP="7E802495" w:rsidRDefault="72C21E73" w14:paraId="5B6B3C26" w14:textId="685485F0">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maVerification made required</w:t>
            </w:r>
          </w:p>
          <w:p w:rsidR="72C21E73" w:rsidP="7E802495" w:rsidRDefault="72C21E73" w14:paraId="23590C16" w14:textId="517FF04F">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Job training organizationName, monthlyHours and startDate made required</w:t>
            </w:r>
          </w:p>
          <w:p w:rsidR="7E802495" w:rsidP="7E802495" w:rsidRDefault="7E802495" w14:paraId="4A886620" w14:textId="6B9217CB">
            <w:pPr>
              <w:rPr>
                <w:rFonts w:ascii="Calibri" w:hAnsi="Calibri" w:cs="Calibri"/>
                <w:b w:val="0"/>
                <w:bCs w:val="0"/>
                <w:sz w:val="22"/>
                <w:szCs w:val="22"/>
              </w:rPr>
            </w:pPr>
          </w:p>
          <w:p w:rsidR="72C21E73" w:rsidP="7E802495" w:rsidRDefault="72C21E73" w14:paraId="1FA5F703" w14:textId="2BBFAD96">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Non-breaking</w:t>
            </w:r>
          </w:p>
          <w:p w:rsidR="72C21E73" w:rsidP="7E802495" w:rsidRDefault="72C21E73" w14:paraId="39F28C95" w14:textId="2080D5BA">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Made optional: inKindOrUnpaidWork, dependentDOB, effectiveBeginDate (caregiver and foster care), clientId in DocumentsDTO, several education and employment fields, several FrailtyDTO flags, circumstances</w:t>
            </w:r>
          </w:p>
          <w:p w:rsidR="72C21E73" w:rsidP="7E802495" w:rsidRDefault="72C21E73" w14:paraId="33930BB6" w14:textId="6E47BB7C">
            <w:pPr>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documentUploadDate is now DateTime</w:t>
            </w:r>
          </w:p>
          <w:p w:rsidR="72C21E73" w:rsidP="7E802495" w:rsidRDefault="72C21E73" w14:paraId="43DB7FF8" w14:textId="24DDCA4F">
            <w:pPr>
              <w:pStyle w:val="DocumentHeader2"/>
              <w:spacing w:before="0"/>
              <w:rPr>
                <w:rFonts w:ascii="Calibri" w:hAnsi="Calibri" w:cs="Calibri"/>
                <w:b w:val="0"/>
                <w:bCs w:val="0"/>
                <w:noProof w:val="0"/>
                <w:sz w:val="22"/>
                <w:szCs w:val="22"/>
                <w:lang w:val="en-GB"/>
              </w:rPr>
            </w:pPr>
            <w:r w:rsidRPr="7E802495" w:rsidR="72C21E73">
              <w:rPr>
                <w:rFonts w:ascii="Calibri" w:hAnsi="Calibri" w:eastAsia="Cambria" w:cs="Calibri" w:asciiTheme="minorAscii" w:hAnsiTheme="minorAscii" w:eastAsiaTheme="minorAscii" w:cstheme="minorBidi"/>
                <w:b w:val="0"/>
                <w:bCs w:val="0"/>
                <w:noProof w:val="0"/>
                <w:color w:val="auto"/>
                <w:sz w:val="22"/>
                <w:szCs w:val="22"/>
                <w:lang w:val="en-GB" w:eastAsia="en-US" w:bidi="ar-SA"/>
              </w:rPr>
              <w:t>- maDisabilityEndDate and SNAPExemptionType added</w:t>
            </w:r>
          </w:p>
          <w:p w:rsidR="7E802495" w:rsidP="7E802495" w:rsidRDefault="7E802495" w14:paraId="19EBF4B2" w14:textId="7B247A04">
            <w:pPr>
              <w:pStyle w:val="DocumentHeader2"/>
              <w:spacing w:before="0"/>
              <w:rPr>
                <w:ins w:author="Ogiefo, Ame" w:date="2026-10-22T16:02:00Z" w16du:dateUtc="2026-10-22T20:02:00Z" w:id="1957028897"/>
                <w:rFonts w:ascii="Calibri" w:hAnsi="Calibri" w:cs="Calibri"/>
                <w:b w:val="0"/>
                <w:bCs w:val="0"/>
                <w:sz w:val="22"/>
                <w:szCs w:val="22"/>
              </w:rPr>
            </w:pPr>
          </w:p>
          <w:p w:rsidR="00187503" w:rsidP="00826AB1" w:rsidRDefault="00187503" w14:paraId="2E455711" w14:textId="77777777">
            <w:pPr>
              <w:pStyle w:val="DocumentHeader2"/>
              <w:numPr>
                <w:ilvl w:val="0"/>
                <w:numId w:val="19"/>
              </w:numPr>
              <w:spacing w:before="0"/>
              <w:rPr>
                <w:ins w:author="Ogiefo, Ame" w:date="2026-10-22T16:03:00Z" w16du:dateUtc="2026-10-22T20:03:00Z" w:id="12"/>
                <w:rFonts w:ascii="Calibri" w:hAnsi="Calibri" w:cs="Calibri"/>
                <w:b w:val="0"/>
                <w:sz w:val="22"/>
                <w:szCs w:val="22"/>
              </w:rPr>
            </w:pPr>
            <w:ins w:author="Ogiefo, Ame" w:date="2026-10-22T16:02:00Z" w16du:dateUtc="2026-10-22T20:02:00Z" w:id="13">
              <w:r>
                <w:rPr>
                  <w:rFonts w:ascii="Calibri" w:hAnsi="Calibri" w:cs="Calibri"/>
                  <w:b w:val="0"/>
                  <w:sz w:val="22"/>
                  <w:szCs w:val="22"/>
                </w:rPr>
                <w:lastRenderedPageBreak/>
                <w:t>Addition of SOLQTypeDisabledDTO and LTSSScreeningDTO</w:t>
              </w:r>
            </w:ins>
          </w:p>
          <w:p w:rsidR="00187503" w:rsidP="00826AB1" w:rsidRDefault="00187503" w14:paraId="125BBCD0" w14:textId="77777777">
            <w:pPr>
              <w:pStyle w:val="DocumentHeader2"/>
              <w:numPr>
                <w:ilvl w:val="0"/>
                <w:numId w:val="19"/>
              </w:numPr>
              <w:spacing w:before="0"/>
              <w:rPr>
                <w:ins w:author="Ogiefo, Ame" w:date="2026-10-22T16:03:00Z" w16du:dateUtc="2026-10-22T20:03:00Z" w:id="14"/>
                <w:rFonts w:ascii="Calibri" w:hAnsi="Calibri" w:cs="Calibri"/>
                <w:b w:val="0"/>
                <w:sz w:val="22"/>
                <w:szCs w:val="22"/>
              </w:rPr>
            </w:pPr>
            <w:ins w:author="Ogiefo, Ame" w:date="2026-10-22T16:03:00Z" w16du:dateUtc="2026-10-22T20:03:00Z" w:id="15">
              <w:r>
                <w:rPr>
                  <w:rFonts w:ascii="Calibri" w:hAnsi="Calibri" w:cs="Calibri"/>
                  <w:b w:val="0"/>
                  <w:sz w:val="22"/>
                  <w:szCs w:val="22"/>
                </w:rPr>
                <w:t>CircumstanceArray DTO is now optional</w:t>
              </w:r>
            </w:ins>
          </w:p>
          <w:p w:rsidR="00105A26" w:rsidP="00826AB1" w:rsidRDefault="00187503" w14:paraId="0E10EABF" w14:textId="77777777">
            <w:pPr>
              <w:pStyle w:val="DocumentHeader2"/>
              <w:numPr>
                <w:ilvl w:val="0"/>
                <w:numId w:val="19"/>
              </w:numPr>
              <w:spacing w:before="0"/>
              <w:rPr>
                <w:ins w:author="Ogiefo, Ame" w:date="2026-10-22T16:04:00Z" w16du:dateUtc="2026-10-22T20:04:00Z" w:id="16"/>
                <w:rFonts w:ascii="Calibri" w:hAnsi="Calibri" w:cs="Calibri"/>
                <w:b w:val="0"/>
                <w:sz w:val="22"/>
                <w:szCs w:val="22"/>
              </w:rPr>
            </w:pPr>
            <w:ins w:author="Ogiefo, Ame" w:date="2026-10-22T16:03:00Z" w16du:dateUtc="2026-10-22T20:03:00Z" w:id="17">
              <w:r>
                <w:rPr>
                  <w:rFonts w:ascii="Calibri" w:hAnsi="Calibri" w:cs="Calibri"/>
                  <w:b w:val="0"/>
                  <w:sz w:val="22"/>
                  <w:szCs w:val="22"/>
                </w:rPr>
                <w:t>InKindorUnpaidWorkDTO is now optional</w:t>
              </w:r>
            </w:ins>
          </w:p>
          <w:p w:rsidR="00105A26" w:rsidP="00826AB1" w:rsidRDefault="00105A26" w14:paraId="25FA4F7C" w14:textId="42DF208E">
            <w:pPr>
              <w:pStyle w:val="DocumentHeader2"/>
              <w:numPr>
                <w:ilvl w:val="0"/>
                <w:numId w:val="19"/>
              </w:numPr>
              <w:spacing w:before="0"/>
              <w:rPr>
                <w:ins w:author="Ogiefo, Ame" w:date="2026-10-22T16:07:00Z" w16du:dateUtc="2026-10-22T20:07:00Z" w:id="18"/>
                <w:rFonts w:ascii="Calibri" w:hAnsi="Calibri" w:cs="Calibri"/>
                <w:b w:val="0"/>
                <w:sz w:val="22"/>
                <w:szCs w:val="22"/>
              </w:rPr>
            </w:pPr>
            <w:ins w:author="Ogiefo, Ame" w:date="2026-10-22T16:04:00Z" w16du:dateUtc="2026-10-22T20:04:00Z" w:id="19">
              <w:r>
                <w:rPr>
                  <w:rFonts w:ascii="Calibri" w:hAnsi="Calibri" w:cs="Calibri"/>
                  <w:b w:val="0"/>
                  <w:sz w:val="22"/>
                  <w:szCs w:val="22"/>
                </w:rPr>
                <w:t xml:space="preserve">Within EducationDTO, </w:t>
              </w:r>
            </w:ins>
            <w:ins w:author="Ogiefo, Ame" w:date="2026-10-22T16:05:00Z" w16du:dateUtc="2026-10-22T20:05:00Z" w:id="20">
              <w:r>
                <w:rPr>
                  <w:rFonts w:ascii="Calibri" w:hAnsi="Calibri" w:cs="Calibri"/>
                  <w:b w:val="0"/>
                  <w:sz w:val="22"/>
                  <w:szCs w:val="22"/>
                </w:rPr>
                <w:t>credit hours were added and monthlyhours, term end date, and verification source are now optiona</w:t>
              </w:r>
            </w:ins>
            <w:ins w:author="Ogiefo, Ame" w:date="2026-10-22T16:07:00Z" w16du:dateUtc="2026-10-22T20:07:00Z" w:id="21">
              <w:r w:rsidR="00826AB1">
                <w:rPr>
                  <w:rFonts w:ascii="Calibri" w:hAnsi="Calibri" w:cs="Calibri"/>
                  <w:b w:val="0"/>
                  <w:sz w:val="22"/>
                  <w:szCs w:val="22"/>
                </w:rPr>
                <w:t>l</w:t>
              </w:r>
            </w:ins>
          </w:p>
          <w:p w:rsidRPr="005F6DC9" w:rsidR="00826AB1" w:rsidP="00826AB1" w:rsidRDefault="00826AB1" w14:paraId="71915157" w14:textId="77777777">
            <w:pPr>
              <w:pStyle w:val="ListParagraph"/>
              <w:numPr>
                <w:ilvl w:val="0"/>
                <w:numId w:val="19"/>
              </w:numPr>
              <w:spacing w:after="0" w:line="240" w:lineRule="atLeast"/>
              <w:rPr>
                <w:ins w:author="Ogiefo, Ame" w:date="2026-10-22T16:07:00Z" w16du:dateUtc="2026-10-22T20:07:00Z" w:id="22"/>
                <w:sz w:val="18"/>
                <w:szCs w:val="18"/>
              </w:rPr>
            </w:pPr>
            <w:ins w:author="Ogiefo, Ame" w:date="2026-10-22T16:07:00Z" w16du:dateUtc="2026-10-22T20:07:00Z" w:id="23">
              <w:r>
                <w:t xml:space="preserve">Within the </w:t>
              </w:r>
              <w:r w:rsidRPr="005F6DC9">
                <w:rPr>
                  <w:rFonts w:asciiTheme="majorHAnsi" w:hAnsiTheme="majorHAnsi" w:cstheme="majorBidi"/>
                  <w:color w:val="000000" w:themeColor="text1"/>
                </w:rPr>
                <w:t>electronicallyVerifiedEmploymentDTO</w:t>
              </w:r>
              <w:r>
                <w:rPr>
                  <w:rFonts w:asciiTheme="majorHAnsi" w:hAnsiTheme="majorHAnsi" w:cstheme="majorBidi"/>
                  <w:color w:val="000000" w:themeColor="text1"/>
                  <w:sz w:val="20"/>
                  <w:szCs w:val="20"/>
                </w:rPr>
                <w:t>, monthly hours is now optional</w:t>
              </w:r>
            </w:ins>
          </w:p>
          <w:p w:rsidRPr="00105A26" w:rsidR="00826AB1" w:rsidP="00826AB1" w:rsidRDefault="00826AB1" w14:paraId="53E65463" w14:textId="3B79F7D5">
            <w:pPr>
              <w:pStyle w:val="DocumentHeader2"/>
              <w:numPr>
                <w:ilvl w:val="0"/>
                <w:numId w:val="19"/>
              </w:numPr>
              <w:spacing w:before="0"/>
              <w:rPr>
                <w:ins w:author="Ogiefo, Ame" w:date="2026-10-22T16:02:00Z" w16du:dateUtc="2026-10-22T20:02:00Z" w:id="24"/>
                <w:rFonts w:ascii="Calibri" w:hAnsi="Calibri" w:cs="Calibri"/>
                <w:b w:val="0"/>
                <w:sz w:val="22"/>
                <w:szCs w:val="22"/>
              </w:rPr>
              <w:pPrChange w:author="Ogiefo, Ame" w:date="2026-10-22T16:04:00Z" w16du:dateUtc="2026-10-22T20:04:00Z" w:id="25">
                <w:pPr>
                  <w:pStyle w:val="DocumentHeader2"/>
                  <w:spacing w:before="0"/>
                </w:pPr>
              </w:pPrChange>
            </w:pPr>
          </w:p>
        </w:tc>
        <w:tc>
          <w:tcPr>
            <w:tcW w:w="2606" w:type="dxa"/>
            <w:shd w:val="clear" w:color="auto" w:fill="FFFFFF" w:themeFill="background1"/>
            <w:tcMar/>
          </w:tcPr>
          <w:p w:rsidR="00187503" w:rsidP="00773622" w:rsidRDefault="00187503" w14:paraId="46403261" w14:textId="77777777">
            <w:pPr>
              <w:pStyle w:val="DocumentHeader2"/>
              <w:spacing w:before="0"/>
              <w:rPr>
                <w:ins w:author="Ogiefo, Ame" w:date="2026-10-22T16:02:00Z" w16du:dateUtc="2026-10-22T20:02:00Z" w:id="26"/>
                <w:rFonts w:ascii="Calibri" w:hAnsi="Calibri" w:cs="Calibri"/>
                <w:b w:val="0"/>
                <w:sz w:val="22"/>
                <w:szCs w:val="22"/>
              </w:rPr>
            </w:pPr>
          </w:p>
        </w:tc>
      </w:tr>
    </w:tbl>
    <w:p w:rsidRPr="00A65103" w:rsidR="008E0B73" w:rsidP="008E0B73" w:rsidRDefault="008E0B73" w14:paraId="4F17EFB1" w14:textId="77777777">
      <w:pPr>
        <w:pStyle w:val="DocumentInformation"/>
        <w:rPr>
          <w:rFonts w:asciiTheme="majorHAnsi" w:hAnsiTheme="majorHAnsi" w:cstheme="majorHAnsi"/>
          <w:b w:val="0"/>
          <w:bCs/>
          <w:rPrChange w:author="Ogiefo, Ame" w:date="2026-10-22T16:05:00Z" w16du:dateUtc="2026-10-22T20:05:00Z" w:id="27">
            <w:rPr>
              <w:rFonts w:asciiTheme="majorHAnsi" w:hAnsiTheme="majorHAnsi" w:cstheme="majorHAnsi"/>
            </w:rPr>
          </w:rPrChange>
        </w:rPr>
      </w:pPr>
    </w:p>
    <w:p w:rsidRPr="00BD0952" w:rsidR="008E0B73" w:rsidP="008E0B73" w:rsidRDefault="008E0B73" w14:paraId="04C41AF9" w14:textId="77777777">
      <w:pPr>
        <w:pStyle w:val="DocumentInformation"/>
      </w:pPr>
      <w:r w:rsidRPr="009F017A">
        <w:rPr>
          <w:rFonts w:asciiTheme="majorHAnsi" w:hAnsiTheme="majorHAnsi" w:cstheme="majorHAnsi"/>
        </w:rPr>
        <w:t>Document Review/Approv</w:t>
      </w:r>
      <w:r w:rsidRPr="00BD0952">
        <w:t>al History</w:t>
      </w:r>
    </w:p>
    <w:tbl>
      <w:tblPr>
        <w:tblW w:w="9301"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291"/>
        <w:gridCol w:w="1800"/>
        <w:gridCol w:w="3420"/>
        <w:gridCol w:w="2790"/>
      </w:tblGrid>
      <w:tr w:rsidRPr="009F017A" w:rsidR="008E0B73" w:rsidTr="000A48F6" w14:paraId="648D36A9" w14:textId="77777777">
        <w:trPr>
          <w:cantSplit/>
          <w:trHeight w:val="369"/>
          <w:tblHeader/>
        </w:trPr>
        <w:tc>
          <w:tcPr>
            <w:tcW w:w="129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BD0952" w:rsidR="008E0B73" w:rsidRDefault="008E0B73" w14:paraId="724B848B" w14:textId="77777777">
            <w:pPr>
              <w:pStyle w:val="Tablehead1"/>
              <w:rPr>
                <w:rFonts w:cs="Calibri" w:eastAsiaTheme="minorEastAsia"/>
                <w:sz w:val="22"/>
                <w:szCs w:val="22"/>
              </w:rPr>
            </w:pPr>
            <w:r w:rsidRPr="00BD0952">
              <w:rPr>
                <w:rFonts w:cs="Calibri" w:eastAsiaTheme="minorEastAsia"/>
                <w:sz w:val="22"/>
                <w:szCs w:val="22"/>
              </w:rPr>
              <w:t>Date</w:t>
            </w:r>
          </w:p>
        </w:tc>
        <w:tc>
          <w:tcPr>
            <w:tcW w:w="18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BD0952" w:rsidR="008E0B73" w:rsidRDefault="008E0B73" w14:paraId="5628AA47" w14:textId="77777777">
            <w:pPr>
              <w:pStyle w:val="Tablehead1"/>
              <w:rPr>
                <w:rFonts w:cs="Calibri" w:eastAsiaTheme="minorEastAsia"/>
                <w:sz w:val="22"/>
                <w:szCs w:val="22"/>
              </w:rPr>
            </w:pPr>
            <w:r w:rsidRPr="00BD0952">
              <w:rPr>
                <w:rFonts w:cs="Calibri" w:eastAsiaTheme="minorEastAsia"/>
                <w:sz w:val="22"/>
                <w:szCs w:val="22"/>
              </w:rPr>
              <w:t>Name</w:t>
            </w:r>
          </w:p>
        </w:tc>
        <w:tc>
          <w:tcPr>
            <w:tcW w:w="342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BD0952" w:rsidR="008E0B73" w:rsidRDefault="008E0B73" w14:paraId="71194147" w14:textId="77777777">
            <w:pPr>
              <w:pStyle w:val="Tablehead1"/>
              <w:rPr>
                <w:rFonts w:cs="Calibri" w:eastAsiaTheme="minorEastAsia"/>
                <w:sz w:val="22"/>
                <w:szCs w:val="22"/>
              </w:rPr>
            </w:pPr>
            <w:r w:rsidRPr="00BD0952">
              <w:rPr>
                <w:rFonts w:cs="Calibri" w:eastAsiaTheme="minorEastAsia"/>
                <w:sz w:val="22"/>
                <w:szCs w:val="22"/>
              </w:rPr>
              <w:t>Organization/Title</w:t>
            </w:r>
          </w:p>
        </w:tc>
        <w:tc>
          <w:tcPr>
            <w:tcW w:w="27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BD0952" w:rsidR="008E0B73" w:rsidRDefault="008E0B73" w14:paraId="70EA38AD" w14:textId="77777777">
            <w:pPr>
              <w:pStyle w:val="Tablehead1"/>
              <w:rPr>
                <w:rFonts w:cs="Calibri" w:eastAsiaTheme="minorEastAsia"/>
                <w:sz w:val="22"/>
                <w:szCs w:val="22"/>
              </w:rPr>
            </w:pPr>
            <w:r w:rsidRPr="00BD0952">
              <w:rPr>
                <w:rFonts w:cs="Calibri" w:eastAsiaTheme="minorEastAsia"/>
                <w:sz w:val="22"/>
                <w:szCs w:val="22"/>
              </w:rPr>
              <w:t>Comments</w:t>
            </w:r>
          </w:p>
        </w:tc>
      </w:tr>
      <w:tr w:rsidRPr="009F017A" w:rsidR="008E0B73" w:rsidTr="000A48F6" w14:paraId="289F1760" w14:textId="77777777">
        <w:trPr>
          <w:trHeight w:val="271"/>
        </w:trPr>
        <w:tc>
          <w:tcPr>
            <w:tcW w:w="1291" w:type="dxa"/>
            <w:tcBorders>
              <w:top w:val="single" w:color="FFFFFF" w:themeColor="background1" w:sz="4" w:space="0"/>
            </w:tcBorders>
          </w:tcPr>
          <w:p w:rsidRPr="00BD0952" w:rsidR="008E0B73" w:rsidRDefault="008E0B73" w14:paraId="1876EE4D" w14:textId="77777777">
            <w:pPr>
              <w:pStyle w:val="DocumentHeader2"/>
              <w:spacing w:before="0"/>
              <w:rPr>
                <w:rFonts w:ascii="Calibri" w:hAnsi="Calibri" w:cs="Calibri"/>
                <w:b w:val="0"/>
                <w:sz w:val="22"/>
                <w:szCs w:val="22"/>
              </w:rPr>
            </w:pPr>
          </w:p>
        </w:tc>
        <w:tc>
          <w:tcPr>
            <w:tcW w:w="1800" w:type="dxa"/>
            <w:tcBorders>
              <w:top w:val="single" w:color="FFFFFF" w:themeColor="background1" w:sz="4" w:space="0"/>
            </w:tcBorders>
          </w:tcPr>
          <w:p w:rsidRPr="00BD0952" w:rsidR="008E0B73" w:rsidRDefault="008E0B73" w14:paraId="25A0D1F2" w14:textId="77777777">
            <w:pPr>
              <w:pStyle w:val="DocumentHeader2"/>
              <w:spacing w:before="0"/>
              <w:rPr>
                <w:rFonts w:ascii="Calibri" w:hAnsi="Calibri" w:cs="Calibri"/>
                <w:b w:val="0"/>
                <w:sz w:val="22"/>
                <w:szCs w:val="22"/>
              </w:rPr>
            </w:pPr>
          </w:p>
        </w:tc>
        <w:tc>
          <w:tcPr>
            <w:tcW w:w="3420" w:type="dxa"/>
            <w:tcBorders>
              <w:top w:val="single" w:color="FFFFFF" w:themeColor="background1" w:sz="4" w:space="0"/>
            </w:tcBorders>
          </w:tcPr>
          <w:p w:rsidRPr="00BD0952" w:rsidR="008E0B73" w:rsidRDefault="008E0B73" w14:paraId="25A2FFD1" w14:textId="77777777">
            <w:pPr>
              <w:pStyle w:val="DocumentHeader2"/>
              <w:spacing w:before="0"/>
              <w:rPr>
                <w:rFonts w:ascii="Calibri" w:hAnsi="Calibri" w:cs="Calibri"/>
                <w:b w:val="0"/>
                <w:sz w:val="22"/>
                <w:szCs w:val="22"/>
              </w:rPr>
            </w:pPr>
          </w:p>
        </w:tc>
        <w:tc>
          <w:tcPr>
            <w:tcW w:w="2790" w:type="dxa"/>
            <w:tcBorders>
              <w:top w:val="single" w:color="FFFFFF" w:themeColor="background1" w:sz="4" w:space="0"/>
            </w:tcBorders>
          </w:tcPr>
          <w:p w:rsidRPr="00BD0952" w:rsidR="008E0B73" w:rsidRDefault="008E0B73" w14:paraId="793CB2AA" w14:textId="77777777">
            <w:pPr>
              <w:pStyle w:val="DocumentHeader2"/>
              <w:spacing w:before="0"/>
              <w:rPr>
                <w:rFonts w:ascii="Calibri" w:hAnsi="Calibri" w:cs="Calibri"/>
                <w:b w:val="0"/>
                <w:sz w:val="22"/>
                <w:szCs w:val="22"/>
              </w:rPr>
            </w:pPr>
          </w:p>
        </w:tc>
      </w:tr>
    </w:tbl>
    <w:p w:rsidRPr="00BD0952" w:rsidR="008E0B73" w:rsidP="008E0B73" w:rsidRDefault="008E0B73" w14:paraId="7A507BD6" w14:textId="77777777">
      <w:pPr>
        <w:pStyle w:val="DocumentInformation"/>
      </w:pPr>
    </w:p>
    <w:p w:rsidR="00143569" w:rsidP="008E0B73" w:rsidRDefault="00143569" w14:paraId="4CC2C7FD" w14:textId="77777777">
      <w:pPr>
        <w:pStyle w:val="DocumentInformation"/>
      </w:pPr>
    </w:p>
    <w:p w:rsidRPr="00BD0952" w:rsidR="00143569" w:rsidP="008E0B73" w:rsidRDefault="00143569" w14:paraId="02C95E1D" w14:textId="77777777">
      <w:pPr>
        <w:pStyle w:val="DocumentInformation"/>
      </w:pPr>
    </w:p>
    <w:p w:rsidRPr="00BD0952" w:rsidR="008E0B73" w:rsidP="008E0B73" w:rsidRDefault="008E0B73" w14:paraId="7CABC942" w14:textId="77777777">
      <w:pPr>
        <w:pStyle w:val="DocumentInformation"/>
      </w:pPr>
      <w:r w:rsidRPr="00BD0952">
        <w:t>Distribution of Final Document</w:t>
      </w:r>
    </w:p>
    <w:p w:rsidRPr="00BD0952" w:rsidR="008E0B73" w:rsidP="008E0B73" w:rsidRDefault="008E0B73" w14:paraId="6554E761" w14:textId="77777777">
      <w:pPr>
        <w:pStyle w:val="DocumentHeader2"/>
        <w:rPr>
          <w:rFonts w:ascii="Calibri" w:hAnsi="Calibri" w:cs="Calibri"/>
          <w:b w:val="0"/>
          <w:sz w:val="22"/>
          <w:szCs w:val="22"/>
        </w:rPr>
      </w:pPr>
      <w:r w:rsidRPr="00BD0952">
        <w:rPr>
          <w:rFonts w:ascii="Calibri" w:hAnsi="Calibri" w:cs="Calibri"/>
          <w:b w:val="0"/>
          <w:sz w:val="22"/>
          <w:szCs w:val="22"/>
        </w:rPr>
        <w:t>The following people are designated recipients of the final version of this document:</w:t>
      </w:r>
    </w:p>
    <w:tbl>
      <w:tblPr>
        <w:tblW w:w="9182"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632"/>
        <w:gridCol w:w="6550"/>
      </w:tblGrid>
      <w:tr w:rsidRPr="009F017A" w:rsidR="008E0B73" w14:paraId="1F0A9E86" w14:textId="77777777">
        <w:trPr>
          <w:cantSplit/>
          <w:trHeight w:val="367"/>
          <w:tblHeader/>
        </w:trPr>
        <w:tc>
          <w:tcPr>
            <w:tcW w:w="263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BD0952" w:rsidR="008E0B73" w:rsidRDefault="008E0B73" w14:paraId="053D5E91" w14:textId="77777777">
            <w:pPr>
              <w:pStyle w:val="Tablehead1"/>
              <w:rPr>
                <w:rFonts w:cs="Calibri" w:eastAsiaTheme="minorEastAsia"/>
                <w:sz w:val="22"/>
                <w:szCs w:val="22"/>
              </w:rPr>
            </w:pPr>
            <w:r w:rsidRPr="00BD0952">
              <w:rPr>
                <w:rFonts w:cs="Calibri" w:eastAsiaTheme="minorEastAsia"/>
                <w:sz w:val="22"/>
                <w:szCs w:val="22"/>
              </w:rPr>
              <w:t>Name</w:t>
            </w:r>
          </w:p>
        </w:tc>
        <w:tc>
          <w:tcPr>
            <w:tcW w:w="655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BD0952" w:rsidR="008E0B73" w:rsidRDefault="008E0B73" w14:paraId="1E618A7D" w14:textId="77777777">
            <w:pPr>
              <w:pStyle w:val="Tablehead1"/>
              <w:rPr>
                <w:rFonts w:cs="Calibri" w:eastAsiaTheme="minorEastAsia"/>
                <w:sz w:val="22"/>
                <w:szCs w:val="22"/>
              </w:rPr>
            </w:pPr>
            <w:r w:rsidRPr="00BD0952">
              <w:rPr>
                <w:rFonts w:cs="Calibri" w:eastAsiaTheme="minorEastAsia"/>
                <w:sz w:val="22"/>
                <w:szCs w:val="22"/>
              </w:rPr>
              <w:t>Organization/Title</w:t>
            </w:r>
          </w:p>
        </w:tc>
      </w:tr>
      <w:tr w:rsidRPr="009F017A" w:rsidR="008E0B73" w14:paraId="5D08A284" w14:textId="77777777">
        <w:tc>
          <w:tcPr>
            <w:tcW w:w="2632" w:type="dxa"/>
          </w:tcPr>
          <w:p w:rsidRPr="00BD0952" w:rsidR="008E0B73" w:rsidRDefault="008E0B73" w14:paraId="58F1A482" w14:textId="77777777">
            <w:pPr>
              <w:pStyle w:val="DocumentHeader2"/>
              <w:spacing w:before="0"/>
              <w:rPr>
                <w:rFonts w:ascii="Calibri" w:hAnsi="Calibri" w:cs="Calibri"/>
                <w:b w:val="0"/>
                <w:sz w:val="22"/>
                <w:szCs w:val="22"/>
              </w:rPr>
            </w:pPr>
          </w:p>
        </w:tc>
        <w:tc>
          <w:tcPr>
            <w:tcW w:w="6550" w:type="dxa"/>
          </w:tcPr>
          <w:p w:rsidRPr="00BD0952" w:rsidR="008E0B73" w:rsidRDefault="008E0B73" w14:paraId="4940FBCC" w14:textId="77777777">
            <w:pPr>
              <w:pStyle w:val="DocumentHeader2"/>
              <w:spacing w:before="0"/>
              <w:rPr>
                <w:rFonts w:ascii="Calibri" w:hAnsi="Calibri" w:cs="Calibri"/>
                <w:b w:val="0"/>
                <w:sz w:val="22"/>
                <w:szCs w:val="22"/>
              </w:rPr>
            </w:pPr>
          </w:p>
        </w:tc>
      </w:tr>
      <w:tr w:rsidRPr="009F017A" w:rsidR="008E0B73" w14:paraId="47CABED3" w14:textId="77777777">
        <w:tc>
          <w:tcPr>
            <w:tcW w:w="2632" w:type="dxa"/>
          </w:tcPr>
          <w:p w:rsidRPr="00BD0952" w:rsidR="008E0B73" w:rsidRDefault="008E0B73" w14:paraId="2F4F80E3" w14:textId="77777777">
            <w:pPr>
              <w:pStyle w:val="DocumentHeader2"/>
              <w:spacing w:before="0"/>
              <w:rPr>
                <w:rFonts w:ascii="Calibri" w:hAnsi="Calibri" w:cs="Calibri"/>
                <w:b w:val="0"/>
                <w:sz w:val="22"/>
                <w:szCs w:val="22"/>
              </w:rPr>
            </w:pPr>
          </w:p>
        </w:tc>
        <w:tc>
          <w:tcPr>
            <w:tcW w:w="6550" w:type="dxa"/>
          </w:tcPr>
          <w:p w:rsidRPr="00BD0952" w:rsidR="008E0B73" w:rsidRDefault="008E0B73" w14:paraId="181063A0" w14:textId="77777777">
            <w:pPr>
              <w:pStyle w:val="DocumentHeader2"/>
              <w:spacing w:before="0"/>
              <w:rPr>
                <w:rFonts w:ascii="Calibri" w:hAnsi="Calibri" w:cs="Calibri"/>
                <w:b w:val="0"/>
                <w:sz w:val="22"/>
                <w:szCs w:val="22"/>
              </w:rPr>
            </w:pPr>
          </w:p>
        </w:tc>
      </w:tr>
      <w:tr w:rsidRPr="009F017A" w:rsidR="008E0B73" w14:paraId="72FE6993" w14:textId="77777777">
        <w:tc>
          <w:tcPr>
            <w:tcW w:w="2632" w:type="dxa"/>
            <w:shd w:val="clear" w:color="auto" w:fill="FFFFFF" w:themeFill="background1"/>
          </w:tcPr>
          <w:p w:rsidRPr="00BD0952" w:rsidR="008E0B73" w:rsidRDefault="008E0B73" w14:paraId="48078C5A" w14:textId="77777777">
            <w:pPr>
              <w:pStyle w:val="DocumentHeader2"/>
              <w:spacing w:before="0"/>
              <w:rPr>
                <w:rFonts w:ascii="Calibri" w:hAnsi="Calibri" w:cs="Calibri"/>
                <w:b w:val="0"/>
                <w:sz w:val="22"/>
                <w:szCs w:val="22"/>
              </w:rPr>
            </w:pPr>
          </w:p>
        </w:tc>
        <w:tc>
          <w:tcPr>
            <w:tcW w:w="6550" w:type="dxa"/>
            <w:shd w:val="clear" w:color="auto" w:fill="FFFFFF" w:themeFill="background1"/>
          </w:tcPr>
          <w:p w:rsidRPr="00BD0952" w:rsidR="008E0B73" w:rsidRDefault="008E0B73" w14:paraId="64A04185" w14:textId="77777777">
            <w:pPr>
              <w:pStyle w:val="DocumentHeader2"/>
              <w:spacing w:before="0"/>
              <w:rPr>
                <w:rFonts w:ascii="Calibri" w:hAnsi="Calibri" w:cs="Calibri"/>
                <w:b w:val="0"/>
                <w:sz w:val="22"/>
                <w:szCs w:val="22"/>
              </w:rPr>
            </w:pPr>
          </w:p>
        </w:tc>
      </w:tr>
      <w:tr w:rsidRPr="009F017A" w:rsidR="008E0B73" w14:paraId="56BDD137" w14:textId="77777777">
        <w:tc>
          <w:tcPr>
            <w:tcW w:w="2632" w:type="dxa"/>
            <w:shd w:val="clear" w:color="auto" w:fill="FFFFFF" w:themeFill="background1"/>
          </w:tcPr>
          <w:p w:rsidRPr="00BD0952" w:rsidR="008E0B73" w:rsidRDefault="008E0B73" w14:paraId="25251993" w14:textId="77777777">
            <w:pPr>
              <w:pStyle w:val="DocumentHeader2"/>
              <w:spacing w:before="0"/>
              <w:rPr>
                <w:rFonts w:ascii="Calibri" w:hAnsi="Calibri" w:cs="Calibri"/>
                <w:b w:val="0"/>
                <w:sz w:val="22"/>
                <w:szCs w:val="22"/>
              </w:rPr>
            </w:pPr>
          </w:p>
        </w:tc>
        <w:tc>
          <w:tcPr>
            <w:tcW w:w="6550" w:type="dxa"/>
            <w:shd w:val="clear" w:color="auto" w:fill="FFFFFF" w:themeFill="background1"/>
          </w:tcPr>
          <w:p w:rsidRPr="00BD0952" w:rsidR="008E0B73" w:rsidRDefault="008E0B73" w14:paraId="1B52E8E8" w14:textId="77777777">
            <w:pPr>
              <w:pStyle w:val="DocumentHeader2"/>
              <w:spacing w:before="0"/>
              <w:rPr>
                <w:rFonts w:ascii="Calibri" w:hAnsi="Calibri" w:cs="Calibri"/>
                <w:b w:val="0"/>
                <w:sz w:val="22"/>
                <w:szCs w:val="22"/>
              </w:rPr>
            </w:pPr>
          </w:p>
        </w:tc>
      </w:tr>
      <w:tr w:rsidRPr="009F017A" w:rsidR="008E0B73" w14:paraId="6B0C89A2" w14:textId="77777777">
        <w:tc>
          <w:tcPr>
            <w:tcW w:w="2632" w:type="dxa"/>
            <w:shd w:val="clear" w:color="auto" w:fill="FFFFFF" w:themeFill="background1"/>
          </w:tcPr>
          <w:p w:rsidRPr="00BD0952" w:rsidR="008E0B73" w:rsidRDefault="008E0B73" w14:paraId="4B100904" w14:textId="77777777">
            <w:pPr>
              <w:pStyle w:val="DocumentHeader2"/>
              <w:spacing w:before="0"/>
              <w:rPr>
                <w:rFonts w:ascii="Calibri" w:hAnsi="Calibri" w:cs="Calibri"/>
                <w:b w:val="0"/>
                <w:sz w:val="22"/>
                <w:szCs w:val="22"/>
              </w:rPr>
            </w:pPr>
          </w:p>
        </w:tc>
        <w:tc>
          <w:tcPr>
            <w:tcW w:w="6550" w:type="dxa"/>
            <w:shd w:val="clear" w:color="auto" w:fill="FFFFFF" w:themeFill="background1"/>
          </w:tcPr>
          <w:p w:rsidRPr="00BD0952" w:rsidR="008E0B73" w:rsidRDefault="008E0B73" w14:paraId="4136B6B8" w14:textId="77777777">
            <w:pPr>
              <w:pStyle w:val="DocumentHeader2"/>
              <w:spacing w:before="0"/>
              <w:rPr>
                <w:rFonts w:ascii="Calibri" w:hAnsi="Calibri" w:cs="Calibri"/>
                <w:b w:val="0"/>
                <w:sz w:val="22"/>
                <w:szCs w:val="22"/>
              </w:rPr>
            </w:pPr>
          </w:p>
        </w:tc>
      </w:tr>
    </w:tbl>
    <w:sdt>
      <w:sdtPr>
        <w:id w:val="328953467"/>
        <w:docPartObj>
          <w:docPartGallery w:val="Table of Contents"/>
          <w:docPartUnique/>
        </w:docPartObj>
        <w:rPr>
          <w:rFonts w:ascii="Calibri" w:hAnsi="Calibri" w:eastAsia="ＭＳ 明朝" w:cs="Calibri" w:eastAsiaTheme="minorEastAsia"/>
          <w:b w:val="0"/>
          <w:bCs w:val="0"/>
          <w:color w:val="auto"/>
          <w:sz w:val="22"/>
          <w:szCs w:val="22"/>
        </w:rPr>
      </w:sdtPr>
      <w:sdtEndPr>
        <w:rPr>
          <w:rFonts w:ascii="Calibri" w:hAnsi="Calibri" w:eastAsia="ＭＳ 明朝" w:cs="Calibri" w:eastAsiaTheme="minorEastAsia"/>
          <w:b w:val="0"/>
          <w:bCs w:val="0"/>
          <w:color w:val="auto"/>
          <w:sz w:val="24"/>
          <w:szCs w:val="24"/>
        </w:rPr>
      </w:sdtEndPr>
      <w:sdtContent>
        <w:p w:rsidRPr="004049A1" w:rsidR="004049A1" w:rsidRDefault="004049A1" w14:paraId="6A98D161" w14:textId="1A92B8F2">
          <w:pPr>
            <w:pStyle w:val="TOCHeading"/>
            <w:rPr>
              <w:rFonts w:ascii="Calibri" w:hAnsi="Calibri" w:cs="Calibri"/>
              <w:color w:val="auto"/>
            </w:rPr>
          </w:pPr>
          <w:r w:rsidRPr="004049A1">
            <w:rPr>
              <w:rFonts w:ascii="Calibri" w:hAnsi="Calibri" w:cs="Calibri"/>
              <w:color w:val="auto"/>
            </w:rPr>
            <w:t>Table of Contents</w:t>
          </w:r>
        </w:p>
        <w:p w:rsidR="001D5269" w:rsidRDefault="004049A1" w14:paraId="45FC38D4" w14:textId="596BAC65">
          <w:pPr>
            <w:pStyle w:val="TOC1"/>
            <w:tabs>
              <w:tab w:val="left" w:pos="440"/>
              <w:tab w:val="right" w:leader="dot" w:pos="9350"/>
            </w:tabs>
            <w:rPr>
              <w:noProof/>
              <w:kern w:val="2"/>
              <w:sz w:val="24"/>
              <w:szCs w:val="24"/>
              <w14:ligatures w14:val="standardContextual"/>
            </w:rPr>
          </w:pPr>
          <w:r w:rsidRPr="004049A1">
            <w:rPr>
              <w:rFonts w:ascii="Calibri" w:hAnsi="Calibri" w:cs="Calibri"/>
            </w:rPr>
            <w:fldChar w:fldCharType="begin"/>
          </w:r>
          <w:r w:rsidRPr="004049A1">
            <w:rPr>
              <w:rFonts w:ascii="Calibri" w:hAnsi="Calibri" w:cs="Calibri"/>
            </w:rPr>
            <w:instrText xml:space="preserve"> TOC \o "1-3" \h \z \u </w:instrText>
          </w:r>
          <w:r w:rsidRPr="004049A1">
            <w:rPr>
              <w:rFonts w:ascii="Calibri" w:hAnsi="Calibri" w:cs="Calibri"/>
            </w:rPr>
            <w:fldChar w:fldCharType="separate"/>
          </w:r>
          <w:hyperlink w:history="1" w:anchor="_Toc240043673">
            <w:r w:rsidRPr="00F16F82" w:rsidR="001D5269">
              <w:rPr>
                <w:rStyle w:val="Hyperlink"/>
                <w:rFonts w:ascii="Calibri" w:hAnsi="Calibri" w:cs="Calibri"/>
                <w:noProof/>
                <w:lang w:val="en-GB"/>
              </w:rPr>
              <w:t>1.</w:t>
            </w:r>
            <w:r w:rsidR="001D5269">
              <w:rPr>
                <w:noProof/>
                <w:kern w:val="2"/>
                <w:sz w:val="24"/>
                <w:szCs w:val="24"/>
                <w14:ligatures w14:val="standardContextual"/>
              </w:rPr>
              <w:tab/>
            </w:r>
            <w:r w:rsidRPr="00F16F82" w:rsidR="001D5269">
              <w:rPr>
                <w:rStyle w:val="Hyperlink"/>
                <w:rFonts w:ascii="Calibri" w:hAnsi="Calibri" w:cs="Calibri"/>
                <w:noProof/>
                <w:lang w:val="en-GB"/>
              </w:rPr>
              <w:t>Introduction</w:t>
            </w:r>
            <w:r w:rsidR="001D5269">
              <w:rPr>
                <w:noProof/>
                <w:webHidden/>
              </w:rPr>
              <w:tab/>
            </w:r>
            <w:r w:rsidR="001D5269">
              <w:rPr>
                <w:noProof/>
                <w:webHidden/>
              </w:rPr>
              <w:fldChar w:fldCharType="begin"/>
            </w:r>
            <w:r w:rsidR="001D5269">
              <w:rPr>
                <w:noProof/>
                <w:webHidden/>
              </w:rPr>
              <w:instrText xml:space="preserve"> PAGEREF _Toc240043673 \h </w:instrText>
            </w:r>
            <w:r w:rsidR="001D5269">
              <w:rPr>
                <w:noProof/>
                <w:webHidden/>
              </w:rPr>
            </w:r>
            <w:r w:rsidR="001D5269">
              <w:rPr>
                <w:noProof/>
                <w:webHidden/>
              </w:rPr>
              <w:fldChar w:fldCharType="separate"/>
            </w:r>
            <w:r w:rsidR="001D5269">
              <w:rPr>
                <w:noProof/>
                <w:webHidden/>
              </w:rPr>
              <w:t>4</w:t>
            </w:r>
            <w:r w:rsidR="001D5269">
              <w:rPr>
                <w:noProof/>
                <w:webHidden/>
              </w:rPr>
              <w:fldChar w:fldCharType="end"/>
            </w:r>
          </w:hyperlink>
        </w:p>
        <w:p w:rsidR="001D5269" w:rsidRDefault="001D5269" w14:paraId="781D04F0" w14:textId="235C4987">
          <w:pPr>
            <w:pStyle w:val="TOC1"/>
            <w:tabs>
              <w:tab w:val="left" w:pos="660"/>
              <w:tab w:val="right" w:leader="dot" w:pos="9350"/>
            </w:tabs>
            <w:rPr>
              <w:noProof/>
              <w:kern w:val="2"/>
              <w:sz w:val="24"/>
              <w:szCs w:val="24"/>
              <w14:ligatures w14:val="standardContextual"/>
            </w:rPr>
          </w:pPr>
          <w:hyperlink w:history="1" w:anchor="_Toc240043674">
            <w:r w:rsidRPr="00F16F82">
              <w:rPr>
                <w:rStyle w:val="Hyperlink"/>
                <w:rFonts w:ascii="Calibri" w:hAnsi="Calibri" w:cs="Calibri"/>
                <w:noProof/>
                <w:lang w:val="en-GB"/>
              </w:rPr>
              <w:t>1.1.</w:t>
            </w:r>
            <w:r>
              <w:rPr>
                <w:noProof/>
                <w:kern w:val="2"/>
                <w:sz w:val="24"/>
                <w:szCs w:val="24"/>
                <w14:ligatures w14:val="standardContextual"/>
              </w:rPr>
              <w:tab/>
            </w:r>
            <w:r w:rsidRPr="00F16F82">
              <w:rPr>
                <w:rStyle w:val="Hyperlink"/>
                <w:rFonts w:ascii="Calibri" w:hAnsi="Calibri" w:cs="Calibri"/>
                <w:noProof/>
                <w:lang w:val="en-GB"/>
              </w:rPr>
              <w:t>Purpose and Rationale</w:t>
            </w:r>
            <w:r>
              <w:rPr>
                <w:noProof/>
                <w:webHidden/>
              </w:rPr>
              <w:tab/>
            </w:r>
            <w:r>
              <w:rPr>
                <w:noProof/>
                <w:webHidden/>
              </w:rPr>
              <w:fldChar w:fldCharType="begin"/>
            </w:r>
            <w:r>
              <w:rPr>
                <w:noProof/>
                <w:webHidden/>
              </w:rPr>
              <w:instrText xml:space="preserve"> PAGEREF _Toc240043674 \h </w:instrText>
            </w:r>
            <w:r>
              <w:rPr>
                <w:noProof/>
                <w:webHidden/>
              </w:rPr>
            </w:r>
            <w:r>
              <w:rPr>
                <w:noProof/>
                <w:webHidden/>
              </w:rPr>
              <w:fldChar w:fldCharType="separate"/>
            </w:r>
            <w:r>
              <w:rPr>
                <w:noProof/>
                <w:webHidden/>
              </w:rPr>
              <w:t>4</w:t>
            </w:r>
            <w:r>
              <w:rPr>
                <w:noProof/>
                <w:webHidden/>
              </w:rPr>
              <w:fldChar w:fldCharType="end"/>
            </w:r>
          </w:hyperlink>
        </w:p>
        <w:p w:rsidR="001D5269" w:rsidRDefault="001D5269" w14:paraId="0C5368EC" w14:textId="39CA98B1">
          <w:pPr>
            <w:pStyle w:val="TOC1"/>
            <w:tabs>
              <w:tab w:val="left" w:pos="660"/>
              <w:tab w:val="right" w:leader="dot" w:pos="9350"/>
            </w:tabs>
            <w:rPr>
              <w:noProof/>
              <w:kern w:val="2"/>
              <w:sz w:val="24"/>
              <w:szCs w:val="24"/>
              <w14:ligatures w14:val="standardContextual"/>
            </w:rPr>
          </w:pPr>
          <w:hyperlink w:history="1" w:anchor="_Toc240043675">
            <w:r w:rsidRPr="00F16F82">
              <w:rPr>
                <w:rStyle w:val="Hyperlink"/>
                <w:rFonts w:ascii="Calibri" w:hAnsi="Calibri" w:cs="Calibri"/>
                <w:noProof/>
                <w:lang w:val="en-GB"/>
              </w:rPr>
              <w:t>1.2.</w:t>
            </w:r>
            <w:r>
              <w:rPr>
                <w:noProof/>
                <w:kern w:val="2"/>
                <w:sz w:val="24"/>
                <w:szCs w:val="24"/>
                <w14:ligatures w14:val="standardContextual"/>
              </w:rPr>
              <w:tab/>
            </w:r>
            <w:r w:rsidRPr="00F16F82">
              <w:rPr>
                <w:rStyle w:val="Hyperlink"/>
                <w:rFonts w:ascii="Calibri" w:hAnsi="Calibri" w:cs="Calibri"/>
                <w:noProof/>
                <w:lang w:val="en-GB"/>
              </w:rPr>
              <w:t>Interface Details</w:t>
            </w:r>
            <w:r>
              <w:rPr>
                <w:noProof/>
                <w:webHidden/>
              </w:rPr>
              <w:tab/>
            </w:r>
            <w:r>
              <w:rPr>
                <w:noProof/>
                <w:webHidden/>
              </w:rPr>
              <w:fldChar w:fldCharType="begin"/>
            </w:r>
            <w:r>
              <w:rPr>
                <w:noProof/>
                <w:webHidden/>
              </w:rPr>
              <w:instrText xml:space="preserve"> PAGEREF _Toc240043675 \h </w:instrText>
            </w:r>
            <w:r>
              <w:rPr>
                <w:noProof/>
                <w:webHidden/>
              </w:rPr>
            </w:r>
            <w:r>
              <w:rPr>
                <w:noProof/>
                <w:webHidden/>
              </w:rPr>
              <w:fldChar w:fldCharType="separate"/>
            </w:r>
            <w:r>
              <w:rPr>
                <w:noProof/>
                <w:webHidden/>
              </w:rPr>
              <w:t>5</w:t>
            </w:r>
            <w:r>
              <w:rPr>
                <w:noProof/>
                <w:webHidden/>
              </w:rPr>
              <w:fldChar w:fldCharType="end"/>
            </w:r>
          </w:hyperlink>
        </w:p>
        <w:p w:rsidR="001D5269" w:rsidRDefault="001D5269" w14:paraId="76ECD16A" w14:textId="28378DCA">
          <w:pPr>
            <w:pStyle w:val="TOC1"/>
            <w:tabs>
              <w:tab w:val="left" w:pos="960"/>
              <w:tab w:val="right" w:leader="dot" w:pos="9350"/>
            </w:tabs>
            <w:rPr>
              <w:noProof/>
              <w:kern w:val="2"/>
              <w:sz w:val="24"/>
              <w:szCs w:val="24"/>
              <w14:ligatures w14:val="standardContextual"/>
            </w:rPr>
          </w:pPr>
          <w:hyperlink w:history="1" w:anchor="_Toc240043676">
            <w:r w:rsidRPr="00F16F82">
              <w:rPr>
                <w:rStyle w:val="Hyperlink"/>
                <w:rFonts w:ascii="Calibri" w:hAnsi="Calibri" w:cs="Calibri"/>
                <w:noProof/>
              </w:rPr>
              <w:t>1.2.1.</w:t>
            </w:r>
            <w:r>
              <w:rPr>
                <w:noProof/>
                <w:kern w:val="2"/>
                <w:sz w:val="24"/>
                <w:szCs w:val="24"/>
                <w14:ligatures w14:val="standardContextual"/>
              </w:rPr>
              <w:tab/>
            </w:r>
            <w:r w:rsidRPr="00F16F82">
              <w:rPr>
                <w:rStyle w:val="Hyperlink"/>
                <w:rFonts w:ascii="Calibri" w:hAnsi="Calibri" w:cs="Calibri"/>
                <w:noProof/>
              </w:rPr>
              <w:t>High Level Business Process Summary:</w:t>
            </w:r>
            <w:r>
              <w:rPr>
                <w:noProof/>
                <w:webHidden/>
              </w:rPr>
              <w:tab/>
            </w:r>
            <w:r>
              <w:rPr>
                <w:noProof/>
                <w:webHidden/>
              </w:rPr>
              <w:fldChar w:fldCharType="begin"/>
            </w:r>
            <w:r>
              <w:rPr>
                <w:noProof/>
                <w:webHidden/>
              </w:rPr>
              <w:instrText xml:space="preserve"> PAGEREF _Toc240043676 \h </w:instrText>
            </w:r>
            <w:r>
              <w:rPr>
                <w:noProof/>
                <w:webHidden/>
              </w:rPr>
            </w:r>
            <w:r>
              <w:rPr>
                <w:noProof/>
                <w:webHidden/>
              </w:rPr>
              <w:fldChar w:fldCharType="separate"/>
            </w:r>
            <w:r>
              <w:rPr>
                <w:noProof/>
                <w:webHidden/>
              </w:rPr>
              <w:t>5</w:t>
            </w:r>
            <w:r>
              <w:rPr>
                <w:noProof/>
                <w:webHidden/>
              </w:rPr>
              <w:fldChar w:fldCharType="end"/>
            </w:r>
          </w:hyperlink>
        </w:p>
        <w:p w:rsidR="001D5269" w:rsidRDefault="001D5269" w14:paraId="762ACBBC" w14:textId="28BD23A4">
          <w:pPr>
            <w:pStyle w:val="TOC1"/>
            <w:tabs>
              <w:tab w:val="left" w:pos="960"/>
              <w:tab w:val="right" w:leader="dot" w:pos="9350"/>
            </w:tabs>
            <w:rPr>
              <w:noProof/>
              <w:kern w:val="2"/>
              <w:sz w:val="24"/>
              <w:szCs w:val="24"/>
              <w14:ligatures w14:val="standardContextual"/>
            </w:rPr>
          </w:pPr>
          <w:hyperlink w:history="1" w:anchor="_Toc240043677">
            <w:r w:rsidRPr="00F16F82">
              <w:rPr>
                <w:rStyle w:val="Hyperlink"/>
                <w:rFonts w:ascii="Calibri" w:hAnsi="Calibri" w:cs="Calibri"/>
                <w:noProof/>
              </w:rPr>
              <w:t>1.2.2.</w:t>
            </w:r>
            <w:r>
              <w:rPr>
                <w:noProof/>
                <w:kern w:val="2"/>
                <w:sz w:val="24"/>
                <w:szCs w:val="24"/>
                <w14:ligatures w14:val="standardContextual"/>
              </w:rPr>
              <w:tab/>
            </w:r>
            <w:r w:rsidRPr="00F16F82">
              <w:rPr>
                <w:rStyle w:val="Hyperlink"/>
                <w:rFonts w:ascii="Calibri" w:hAnsi="Calibri" w:cs="Calibri"/>
                <w:noProof/>
              </w:rPr>
              <w:t>Job Description</w:t>
            </w:r>
            <w:r>
              <w:rPr>
                <w:noProof/>
                <w:webHidden/>
              </w:rPr>
              <w:tab/>
            </w:r>
            <w:r>
              <w:rPr>
                <w:noProof/>
                <w:webHidden/>
              </w:rPr>
              <w:fldChar w:fldCharType="begin"/>
            </w:r>
            <w:r>
              <w:rPr>
                <w:noProof/>
                <w:webHidden/>
              </w:rPr>
              <w:instrText xml:space="preserve"> PAGEREF _Toc240043677 \h </w:instrText>
            </w:r>
            <w:r>
              <w:rPr>
                <w:noProof/>
                <w:webHidden/>
              </w:rPr>
            </w:r>
            <w:r>
              <w:rPr>
                <w:noProof/>
                <w:webHidden/>
              </w:rPr>
              <w:fldChar w:fldCharType="separate"/>
            </w:r>
            <w:r>
              <w:rPr>
                <w:noProof/>
                <w:webHidden/>
              </w:rPr>
              <w:t>6</w:t>
            </w:r>
            <w:r>
              <w:rPr>
                <w:noProof/>
                <w:webHidden/>
              </w:rPr>
              <w:fldChar w:fldCharType="end"/>
            </w:r>
          </w:hyperlink>
        </w:p>
        <w:p w:rsidR="001D5269" w:rsidRDefault="001D5269" w14:paraId="62D6F1CB" w14:textId="404C84CA">
          <w:pPr>
            <w:pStyle w:val="TOC1"/>
            <w:tabs>
              <w:tab w:val="left" w:pos="440"/>
              <w:tab w:val="right" w:leader="dot" w:pos="9350"/>
            </w:tabs>
            <w:rPr>
              <w:noProof/>
              <w:kern w:val="2"/>
              <w:sz w:val="24"/>
              <w:szCs w:val="24"/>
              <w14:ligatures w14:val="standardContextual"/>
            </w:rPr>
          </w:pPr>
          <w:hyperlink w:history="1" w:anchor="_Toc240043678">
            <w:r w:rsidRPr="00F16F82">
              <w:rPr>
                <w:rStyle w:val="Hyperlink"/>
                <w:rFonts w:ascii="Calibri" w:hAnsi="Calibri" w:cs="Calibri"/>
                <w:noProof/>
                <w:lang w:val="en-GB"/>
              </w:rPr>
              <w:t>2.</w:t>
            </w:r>
            <w:r>
              <w:rPr>
                <w:noProof/>
                <w:kern w:val="2"/>
                <w:sz w:val="24"/>
                <w:szCs w:val="24"/>
                <w14:ligatures w14:val="standardContextual"/>
              </w:rPr>
              <w:tab/>
            </w:r>
            <w:r w:rsidRPr="00F16F82">
              <w:rPr>
                <w:rStyle w:val="Hyperlink"/>
                <w:rFonts w:ascii="Calibri" w:hAnsi="Calibri" w:cs="Calibri"/>
                <w:noProof/>
                <w:lang w:val="en-GB"/>
              </w:rPr>
              <w:t>Review Comments</w:t>
            </w:r>
            <w:r>
              <w:rPr>
                <w:noProof/>
                <w:webHidden/>
              </w:rPr>
              <w:tab/>
            </w:r>
            <w:r>
              <w:rPr>
                <w:noProof/>
                <w:webHidden/>
              </w:rPr>
              <w:fldChar w:fldCharType="begin"/>
            </w:r>
            <w:r>
              <w:rPr>
                <w:noProof/>
                <w:webHidden/>
              </w:rPr>
              <w:instrText xml:space="preserve"> PAGEREF _Toc240043678 \h </w:instrText>
            </w:r>
            <w:r>
              <w:rPr>
                <w:noProof/>
                <w:webHidden/>
              </w:rPr>
            </w:r>
            <w:r>
              <w:rPr>
                <w:noProof/>
                <w:webHidden/>
              </w:rPr>
              <w:fldChar w:fldCharType="separate"/>
            </w:r>
            <w:r>
              <w:rPr>
                <w:noProof/>
                <w:webHidden/>
              </w:rPr>
              <w:t>48</w:t>
            </w:r>
            <w:r>
              <w:rPr>
                <w:noProof/>
                <w:webHidden/>
              </w:rPr>
              <w:fldChar w:fldCharType="end"/>
            </w:r>
          </w:hyperlink>
        </w:p>
        <w:p w:rsidRPr="004049A1" w:rsidR="004049A1" w:rsidRDefault="004049A1" w14:paraId="03A56C67" w14:textId="0EDC23E8">
          <w:pPr>
            <w:rPr>
              <w:rFonts w:ascii="Calibri" w:hAnsi="Calibri" w:cs="Calibri"/>
            </w:rPr>
          </w:pPr>
          <w:r w:rsidRPr="004049A1">
            <w:rPr>
              <w:rFonts w:ascii="Calibri" w:hAnsi="Calibri" w:cs="Calibri"/>
              <w:b/>
              <w:bCs/>
              <w:noProof/>
            </w:rPr>
            <w:fldChar w:fldCharType="end"/>
          </w:r>
        </w:p>
      </w:sdtContent>
    </w:sdt>
    <w:p w:rsidRPr="004049A1" w:rsidR="008E0B73" w:rsidP="008E0B73" w:rsidRDefault="008E0B73" w14:paraId="0797F972" w14:textId="77777777">
      <w:pPr>
        <w:rPr>
          <w:rFonts w:ascii="Calibri" w:hAnsi="Calibri" w:cs="Calibri" w:eastAsiaTheme="majorEastAsia"/>
          <w:bCs/>
          <w:noProof/>
          <w:sz w:val="20"/>
          <w:szCs w:val="28"/>
        </w:rPr>
      </w:pPr>
      <w:r w:rsidRPr="004049A1">
        <w:rPr>
          <w:rFonts w:ascii="Calibri" w:hAnsi="Calibri" w:cs="Calibri"/>
        </w:rPr>
        <w:br w:type="page"/>
      </w:r>
    </w:p>
    <w:p w:rsidRPr="00BD0952" w:rsidR="0016156D" w:rsidP="00194ED4" w:rsidRDefault="000C3C1D" w14:paraId="2549C2D0" w14:textId="379F12D2">
      <w:pPr>
        <w:pStyle w:val="Heading1"/>
        <w:numPr>
          <w:ilvl w:val="0"/>
          <w:numId w:val="10"/>
        </w:numPr>
        <w:spacing w:before="120" w:line="240" w:lineRule="atLeast"/>
        <w:rPr>
          <w:rFonts w:ascii="Calibri" w:hAnsi="Calibri" w:cs="Calibri"/>
          <w:color w:val="auto"/>
          <w:sz w:val="22"/>
          <w:szCs w:val="22"/>
          <w:lang w:val="en-GB"/>
        </w:rPr>
      </w:pPr>
      <w:bookmarkStart w:name="_Toc240043673" w:id="28"/>
      <w:r w:rsidRPr="00BD0952">
        <w:rPr>
          <w:rFonts w:ascii="Calibri" w:hAnsi="Calibri" w:cs="Calibri"/>
          <w:color w:val="auto"/>
          <w:sz w:val="22"/>
          <w:szCs w:val="22"/>
          <w:lang w:val="en-GB"/>
        </w:rPr>
        <w:lastRenderedPageBreak/>
        <w:t>Introduction</w:t>
      </w:r>
      <w:bookmarkEnd w:id="28"/>
    </w:p>
    <w:p w:rsidRPr="00BD0952" w:rsidR="00526380" w:rsidP="00526380" w:rsidRDefault="00526380" w14:paraId="5C1A2900" w14:textId="77777777">
      <w:pPr>
        <w:rPr>
          <w:rFonts w:ascii="Calibri" w:hAnsi="Calibri" w:cs="Calibri"/>
        </w:rPr>
      </w:pPr>
    </w:p>
    <w:p w:rsidR="00526380" w:rsidP="00526380" w:rsidRDefault="00526380" w14:paraId="45E2BABA" w14:textId="15356180">
      <w:pPr>
        <w:rPr>
          <w:rFonts w:ascii="Calibri" w:hAnsi="Calibri" w:cs="Calibri"/>
        </w:rPr>
      </w:pPr>
      <w:r w:rsidRPr="6B0F709B">
        <w:rPr>
          <w:rFonts w:ascii="Calibri" w:hAnsi="Calibri" w:cs="Calibri"/>
        </w:rPr>
        <w:t xml:space="preserve">This Interface Control Document (ICD) </w:t>
      </w:r>
      <w:r w:rsidRPr="6B0F709B" w:rsidR="00BD4BA3">
        <w:rPr>
          <w:rFonts w:ascii="Calibri" w:hAnsi="Calibri" w:cs="Calibri"/>
          <w:sz w:val="22"/>
          <w:szCs w:val="22"/>
        </w:rPr>
        <w:t xml:space="preserve">describes </w:t>
      </w:r>
      <w:r w:rsidRPr="6B0F709B" w:rsidR="00BD4BA3">
        <w:rPr>
          <w:rFonts w:ascii="Calibri" w:hAnsi="Calibri" w:cs="Calibri"/>
        </w:rPr>
        <w:t>the</w:t>
      </w:r>
      <w:r w:rsidRPr="6B0F709B" w:rsidR="00BD4BA3">
        <w:rPr>
          <w:rFonts w:ascii="Calibri" w:hAnsi="Calibri" w:cs="Calibri"/>
          <w:sz w:val="22"/>
          <w:szCs w:val="22"/>
        </w:rPr>
        <w:t xml:space="preserve"> integration </w:t>
      </w:r>
      <w:r w:rsidRPr="6B0F709B" w:rsidR="00BD4BA3">
        <w:rPr>
          <w:rFonts w:ascii="Calibri" w:hAnsi="Calibri" w:cs="Calibri"/>
        </w:rPr>
        <w:t>of</w:t>
      </w:r>
      <w:r w:rsidRPr="6B0F709B">
        <w:rPr>
          <w:rFonts w:ascii="Calibri" w:hAnsi="Calibri" w:cs="Calibri"/>
        </w:rPr>
        <w:t xml:space="preserve"> </w:t>
      </w:r>
      <w:r w:rsidRPr="6B0F709B" w:rsidR="00AE02AF">
        <w:rPr>
          <w:rFonts w:ascii="Calibri" w:hAnsi="Calibri" w:cs="Calibri"/>
          <w:b/>
          <w:bCs/>
        </w:rPr>
        <w:t>Medicaid WorkReport</w:t>
      </w:r>
      <w:r w:rsidRPr="6B0F709B">
        <w:rPr>
          <w:rFonts w:ascii="Calibri" w:hAnsi="Calibri" w:cs="Calibri"/>
          <w:b/>
          <w:bCs/>
        </w:rPr>
        <w:t xml:space="preserve"> Portal (</w:t>
      </w:r>
      <w:r w:rsidRPr="6B0F709B" w:rsidR="00ED7BF5">
        <w:rPr>
          <w:rFonts w:ascii="Calibri" w:hAnsi="Calibri" w:cs="Calibri"/>
          <w:b/>
          <w:bCs/>
        </w:rPr>
        <w:t>MWRP</w:t>
      </w:r>
      <w:r w:rsidRPr="6B0F709B">
        <w:rPr>
          <w:rFonts w:ascii="Calibri" w:hAnsi="Calibri" w:cs="Calibri"/>
          <w:b/>
          <w:bCs/>
        </w:rPr>
        <w:t>)</w:t>
      </w:r>
      <w:r w:rsidRPr="6B0F709B">
        <w:rPr>
          <w:rFonts w:ascii="Calibri" w:hAnsi="Calibri" w:cs="Calibri"/>
        </w:rPr>
        <w:t xml:space="preserve"> (the source system) and </w:t>
      </w:r>
      <w:r w:rsidRPr="6B0F709B" w:rsidR="0038381E">
        <w:rPr>
          <w:rFonts w:ascii="Calibri" w:hAnsi="Calibri" w:cs="Calibri"/>
          <w:b/>
          <w:bCs/>
        </w:rPr>
        <w:t>EDWS</w:t>
      </w:r>
      <w:r w:rsidRPr="6B0F709B">
        <w:rPr>
          <w:rFonts w:ascii="Calibri" w:hAnsi="Calibri" w:cs="Calibri"/>
        </w:rPr>
        <w:t xml:space="preserve"> (the target system)</w:t>
      </w:r>
      <w:r w:rsidRPr="6B0F709B" w:rsidR="00CE0EC6">
        <w:rPr>
          <w:rFonts w:ascii="Calibri" w:hAnsi="Calibri" w:cs="Calibri"/>
        </w:rPr>
        <w:t xml:space="preserve"> to send the work requirement information captured </w:t>
      </w:r>
      <w:r w:rsidRPr="6B0F709B" w:rsidR="00DA632E">
        <w:rPr>
          <w:rFonts w:ascii="Calibri" w:hAnsi="Calibri" w:cs="Calibri"/>
        </w:rPr>
        <w:t xml:space="preserve">in MWRP. </w:t>
      </w:r>
    </w:p>
    <w:p w:rsidRPr="00BD0952" w:rsidR="008C008E" w:rsidP="00526380" w:rsidRDefault="008C008E" w14:paraId="62068905" w14:textId="77777777">
      <w:pPr>
        <w:rPr>
          <w:rFonts w:ascii="Calibri" w:hAnsi="Calibri" w:cs="Calibri"/>
        </w:rPr>
      </w:pPr>
    </w:p>
    <w:p w:rsidRPr="00BD0952" w:rsidR="00526380" w:rsidP="00526380" w:rsidRDefault="00526380" w14:paraId="0DEA3EDA" w14:textId="77777777">
      <w:pPr>
        <w:spacing w:line="270" w:lineRule="auto"/>
        <w:jc w:val="both"/>
        <w:rPr>
          <w:rFonts w:ascii="Calibri" w:hAnsi="Calibri" w:cs="Calibri"/>
        </w:rPr>
      </w:pPr>
      <w:r w:rsidRPr="00BD0952">
        <w:rPr>
          <w:rFonts w:ascii="Calibri" w:hAnsi="Calibri" w:cs="Calibri"/>
        </w:rPr>
        <w:t>This ICD specifies the interface requirements to be met by the participating systems and how those requirements will be implemented.  It describes the concept of operations for the interface, defines the message structure and protocols that govern the interchange of data, and identifies the communication paths along which the data are expected to flow.</w:t>
      </w:r>
    </w:p>
    <w:p w:rsidRPr="00BD0952" w:rsidR="00526380" w:rsidP="00526380" w:rsidRDefault="00526380" w14:paraId="577F928C" w14:textId="3BE4D0DB">
      <w:pPr>
        <w:spacing w:line="270" w:lineRule="auto"/>
        <w:jc w:val="both"/>
        <w:rPr>
          <w:rFonts w:ascii="Calibri" w:hAnsi="Calibri" w:cs="Calibri"/>
        </w:rPr>
      </w:pPr>
      <w:r w:rsidRPr="00BD0952">
        <w:rPr>
          <w:rFonts w:ascii="Calibri" w:hAnsi="Calibri" w:cs="Calibri"/>
        </w:rPr>
        <w:t xml:space="preserve">This ICD tracks the necessary information required to effectively define the </w:t>
      </w:r>
      <w:r w:rsidR="00A14740">
        <w:rPr>
          <w:rFonts w:ascii="Calibri" w:hAnsi="Calibri" w:cs="Calibri"/>
        </w:rPr>
        <w:t>MWRP</w:t>
      </w:r>
      <w:r w:rsidRPr="00BD0952">
        <w:rPr>
          <w:rFonts w:ascii="Calibri" w:hAnsi="Calibri" w:cs="Calibri"/>
        </w:rPr>
        <w:t xml:space="preserve"> system’s integration with </w:t>
      </w:r>
      <w:r w:rsidRPr="00BD0952" w:rsidR="0038381E">
        <w:rPr>
          <w:rFonts w:ascii="Calibri" w:hAnsi="Calibri" w:cs="Calibri"/>
        </w:rPr>
        <w:t>EDWS</w:t>
      </w:r>
      <w:r w:rsidRPr="00BD0952">
        <w:rPr>
          <w:rFonts w:ascii="Calibri" w:hAnsi="Calibri" w:cs="Calibri"/>
        </w:rPr>
        <w:t xml:space="preserve"> interface as well as any rules for communicating with them to give guidance on architecture of the system to be developed.  </w:t>
      </w:r>
    </w:p>
    <w:p w:rsidRPr="00BD0952" w:rsidR="00526380" w:rsidP="00526380" w:rsidRDefault="00526380" w14:paraId="5425FA45" w14:textId="46D13CDA">
      <w:pPr>
        <w:spacing w:line="270" w:lineRule="auto"/>
        <w:ind w:right="162"/>
        <w:jc w:val="both"/>
        <w:rPr>
          <w:rFonts w:ascii="Calibri" w:hAnsi="Calibri" w:cs="Calibri"/>
        </w:rPr>
      </w:pPr>
      <w:r w:rsidRPr="00BD0952">
        <w:rPr>
          <w:rFonts w:ascii="Calibri" w:hAnsi="Calibri" w:cs="Calibri"/>
        </w:rPr>
        <w:t xml:space="preserve">The intended audience of the </w:t>
      </w:r>
      <w:r w:rsidR="00A14740">
        <w:rPr>
          <w:rFonts w:ascii="Calibri" w:hAnsi="Calibri" w:cs="Calibri"/>
        </w:rPr>
        <w:t>MWRP</w:t>
      </w:r>
      <w:r w:rsidRPr="00BD0952">
        <w:rPr>
          <w:rFonts w:ascii="Calibri" w:hAnsi="Calibri" w:cs="Calibri"/>
        </w:rPr>
        <w:t xml:space="preserve"> Interface Control </w:t>
      </w:r>
      <w:r w:rsidRPr="00BD0952" w:rsidR="00C5166E">
        <w:rPr>
          <w:rFonts w:ascii="Calibri" w:hAnsi="Calibri" w:cs="Calibri"/>
        </w:rPr>
        <w:t xml:space="preserve">Document </w:t>
      </w:r>
      <w:r w:rsidRPr="00BD0952">
        <w:rPr>
          <w:rFonts w:ascii="Calibri" w:hAnsi="Calibri" w:cs="Calibri"/>
        </w:rPr>
        <w:t>is all project stakeholders.</w:t>
      </w:r>
    </w:p>
    <w:p w:rsidRPr="00BD0952" w:rsidR="00AD6D9F" w:rsidP="00194ED4" w:rsidRDefault="00AD6D9F" w14:paraId="47656525" w14:textId="77777777">
      <w:pPr>
        <w:pStyle w:val="Heading1"/>
        <w:numPr>
          <w:ilvl w:val="1"/>
          <w:numId w:val="10"/>
        </w:numPr>
        <w:spacing w:before="120" w:line="240" w:lineRule="atLeast"/>
        <w:rPr>
          <w:rFonts w:ascii="Calibri" w:hAnsi="Calibri" w:cs="Calibri"/>
          <w:color w:val="auto"/>
          <w:sz w:val="22"/>
          <w:szCs w:val="22"/>
          <w:lang w:val="en-GB"/>
        </w:rPr>
      </w:pPr>
      <w:bookmarkStart w:name="_Toc228307234" w:id="29"/>
      <w:bookmarkStart w:name="_Toc240043674" w:id="30"/>
      <w:r w:rsidRPr="00BD0952">
        <w:rPr>
          <w:rFonts w:ascii="Calibri" w:hAnsi="Calibri" w:cs="Calibri"/>
          <w:color w:val="auto"/>
          <w:sz w:val="22"/>
          <w:szCs w:val="22"/>
          <w:lang w:val="en-GB"/>
        </w:rPr>
        <w:t>Purpose and Rationale</w:t>
      </w:r>
      <w:bookmarkEnd w:id="29"/>
      <w:bookmarkEnd w:id="30"/>
    </w:p>
    <w:p w:rsidRPr="00BD0952" w:rsidR="00A17308" w:rsidP="00A17308" w:rsidRDefault="3F670665" w14:paraId="075977CF" w14:textId="6546C96E">
      <w:pPr>
        <w:ind w:left="792"/>
        <w:rPr>
          <w:rFonts w:ascii="Calibri" w:hAnsi="Calibri" w:cs="Calibri"/>
        </w:rPr>
      </w:pPr>
      <w:r w:rsidRPr="6B0F709B">
        <w:rPr>
          <w:rFonts w:ascii="Calibri" w:hAnsi="Calibri" w:cs="Calibri"/>
        </w:rPr>
        <w:t>MWRP</w:t>
      </w:r>
      <w:r w:rsidRPr="6B0F709B" w:rsidR="15064C14">
        <w:rPr>
          <w:rFonts w:ascii="Calibri" w:hAnsi="Calibri" w:cs="Calibri"/>
        </w:rPr>
        <w:t xml:space="preserve"> system will process the information received by VaCMS (Virginia Case Management System) or</w:t>
      </w:r>
      <w:r w:rsidRPr="6B0F709B" w:rsidR="669102DA">
        <w:rPr>
          <w:rFonts w:ascii="Calibri" w:hAnsi="Calibri" w:cs="Calibri"/>
        </w:rPr>
        <w:t xml:space="preserve"> details</w:t>
      </w:r>
      <w:r w:rsidRPr="6B0F709B" w:rsidR="15064C14">
        <w:rPr>
          <w:rFonts w:ascii="Calibri" w:hAnsi="Calibri" w:cs="Calibri"/>
        </w:rPr>
        <w:t xml:space="preserve"> updated</w:t>
      </w:r>
      <w:r w:rsidRPr="6B0F709B" w:rsidR="3FF44924">
        <w:rPr>
          <w:rFonts w:ascii="Calibri" w:hAnsi="Calibri" w:cs="Calibri"/>
        </w:rPr>
        <w:t>/provided by the end user in MWRP.</w:t>
      </w:r>
      <w:r w:rsidRPr="6B0F709B" w:rsidR="15064C14">
        <w:rPr>
          <w:rFonts w:ascii="Calibri" w:hAnsi="Calibri" w:cs="Calibri"/>
        </w:rPr>
        <w:t xml:space="preserve"> Once the information is processed</w:t>
      </w:r>
      <w:r w:rsidRPr="6B0F709B" w:rsidR="04869CE6">
        <w:rPr>
          <w:rFonts w:ascii="Calibri" w:hAnsi="Calibri" w:cs="Calibri"/>
        </w:rPr>
        <w:t xml:space="preserve">, </w:t>
      </w:r>
      <w:r w:rsidRPr="6B0F709B" w:rsidR="15064C14">
        <w:rPr>
          <w:rFonts w:ascii="Calibri" w:hAnsi="Calibri" w:cs="Calibri"/>
        </w:rPr>
        <w:t xml:space="preserve">individual will be marked </w:t>
      </w:r>
      <w:r w:rsidRPr="6B0F709B" w:rsidR="631C47B2">
        <w:rPr>
          <w:rFonts w:ascii="Calibri" w:hAnsi="Calibri" w:cs="Calibri"/>
        </w:rPr>
        <w:t>based on the final status that is determined by MWRP</w:t>
      </w:r>
      <w:r w:rsidRPr="6B0F709B" w:rsidR="00855478">
        <w:rPr>
          <w:rFonts w:ascii="Calibri" w:hAnsi="Calibri" w:cs="Calibri"/>
        </w:rPr>
        <w:t xml:space="preserve">. </w:t>
      </w:r>
      <w:r w:rsidRPr="6B0F709B" w:rsidR="15064C14">
        <w:rPr>
          <w:rFonts w:ascii="Calibri" w:hAnsi="Calibri" w:cs="Calibri"/>
        </w:rPr>
        <w:t xml:space="preserve">Information </w:t>
      </w:r>
      <w:r w:rsidRPr="6B0F709B" w:rsidR="0C8C9E68">
        <w:rPr>
          <w:rFonts w:ascii="Calibri" w:hAnsi="Calibri" w:cs="Calibri"/>
        </w:rPr>
        <w:t>from</w:t>
      </w:r>
      <w:r w:rsidRPr="6B0F709B" w:rsidR="15064C14">
        <w:rPr>
          <w:rFonts w:ascii="Calibri" w:hAnsi="Calibri" w:cs="Calibri"/>
        </w:rPr>
        <w:t xml:space="preserve"> </w:t>
      </w:r>
      <w:r w:rsidRPr="6B0F709B">
        <w:rPr>
          <w:rFonts w:ascii="Calibri" w:hAnsi="Calibri" w:cs="Calibri"/>
        </w:rPr>
        <w:t>MWRP</w:t>
      </w:r>
      <w:r w:rsidRPr="6B0F709B" w:rsidR="15064C14">
        <w:rPr>
          <w:rFonts w:ascii="Calibri" w:hAnsi="Calibri" w:cs="Calibri"/>
        </w:rPr>
        <w:t xml:space="preserve"> system </w:t>
      </w:r>
      <w:r w:rsidRPr="6B0F709B" w:rsidR="00CF57ED">
        <w:rPr>
          <w:rFonts w:ascii="Calibri" w:hAnsi="Calibri" w:cs="Calibri"/>
        </w:rPr>
        <w:t>will be</w:t>
      </w:r>
      <w:r w:rsidRPr="6B0F709B" w:rsidR="15064C14">
        <w:rPr>
          <w:rFonts w:ascii="Calibri" w:hAnsi="Calibri" w:cs="Calibri"/>
        </w:rPr>
        <w:t xml:space="preserve"> sent back to </w:t>
      </w:r>
      <w:r w:rsidRPr="6B0F709B" w:rsidR="0C8C9E68">
        <w:rPr>
          <w:rFonts w:ascii="Calibri" w:hAnsi="Calibri" w:cs="Calibri"/>
        </w:rPr>
        <w:t>E</w:t>
      </w:r>
      <w:r w:rsidRPr="6B0F709B" w:rsidR="195EF023">
        <w:rPr>
          <w:rFonts w:ascii="Calibri" w:hAnsi="Calibri" w:cs="Calibri"/>
        </w:rPr>
        <w:t>DW</w:t>
      </w:r>
      <w:r w:rsidRPr="6B0F709B" w:rsidR="0C8C9E68">
        <w:rPr>
          <w:rFonts w:ascii="Calibri" w:hAnsi="Calibri" w:cs="Calibri"/>
        </w:rPr>
        <w:t>S</w:t>
      </w:r>
      <w:r w:rsidRPr="6B0F709B" w:rsidR="15064C14">
        <w:rPr>
          <w:rFonts w:ascii="Calibri" w:hAnsi="Calibri" w:cs="Calibri"/>
        </w:rPr>
        <w:t xml:space="preserve"> </w:t>
      </w:r>
      <w:r w:rsidRPr="6B0F709B" w:rsidR="00933E0B">
        <w:rPr>
          <w:rFonts w:ascii="Calibri" w:hAnsi="Calibri" w:cs="Calibri"/>
        </w:rPr>
        <w:t xml:space="preserve">using ISS as the </w:t>
      </w:r>
      <w:r w:rsidRPr="6B0F709B" w:rsidR="00917875">
        <w:rPr>
          <w:rFonts w:ascii="Calibri" w:hAnsi="Calibri" w:cs="Calibri"/>
        </w:rPr>
        <w:t xml:space="preserve">passthrough layer </w:t>
      </w:r>
      <w:r w:rsidRPr="6B0F709B" w:rsidR="15064C14">
        <w:rPr>
          <w:rFonts w:ascii="Calibri" w:hAnsi="Calibri" w:cs="Calibri"/>
        </w:rPr>
        <w:t xml:space="preserve">to </w:t>
      </w:r>
      <w:r w:rsidRPr="6B0F709B" w:rsidR="00816BF4">
        <w:rPr>
          <w:rFonts w:ascii="Calibri" w:hAnsi="Calibri" w:cs="Calibri"/>
        </w:rPr>
        <w:t xml:space="preserve">keep </w:t>
      </w:r>
      <w:r w:rsidRPr="6B0F709B" w:rsidR="1461D23D">
        <w:rPr>
          <w:rFonts w:ascii="Calibri" w:hAnsi="Calibri" w:cs="Calibri"/>
        </w:rPr>
        <w:t>that</w:t>
      </w:r>
      <w:r w:rsidRPr="6B0F709B" w:rsidR="15064C14">
        <w:rPr>
          <w:rFonts w:ascii="Calibri" w:hAnsi="Calibri" w:cs="Calibri"/>
        </w:rPr>
        <w:t xml:space="preserve"> data synched across </w:t>
      </w:r>
      <w:r w:rsidRPr="6B0F709B" w:rsidR="00816BF4">
        <w:rPr>
          <w:rFonts w:ascii="Calibri" w:hAnsi="Calibri" w:cs="Calibri"/>
        </w:rPr>
        <w:t>MWRP and EDWS</w:t>
      </w:r>
      <w:r w:rsidRPr="6B0F709B" w:rsidR="15064C14">
        <w:rPr>
          <w:rFonts w:ascii="Calibri" w:hAnsi="Calibri" w:cs="Calibri"/>
        </w:rPr>
        <w:t>.</w:t>
      </w:r>
    </w:p>
    <w:p w:rsidRPr="00BD0952" w:rsidR="00AD6D9F" w:rsidP="00AD6D9F" w:rsidRDefault="00AD6D9F" w14:paraId="6EC9B2A8" w14:textId="77777777">
      <w:pPr>
        <w:spacing w:before="100" w:beforeAutospacing="1" w:after="100" w:afterAutospacing="1"/>
        <w:ind w:left="720"/>
        <w:rPr>
          <w:rFonts w:ascii="Calibri" w:hAnsi="Calibri" w:cs="Calibri"/>
        </w:rPr>
      </w:pPr>
      <w:r w:rsidRPr="00BD0952">
        <w:rPr>
          <w:rFonts w:ascii="Calibri" w:hAnsi="Calibri" w:cs="Calibri"/>
        </w:rPr>
        <w:t>The table below provides key summary information related to the interface as identified during requirements:</w:t>
      </w:r>
    </w:p>
    <w:tbl>
      <w:tblPr>
        <w:tblStyle w:val="DEDTable"/>
        <w:tblW w:w="8005" w:type="dxa"/>
        <w:tblInd w:w="720" w:type="dxa"/>
        <w:tblLook w:val="04A0" w:firstRow="1" w:lastRow="0" w:firstColumn="1" w:lastColumn="0" w:noHBand="0" w:noVBand="1"/>
      </w:tblPr>
      <w:tblGrid>
        <w:gridCol w:w="3220"/>
        <w:gridCol w:w="4785"/>
      </w:tblGrid>
      <w:tr w:rsidRPr="00F3072C" w:rsidR="00AD6D9F" w:rsidTr="6B0F709B" w14:paraId="6A84D080" w14:textId="77777777">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BD0952" w:rsidR="00AD6D9F" w:rsidRDefault="00AD6D9F" w14:paraId="4AD7C866" w14:textId="77777777">
            <w:pPr>
              <w:spacing w:before="0"/>
              <w:rPr>
                <w:rFonts w:ascii="Calibri" w:hAnsi="Calibri" w:cs="Calibri"/>
                <w:b w:val="0"/>
                <w:sz w:val="22"/>
                <w:szCs w:val="22"/>
              </w:rPr>
            </w:pPr>
            <w:r w:rsidRPr="6B0F709B">
              <w:rPr>
                <w:rFonts w:ascii="Calibri" w:hAnsi="Calibri" w:cs="Calibri"/>
                <w:b w:val="0"/>
                <w:sz w:val="22"/>
                <w:szCs w:val="22"/>
              </w:rPr>
              <w:t>Category</w:t>
            </w:r>
          </w:p>
        </w:tc>
        <w:tc>
          <w:tcPr>
            <w:tcW w:w="4785" w:type="dxa"/>
          </w:tcPr>
          <w:p w:rsidRPr="00BD0952" w:rsidR="00AD6D9F" w:rsidRDefault="00AD6D9F" w14:paraId="532FC426" w14:textId="77777777">
            <w:pPr>
              <w:spacing w:before="0"/>
              <w:ind w:right="-378"/>
              <w:cnfStyle w:val="100000000000" w:firstRow="1" w:lastRow="0" w:firstColumn="0" w:lastColumn="0" w:oddVBand="0" w:evenVBand="0" w:oddHBand="0" w:evenHBand="0" w:firstRowFirstColumn="0" w:firstRowLastColumn="0" w:lastRowFirstColumn="0" w:lastRowLastColumn="0"/>
              <w:rPr>
                <w:rFonts w:ascii="Calibri" w:hAnsi="Calibri" w:cs="Calibri"/>
                <w:b w:val="0"/>
                <w:sz w:val="22"/>
                <w:szCs w:val="22"/>
              </w:rPr>
            </w:pPr>
            <w:r w:rsidRPr="00BD0952">
              <w:rPr>
                <w:rFonts w:ascii="Calibri" w:hAnsi="Calibri" w:cs="Calibri"/>
                <w:b w:val="0"/>
                <w:sz w:val="22"/>
                <w:szCs w:val="22"/>
              </w:rPr>
              <w:t>Details</w:t>
            </w:r>
          </w:p>
        </w:tc>
      </w:tr>
      <w:tr w:rsidRPr="00F3072C" w:rsidR="00AD6D9F" w:rsidTr="6B0F709B" w14:paraId="378F5F72" w14:textId="77777777">
        <w:trPr>
          <w:trHeight w:val="116"/>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043FB185" w14:textId="77777777">
            <w:pPr>
              <w:rPr>
                <w:rFonts w:ascii="Calibri" w:hAnsi="Calibri" w:cs="Calibri"/>
                <w:b w:val="0"/>
                <w:sz w:val="22"/>
                <w:szCs w:val="22"/>
              </w:rPr>
            </w:pPr>
            <w:r w:rsidRPr="00BD0952">
              <w:rPr>
                <w:rFonts w:ascii="Calibri" w:hAnsi="Calibri" w:cs="Calibri"/>
                <w:sz w:val="22"/>
                <w:szCs w:val="22"/>
              </w:rPr>
              <w:t>Trading Partner</w:t>
            </w:r>
          </w:p>
        </w:tc>
        <w:tc>
          <w:tcPr>
            <w:tcW w:w="4785" w:type="dxa"/>
          </w:tcPr>
          <w:p w:rsidRPr="00BD0952" w:rsidR="00AD6D9F" w:rsidRDefault="00B14D86" w14:paraId="1A89E7D4" w14:textId="1E0D925F">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E</w:t>
            </w:r>
            <w:r w:rsidRPr="00BD0952" w:rsidR="00202DA4">
              <w:rPr>
                <w:rFonts w:ascii="Calibri" w:hAnsi="Calibri" w:cs="Calibri"/>
                <w:sz w:val="22"/>
                <w:szCs w:val="22"/>
              </w:rPr>
              <w:t>DW</w:t>
            </w:r>
            <w:r w:rsidRPr="00BD0952">
              <w:rPr>
                <w:rFonts w:ascii="Calibri" w:hAnsi="Calibri" w:cs="Calibri"/>
                <w:sz w:val="22"/>
                <w:szCs w:val="22"/>
              </w:rPr>
              <w:t>S</w:t>
            </w:r>
          </w:p>
        </w:tc>
      </w:tr>
      <w:tr w:rsidRPr="00F3072C" w:rsidR="00AD6D9F" w:rsidTr="6B0F709B" w14:paraId="3BBF9736"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463ECCA4" w14:textId="77777777">
            <w:pPr>
              <w:rPr>
                <w:rFonts w:ascii="Calibri" w:hAnsi="Calibri" w:cs="Calibri"/>
                <w:b w:val="0"/>
                <w:sz w:val="22"/>
                <w:szCs w:val="22"/>
              </w:rPr>
            </w:pPr>
            <w:r w:rsidRPr="00BD0952">
              <w:rPr>
                <w:rFonts w:ascii="Calibri" w:hAnsi="Calibri" w:cs="Calibri"/>
                <w:sz w:val="22"/>
                <w:szCs w:val="22"/>
              </w:rPr>
              <w:t>Interface Mode</w:t>
            </w:r>
          </w:p>
        </w:tc>
        <w:tc>
          <w:tcPr>
            <w:tcW w:w="4785" w:type="dxa"/>
          </w:tcPr>
          <w:p w:rsidRPr="00BD0952" w:rsidR="00AD6D9F" w:rsidRDefault="00AD6D9F" w14:paraId="723D7BB4" w14:textId="77777777">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Real-time</w:t>
            </w:r>
          </w:p>
        </w:tc>
      </w:tr>
      <w:tr w:rsidRPr="00F3072C" w:rsidR="00AD6D9F" w:rsidTr="6B0F709B" w14:paraId="4308016B"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4018BEF8" w14:textId="77777777">
            <w:pPr>
              <w:rPr>
                <w:rFonts w:ascii="Calibri" w:hAnsi="Calibri" w:cs="Calibri"/>
                <w:b w:val="0"/>
                <w:sz w:val="22"/>
                <w:szCs w:val="22"/>
              </w:rPr>
            </w:pPr>
            <w:r w:rsidRPr="00BD0952">
              <w:rPr>
                <w:rFonts w:ascii="Calibri" w:hAnsi="Calibri" w:cs="Calibri"/>
                <w:sz w:val="22"/>
                <w:szCs w:val="22"/>
              </w:rPr>
              <w:t>Interface Protocol</w:t>
            </w:r>
          </w:p>
        </w:tc>
        <w:tc>
          <w:tcPr>
            <w:tcW w:w="4785" w:type="dxa"/>
          </w:tcPr>
          <w:p w:rsidRPr="00BD0952" w:rsidR="00AD6D9F" w:rsidRDefault="00AD6D9F" w14:paraId="10630D75" w14:textId="77777777">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REST</w:t>
            </w:r>
          </w:p>
        </w:tc>
      </w:tr>
      <w:tr w:rsidRPr="00F3072C" w:rsidR="00AD6D9F" w:rsidTr="6B0F709B" w14:paraId="2F161E2A"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BD0952" w:rsidR="00AD6D9F" w:rsidRDefault="00AD6D9F" w14:paraId="252B3D64" w14:textId="291D5908">
            <w:pPr>
              <w:rPr>
                <w:rFonts w:ascii="Calibri" w:hAnsi="Calibri" w:cs="Calibri"/>
                <w:sz w:val="22"/>
                <w:szCs w:val="22"/>
              </w:rPr>
            </w:pPr>
            <w:r w:rsidRPr="31714CD1">
              <w:rPr>
                <w:rFonts w:ascii="Calibri" w:hAnsi="Calibri" w:cs="Calibri"/>
                <w:sz w:val="22"/>
                <w:szCs w:val="22"/>
              </w:rPr>
              <w:t xml:space="preserve">Directionality from </w:t>
            </w:r>
            <w:r w:rsidRPr="31714CD1" w:rsidR="278A5E93">
              <w:rPr>
                <w:rFonts w:ascii="Calibri" w:hAnsi="Calibri" w:cs="Calibri"/>
                <w:sz w:val="22"/>
                <w:szCs w:val="22"/>
              </w:rPr>
              <w:t>MWRP</w:t>
            </w:r>
          </w:p>
        </w:tc>
        <w:tc>
          <w:tcPr>
            <w:tcW w:w="4785" w:type="dxa"/>
          </w:tcPr>
          <w:p w:rsidRPr="00BD0952" w:rsidR="00AD6D9F" w:rsidRDefault="00A17308" w14:paraId="06DEDECD" w14:textId="5129A724">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Outbound</w:t>
            </w:r>
          </w:p>
        </w:tc>
      </w:tr>
      <w:tr w:rsidRPr="00F3072C" w:rsidR="00AD6D9F" w:rsidTr="6B0F709B" w14:paraId="48817E66"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7E8FF3DE" w14:textId="77777777">
            <w:pPr>
              <w:rPr>
                <w:rFonts w:ascii="Calibri" w:hAnsi="Calibri" w:cs="Calibri"/>
                <w:b w:val="0"/>
                <w:sz w:val="22"/>
                <w:szCs w:val="22"/>
              </w:rPr>
            </w:pPr>
            <w:r w:rsidRPr="00BD0952">
              <w:rPr>
                <w:rFonts w:ascii="Calibri" w:hAnsi="Calibri" w:cs="Calibri"/>
                <w:sz w:val="22"/>
                <w:szCs w:val="22"/>
              </w:rPr>
              <w:t>Frequency</w:t>
            </w:r>
          </w:p>
        </w:tc>
        <w:tc>
          <w:tcPr>
            <w:tcW w:w="4785" w:type="dxa"/>
          </w:tcPr>
          <w:p w:rsidRPr="00BD0952" w:rsidR="00AD6D9F" w:rsidRDefault="00AD6D9F" w14:paraId="738B77D8" w14:textId="77777777">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On-Demand</w:t>
            </w:r>
          </w:p>
        </w:tc>
      </w:tr>
      <w:tr w:rsidRPr="00F3072C" w:rsidR="00AD6D9F" w:rsidTr="6B0F709B" w14:paraId="774BFC0A"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2ADADC4F" w14:textId="77777777">
            <w:pPr>
              <w:rPr>
                <w:rFonts w:ascii="Calibri" w:hAnsi="Calibri" w:cs="Calibri"/>
                <w:b w:val="0"/>
                <w:sz w:val="22"/>
                <w:szCs w:val="22"/>
              </w:rPr>
            </w:pPr>
            <w:r w:rsidRPr="00BD0952">
              <w:rPr>
                <w:rFonts w:ascii="Calibri" w:hAnsi="Calibri" w:cs="Calibri"/>
                <w:sz w:val="22"/>
                <w:szCs w:val="22"/>
              </w:rPr>
              <w:t>Transmission Media Format</w:t>
            </w:r>
          </w:p>
        </w:tc>
        <w:tc>
          <w:tcPr>
            <w:tcW w:w="4785" w:type="dxa"/>
          </w:tcPr>
          <w:p w:rsidRPr="00605064" w:rsidR="00AD6D9F" w:rsidRDefault="00AD6D9F" w14:paraId="29428097" w14:textId="3517B8C6">
            <w:pPr>
              <w:ind w:right="-378"/>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sidRPr="00BD0952">
              <w:rPr>
                <w:rFonts w:ascii="Calibri" w:hAnsi="Calibri" w:cs="Calibri"/>
                <w:sz w:val="22"/>
                <w:szCs w:val="22"/>
              </w:rPr>
              <w:t>JSON</w:t>
            </w:r>
            <w:r w:rsidR="007241C1">
              <w:rPr>
                <w:rFonts w:ascii="Calibri" w:hAnsi="Calibri" w:cs="Calibri"/>
                <w:sz w:val="22"/>
                <w:szCs w:val="22"/>
              </w:rPr>
              <w:t xml:space="preserve">: </w:t>
            </w:r>
            <w:r w:rsidR="007138F2">
              <w:rPr>
                <w:rFonts w:ascii="Calibri" w:hAnsi="Calibri" w:cs="Calibri"/>
                <w:color w:val="000000"/>
              </w:rPr>
              <w:t xml:space="preserve">- </w:t>
            </w:r>
            <w:hyperlink w:history="1" r:id="rId11">
              <w:r w:rsidRPr="00605064" w:rsidR="00806B99">
                <w:rPr>
                  <w:rStyle w:val="Hyperlink"/>
                  <w:rFonts w:ascii="Calibri" w:hAnsi="Calibri" w:cs="Calibri"/>
                  <w:sz w:val="22"/>
                  <w:szCs w:val="22"/>
                </w:rPr>
                <w:t>All JSONs</w:t>
              </w:r>
            </w:hyperlink>
            <w:r w:rsidRPr="00605064" w:rsidR="00806B99">
              <w:rPr>
                <w:rFonts w:ascii="Calibri" w:hAnsi="Calibri" w:cs="Calibri"/>
                <w:sz w:val="22"/>
                <w:szCs w:val="22"/>
              </w:rPr>
              <w:t xml:space="preserve"> (to be updated as available)</w:t>
            </w:r>
          </w:p>
        </w:tc>
      </w:tr>
      <w:tr w:rsidRPr="00F3072C" w:rsidR="00AD6D9F" w:rsidTr="6B0F709B" w14:paraId="3A97D4BA"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39110E02" w14:textId="77777777">
            <w:pPr>
              <w:rPr>
                <w:rFonts w:ascii="Calibri" w:hAnsi="Calibri" w:cs="Calibri"/>
                <w:b w:val="0"/>
                <w:sz w:val="22"/>
                <w:szCs w:val="22"/>
              </w:rPr>
            </w:pPr>
            <w:r w:rsidRPr="00BD0952">
              <w:rPr>
                <w:rFonts w:ascii="Calibri" w:hAnsi="Calibri" w:cs="Calibri"/>
                <w:sz w:val="22"/>
                <w:szCs w:val="22"/>
              </w:rPr>
              <w:t>Average Number of Records</w:t>
            </w:r>
          </w:p>
        </w:tc>
        <w:tc>
          <w:tcPr>
            <w:tcW w:w="4785" w:type="dxa"/>
          </w:tcPr>
          <w:p w:rsidRPr="00BD0952" w:rsidR="00AD6D9F" w:rsidRDefault="00992EB6" w14:paraId="5E533EA9" w14:textId="453B8766">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1</w:t>
            </w:r>
          </w:p>
        </w:tc>
      </w:tr>
      <w:tr w:rsidRPr="00F3072C" w:rsidR="00AD6D9F" w:rsidTr="6B0F709B" w14:paraId="4BDEA669"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BD0952" w:rsidR="00AD6D9F" w:rsidRDefault="00AD6D9F" w14:paraId="6DC8BCA8" w14:textId="77777777">
            <w:pPr>
              <w:rPr>
                <w:rFonts w:ascii="Calibri" w:hAnsi="Calibri" w:cs="Calibri"/>
                <w:b w:val="0"/>
                <w:sz w:val="22"/>
                <w:szCs w:val="22"/>
              </w:rPr>
            </w:pPr>
            <w:r w:rsidRPr="00BD0952">
              <w:rPr>
                <w:rFonts w:ascii="Calibri" w:hAnsi="Calibri" w:cs="Calibri"/>
                <w:sz w:val="22"/>
                <w:szCs w:val="22"/>
              </w:rPr>
              <w:t>File Message Record Size</w:t>
            </w:r>
          </w:p>
        </w:tc>
        <w:tc>
          <w:tcPr>
            <w:tcW w:w="4785" w:type="dxa"/>
          </w:tcPr>
          <w:p w:rsidRPr="00BD0952" w:rsidR="00AD6D9F" w:rsidRDefault="00992EB6" w14:paraId="48FA781C" w14:textId="44D57F00">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10-20 KB</w:t>
            </w:r>
          </w:p>
        </w:tc>
      </w:tr>
      <w:tr w:rsidRPr="00F3072C" w:rsidR="00AD6D9F" w:rsidTr="6B0F709B" w14:paraId="7DABCE25"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BD0952" w:rsidR="00AD6D9F" w:rsidRDefault="00AD6D9F" w14:paraId="37A2D4A0" w14:textId="77777777">
            <w:pPr>
              <w:rPr>
                <w:rFonts w:ascii="Calibri" w:hAnsi="Calibri" w:cs="Calibri"/>
                <w:b w:val="0"/>
                <w:sz w:val="22"/>
                <w:szCs w:val="22"/>
              </w:rPr>
            </w:pPr>
            <w:r w:rsidRPr="00BD0952">
              <w:rPr>
                <w:rFonts w:ascii="Calibri" w:hAnsi="Calibri" w:cs="Calibri"/>
                <w:sz w:val="22"/>
                <w:szCs w:val="22"/>
              </w:rPr>
              <w:t>Asynchronous/Synchronous</w:t>
            </w:r>
          </w:p>
        </w:tc>
        <w:tc>
          <w:tcPr>
            <w:tcW w:w="4785" w:type="dxa"/>
          </w:tcPr>
          <w:p w:rsidRPr="00BD0952" w:rsidR="00AD6D9F" w:rsidRDefault="00992EB6" w14:paraId="7CC3C6BA" w14:textId="418020A4">
            <w:pPr>
              <w:ind w:right="-378"/>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D0952">
              <w:rPr>
                <w:rFonts w:ascii="Calibri" w:hAnsi="Calibri" w:cs="Calibri"/>
                <w:sz w:val="22"/>
                <w:szCs w:val="22"/>
              </w:rPr>
              <w:t>S</w:t>
            </w:r>
            <w:r w:rsidRPr="00BD0952" w:rsidR="00AD6D9F">
              <w:rPr>
                <w:rFonts w:ascii="Calibri" w:hAnsi="Calibri" w:cs="Calibri"/>
                <w:sz w:val="22"/>
                <w:szCs w:val="22"/>
              </w:rPr>
              <w:t>ynchronous</w:t>
            </w:r>
          </w:p>
        </w:tc>
      </w:tr>
      <w:tr w:rsidRPr="00F3072C" w:rsidR="00E31252" w:rsidTr="6B0F709B" w14:paraId="4DCC74C9"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BD0952" w:rsidR="00E31252" w:rsidP="00E31252" w:rsidRDefault="00E31252" w14:paraId="632BD8CB" w14:textId="50930DF5">
            <w:pPr>
              <w:rPr>
                <w:rFonts w:ascii="Calibri" w:hAnsi="Calibri" w:cs="Calibri"/>
                <w:sz w:val="22"/>
                <w:szCs w:val="22"/>
              </w:rPr>
            </w:pPr>
            <w:r w:rsidRPr="00BD0952">
              <w:rPr>
                <w:rFonts w:ascii="Calibri" w:hAnsi="Calibri" w:cs="Calibri"/>
                <w:sz w:val="22"/>
                <w:szCs w:val="22"/>
              </w:rPr>
              <w:t>Number of daily invocations</w:t>
            </w:r>
          </w:p>
        </w:tc>
        <w:tc>
          <w:tcPr>
            <w:tcW w:w="4785" w:type="dxa"/>
          </w:tcPr>
          <w:p w:rsidRPr="00BD0952" w:rsidR="00E31252" w:rsidP="00E31252" w:rsidRDefault="00E31252" w14:paraId="2428D6FD" w14:textId="38D94E66">
            <w:pPr>
              <w:ind w:right="-378"/>
              <w:cnfStyle w:val="000000000000" w:firstRow="0" w:lastRow="0" w:firstColumn="0" w:lastColumn="0" w:oddVBand="0" w:evenVBand="0" w:oddHBand="0" w:evenHBand="0" w:firstRowFirstColumn="0" w:firstRowLastColumn="0" w:lastRowFirstColumn="0" w:lastRowLastColumn="0"/>
              <w:rPr>
                <w:rFonts w:ascii="Calibri" w:hAnsi="Calibri" w:cs="Calibri"/>
                <w:b/>
                <w:sz w:val="22"/>
                <w:szCs w:val="22"/>
              </w:rPr>
            </w:pPr>
            <w:r w:rsidRPr="00BD0952">
              <w:rPr>
                <w:rFonts w:ascii="Calibri" w:hAnsi="Calibri" w:cs="Calibri"/>
                <w:b/>
                <w:sz w:val="22"/>
                <w:szCs w:val="22"/>
              </w:rPr>
              <w:t xml:space="preserve">4,000 </w:t>
            </w:r>
            <w:r w:rsidRPr="00BD0952" w:rsidR="00CC4A78">
              <w:rPr>
                <w:rFonts w:ascii="Calibri" w:hAnsi="Calibri" w:cs="Calibri"/>
                <w:b/>
                <w:sz w:val="22"/>
                <w:szCs w:val="22"/>
              </w:rPr>
              <w:t>–</w:t>
            </w:r>
            <w:r w:rsidRPr="00BD0952">
              <w:rPr>
                <w:rFonts w:ascii="Calibri" w:hAnsi="Calibri" w:cs="Calibri"/>
                <w:b/>
                <w:sz w:val="22"/>
                <w:szCs w:val="22"/>
              </w:rPr>
              <w:t xml:space="preserve"> 5,000</w:t>
            </w:r>
          </w:p>
        </w:tc>
      </w:tr>
      <w:tr w:rsidRPr="00F3072C" w:rsidR="00E31252" w:rsidTr="6B0F709B" w14:paraId="57379145"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BD0952" w:rsidR="00E31252" w:rsidP="00E31252" w:rsidRDefault="00E31252" w14:paraId="37A92ACC" w14:textId="5F01509D">
            <w:pPr>
              <w:rPr>
                <w:rFonts w:ascii="Calibri" w:hAnsi="Calibri" w:cs="Calibri"/>
                <w:sz w:val="22"/>
                <w:szCs w:val="22"/>
              </w:rPr>
            </w:pPr>
            <w:r w:rsidRPr="00BD0952">
              <w:rPr>
                <w:rFonts w:ascii="Calibri" w:hAnsi="Calibri" w:cs="Calibri"/>
                <w:sz w:val="22"/>
                <w:szCs w:val="22"/>
              </w:rPr>
              <w:t>Maximum number of transactions per day</w:t>
            </w:r>
          </w:p>
        </w:tc>
        <w:tc>
          <w:tcPr>
            <w:tcW w:w="4785" w:type="dxa"/>
          </w:tcPr>
          <w:p w:rsidRPr="00BD0952" w:rsidR="00E31252" w:rsidP="00E31252" w:rsidRDefault="00E31252" w14:paraId="6FDB9D89" w14:textId="507E79A4">
            <w:pPr>
              <w:ind w:right="-378"/>
              <w:cnfStyle w:val="000000000000" w:firstRow="0" w:lastRow="0" w:firstColumn="0" w:lastColumn="0" w:oddVBand="0" w:evenVBand="0" w:oddHBand="0" w:evenHBand="0" w:firstRowFirstColumn="0" w:firstRowLastColumn="0" w:lastRowFirstColumn="0" w:lastRowLastColumn="0"/>
              <w:rPr>
                <w:rFonts w:ascii="Calibri" w:hAnsi="Calibri" w:cs="Calibri"/>
                <w:b/>
                <w:sz w:val="22"/>
                <w:szCs w:val="22"/>
              </w:rPr>
            </w:pPr>
            <w:r w:rsidRPr="00BD0952">
              <w:rPr>
                <w:rFonts w:ascii="Calibri" w:hAnsi="Calibri" w:cs="Calibri"/>
                <w:b/>
                <w:sz w:val="22"/>
                <w:szCs w:val="22"/>
              </w:rPr>
              <w:t>1,500 – 2,000</w:t>
            </w:r>
          </w:p>
        </w:tc>
      </w:tr>
    </w:tbl>
    <w:p w:rsidRPr="00BD0952" w:rsidR="00DC0BFF" w:rsidP="00526380" w:rsidRDefault="00DC0BFF" w14:paraId="7810F2D3" w14:textId="77777777">
      <w:pPr>
        <w:spacing w:line="270" w:lineRule="auto"/>
        <w:ind w:right="162"/>
        <w:jc w:val="both"/>
        <w:rPr>
          <w:rFonts w:ascii="Calibri" w:hAnsi="Calibri" w:cs="Calibri"/>
        </w:rPr>
      </w:pPr>
    </w:p>
    <w:p w:rsidRPr="00BD0952" w:rsidR="00AA256C" w:rsidP="00211BDE" w:rsidRDefault="00AA256C" w14:paraId="31C57D70" w14:textId="77777777">
      <w:pPr>
        <w:pStyle w:val="Heading1"/>
        <w:numPr>
          <w:ilvl w:val="1"/>
          <w:numId w:val="10"/>
        </w:numPr>
        <w:spacing w:before="120" w:line="240" w:lineRule="atLeast"/>
        <w:rPr>
          <w:rFonts w:ascii="Calibri" w:hAnsi="Calibri" w:cs="Calibri"/>
          <w:color w:val="auto"/>
          <w:sz w:val="22"/>
          <w:szCs w:val="22"/>
          <w:lang w:val="en-GB"/>
        </w:rPr>
      </w:pPr>
      <w:bookmarkStart w:name="_Toc228307236" w:id="31"/>
      <w:bookmarkStart w:name="_Toc240043675" w:id="32"/>
      <w:r w:rsidRPr="00BD0952">
        <w:rPr>
          <w:rFonts w:ascii="Calibri" w:hAnsi="Calibri" w:cs="Calibri"/>
          <w:color w:val="auto"/>
          <w:sz w:val="22"/>
          <w:szCs w:val="22"/>
          <w:lang w:val="en-GB"/>
        </w:rPr>
        <w:t>Interface Details</w:t>
      </w:r>
      <w:bookmarkEnd w:id="31"/>
      <w:bookmarkEnd w:id="32"/>
    </w:p>
    <w:p w:rsidRPr="00BD0952" w:rsidR="00AA256C" w:rsidP="00AA256C" w:rsidRDefault="00AA256C" w14:paraId="006A04F0" w14:textId="093FBA9D">
      <w:pPr>
        <w:spacing w:before="100" w:beforeAutospacing="1" w:after="100" w:afterAutospacing="1"/>
        <w:ind w:left="288"/>
        <w:rPr>
          <w:rFonts w:ascii="Calibri" w:hAnsi="Calibri" w:cs="Calibri"/>
        </w:rPr>
      </w:pPr>
      <w:r w:rsidRPr="00BD0952">
        <w:rPr>
          <w:rFonts w:ascii="Calibri" w:hAnsi="Calibri" w:cs="Calibri"/>
        </w:rPr>
        <w:t xml:space="preserve">The subsections below give high level functional details specific to the </w:t>
      </w:r>
      <w:r w:rsidRPr="00BD0952" w:rsidR="00CC4A78">
        <w:rPr>
          <w:rFonts w:ascii="Calibri" w:hAnsi="Calibri" w:cs="Calibri"/>
        </w:rPr>
        <w:t>MWRP</w:t>
      </w:r>
      <w:r w:rsidRPr="00BD0952" w:rsidR="00274F50">
        <w:rPr>
          <w:rFonts w:ascii="Calibri" w:hAnsi="Calibri" w:cs="Calibri"/>
        </w:rPr>
        <w:t xml:space="preserve"> to </w:t>
      </w:r>
      <w:r w:rsidRPr="00BD0952" w:rsidR="00655AF8">
        <w:rPr>
          <w:rFonts w:ascii="Calibri" w:hAnsi="Calibri" w:cs="Calibri"/>
        </w:rPr>
        <w:t>E</w:t>
      </w:r>
      <w:r w:rsidRPr="00BD0952" w:rsidR="00202DA4">
        <w:rPr>
          <w:rFonts w:ascii="Calibri" w:hAnsi="Calibri" w:cs="Calibri"/>
        </w:rPr>
        <w:t>DW</w:t>
      </w:r>
      <w:r w:rsidRPr="00BD0952" w:rsidR="00655AF8">
        <w:rPr>
          <w:rFonts w:ascii="Calibri" w:hAnsi="Calibri" w:cs="Calibri"/>
        </w:rPr>
        <w:t>S</w:t>
      </w:r>
      <w:r w:rsidRPr="00BD0952">
        <w:rPr>
          <w:rFonts w:ascii="Calibri" w:hAnsi="Calibri" w:cs="Calibri"/>
        </w:rPr>
        <w:t xml:space="preserve"> Interface. </w:t>
      </w:r>
    </w:p>
    <w:p w:rsidRPr="00BD0952" w:rsidR="00AA256C" w:rsidP="000E0925" w:rsidRDefault="00AA256C" w14:paraId="7E4C1718" w14:textId="77777777">
      <w:pPr>
        <w:pStyle w:val="Heading1"/>
        <w:numPr>
          <w:ilvl w:val="2"/>
          <w:numId w:val="10"/>
        </w:numPr>
        <w:spacing w:before="120" w:line="240" w:lineRule="atLeast"/>
        <w:rPr>
          <w:rFonts w:ascii="Calibri" w:hAnsi="Calibri" w:cs="Calibri"/>
          <w:color w:val="auto"/>
          <w:sz w:val="22"/>
          <w:szCs w:val="22"/>
        </w:rPr>
      </w:pPr>
      <w:bookmarkStart w:name="_Toc228307237" w:id="33"/>
      <w:bookmarkStart w:name="_Toc240043676" w:id="34"/>
      <w:r w:rsidRPr="00BD0952">
        <w:rPr>
          <w:rFonts w:ascii="Calibri" w:hAnsi="Calibri" w:cs="Calibri"/>
          <w:color w:val="auto"/>
          <w:sz w:val="22"/>
          <w:szCs w:val="22"/>
        </w:rPr>
        <w:lastRenderedPageBreak/>
        <w:t>High Level Business Process Summary:</w:t>
      </w:r>
      <w:bookmarkEnd w:id="33"/>
      <w:bookmarkEnd w:id="34"/>
    </w:p>
    <w:p w:rsidRPr="00BD0952" w:rsidR="00AA256C" w:rsidP="00AA256C" w:rsidRDefault="00AA256C" w14:paraId="481EDE7E" w14:textId="77777777">
      <w:pPr>
        <w:ind w:left="1296"/>
        <w:rPr>
          <w:rFonts w:ascii="Calibri" w:hAnsi="Calibri" w:cs="Calibri"/>
        </w:rPr>
      </w:pPr>
      <w:r w:rsidRPr="00BD0952">
        <w:rPr>
          <w:rFonts w:ascii="Calibri" w:hAnsi="Calibri" w:cs="Calibri"/>
        </w:rPr>
        <w:t>Following is the high-level business process summary:</w:t>
      </w:r>
    </w:p>
    <w:tbl>
      <w:tblPr>
        <w:tblW w:w="802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05"/>
        <w:gridCol w:w="6323"/>
      </w:tblGrid>
      <w:tr w:rsidRPr="009F017A" w:rsidR="00AA256C" w:rsidTr="6B0F709B" w14:paraId="7CB09A1D" w14:textId="77777777">
        <w:trPr>
          <w:cantSplit/>
          <w:tblHeader/>
        </w:trPr>
        <w:tc>
          <w:tcPr>
            <w:tcW w:w="1705" w:type="dxa"/>
            <w:shd w:val="clear" w:color="auto" w:fill="000000" w:themeFill="text1"/>
            <w:vAlign w:val="center"/>
          </w:tcPr>
          <w:p w:rsidRPr="00BD0952" w:rsidR="00AA256C" w:rsidRDefault="00AA256C" w14:paraId="634A69DA" w14:textId="77777777">
            <w:pPr>
              <w:pStyle w:val="TableText10HeaderCenter"/>
              <w:rPr>
                <w:rFonts w:ascii="Calibri" w:hAnsi="Calibri" w:cs="Calibri"/>
                <w:b w:val="0"/>
                <w:sz w:val="22"/>
                <w:szCs w:val="22"/>
              </w:rPr>
            </w:pPr>
            <w:r w:rsidRPr="00BD0952">
              <w:rPr>
                <w:rFonts w:ascii="Calibri" w:hAnsi="Calibri" w:cs="Calibri"/>
                <w:b w:val="0"/>
                <w:sz w:val="22"/>
                <w:szCs w:val="22"/>
              </w:rPr>
              <w:t>Item</w:t>
            </w:r>
          </w:p>
        </w:tc>
        <w:tc>
          <w:tcPr>
            <w:tcW w:w="6323" w:type="dxa"/>
            <w:shd w:val="clear" w:color="auto" w:fill="000000" w:themeFill="text1"/>
            <w:vAlign w:val="center"/>
          </w:tcPr>
          <w:p w:rsidRPr="00BD0952" w:rsidR="00AA256C" w:rsidRDefault="00AA256C" w14:paraId="38CBC77B" w14:textId="77777777">
            <w:pPr>
              <w:pStyle w:val="TableText10HeaderCenter"/>
              <w:rPr>
                <w:rFonts w:ascii="Calibri" w:hAnsi="Calibri" w:cs="Calibri"/>
                <w:b w:val="0"/>
                <w:sz w:val="22"/>
                <w:szCs w:val="22"/>
              </w:rPr>
            </w:pPr>
            <w:r w:rsidRPr="00BD0952">
              <w:rPr>
                <w:rFonts w:ascii="Calibri" w:hAnsi="Calibri" w:cs="Calibri"/>
                <w:b w:val="0"/>
                <w:sz w:val="22"/>
                <w:szCs w:val="22"/>
              </w:rPr>
              <w:t>Details</w:t>
            </w:r>
          </w:p>
        </w:tc>
      </w:tr>
      <w:tr w:rsidRPr="009F017A" w:rsidR="00AA256C" w:rsidTr="6B0F709B" w14:paraId="5F6E855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1E1541F9"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Description</w:t>
            </w:r>
          </w:p>
        </w:tc>
        <w:tc>
          <w:tcPr>
            <w:tcW w:w="6323" w:type="dxa"/>
            <w:tcBorders>
              <w:top w:val="single" w:color="auto" w:sz="4" w:space="0"/>
              <w:left w:val="single" w:color="auto" w:sz="4" w:space="0"/>
              <w:bottom w:val="single" w:color="auto" w:sz="4" w:space="0"/>
              <w:right w:val="single" w:color="auto" w:sz="4" w:space="0"/>
            </w:tcBorders>
          </w:tcPr>
          <w:p w:rsidRPr="00BD0952" w:rsidR="00AA256C" w:rsidP="6B0F709B" w:rsidRDefault="05396E5E" w14:paraId="3A941ECE" w14:textId="5038FE2E">
            <w:pPr>
              <w:pStyle w:val="TableText10"/>
              <w:rPr>
                <w:rFonts w:ascii="Calibri" w:hAnsi="Calibri" w:cs="Calibri" w:eastAsiaTheme="minorEastAsia"/>
                <w:sz w:val="22"/>
                <w:szCs w:val="22"/>
                <w:lang w:val="en-GB"/>
              </w:rPr>
            </w:pPr>
            <w:r w:rsidRPr="6B0F709B">
              <w:rPr>
                <w:rFonts w:ascii="Calibri" w:hAnsi="Calibri" w:cs="Calibri" w:eastAsiaTheme="minorEastAsia"/>
                <w:sz w:val="22"/>
                <w:szCs w:val="22"/>
                <w:lang w:val="en-GB"/>
              </w:rPr>
              <w:t xml:space="preserve">This business process is used to send the </w:t>
            </w:r>
            <w:r w:rsidRPr="6B0F709B" w:rsidR="2BCB0803">
              <w:rPr>
                <w:rFonts w:ascii="Calibri" w:hAnsi="Calibri" w:cs="Calibri" w:eastAsiaTheme="minorEastAsia"/>
                <w:sz w:val="22"/>
                <w:szCs w:val="22"/>
                <w:lang w:val="en-GB"/>
              </w:rPr>
              <w:t xml:space="preserve">Medicaid </w:t>
            </w:r>
            <w:r w:rsidRPr="6B0F709B">
              <w:rPr>
                <w:rFonts w:ascii="Calibri" w:hAnsi="Calibri" w:cs="Calibri" w:eastAsiaTheme="minorEastAsia"/>
                <w:sz w:val="22"/>
                <w:szCs w:val="22"/>
                <w:lang w:val="en-GB"/>
              </w:rPr>
              <w:t xml:space="preserve">Work Requirement information from MWRP </w:t>
            </w:r>
            <w:r w:rsidRPr="6B0F709B" w:rsidR="41132F87">
              <w:rPr>
                <w:rFonts w:ascii="Calibri" w:hAnsi="Calibri" w:cs="Calibri" w:eastAsiaTheme="minorEastAsia"/>
                <w:sz w:val="22"/>
                <w:szCs w:val="22"/>
                <w:lang w:val="en-GB"/>
              </w:rPr>
              <w:t xml:space="preserve">to </w:t>
            </w:r>
            <w:r w:rsidRPr="6B0F709B" w:rsidR="00946A2E">
              <w:rPr>
                <w:rFonts w:ascii="Calibri" w:hAnsi="Calibri" w:cs="Calibri" w:eastAsiaTheme="minorEastAsia"/>
                <w:sz w:val="22"/>
                <w:szCs w:val="22"/>
                <w:lang w:val="en-GB"/>
              </w:rPr>
              <w:t>E</w:t>
            </w:r>
            <w:r w:rsidRPr="6B0F709B" w:rsidR="00202DA4">
              <w:rPr>
                <w:rFonts w:ascii="Calibri" w:hAnsi="Calibri" w:cs="Calibri" w:eastAsiaTheme="minorEastAsia"/>
                <w:sz w:val="22"/>
                <w:szCs w:val="22"/>
                <w:lang w:val="en-GB"/>
              </w:rPr>
              <w:t>DW</w:t>
            </w:r>
            <w:r w:rsidRPr="6B0F709B" w:rsidR="00946A2E">
              <w:rPr>
                <w:rFonts w:ascii="Calibri" w:hAnsi="Calibri" w:cs="Calibri" w:eastAsiaTheme="minorEastAsia"/>
                <w:sz w:val="22"/>
                <w:szCs w:val="22"/>
                <w:lang w:val="en-GB"/>
              </w:rPr>
              <w:t>S</w:t>
            </w:r>
            <w:r w:rsidRPr="6B0F709B" w:rsidR="41132F87">
              <w:rPr>
                <w:rFonts w:ascii="Calibri" w:hAnsi="Calibri" w:cs="Calibri" w:eastAsiaTheme="minorEastAsia"/>
                <w:sz w:val="22"/>
                <w:szCs w:val="22"/>
                <w:lang w:val="en-GB"/>
              </w:rPr>
              <w:t xml:space="preserve"> </w:t>
            </w:r>
          </w:p>
        </w:tc>
      </w:tr>
      <w:tr w:rsidRPr="009F017A" w:rsidR="00AA256C" w:rsidTr="6B0F709B" w14:paraId="290862E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2DFE903C"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Trigger Event(s)</w:t>
            </w:r>
          </w:p>
        </w:tc>
        <w:tc>
          <w:tcPr>
            <w:tcW w:w="6323" w:type="dxa"/>
            <w:tcBorders>
              <w:top w:val="single" w:color="auto" w:sz="4" w:space="0"/>
              <w:left w:val="single" w:color="auto" w:sz="4" w:space="0"/>
              <w:bottom w:val="single" w:color="auto" w:sz="4" w:space="0"/>
              <w:right w:val="single" w:color="auto" w:sz="4" w:space="0"/>
            </w:tcBorders>
          </w:tcPr>
          <w:p w:rsidRPr="00BD0952" w:rsidR="00AA256C" w:rsidP="6B0F709B" w:rsidRDefault="589058B2" w14:paraId="22DD90CA" w14:textId="0E5EA52B">
            <w:pPr>
              <w:pStyle w:val="TableText10"/>
              <w:rPr>
                <w:rFonts w:ascii="Calibri" w:hAnsi="Calibri" w:cs="Calibri" w:eastAsiaTheme="minorEastAsia"/>
                <w:sz w:val="22"/>
                <w:szCs w:val="22"/>
                <w:lang w:val="en-GB"/>
              </w:rPr>
            </w:pPr>
            <w:r w:rsidRPr="6B0F709B">
              <w:rPr>
                <w:rFonts w:ascii="Calibri" w:hAnsi="Calibri" w:cs="Calibri" w:eastAsiaTheme="minorEastAsia"/>
                <w:lang w:val="en-GB"/>
              </w:rPr>
              <w:t xml:space="preserve">This service initiates when </w:t>
            </w:r>
            <w:r w:rsidRPr="6B0F709B" w:rsidR="1B99EEE2">
              <w:rPr>
                <w:rFonts w:ascii="Calibri" w:hAnsi="Calibri" w:cs="Calibri" w:eastAsiaTheme="minorEastAsia"/>
                <w:lang w:val="en-GB"/>
              </w:rPr>
              <w:t xml:space="preserve">final WorkReport determination is made by </w:t>
            </w:r>
            <w:r w:rsidRPr="6B0F709B">
              <w:rPr>
                <w:rFonts w:ascii="Calibri" w:hAnsi="Calibri" w:cs="Calibri" w:eastAsiaTheme="minorEastAsia"/>
                <w:lang w:val="en-GB"/>
              </w:rPr>
              <w:t>MWRP</w:t>
            </w:r>
          </w:p>
        </w:tc>
      </w:tr>
      <w:tr w:rsidRPr="009F017A" w:rsidR="00AA256C" w:rsidTr="6B0F709B" w14:paraId="218D12B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P="6B0F709B" w:rsidRDefault="00AA256C" w14:paraId="41C84497" w14:textId="77777777">
            <w:pPr>
              <w:pStyle w:val="TableText10"/>
              <w:rPr>
                <w:rFonts w:ascii="Calibri" w:hAnsi="Calibri" w:cs="Calibri" w:eastAsiaTheme="minorEastAsia"/>
                <w:sz w:val="22"/>
                <w:szCs w:val="22"/>
                <w:lang w:val="en-GB"/>
              </w:rPr>
            </w:pPr>
            <w:r w:rsidRPr="6B0F709B">
              <w:rPr>
                <w:rFonts w:ascii="Calibri" w:hAnsi="Calibri" w:cs="Calibri" w:eastAsiaTheme="minorEastAsia"/>
                <w:sz w:val="22"/>
                <w:szCs w:val="22"/>
                <w:lang w:val="en-GB"/>
              </w:rPr>
              <w:t>Result</w:t>
            </w:r>
          </w:p>
        </w:tc>
        <w:tc>
          <w:tcPr>
            <w:tcW w:w="6323" w:type="dxa"/>
            <w:tcBorders>
              <w:top w:val="single" w:color="auto" w:sz="4" w:space="0"/>
              <w:left w:val="single" w:color="auto" w:sz="4" w:space="0"/>
              <w:bottom w:val="single" w:color="auto" w:sz="4" w:space="0"/>
              <w:right w:val="single" w:color="auto" w:sz="4" w:space="0"/>
            </w:tcBorders>
          </w:tcPr>
          <w:p w:rsidRPr="00BD0952" w:rsidR="00AA256C" w:rsidRDefault="00511CDA" w14:paraId="75538E75" w14:textId="30914256">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Details sent from VaCMS are used to update verification/compliance/exception/exclusion information of an expansion individual, awaiting Work Requirement validation.</w:t>
            </w:r>
          </w:p>
        </w:tc>
      </w:tr>
      <w:tr w:rsidRPr="009F017A" w:rsidR="00AA256C" w:rsidTr="6B0F709B" w14:paraId="67AF869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3C13EC32"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Business Process Step(s)</w:t>
            </w:r>
          </w:p>
        </w:tc>
        <w:tc>
          <w:tcPr>
            <w:tcW w:w="6323" w:type="dxa"/>
            <w:tcBorders>
              <w:top w:val="single" w:color="auto" w:sz="4" w:space="0"/>
              <w:left w:val="single" w:color="auto" w:sz="4" w:space="0"/>
              <w:bottom w:val="single" w:color="auto" w:sz="4" w:space="0"/>
              <w:right w:val="single" w:color="auto" w:sz="4" w:space="0"/>
            </w:tcBorders>
          </w:tcPr>
          <w:p w:rsidR="007A748C" w:rsidP="007A748C" w:rsidRDefault="007A748C" w14:paraId="2FE143B3" w14:textId="77777777">
            <w:pPr>
              <w:pStyle w:val="TableText10"/>
              <w:numPr>
                <w:ilvl w:val="0"/>
                <w:numId w:val="17"/>
              </w:numPr>
              <w:rPr>
                <w:rFonts w:ascii="Calibri" w:hAnsi="Calibri" w:cs="Calibri" w:eastAsiaTheme="minorHAnsi"/>
                <w:szCs w:val="20"/>
                <w:lang w:val="en-GB"/>
              </w:rPr>
            </w:pPr>
            <w:r>
              <w:rPr>
                <w:rFonts w:ascii="Calibri" w:hAnsi="Calibri" w:cs="Calibri" w:eastAsiaTheme="minorHAnsi"/>
                <w:szCs w:val="20"/>
                <w:lang w:val="en-GB"/>
              </w:rPr>
              <w:t>Case/Applicant information sent from VACMS to MWRP for Medicaid Expansion population (as per CEP-001 ICD VACMS to CEP)</w:t>
            </w:r>
          </w:p>
          <w:p w:rsidR="007A748C" w:rsidP="6B0F709B" w:rsidRDefault="5DC8CE46" w14:paraId="6FEEF10F" w14:textId="5FD0C0D1">
            <w:pPr>
              <w:pStyle w:val="TableText10"/>
              <w:numPr>
                <w:ilvl w:val="0"/>
                <w:numId w:val="17"/>
              </w:numPr>
              <w:rPr>
                <w:rFonts w:ascii="Calibri" w:hAnsi="Calibri" w:cs="Calibri" w:eastAsiaTheme="minorEastAsia"/>
                <w:lang w:val="en-GB"/>
              </w:rPr>
            </w:pPr>
            <w:r w:rsidRPr="6B0F709B">
              <w:rPr>
                <w:rFonts w:ascii="Calibri" w:hAnsi="Calibri" w:cs="Calibri" w:eastAsiaTheme="minorEastAsia"/>
                <w:lang w:val="en-GB"/>
              </w:rPr>
              <w:t xml:space="preserve">MWRP </w:t>
            </w:r>
            <w:r w:rsidRPr="6B0F709B" w:rsidR="15722B3E">
              <w:rPr>
                <w:rFonts w:ascii="Calibri" w:hAnsi="Calibri" w:cs="Calibri" w:eastAsiaTheme="minorEastAsia"/>
                <w:lang w:val="en-GB"/>
              </w:rPr>
              <w:t xml:space="preserve">determines </w:t>
            </w:r>
            <w:r w:rsidRPr="6B0F709B" w:rsidR="0E3693C2">
              <w:rPr>
                <w:rFonts w:ascii="Calibri" w:hAnsi="Calibri" w:cs="Calibri" w:eastAsiaTheme="minorEastAsia"/>
                <w:lang w:val="en-GB"/>
              </w:rPr>
              <w:t>Work requirement</w:t>
            </w:r>
            <w:r w:rsidRPr="6B0F709B" w:rsidR="134E6A81">
              <w:rPr>
                <w:rFonts w:ascii="Calibri" w:hAnsi="Calibri" w:cs="Calibri" w:eastAsiaTheme="minorEastAsia"/>
                <w:lang w:val="en-GB"/>
              </w:rPr>
              <w:t xml:space="preserve"> status (</w:t>
            </w:r>
            <w:r w:rsidRPr="6B0F709B">
              <w:rPr>
                <w:rFonts w:ascii="Calibri" w:hAnsi="Calibri" w:cs="Calibri" w:eastAsiaTheme="minorEastAsia"/>
                <w:lang w:val="en-GB"/>
              </w:rPr>
              <w:t>verification/compliance/exception/exclusion</w:t>
            </w:r>
            <w:r w:rsidRPr="6B0F709B" w:rsidR="3640049D">
              <w:rPr>
                <w:rFonts w:ascii="Calibri" w:hAnsi="Calibri" w:cs="Calibri" w:eastAsiaTheme="minorEastAsia"/>
                <w:lang w:val="en-GB"/>
              </w:rPr>
              <w:t>)</w:t>
            </w:r>
            <w:r w:rsidRPr="6B0F709B">
              <w:rPr>
                <w:rFonts w:ascii="Calibri" w:hAnsi="Calibri" w:cs="Calibri" w:eastAsiaTheme="minorEastAsia"/>
                <w:lang w:val="en-GB"/>
              </w:rPr>
              <w:t xml:space="preserve"> </w:t>
            </w:r>
          </w:p>
          <w:p w:rsidRPr="00E97812" w:rsidR="00AA256C" w:rsidP="00011D0A" w:rsidRDefault="5DC8CE46" w14:paraId="6358FB5A" w14:textId="44FB6F92">
            <w:pPr>
              <w:pStyle w:val="TableText10"/>
              <w:numPr>
                <w:ilvl w:val="0"/>
                <w:numId w:val="17"/>
              </w:numPr>
              <w:rPr>
                <w:rFonts w:ascii="Calibri" w:hAnsi="Calibri" w:cs="Calibri" w:eastAsiaTheme="minorEastAsia"/>
                <w:sz w:val="22"/>
                <w:szCs w:val="22"/>
                <w:lang w:val="en-GB"/>
              </w:rPr>
            </w:pPr>
            <w:r w:rsidRPr="6B0F709B">
              <w:rPr>
                <w:rFonts w:ascii="Calibri" w:hAnsi="Calibri" w:cs="Calibri" w:eastAsiaTheme="minorEastAsia"/>
                <w:lang w:val="en-GB"/>
              </w:rPr>
              <w:t>MWRP send</w:t>
            </w:r>
            <w:r w:rsidRPr="6B0F709B" w:rsidR="1BC1B3F8">
              <w:rPr>
                <w:rFonts w:ascii="Calibri" w:hAnsi="Calibri" w:cs="Calibri" w:eastAsiaTheme="minorEastAsia"/>
                <w:lang w:val="en-GB"/>
              </w:rPr>
              <w:t>s</w:t>
            </w:r>
            <w:r w:rsidRPr="6B0F709B">
              <w:rPr>
                <w:rFonts w:ascii="Calibri" w:hAnsi="Calibri" w:cs="Calibri" w:eastAsiaTheme="minorEastAsia"/>
                <w:lang w:val="en-GB"/>
              </w:rPr>
              <w:t xml:space="preserve"> the</w:t>
            </w:r>
            <w:r w:rsidRPr="6B0F709B" w:rsidR="6AEFC254">
              <w:rPr>
                <w:rFonts w:ascii="Calibri" w:hAnsi="Calibri" w:cs="Calibri" w:eastAsiaTheme="minorEastAsia"/>
                <w:lang w:val="en-GB"/>
              </w:rPr>
              <w:t xml:space="preserve"> applicant information from VaCMS,</w:t>
            </w:r>
            <w:r w:rsidRPr="6B0F709B">
              <w:rPr>
                <w:rFonts w:ascii="Calibri" w:hAnsi="Calibri" w:cs="Calibri" w:eastAsiaTheme="minorEastAsia"/>
                <w:lang w:val="en-GB"/>
              </w:rPr>
              <w:t xml:space="preserve"> attested information, electronic verification details</w:t>
            </w:r>
            <w:r w:rsidRPr="6B0F709B" w:rsidR="63E1064B">
              <w:rPr>
                <w:rFonts w:ascii="Calibri" w:hAnsi="Calibri" w:cs="Calibri" w:eastAsiaTheme="minorEastAsia"/>
                <w:lang w:val="en-GB"/>
              </w:rPr>
              <w:t>,</w:t>
            </w:r>
            <w:r w:rsidRPr="6B0F709B">
              <w:rPr>
                <w:rFonts w:ascii="Calibri" w:hAnsi="Calibri" w:cs="Calibri" w:eastAsiaTheme="minorEastAsia"/>
                <w:lang w:val="en-GB"/>
              </w:rPr>
              <w:t xml:space="preserve"> as well as the</w:t>
            </w:r>
            <w:r w:rsidRPr="6B0F709B" w:rsidR="2AD20440">
              <w:rPr>
                <w:rFonts w:ascii="Calibri" w:hAnsi="Calibri" w:cs="Calibri" w:eastAsiaTheme="minorEastAsia"/>
                <w:lang w:val="en-GB"/>
              </w:rPr>
              <w:t xml:space="preserve"> </w:t>
            </w:r>
            <w:r w:rsidRPr="6B0F709B" w:rsidR="561238B5">
              <w:rPr>
                <w:rFonts w:ascii="Calibri" w:hAnsi="Calibri" w:cs="Calibri" w:eastAsiaTheme="minorEastAsia"/>
                <w:lang w:val="en-GB"/>
              </w:rPr>
              <w:t xml:space="preserve">applicant’s/member’s final WR </w:t>
            </w:r>
            <w:r w:rsidRPr="6B0F709B" w:rsidR="2AD20440">
              <w:rPr>
                <w:rFonts w:ascii="Calibri" w:hAnsi="Calibri" w:cs="Calibri" w:eastAsiaTheme="minorEastAsia"/>
                <w:lang w:val="en-GB"/>
              </w:rPr>
              <w:t xml:space="preserve">status </w:t>
            </w:r>
            <w:r w:rsidRPr="6B0F709B">
              <w:rPr>
                <w:rFonts w:ascii="Calibri" w:hAnsi="Calibri" w:cs="Calibri" w:eastAsiaTheme="minorEastAsia"/>
                <w:lang w:val="en-GB"/>
              </w:rPr>
              <w:t xml:space="preserve">to </w:t>
            </w:r>
            <w:r w:rsidRPr="6B0F709B" w:rsidR="0878C952">
              <w:rPr>
                <w:rFonts w:ascii="Calibri" w:hAnsi="Calibri" w:cs="Calibri" w:eastAsiaTheme="minorEastAsia"/>
                <w:lang w:val="en-GB"/>
              </w:rPr>
              <w:t>EDWS</w:t>
            </w:r>
            <w:r w:rsidRPr="6B0F709B">
              <w:rPr>
                <w:rFonts w:ascii="Calibri" w:hAnsi="Calibri" w:cs="Calibri" w:eastAsiaTheme="minorEastAsia"/>
                <w:lang w:val="en-GB"/>
              </w:rPr>
              <w:t>.</w:t>
            </w:r>
          </w:p>
        </w:tc>
      </w:tr>
      <w:tr w:rsidRPr="009F017A" w:rsidR="00AA256C" w:rsidTr="6B0F709B" w14:paraId="2705421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53CAE8A1"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Predecessor</w:t>
            </w:r>
          </w:p>
        </w:tc>
        <w:tc>
          <w:tcPr>
            <w:tcW w:w="6323" w:type="dxa"/>
            <w:tcBorders>
              <w:top w:val="single" w:color="auto" w:sz="4" w:space="0"/>
              <w:left w:val="single" w:color="auto" w:sz="4" w:space="0"/>
              <w:bottom w:val="single" w:color="auto" w:sz="4" w:space="0"/>
              <w:right w:val="single" w:color="auto" w:sz="4" w:space="0"/>
            </w:tcBorders>
          </w:tcPr>
          <w:p w:rsidRPr="00BD0952" w:rsidR="00AA256C" w:rsidP="6B0F709B" w:rsidRDefault="7C17C5C3" w14:paraId="2A4B54E9" w14:textId="39061A72">
            <w:pPr>
              <w:pStyle w:val="TableText10"/>
              <w:rPr>
                <w:rFonts w:ascii="Calibri" w:hAnsi="Calibri" w:cs="Calibri" w:eastAsiaTheme="minorEastAsia"/>
                <w:sz w:val="22"/>
                <w:szCs w:val="22"/>
                <w:lang w:val="en-GB"/>
              </w:rPr>
            </w:pPr>
            <w:r w:rsidRPr="6B0F709B">
              <w:rPr>
                <w:rFonts w:ascii="Calibri" w:hAnsi="Calibri" w:cs="Calibri" w:eastAsiaTheme="minorEastAsia"/>
                <w:sz w:val="22"/>
                <w:szCs w:val="22"/>
                <w:lang w:val="en-GB"/>
              </w:rPr>
              <w:t>Final WorkReport status determined</w:t>
            </w:r>
            <w:r w:rsidRPr="6B0F709B" w:rsidR="6ED67236">
              <w:rPr>
                <w:rFonts w:ascii="Calibri" w:hAnsi="Calibri" w:cs="Calibri" w:eastAsiaTheme="minorEastAsia"/>
                <w:sz w:val="22"/>
                <w:szCs w:val="22"/>
                <w:lang w:val="en-GB"/>
              </w:rPr>
              <w:t xml:space="preserve"> in</w:t>
            </w:r>
            <w:r w:rsidRPr="6B0F709B" w:rsidR="40F8D7CC">
              <w:rPr>
                <w:rFonts w:ascii="Calibri" w:hAnsi="Calibri" w:cs="Calibri" w:eastAsiaTheme="minorEastAsia"/>
                <w:sz w:val="22"/>
                <w:szCs w:val="22"/>
                <w:lang w:val="en-GB"/>
              </w:rPr>
              <w:t xml:space="preserve"> </w:t>
            </w:r>
            <w:r w:rsidRPr="6B0F709B" w:rsidR="6ED67236">
              <w:rPr>
                <w:rFonts w:ascii="Calibri" w:hAnsi="Calibri" w:cs="Calibri" w:eastAsiaTheme="minorEastAsia"/>
                <w:sz w:val="22"/>
                <w:szCs w:val="22"/>
                <w:lang w:val="en-GB"/>
              </w:rPr>
              <w:t>MWRP</w:t>
            </w:r>
          </w:p>
        </w:tc>
      </w:tr>
      <w:tr w:rsidRPr="009F017A" w:rsidR="00AA256C" w:rsidTr="6B0F709B" w14:paraId="2FC5E4C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0FC639B7"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Successor</w:t>
            </w:r>
          </w:p>
        </w:tc>
        <w:tc>
          <w:tcPr>
            <w:tcW w:w="6323" w:type="dxa"/>
            <w:tcBorders>
              <w:top w:val="single" w:color="auto" w:sz="4" w:space="0"/>
              <w:left w:val="single" w:color="auto" w:sz="4" w:space="0"/>
              <w:bottom w:val="single" w:color="auto" w:sz="4" w:space="0"/>
              <w:right w:val="single" w:color="auto" w:sz="4" w:space="0"/>
            </w:tcBorders>
          </w:tcPr>
          <w:p w:rsidRPr="00BD0952" w:rsidR="00AA256C" w:rsidRDefault="00925109" w14:paraId="42A0D987" w14:textId="0C584C3C">
            <w:pPr>
              <w:pStyle w:val="TableText10"/>
              <w:rPr>
                <w:rFonts w:ascii="Calibri" w:hAnsi="Calibri" w:cs="Calibri" w:eastAsiaTheme="minorHAnsi"/>
                <w:sz w:val="22"/>
                <w:szCs w:val="22"/>
                <w:lang w:val="en-GB"/>
              </w:rPr>
            </w:pPr>
            <w:r>
              <w:rPr>
                <w:rFonts w:ascii="Calibri" w:hAnsi="Calibri" w:cs="Calibri" w:eastAsiaTheme="minorHAnsi"/>
                <w:sz w:val="22"/>
                <w:szCs w:val="22"/>
                <w:lang w:val="en-GB"/>
              </w:rPr>
              <w:t xml:space="preserve">EDWS </w:t>
            </w:r>
            <w:r w:rsidR="00A717EC">
              <w:rPr>
                <w:rFonts w:ascii="Calibri" w:hAnsi="Calibri" w:cs="Calibri" w:eastAsiaTheme="minorHAnsi"/>
                <w:sz w:val="22"/>
                <w:szCs w:val="22"/>
                <w:lang w:val="en-GB"/>
              </w:rPr>
              <w:t>store</w:t>
            </w:r>
            <w:r w:rsidR="00C64901">
              <w:rPr>
                <w:rFonts w:ascii="Calibri" w:hAnsi="Calibri" w:cs="Calibri" w:eastAsiaTheme="minorHAnsi"/>
                <w:sz w:val="22"/>
                <w:szCs w:val="22"/>
                <w:lang w:val="en-GB"/>
              </w:rPr>
              <w:t>s</w:t>
            </w:r>
            <w:r w:rsidR="00A717EC">
              <w:rPr>
                <w:rFonts w:ascii="Calibri" w:hAnsi="Calibri" w:cs="Calibri" w:eastAsiaTheme="minorHAnsi"/>
                <w:sz w:val="22"/>
                <w:szCs w:val="22"/>
                <w:lang w:val="en-GB"/>
              </w:rPr>
              <w:t xml:space="preserve"> the information </w:t>
            </w:r>
            <w:r w:rsidR="00CA103B">
              <w:rPr>
                <w:rFonts w:ascii="Calibri" w:hAnsi="Calibri" w:cs="Calibri" w:eastAsiaTheme="minorHAnsi"/>
                <w:sz w:val="22"/>
                <w:szCs w:val="22"/>
                <w:lang w:val="en-GB"/>
              </w:rPr>
              <w:t xml:space="preserve">received from MWRP for </w:t>
            </w:r>
            <w:r w:rsidR="00A91203">
              <w:rPr>
                <w:rFonts w:ascii="Calibri" w:hAnsi="Calibri" w:cs="Calibri" w:eastAsiaTheme="minorHAnsi"/>
                <w:sz w:val="22"/>
                <w:szCs w:val="22"/>
                <w:lang w:val="en-GB"/>
              </w:rPr>
              <w:t xml:space="preserve">future data warehouse </w:t>
            </w:r>
            <w:r w:rsidR="00320289">
              <w:rPr>
                <w:rFonts w:ascii="Calibri" w:hAnsi="Calibri" w:cs="Calibri" w:eastAsiaTheme="minorHAnsi"/>
                <w:sz w:val="22"/>
                <w:szCs w:val="22"/>
                <w:lang w:val="en-GB"/>
              </w:rPr>
              <w:t>needs.</w:t>
            </w:r>
          </w:p>
        </w:tc>
      </w:tr>
      <w:tr w:rsidRPr="009F017A" w:rsidR="00AA256C" w:rsidTr="6B0F709B" w14:paraId="60C40F3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55E6DD91"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Constraint(s)</w:t>
            </w:r>
          </w:p>
        </w:tc>
        <w:tc>
          <w:tcPr>
            <w:tcW w:w="6323" w:type="dxa"/>
            <w:tcBorders>
              <w:top w:val="single" w:color="auto" w:sz="4" w:space="0"/>
              <w:left w:val="single" w:color="auto" w:sz="4" w:space="0"/>
              <w:bottom w:val="single" w:color="auto" w:sz="4" w:space="0"/>
              <w:right w:val="single" w:color="auto" w:sz="4" w:space="0"/>
            </w:tcBorders>
          </w:tcPr>
          <w:p w:rsidRPr="00BD0952" w:rsidR="00AA256C" w:rsidRDefault="00013907" w14:paraId="14CEE8C2" w14:textId="22B1F6B0">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A real time web service interface should be setup on the EDWS layer to accept details from MWRP.</w:t>
            </w:r>
          </w:p>
        </w:tc>
      </w:tr>
      <w:tr w:rsidRPr="009F017A" w:rsidR="00AA256C" w:rsidTr="6B0F709B" w14:paraId="0D1574D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5C88F91D"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Failure(s)</w:t>
            </w:r>
          </w:p>
        </w:tc>
        <w:tc>
          <w:tcPr>
            <w:tcW w:w="6323" w:type="dxa"/>
            <w:tcBorders>
              <w:top w:val="single" w:color="auto" w:sz="4" w:space="0"/>
              <w:left w:val="single" w:color="auto" w:sz="4" w:space="0"/>
              <w:bottom w:val="single" w:color="auto" w:sz="4" w:space="0"/>
              <w:right w:val="single" w:color="auto" w:sz="4" w:space="0"/>
            </w:tcBorders>
          </w:tcPr>
          <w:p w:rsidRPr="00BD0952" w:rsidR="00AA256C" w:rsidRDefault="00946A2E" w14:paraId="0DC9AD99" w14:textId="6AED13A8">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E</w:t>
            </w:r>
            <w:r w:rsidRPr="00BD0952" w:rsidR="00202DA4">
              <w:rPr>
                <w:rFonts w:ascii="Calibri" w:hAnsi="Calibri" w:cs="Calibri" w:eastAsiaTheme="minorHAnsi"/>
                <w:sz w:val="22"/>
                <w:szCs w:val="22"/>
                <w:lang w:val="en-GB"/>
              </w:rPr>
              <w:t>DW</w:t>
            </w:r>
            <w:r w:rsidRPr="00BD0952">
              <w:rPr>
                <w:rFonts w:ascii="Calibri" w:hAnsi="Calibri" w:cs="Calibri" w:eastAsiaTheme="minorHAnsi"/>
                <w:sz w:val="22"/>
                <w:szCs w:val="22"/>
                <w:lang w:val="en-GB"/>
              </w:rPr>
              <w:t>S</w:t>
            </w:r>
            <w:r w:rsidRPr="00BD0952" w:rsidR="008F3600">
              <w:rPr>
                <w:rFonts w:ascii="Calibri" w:hAnsi="Calibri" w:cs="Calibri" w:eastAsiaTheme="minorHAnsi"/>
                <w:sz w:val="22"/>
                <w:szCs w:val="22"/>
                <w:lang w:val="en-GB"/>
              </w:rPr>
              <w:t xml:space="preserve"> notifies if response sent is compliant to the standard format as defined. </w:t>
            </w:r>
          </w:p>
        </w:tc>
      </w:tr>
      <w:tr w:rsidRPr="009F017A" w:rsidR="00AA256C" w:rsidTr="6B0F709B" w14:paraId="467367B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BD0952" w:rsidR="00AA256C" w:rsidRDefault="00AA256C" w14:paraId="0B2F2C2D" w14:textId="77777777">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Performance Measure(s)</w:t>
            </w:r>
          </w:p>
        </w:tc>
        <w:tc>
          <w:tcPr>
            <w:tcW w:w="6323" w:type="dxa"/>
            <w:tcBorders>
              <w:top w:val="single" w:color="auto" w:sz="4" w:space="0"/>
              <w:left w:val="single" w:color="auto" w:sz="4" w:space="0"/>
              <w:bottom w:val="single" w:color="auto" w:sz="4" w:space="0"/>
              <w:right w:val="single" w:color="auto" w:sz="4" w:space="0"/>
            </w:tcBorders>
          </w:tcPr>
          <w:p w:rsidRPr="00BD0952" w:rsidR="006C4E2B" w:rsidP="006C4E2B" w:rsidRDefault="006C4E2B" w14:paraId="70E74E2A" w14:textId="28FB4A6A">
            <w:pPr>
              <w:pStyle w:val="TableText10"/>
              <w:rPr>
                <w:rFonts w:ascii="Calibri" w:hAnsi="Calibri" w:cs="Calibri" w:eastAsiaTheme="minorHAnsi"/>
                <w:sz w:val="22"/>
                <w:szCs w:val="22"/>
                <w:lang w:val="en-GB"/>
              </w:rPr>
            </w:pPr>
            <w:r w:rsidRPr="00BD0952">
              <w:rPr>
                <w:rFonts w:ascii="Calibri" w:hAnsi="Calibri" w:cs="Calibri" w:eastAsiaTheme="minorHAnsi"/>
                <w:sz w:val="22"/>
                <w:szCs w:val="22"/>
                <w:lang w:val="en-GB"/>
              </w:rPr>
              <w:t xml:space="preserve">MWRP </w:t>
            </w:r>
            <w:r w:rsidR="00391A3E">
              <w:rPr>
                <w:rFonts w:ascii="Calibri" w:hAnsi="Calibri" w:cs="Calibri" w:eastAsiaTheme="minorHAnsi"/>
                <w:sz w:val="22"/>
                <w:szCs w:val="22"/>
                <w:lang w:val="en-GB"/>
              </w:rPr>
              <w:t xml:space="preserve">successfully </w:t>
            </w:r>
            <w:r w:rsidRPr="00BD0952">
              <w:rPr>
                <w:rFonts w:ascii="Calibri" w:hAnsi="Calibri" w:cs="Calibri" w:eastAsiaTheme="minorHAnsi"/>
                <w:sz w:val="22"/>
                <w:szCs w:val="22"/>
                <w:lang w:val="en-GB"/>
              </w:rPr>
              <w:t xml:space="preserve">sends request for EDWS to store data. </w:t>
            </w:r>
          </w:p>
          <w:p w:rsidRPr="00BD0952" w:rsidR="00AA256C" w:rsidP="6B0F709B" w:rsidRDefault="5BA902BD" w14:paraId="2BBE814E" w14:textId="0B6AFBA8">
            <w:pPr>
              <w:pStyle w:val="TableText10"/>
              <w:rPr>
                <w:rFonts w:ascii="Calibri" w:hAnsi="Calibri" w:cs="Calibri" w:eastAsiaTheme="minorEastAsia"/>
                <w:sz w:val="22"/>
                <w:szCs w:val="22"/>
                <w:lang w:val="en-GB"/>
              </w:rPr>
            </w:pPr>
            <w:r w:rsidRPr="6B0F709B">
              <w:rPr>
                <w:rFonts w:ascii="Calibri" w:hAnsi="Calibri" w:cs="Calibri" w:eastAsiaTheme="minorEastAsia"/>
                <w:sz w:val="22"/>
                <w:szCs w:val="22"/>
                <w:lang w:val="en-GB"/>
              </w:rPr>
              <w:t>Audit reports are configured to determine the number of applicants/recipients that were sent to MWRP and those that were identified as compliant/exempt/exception</w:t>
            </w:r>
            <w:r w:rsidRPr="6B0F709B" w:rsidR="4194ACE8">
              <w:rPr>
                <w:rFonts w:ascii="Calibri" w:hAnsi="Calibri" w:cs="Calibri" w:eastAsiaTheme="minorEastAsia"/>
                <w:sz w:val="22"/>
                <w:szCs w:val="22"/>
                <w:lang w:val="en-GB"/>
              </w:rPr>
              <w:t xml:space="preserve">/not compliant </w:t>
            </w:r>
          </w:p>
        </w:tc>
      </w:tr>
    </w:tbl>
    <w:p w:rsidRPr="00BD0952" w:rsidR="00A40524" w:rsidP="00A40524" w:rsidRDefault="00A40524" w14:paraId="3129E6BC" w14:textId="77777777">
      <w:pPr>
        <w:pStyle w:val="Heading1"/>
        <w:numPr>
          <w:ilvl w:val="2"/>
          <w:numId w:val="10"/>
        </w:numPr>
        <w:spacing w:before="120" w:line="240" w:lineRule="atLeast"/>
        <w:rPr>
          <w:rFonts w:ascii="Calibri" w:hAnsi="Calibri" w:cs="Calibri"/>
          <w:color w:val="auto"/>
          <w:sz w:val="22"/>
          <w:szCs w:val="22"/>
        </w:rPr>
      </w:pPr>
      <w:bookmarkStart w:name="_Toc228307238" w:id="35"/>
      <w:bookmarkStart w:name="_Toc240043677" w:id="36"/>
      <w:r w:rsidRPr="00BD0952">
        <w:rPr>
          <w:rFonts w:ascii="Calibri" w:hAnsi="Calibri" w:cs="Calibri"/>
          <w:color w:val="auto"/>
          <w:sz w:val="22"/>
          <w:szCs w:val="22"/>
        </w:rPr>
        <w:t>Job Description</w:t>
      </w:r>
      <w:bookmarkEnd w:id="35"/>
      <w:bookmarkEnd w:id="36"/>
    </w:p>
    <w:p w:rsidRPr="00BD0952" w:rsidR="00A40524" w:rsidP="00A40524" w:rsidRDefault="00A40524" w14:paraId="2F8578DD" w14:textId="3FBD4A2E">
      <w:pPr>
        <w:ind w:left="1296"/>
        <w:rPr>
          <w:rFonts w:ascii="Calibri" w:hAnsi="Calibri" w:cs="Calibri"/>
        </w:rPr>
      </w:pPr>
      <w:r w:rsidRPr="00BD0952">
        <w:rPr>
          <w:rFonts w:ascii="Calibri" w:hAnsi="Calibri" w:cs="Calibri"/>
        </w:rPr>
        <w:t xml:space="preserve">This section describes job requirements for the </w:t>
      </w:r>
      <w:r w:rsidRPr="00BD0952" w:rsidR="00D6308F">
        <w:rPr>
          <w:rFonts w:ascii="Calibri" w:hAnsi="Calibri" w:cs="Calibri"/>
        </w:rPr>
        <w:t>MWRP</w:t>
      </w:r>
      <w:r w:rsidRPr="00BD0952">
        <w:rPr>
          <w:rFonts w:ascii="Calibri" w:hAnsi="Calibri" w:cs="Calibri"/>
        </w:rPr>
        <w:t xml:space="preserve"> </w:t>
      </w:r>
      <w:r w:rsidRPr="00D93F3E" w:rsidR="00D93F3E">
        <w:rPr>
          <w:rFonts w:ascii="Wingdings" w:hAnsi="Wingdings" w:eastAsia="Wingdings" w:cs="Wingdings"/>
        </w:rPr>
        <w:t>à</w:t>
      </w:r>
      <w:r w:rsidRPr="00BD0952">
        <w:rPr>
          <w:rFonts w:ascii="Calibri" w:hAnsi="Calibri" w:cs="Calibri"/>
        </w:rPr>
        <w:t xml:space="preserve"> </w:t>
      </w:r>
      <w:r w:rsidRPr="00BD0952" w:rsidR="00946A2E">
        <w:rPr>
          <w:rFonts w:ascii="Calibri" w:hAnsi="Calibri" w:cs="Calibri"/>
        </w:rPr>
        <w:t>E</w:t>
      </w:r>
      <w:r w:rsidRPr="00BD0952" w:rsidR="00202DA4">
        <w:rPr>
          <w:rFonts w:ascii="Calibri" w:hAnsi="Calibri" w:cs="Calibri"/>
        </w:rPr>
        <w:t>DW</w:t>
      </w:r>
      <w:r w:rsidRPr="00BD0952" w:rsidR="00946A2E">
        <w:rPr>
          <w:rFonts w:ascii="Calibri" w:hAnsi="Calibri" w:cs="Calibri"/>
        </w:rPr>
        <w:t>S</w:t>
      </w:r>
      <w:r w:rsidRPr="00BD0952">
        <w:rPr>
          <w:rFonts w:ascii="Calibri" w:hAnsi="Calibri" w:cs="Calibri"/>
        </w:rPr>
        <w:t xml:space="preserve"> invocation: </w:t>
      </w:r>
    </w:p>
    <w:p w:rsidRPr="00BD0952" w:rsidR="00A40524" w:rsidP="00A40524" w:rsidRDefault="00A40524" w14:paraId="2D122328" w14:textId="55B4EE55">
      <w:pPr>
        <w:ind w:left="1296"/>
        <w:rPr>
          <w:rFonts w:ascii="Calibri" w:hAnsi="Calibri" w:cs="Calibri"/>
        </w:rPr>
      </w:pPr>
      <w:r w:rsidRPr="00BD0952">
        <w:rPr>
          <w:rFonts w:ascii="Calibri" w:hAnsi="Calibri" w:cs="Calibri"/>
        </w:rPr>
        <w:t xml:space="preserve">Job Rules for </w:t>
      </w:r>
      <w:r w:rsidRPr="00BD0952" w:rsidR="000C5829">
        <w:rPr>
          <w:rFonts w:ascii="Calibri" w:hAnsi="Calibri" w:cs="Calibri"/>
        </w:rPr>
        <w:t>MWRP</w:t>
      </w:r>
      <w:r w:rsidR="00806756">
        <w:rPr>
          <w:rFonts w:ascii="Calibri" w:hAnsi="Calibri" w:cs="Calibri"/>
        </w:rPr>
        <w:t xml:space="preserve"> - </w:t>
      </w:r>
      <w:r w:rsidRPr="00BD0952" w:rsidR="00946A2E">
        <w:rPr>
          <w:rFonts w:ascii="Calibri" w:hAnsi="Calibri" w:cs="Calibri"/>
        </w:rPr>
        <w:t>EDWS</w:t>
      </w:r>
      <w:r w:rsidRPr="00BD0952">
        <w:rPr>
          <w:rFonts w:ascii="Calibri" w:hAnsi="Calibri" w:cs="Calibri"/>
        </w:rPr>
        <w:t xml:space="preserve">: </w:t>
      </w:r>
    </w:p>
    <w:p w:rsidRPr="00B15644" w:rsidR="002F31FC" w:rsidP="6B0F709B" w:rsidRDefault="002F31FC" w14:paraId="688F3C0C" w14:textId="0A18330B">
      <w:pPr>
        <w:pStyle w:val="ListParagraph"/>
        <w:numPr>
          <w:ilvl w:val="0"/>
          <w:numId w:val="12"/>
        </w:numPr>
        <w:rPr>
          <w:rFonts w:asciiTheme="majorHAnsi" w:hAnsiTheme="majorHAnsi" w:cstheme="majorBidi"/>
        </w:rPr>
      </w:pPr>
      <w:r w:rsidRPr="6B0F709B">
        <w:rPr>
          <w:rFonts w:asciiTheme="majorHAnsi" w:hAnsiTheme="majorHAnsi" w:cstheme="majorBidi"/>
        </w:rPr>
        <w:t>MWRP will send web service requests to EDWS over the ISS Data Power. ISS Data Power will transmit the data to</w:t>
      </w:r>
      <w:r w:rsidR="00FE4406">
        <w:rPr>
          <w:rFonts w:asciiTheme="majorHAnsi" w:hAnsiTheme="majorHAnsi" w:cstheme="majorBidi"/>
        </w:rPr>
        <w:t xml:space="preserve"> </w:t>
      </w:r>
      <w:r w:rsidRPr="6B0F709B" w:rsidR="2830E8F8">
        <w:rPr>
          <w:rFonts w:asciiTheme="majorHAnsi" w:hAnsiTheme="majorHAnsi" w:cstheme="majorBidi"/>
        </w:rPr>
        <w:t>EDWS</w:t>
      </w:r>
      <w:r w:rsidRPr="6B0F709B">
        <w:rPr>
          <w:rFonts w:asciiTheme="majorHAnsi" w:hAnsiTheme="majorHAnsi" w:cstheme="majorBidi"/>
        </w:rPr>
        <w:t xml:space="preserve"> using existing secure connection.</w:t>
      </w:r>
    </w:p>
    <w:p w:rsidRPr="005A49B8" w:rsidR="00325DDE" w:rsidP="6B0F709B" w:rsidRDefault="3B4E5F5A" w14:paraId="2EFC7D76" w14:textId="4BC68240">
      <w:pPr>
        <w:pStyle w:val="ListParagraph"/>
        <w:numPr>
          <w:ilvl w:val="0"/>
          <w:numId w:val="12"/>
        </w:numPr>
        <w:rPr>
          <w:rFonts w:asciiTheme="majorHAnsi" w:hAnsiTheme="majorHAnsi" w:cstheme="majorBidi"/>
          <w:sz w:val="24"/>
          <w:szCs w:val="24"/>
        </w:rPr>
      </w:pPr>
      <w:r w:rsidRPr="6B0F709B">
        <w:rPr>
          <w:rFonts w:eastAsia="Calibri" w:asciiTheme="majorHAnsi" w:hAnsiTheme="majorHAnsi" w:cstheme="majorBidi"/>
          <w:color w:val="000000" w:themeColor="text1"/>
          <w:sz w:val="24"/>
          <w:szCs w:val="24"/>
        </w:rPr>
        <w:t>API calls from MWRP to ISS and ISS to EDWS will follow Mutual TLS authentication, a</w:t>
      </w:r>
      <w:r w:rsidRPr="6B0F709B">
        <w:rPr>
          <w:rFonts w:eastAsia="Arial" w:asciiTheme="majorHAnsi" w:hAnsiTheme="majorHAnsi" w:cstheme="majorBidi"/>
          <w:color w:val="000000" w:themeColor="text1"/>
          <w:sz w:val="24"/>
          <w:szCs w:val="24"/>
        </w:rPr>
        <w:t>uthenticating and authorizing the API call through public cert</w:t>
      </w:r>
      <w:r w:rsidRPr="6B0F709B" w:rsidR="6AD05F31">
        <w:rPr>
          <w:rFonts w:eastAsia="Arial" w:asciiTheme="majorHAnsi" w:hAnsiTheme="majorHAnsi" w:cstheme="majorBidi"/>
          <w:color w:val="000000" w:themeColor="text1"/>
          <w:sz w:val="24"/>
          <w:szCs w:val="24"/>
        </w:rPr>
        <w:t>ificate</w:t>
      </w:r>
      <w:r w:rsidRPr="6B0F709B">
        <w:rPr>
          <w:rFonts w:eastAsia="Arial" w:asciiTheme="majorHAnsi" w:hAnsiTheme="majorHAnsi" w:cstheme="majorBidi"/>
          <w:color w:val="000000" w:themeColor="text1"/>
          <w:sz w:val="24"/>
          <w:szCs w:val="24"/>
        </w:rPr>
        <w:t xml:space="preserve"> and performing TLS handshake</w:t>
      </w:r>
    </w:p>
    <w:p w:rsidR="00141BB7" w:rsidP="00B1101A" w:rsidRDefault="009B4FFE" w14:paraId="2F53A74E" w14:textId="284AB703">
      <w:pPr>
        <w:ind w:firstLine="720"/>
        <w:rPr>
          <w:rFonts w:ascii="Calibri" w:hAnsi="Calibri" w:cs="Calibri"/>
        </w:rPr>
      </w:pPr>
      <w:r w:rsidRPr="00B15644">
        <w:rPr>
          <w:rFonts w:ascii="Calibri" w:hAnsi="Calibri" w:cs="Calibri"/>
          <w:b/>
          <w:bCs/>
        </w:rPr>
        <w:t>Following are the details for the end points</w:t>
      </w:r>
      <w:r w:rsidRPr="00B15644">
        <w:rPr>
          <w:rFonts w:ascii="Calibri" w:hAnsi="Calibri" w:cs="Calibri"/>
        </w:rPr>
        <w:t>:</w:t>
      </w:r>
    </w:p>
    <w:p w:rsidR="00B1101A" w:rsidP="00B1101A" w:rsidRDefault="00B1101A" w14:paraId="1D072AF7" w14:textId="77777777">
      <w:pPr>
        <w:ind w:firstLine="720"/>
        <w:rPr>
          <w:rFonts w:ascii="Calibri" w:hAnsi="Calibri" w:cs="Calibri"/>
        </w:rPr>
      </w:pPr>
    </w:p>
    <w:tbl>
      <w:tblPr>
        <w:tblStyle w:val="DEDTable"/>
        <w:tblW w:w="5099" w:type="pct"/>
        <w:tblLook w:val="04A0" w:firstRow="1" w:lastRow="0" w:firstColumn="1" w:lastColumn="0" w:noHBand="0" w:noVBand="1"/>
      </w:tblPr>
      <w:tblGrid>
        <w:gridCol w:w="2140"/>
        <w:gridCol w:w="7395"/>
      </w:tblGrid>
      <w:tr w:rsidRPr="000D7AA8" w:rsidR="008A69E0" w:rsidTr="5AD8E5F2" w14:paraId="37BC23A1" w14:textId="77777777">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Pr="00977255" w:rsidR="008A69E0" w:rsidRDefault="008A69E0" w14:paraId="1E5EA303" w14:textId="77777777">
            <w:pPr>
              <w:spacing w:before="0"/>
              <w:rPr>
                <w:rFonts w:ascii="Calibri" w:hAnsi="Calibri" w:cs="Calibri"/>
                <w:b w:val="0"/>
                <w:sz w:val="22"/>
                <w:szCs w:val="22"/>
              </w:rPr>
            </w:pPr>
            <w:r w:rsidRPr="00977255">
              <w:rPr>
                <w:rFonts w:ascii="Calibri" w:hAnsi="Calibri" w:cs="Calibri"/>
                <w:b w:val="0"/>
                <w:sz w:val="22"/>
                <w:szCs w:val="22"/>
              </w:rPr>
              <w:t>Category</w:t>
            </w:r>
          </w:p>
        </w:tc>
        <w:tc>
          <w:tcPr>
            <w:tcW w:w="3878" w:type="pct"/>
          </w:tcPr>
          <w:p w:rsidRPr="00977255" w:rsidR="008A69E0" w:rsidRDefault="008A69E0" w14:paraId="2FA067D5" w14:textId="77777777">
            <w:pPr>
              <w:spacing w:before="0"/>
              <w:ind w:right="-378"/>
              <w:cnfStyle w:val="100000000000" w:firstRow="1" w:lastRow="0" w:firstColumn="0" w:lastColumn="0" w:oddVBand="0" w:evenVBand="0" w:oddHBand="0" w:evenHBand="0" w:firstRowFirstColumn="0" w:firstRowLastColumn="0" w:lastRowFirstColumn="0" w:lastRowLastColumn="0"/>
              <w:rPr>
                <w:rFonts w:ascii="Calibri" w:hAnsi="Calibri" w:cs="Calibri"/>
                <w:b w:val="0"/>
                <w:sz w:val="22"/>
                <w:szCs w:val="22"/>
              </w:rPr>
            </w:pPr>
            <w:r w:rsidRPr="00977255">
              <w:rPr>
                <w:rFonts w:ascii="Calibri" w:hAnsi="Calibri" w:cs="Calibri"/>
                <w:b w:val="0"/>
                <w:sz w:val="22"/>
                <w:szCs w:val="22"/>
              </w:rPr>
              <w:t>Details</w:t>
            </w:r>
          </w:p>
        </w:tc>
      </w:tr>
      <w:tr w:rsidRPr="000D7AA8" w:rsidR="008A69E0" w:rsidTr="5AD8E5F2" w14:paraId="26994AA2" w14:textId="77777777">
        <w:trPr>
          <w:trHeight w:val="116"/>
        </w:trPr>
        <w:tc>
          <w:tcPr>
            <w:cnfStyle w:val="001000000000" w:firstRow="0" w:lastRow="0" w:firstColumn="1" w:lastColumn="0" w:oddVBand="0" w:evenVBand="0" w:oddHBand="0" w:evenHBand="0" w:firstRowFirstColumn="0" w:firstRowLastColumn="0" w:lastRowFirstColumn="0" w:lastRowLastColumn="0"/>
            <w:tcW w:w="1122" w:type="pct"/>
            <w:noWrap/>
            <w:hideMark/>
          </w:tcPr>
          <w:p w:rsidRPr="00977255" w:rsidR="008A69E0" w:rsidRDefault="008A69E0" w14:paraId="47AFBBBE" w14:textId="77777777">
            <w:pPr>
              <w:rPr>
                <w:rFonts w:ascii="Calibri" w:hAnsi="Calibri" w:cs="Calibri"/>
                <w:b w:val="0"/>
                <w:sz w:val="22"/>
                <w:szCs w:val="22"/>
              </w:rPr>
            </w:pPr>
            <w:r w:rsidRPr="00977255">
              <w:rPr>
                <w:rFonts w:ascii="Calibri" w:hAnsi="Calibri" w:cs="Calibri"/>
                <w:sz w:val="22"/>
                <w:szCs w:val="22"/>
              </w:rPr>
              <w:t>Trading Partner</w:t>
            </w:r>
          </w:p>
        </w:tc>
        <w:tc>
          <w:tcPr>
            <w:tcW w:w="3878" w:type="pct"/>
          </w:tcPr>
          <w:p w:rsidRPr="00BC4753" w:rsidR="008A69E0" w:rsidRDefault="008A69E0" w14:paraId="3BC24336" w14:textId="0968F49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EDWS</w:t>
            </w:r>
          </w:p>
        </w:tc>
      </w:tr>
      <w:tr w:rsidRPr="000D7AA8" w:rsidR="008A69E0" w:rsidTr="5AD8E5F2" w14:paraId="6BDB23C3" w14:textId="77777777">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008A69E0" w:rsidRDefault="008A69E0" w14:paraId="61D0DE6C" w14:textId="77777777">
            <w:pPr>
              <w:rPr>
                <w:rFonts w:ascii="Calibri" w:hAnsi="Calibri" w:cs="Calibri"/>
                <w:sz w:val="22"/>
                <w:szCs w:val="22"/>
              </w:rPr>
            </w:pPr>
            <w:r>
              <w:rPr>
                <w:rFonts w:ascii="Calibri" w:hAnsi="Calibri" w:cs="Calibri"/>
                <w:sz w:val="22"/>
                <w:szCs w:val="22"/>
              </w:rPr>
              <w:t>Call Sequence</w:t>
            </w:r>
          </w:p>
        </w:tc>
        <w:tc>
          <w:tcPr>
            <w:tcW w:w="3878" w:type="pct"/>
          </w:tcPr>
          <w:p w:rsidRPr="00BC4753" w:rsidR="008A69E0" w:rsidP="6B0F709B" w:rsidRDefault="17531CBA" w14:paraId="24F1D091" w14:textId="6FF7259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0"/>
                <w:szCs w:val="20"/>
              </w:rPr>
            </w:pPr>
            <w:r w:rsidRPr="5AD8E5F2">
              <w:rPr>
                <w:rFonts w:asciiTheme="majorHAnsi" w:hAnsiTheme="majorHAnsi" w:cstheme="majorBidi"/>
                <w:sz w:val="20"/>
                <w:szCs w:val="20"/>
              </w:rPr>
              <w:t>MWRP</w:t>
            </w:r>
            <w:r w:rsidRPr="5AD8E5F2" w:rsidR="5AF91A2F">
              <w:rPr>
                <w:rFonts w:ascii="Wingdings" w:hAnsi="Wingdings" w:eastAsia="Wingdings" w:cs="Wingdings"/>
                <w:color w:val="000000" w:themeColor="text1"/>
                <w:sz w:val="22"/>
                <w:szCs w:val="22"/>
              </w:rPr>
              <w:t xml:space="preserve"> à</w:t>
            </w:r>
            <w:r w:rsidRPr="5AD8E5F2">
              <w:rPr>
                <w:rFonts w:asciiTheme="majorHAnsi" w:hAnsiTheme="majorHAnsi" w:cstheme="majorBidi"/>
                <w:sz w:val="20"/>
                <w:szCs w:val="20"/>
              </w:rPr>
              <w:t xml:space="preserve"> ISS DataPower </w:t>
            </w:r>
            <w:r w:rsidRPr="5AD8E5F2" w:rsidR="73276392">
              <w:rPr>
                <w:rFonts w:eastAsia="Wingdings" w:asciiTheme="majorHAnsi" w:hAnsiTheme="majorHAnsi" w:cstheme="majorBidi"/>
                <w:sz w:val="20"/>
                <w:szCs w:val="20"/>
              </w:rPr>
              <w:t xml:space="preserve"> </w:t>
            </w:r>
            <w:r w:rsidRPr="5AD8E5F2" w:rsidR="73276392">
              <w:rPr>
                <w:rFonts w:ascii="Wingdings" w:hAnsi="Wingdings" w:eastAsia="Wingdings" w:cs="Wingdings"/>
                <w:color w:val="000000" w:themeColor="text1"/>
                <w:sz w:val="22"/>
                <w:szCs w:val="22"/>
              </w:rPr>
              <w:t>à</w:t>
            </w:r>
            <w:r w:rsidRPr="5AD8E5F2">
              <w:rPr>
                <w:rFonts w:asciiTheme="majorHAnsi" w:hAnsiTheme="majorHAnsi" w:cstheme="majorBidi"/>
                <w:sz w:val="20"/>
                <w:szCs w:val="20"/>
              </w:rPr>
              <w:t xml:space="preserve"> EDWS</w:t>
            </w:r>
          </w:p>
        </w:tc>
      </w:tr>
      <w:tr w:rsidRPr="000D7AA8" w:rsidR="008A69E0" w:rsidTr="5AD8E5F2" w14:paraId="4DCCF026" w14:textId="77777777">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Pr="00977255" w:rsidR="008A69E0" w:rsidRDefault="008A69E0" w14:paraId="50F7EEEB" w14:textId="77777777">
            <w:pPr>
              <w:rPr>
                <w:rFonts w:ascii="Calibri" w:hAnsi="Calibri" w:cs="Calibri"/>
                <w:sz w:val="22"/>
                <w:szCs w:val="22"/>
              </w:rPr>
            </w:pPr>
            <w:r>
              <w:rPr>
                <w:rFonts w:ascii="Calibri" w:hAnsi="Calibri" w:cs="Calibri"/>
                <w:sz w:val="22"/>
                <w:szCs w:val="22"/>
              </w:rPr>
              <w:t>ISS End Point</w:t>
            </w:r>
          </w:p>
        </w:tc>
        <w:tc>
          <w:tcPr>
            <w:tcW w:w="3878" w:type="pct"/>
          </w:tcPr>
          <w:p w:rsidRPr="00BC4753" w:rsidR="008A69E0" w:rsidRDefault="008A69E0" w14:paraId="5295899B" w14:textId="015B51BE">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 xml:space="preserve">https://&lt;hostname&gt;: </w:t>
            </w:r>
            <w:r w:rsidRPr="00BC4753" w:rsidR="009C7CDF">
              <w:rPr>
                <w:rFonts w:asciiTheme="majorHAnsi" w:hAnsiTheme="majorHAnsi" w:cstheme="majorHAnsi"/>
                <w:sz w:val="20"/>
                <w:szCs w:val="20"/>
              </w:rPr>
              <w:t>4422/MWRPtoCEPEDWS</w:t>
            </w:r>
          </w:p>
        </w:tc>
      </w:tr>
      <w:tr w:rsidRPr="000D7AA8" w:rsidR="008A69E0" w:rsidTr="5AD8E5F2" w14:paraId="1BA95798" w14:textId="77777777">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Pr="00977255" w:rsidR="008A69E0" w:rsidRDefault="00FC5A26" w14:paraId="4A25D0C6" w14:textId="39561C89">
            <w:pPr>
              <w:rPr>
                <w:rFonts w:ascii="Calibri" w:hAnsi="Calibri" w:cs="Calibri"/>
                <w:sz w:val="22"/>
                <w:szCs w:val="22"/>
              </w:rPr>
            </w:pPr>
            <w:r>
              <w:rPr>
                <w:rFonts w:ascii="Calibri" w:hAnsi="Calibri" w:cs="Calibri"/>
                <w:sz w:val="22"/>
                <w:szCs w:val="22"/>
              </w:rPr>
              <w:t>EDWS</w:t>
            </w:r>
            <w:r w:rsidR="008A69E0">
              <w:rPr>
                <w:rFonts w:ascii="Calibri" w:hAnsi="Calibri" w:cs="Calibri"/>
                <w:sz w:val="22"/>
                <w:szCs w:val="22"/>
              </w:rPr>
              <w:t xml:space="preserve"> End Point</w:t>
            </w:r>
          </w:p>
        </w:tc>
        <w:tc>
          <w:tcPr>
            <w:tcW w:w="3878" w:type="pct"/>
          </w:tcPr>
          <w:p w:rsidRPr="00BC4753" w:rsidR="008A69E0" w:rsidRDefault="008A69E0" w14:paraId="27C71625" w14:textId="33FB56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https://&lt;hostname&gt;:</w:t>
            </w:r>
            <w:r w:rsidRPr="00BC4753" w:rsidR="00BE2B31">
              <w:rPr>
                <w:rFonts w:asciiTheme="majorHAnsi" w:hAnsiTheme="majorHAnsi" w:cstheme="majorHAnsi"/>
                <w:sz w:val="20"/>
                <w:szCs w:val="20"/>
              </w:rPr>
              <w:t>443/api/nvh/verification-request</w:t>
            </w:r>
          </w:p>
        </w:tc>
      </w:tr>
      <w:tr w:rsidRPr="000D7AA8" w:rsidR="008A69E0" w:rsidTr="5AD8E5F2" w14:paraId="67E38C5F" w14:textId="77777777">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008A69E0" w:rsidRDefault="008A69E0" w14:paraId="4A922701" w14:textId="77777777">
            <w:pPr>
              <w:rPr>
                <w:rFonts w:ascii="Calibri" w:hAnsi="Calibri" w:cs="Calibri"/>
                <w:sz w:val="22"/>
                <w:szCs w:val="22"/>
              </w:rPr>
            </w:pPr>
            <w:r>
              <w:rPr>
                <w:rFonts w:ascii="Calibri" w:hAnsi="Calibri" w:cs="Calibri"/>
                <w:sz w:val="22"/>
                <w:szCs w:val="22"/>
              </w:rPr>
              <w:t>Method</w:t>
            </w:r>
          </w:p>
        </w:tc>
        <w:tc>
          <w:tcPr>
            <w:tcW w:w="3878" w:type="pct"/>
          </w:tcPr>
          <w:p w:rsidRPr="00BC4753" w:rsidR="008A69E0" w:rsidRDefault="008A69E0" w14:paraId="63EF2176" w14:textId="777777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POST</w:t>
            </w:r>
          </w:p>
        </w:tc>
      </w:tr>
      <w:tr w:rsidRPr="000D7AA8" w:rsidR="008A69E0" w:rsidTr="5AD8E5F2" w14:paraId="73CB222E" w14:textId="77777777">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008A69E0" w:rsidRDefault="008A69E0" w14:paraId="1F8D16EB" w14:textId="77777777">
            <w:pPr>
              <w:rPr>
                <w:rFonts w:ascii="Calibri" w:hAnsi="Calibri" w:cs="Calibri"/>
                <w:sz w:val="22"/>
                <w:szCs w:val="22"/>
              </w:rPr>
            </w:pPr>
            <w:r w:rsidRPr="00705CDC">
              <w:rPr>
                <w:rFonts w:ascii="Calibri" w:hAnsi="Calibri" w:cs="Calibri"/>
                <w:sz w:val="22"/>
                <w:szCs w:val="22"/>
                <w:lang w:val="en-GB"/>
              </w:rPr>
              <w:t>Content-Type </w:t>
            </w:r>
          </w:p>
        </w:tc>
        <w:tc>
          <w:tcPr>
            <w:tcW w:w="3878" w:type="pct"/>
          </w:tcPr>
          <w:p w:rsidRPr="00BC4753" w:rsidR="008A69E0" w:rsidRDefault="008A69E0" w14:paraId="02B4F943" w14:textId="777777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JSON</w:t>
            </w:r>
          </w:p>
        </w:tc>
      </w:tr>
      <w:tr w:rsidRPr="000D7AA8" w:rsidR="008A69E0" w:rsidTr="5AD8E5F2" w14:paraId="2E634CD6" w14:textId="77777777">
        <w:trPr>
          <w:trHeight w:val="250"/>
        </w:trPr>
        <w:tc>
          <w:tcPr>
            <w:cnfStyle w:val="001000000000" w:firstRow="0" w:lastRow="0" w:firstColumn="1" w:lastColumn="0" w:oddVBand="0" w:evenVBand="0" w:oddHBand="0" w:evenHBand="0" w:firstRowFirstColumn="0" w:firstRowLastColumn="0" w:lastRowFirstColumn="0" w:lastRowLastColumn="0"/>
            <w:tcW w:w="1122" w:type="pct"/>
            <w:noWrap/>
          </w:tcPr>
          <w:p w:rsidR="008A69E0" w:rsidRDefault="008A69E0" w14:paraId="52EB2A4F" w14:textId="77777777">
            <w:pPr>
              <w:rPr>
                <w:rFonts w:ascii="Calibri" w:hAnsi="Calibri" w:cs="Calibri"/>
                <w:sz w:val="22"/>
                <w:szCs w:val="22"/>
              </w:rPr>
            </w:pPr>
            <w:r>
              <w:rPr>
                <w:rFonts w:ascii="Calibri" w:hAnsi="Calibri" w:cs="Calibri"/>
                <w:sz w:val="22"/>
                <w:szCs w:val="22"/>
              </w:rPr>
              <w:t>Authentication</w:t>
            </w:r>
          </w:p>
        </w:tc>
        <w:tc>
          <w:tcPr>
            <w:tcW w:w="3878" w:type="pct"/>
          </w:tcPr>
          <w:p w:rsidRPr="00BC4753" w:rsidR="008A69E0" w:rsidRDefault="008A69E0" w14:paraId="22C30353" w14:textId="3DB0A308">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C4753">
              <w:rPr>
                <w:rFonts w:asciiTheme="majorHAnsi" w:hAnsiTheme="majorHAnsi" w:cstheme="majorHAnsi"/>
                <w:sz w:val="20"/>
                <w:szCs w:val="20"/>
              </w:rPr>
              <w:t>mTLS based on certificate</w:t>
            </w:r>
          </w:p>
        </w:tc>
      </w:tr>
    </w:tbl>
    <w:p w:rsidRPr="00BC4753" w:rsidR="008A69E0" w:rsidP="00605064" w:rsidRDefault="008A69E0" w14:paraId="4F5CAA5B" w14:textId="77777777">
      <w:pPr>
        <w:rPr>
          <w:rFonts w:ascii="Calibri" w:hAnsi="Calibri" w:cs="Calibri"/>
        </w:rPr>
      </w:pPr>
    </w:p>
    <w:p w:rsidRPr="00BC4753" w:rsidR="009B4FFE" w:rsidP="00605064" w:rsidRDefault="004340DC" w14:paraId="2A249707" w14:textId="7C6A1214">
      <w:pPr>
        <w:ind w:right="162"/>
        <w:rPr>
          <w:rFonts w:ascii="Calibri" w:hAnsi="Calibri" w:cs="Calibri"/>
          <w:b/>
          <w:bCs/>
        </w:rPr>
      </w:pPr>
      <w:r w:rsidRPr="00BC4753">
        <w:rPr>
          <w:rFonts w:ascii="Calibri" w:hAnsi="Calibri" w:cs="Calibri"/>
          <w:b/>
          <w:bCs/>
        </w:rPr>
        <w:t>Following are the fields that will be sent as part of the request body:</w:t>
      </w:r>
    </w:p>
    <w:p w:rsidRPr="00BD0952" w:rsidR="00D94B0D" w:rsidP="00D94B0D" w:rsidRDefault="00D94B0D" w14:paraId="60A81031" w14:textId="77777777">
      <w:pPr>
        <w:pStyle w:val="ListParagraph"/>
        <w:tabs>
          <w:tab w:val="num" w:pos="1656"/>
        </w:tabs>
        <w:spacing w:after="0" w:line="240" w:lineRule="auto"/>
        <w:ind w:left="1800" w:right="162"/>
        <w:rPr>
          <w:rFonts w:ascii="Calibri" w:hAnsi="Calibri" w:cs="Calibri"/>
        </w:rPr>
      </w:pPr>
    </w:p>
    <w:tbl>
      <w:tblPr>
        <w:tblW w:w="964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898"/>
        <w:gridCol w:w="1890"/>
        <w:gridCol w:w="1350"/>
        <w:gridCol w:w="3510"/>
      </w:tblGrid>
      <w:tr w:rsidRPr="009F017A" w:rsidR="00D94B0D" w:rsidTr="016D1326" w14:paraId="7980C342" w14:textId="6F66B1C7">
        <w:trPr>
          <w:cantSplit/>
          <w:trHeight w:val="371"/>
          <w:tblHeader/>
        </w:trPr>
        <w:tc>
          <w:tcPr>
            <w:tcW w:w="2898" w:type="dxa"/>
            <w:shd w:val="clear" w:color="auto" w:fill="000000" w:themeFill="text1"/>
          </w:tcPr>
          <w:p w:rsidRPr="00BD0952" w:rsidR="00D94B0D" w:rsidP="00D94B0D" w:rsidRDefault="00D94B0D" w14:paraId="3A87D36E" w14:textId="089FFCBD">
            <w:pPr>
              <w:pStyle w:val="TableText10HeaderCenter"/>
              <w:rPr>
                <w:rFonts w:ascii="Calibri" w:hAnsi="Calibri" w:cs="Calibri"/>
                <w:b w:val="0"/>
                <w:sz w:val="22"/>
                <w:szCs w:val="22"/>
              </w:rPr>
            </w:pPr>
            <w:r w:rsidRPr="00BD0952">
              <w:rPr>
                <w:rFonts w:ascii="Calibri" w:hAnsi="Calibri" w:cs="Calibri"/>
                <w:sz w:val="22"/>
                <w:szCs w:val="22"/>
              </w:rPr>
              <w:t>Field</w:t>
            </w:r>
          </w:p>
        </w:tc>
        <w:tc>
          <w:tcPr>
            <w:tcW w:w="1890" w:type="dxa"/>
            <w:shd w:val="clear" w:color="auto" w:fill="000000" w:themeFill="text1"/>
          </w:tcPr>
          <w:p w:rsidRPr="00BD0952" w:rsidR="00D94B0D" w:rsidP="00D94B0D" w:rsidRDefault="00D94B0D" w14:paraId="07C707BE" w14:textId="76A5B8F6">
            <w:pPr>
              <w:pStyle w:val="TableText10HeaderCenter"/>
              <w:rPr>
                <w:rFonts w:ascii="Calibri" w:hAnsi="Calibri" w:cs="Calibri"/>
                <w:b w:val="0"/>
                <w:sz w:val="22"/>
                <w:szCs w:val="22"/>
              </w:rPr>
            </w:pPr>
            <w:r w:rsidRPr="00BD0952">
              <w:rPr>
                <w:rFonts w:ascii="Calibri" w:hAnsi="Calibri" w:cs="Calibri"/>
                <w:sz w:val="22"/>
                <w:szCs w:val="22"/>
              </w:rPr>
              <w:t>Type</w:t>
            </w:r>
          </w:p>
        </w:tc>
        <w:tc>
          <w:tcPr>
            <w:tcW w:w="1350" w:type="dxa"/>
            <w:shd w:val="clear" w:color="auto" w:fill="000000" w:themeFill="text1"/>
          </w:tcPr>
          <w:p w:rsidRPr="00BD0952" w:rsidR="00D94B0D" w:rsidP="00D94B0D" w:rsidRDefault="00D94B0D" w14:paraId="45D2A48E" w14:textId="4EB5AE3A">
            <w:pPr>
              <w:pStyle w:val="TableText10HeaderCenter"/>
              <w:rPr>
                <w:rFonts w:ascii="Calibri" w:hAnsi="Calibri" w:cs="Calibri"/>
                <w:b w:val="0"/>
                <w:sz w:val="22"/>
                <w:szCs w:val="22"/>
              </w:rPr>
            </w:pPr>
            <w:r w:rsidRPr="00BD0952">
              <w:rPr>
                <w:rFonts w:ascii="Calibri" w:hAnsi="Calibri" w:cs="Calibri"/>
                <w:sz w:val="22"/>
                <w:szCs w:val="22"/>
              </w:rPr>
              <w:t>Required</w:t>
            </w:r>
          </w:p>
        </w:tc>
        <w:tc>
          <w:tcPr>
            <w:tcW w:w="3510" w:type="dxa"/>
            <w:shd w:val="clear" w:color="auto" w:fill="000000" w:themeFill="text1"/>
          </w:tcPr>
          <w:p w:rsidRPr="00BD0952" w:rsidR="00D94B0D" w:rsidP="00D94B0D" w:rsidRDefault="00D94B0D" w14:paraId="51BF0B57" w14:textId="2AE9C076">
            <w:pPr>
              <w:pStyle w:val="TableText10HeaderCenter"/>
              <w:rPr>
                <w:rFonts w:ascii="Calibri" w:hAnsi="Calibri" w:cs="Calibri"/>
                <w:b w:val="0"/>
                <w:sz w:val="22"/>
                <w:szCs w:val="22"/>
              </w:rPr>
            </w:pPr>
            <w:r w:rsidRPr="00BD0952">
              <w:rPr>
                <w:rFonts w:ascii="Calibri" w:hAnsi="Calibri" w:cs="Calibri"/>
                <w:sz w:val="22"/>
                <w:szCs w:val="22"/>
              </w:rPr>
              <w:t>Description</w:t>
            </w:r>
          </w:p>
        </w:tc>
      </w:tr>
      <w:tr w:rsidRPr="009F017A" w:rsidR="00FC58BE" w:rsidTr="016D1326" w14:paraId="095CE0CF" w14:textId="0E8D9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72"/>
        </w:trPr>
        <w:tc>
          <w:tcPr>
            <w:tcW w:w="2898" w:type="dxa"/>
            <w:tcBorders>
              <w:top w:val="single" w:color="auto" w:sz="4" w:space="0"/>
              <w:left w:val="single" w:color="auto" w:sz="4" w:space="0"/>
              <w:bottom w:val="single" w:color="auto" w:sz="4" w:space="0"/>
              <w:right w:val="single" w:color="auto" w:sz="4" w:space="0"/>
            </w:tcBorders>
          </w:tcPr>
          <w:p w:rsidRPr="005A49B8" w:rsidR="00FC58BE" w:rsidP="00FC58BE" w:rsidRDefault="1C43BF80" w14:paraId="5BCFC6DE" w14:textId="5CF8B326">
            <w:pPr>
              <w:pStyle w:val="TableText10"/>
              <w:rPr>
                <w:rFonts w:ascii="Calibri" w:hAnsi="Calibri" w:cs="Calibri" w:eastAsiaTheme="minorEastAsia"/>
                <w:lang w:val="en-GB"/>
              </w:rPr>
            </w:pPr>
            <w:r w:rsidRPr="4E8367F1">
              <w:rPr>
                <w:rFonts w:ascii="Calibri" w:hAnsi="Calibri" w:cs="Calibri" w:eastAsiaTheme="minorEastAsia"/>
                <w:lang w:val="en-GB"/>
              </w:rPr>
              <w:t>request</w:t>
            </w:r>
            <w:r w:rsidR="001E30DE">
              <w:rPr>
                <w:rFonts w:ascii="Calibri" w:hAnsi="Calibri" w:cs="Calibri" w:eastAsiaTheme="minorEastAsia"/>
                <w:lang w:val="en-GB"/>
              </w:rPr>
              <w:t>T</w:t>
            </w:r>
            <w:r w:rsidRPr="4E8367F1" w:rsidR="38F8DA53">
              <w:rPr>
                <w:rFonts w:ascii="Calibri" w:hAnsi="Calibri" w:cs="Calibri" w:eastAsiaTheme="minorEastAsia"/>
                <w:lang w:val="en-GB"/>
              </w:rPr>
              <w:t>imestamp</w:t>
            </w:r>
          </w:p>
        </w:tc>
        <w:tc>
          <w:tcPr>
            <w:tcW w:w="189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4D0D1148" w14:textId="79BAD22F">
            <w:pPr>
              <w:pStyle w:val="TableText10"/>
              <w:rPr>
                <w:rFonts w:ascii="Calibri" w:hAnsi="Calibri" w:cs="Calibri" w:eastAsiaTheme="minorHAnsi"/>
                <w:szCs w:val="20"/>
                <w:lang w:val="en-GB"/>
              </w:rPr>
            </w:pPr>
            <w:r w:rsidRPr="005A49B8">
              <w:rPr>
                <w:rFonts w:ascii="Calibri" w:hAnsi="Calibri" w:cs="Calibri" w:eastAsiaTheme="minorHAnsi"/>
                <w:szCs w:val="20"/>
                <w:lang w:val="en-GB"/>
              </w:rPr>
              <w:t>DateTime</w:t>
            </w:r>
          </w:p>
        </w:tc>
        <w:tc>
          <w:tcPr>
            <w:tcW w:w="135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23D8D9AE" w14:textId="1A2A7193">
            <w:pPr>
              <w:pStyle w:val="TableText10"/>
              <w:rPr>
                <w:rFonts w:ascii="Calibri" w:hAnsi="Calibri" w:cs="Calibri" w:eastAsiaTheme="minorHAnsi"/>
                <w:szCs w:val="20"/>
                <w:lang w:val="en-GB"/>
              </w:rPr>
            </w:pPr>
            <w:r w:rsidRPr="005A49B8">
              <w:rPr>
                <w:rFonts w:ascii="Calibri" w:hAnsi="Calibri" w:cs="Calibri" w:eastAsiaTheme="minorHAnsi"/>
                <w:szCs w:val="20"/>
                <w:lang w:val="en-GB"/>
              </w:rPr>
              <w:t>Yes</w:t>
            </w:r>
          </w:p>
        </w:tc>
        <w:tc>
          <w:tcPr>
            <w:tcW w:w="3510" w:type="dxa"/>
            <w:tcBorders>
              <w:top w:val="single" w:color="auto" w:sz="4" w:space="0"/>
              <w:left w:val="single" w:color="auto" w:sz="4" w:space="0"/>
              <w:bottom w:val="single" w:color="auto" w:sz="4" w:space="0"/>
              <w:right w:val="single" w:color="auto" w:sz="4" w:space="0"/>
            </w:tcBorders>
          </w:tcPr>
          <w:p w:rsidRPr="005A49B8" w:rsidR="00FC58BE" w:rsidP="6B0F709B" w:rsidRDefault="2BB25314" w14:paraId="69FF7086" w14:textId="1508854B">
            <w:pPr>
              <w:pStyle w:val="TableText10"/>
              <w:rPr>
                <w:rFonts w:ascii="Calibri" w:hAnsi="Calibri" w:cs="Calibri" w:eastAsiaTheme="minorEastAsia"/>
                <w:lang w:val="en-GB"/>
              </w:rPr>
            </w:pPr>
            <w:r w:rsidRPr="5AD8E5F2">
              <w:rPr>
                <w:rFonts w:ascii="Calibri" w:hAnsi="Calibri" w:cs="Calibri" w:eastAsiaTheme="minorEastAsia"/>
                <w:lang w:val="en-GB"/>
              </w:rPr>
              <w:t>ISO 8601 timestamp when MWRP sent the</w:t>
            </w:r>
            <w:r w:rsidRPr="5AD8E5F2" w:rsidR="26751A92">
              <w:rPr>
                <w:rFonts w:ascii="Calibri" w:hAnsi="Calibri" w:cs="Calibri" w:eastAsiaTheme="minorEastAsia"/>
                <w:lang w:val="en-GB"/>
              </w:rPr>
              <w:t xml:space="preserve"> request to EDWS</w:t>
            </w:r>
            <w:r w:rsidR="00FE4406">
              <w:rPr>
                <w:rFonts w:ascii="Calibri" w:hAnsi="Calibri" w:cs="Calibri" w:eastAsiaTheme="minorEastAsia"/>
                <w:lang w:val="en-GB"/>
              </w:rPr>
              <w:t xml:space="preserve"> </w:t>
            </w:r>
            <w:r w:rsidRPr="5AD8E5F2">
              <w:rPr>
                <w:rFonts w:ascii="Calibri" w:hAnsi="Calibri" w:cs="Calibri" w:eastAsiaTheme="minorEastAsia"/>
                <w:lang w:val="en-GB"/>
              </w:rPr>
              <w:t>(e.g. 2026-04-15T18:25:39.558605900Z)</w:t>
            </w:r>
          </w:p>
        </w:tc>
      </w:tr>
      <w:tr w:rsidRPr="009F017A" w:rsidR="00AF5296" w:rsidTr="016D1326" w14:paraId="7657A35D" w14:textId="3686B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48"/>
        </w:trPr>
        <w:tc>
          <w:tcPr>
            <w:tcW w:w="2898" w:type="dxa"/>
            <w:tcBorders>
              <w:top w:val="single" w:color="auto" w:sz="4" w:space="0"/>
              <w:left w:val="single" w:color="auto" w:sz="4" w:space="0"/>
              <w:bottom w:val="single" w:color="auto" w:sz="4" w:space="0"/>
              <w:right w:val="single" w:color="auto" w:sz="4" w:space="0"/>
            </w:tcBorders>
          </w:tcPr>
          <w:p w:rsidRPr="005A49B8" w:rsidR="00AF5296" w:rsidP="00AF5296" w:rsidRDefault="00AF5296" w14:paraId="4B291D05" w14:textId="3528EBD3">
            <w:pPr>
              <w:pStyle w:val="TableText10"/>
              <w:rPr>
                <w:rFonts w:ascii="Calibri" w:hAnsi="Calibri" w:cs="Calibri" w:eastAsiaTheme="minorHAnsi"/>
                <w:szCs w:val="20"/>
                <w:lang w:val="en-GB"/>
              </w:rPr>
            </w:pPr>
            <w:r w:rsidRPr="005A49B8">
              <w:rPr>
                <w:rFonts w:ascii="Calibri" w:hAnsi="Calibri" w:cs="Calibri" w:eastAsiaTheme="minorHAnsi"/>
                <w:szCs w:val="20"/>
                <w:lang w:val="en-GB"/>
              </w:rPr>
              <w:t>requestSequenceNumber</w:t>
            </w:r>
          </w:p>
        </w:tc>
        <w:tc>
          <w:tcPr>
            <w:tcW w:w="1890" w:type="dxa"/>
            <w:tcBorders>
              <w:top w:val="single" w:color="auto" w:sz="4" w:space="0"/>
              <w:left w:val="single" w:color="auto" w:sz="4" w:space="0"/>
              <w:bottom w:val="single" w:color="auto" w:sz="4" w:space="0"/>
              <w:right w:val="single" w:color="auto" w:sz="4" w:space="0"/>
            </w:tcBorders>
          </w:tcPr>
          <w:p w:rsidRPr="005A49B8" w:rsidR="00AF5296" w:rsidP="00AF5296" w:rsidRDefault="00AF5296" w14:paraId="034B2F06" w14:textId="5BCAED8A">
            <w:pPr>
              <w:pStyle w:val="TableText10"/>
              <w:rPr>
                <w:rFonts w:ascii="Calibri" w:hAnsi="Calibri" w:cs="Calibri" w:eastAsiaTheme="minorHAnsi"/>
                <w:szCs w:val="20"/>
                <w:lang w:val="en-GB"/>
              </w:rPr>
            </w:pPr>
            <w:r w:rsidRPr="005A49B8">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A49B8" w:rsidR="00AF5296" w:rsidP="00AF5296" w:rsidRDefault="00AF5296" w14:paraId="44B52C32" w14:textId="2815F25A">
            <w:pPr>
              <w:pStyle w:val="TableText10"/>
              <w:rPr>
                <w:rFonts w:ascii="Calibri" w:hAnsi="Calibri" w:cs="Calibri" w:eastAsiaTheme="minorHAnsi"/>
                <w:szCs w:val="20"/>
                <w:lang w:val="en-GB"/>
              </w:rPr>
            </w:pPr>
            <w:r w:rsidRPr="005A49B8">
              <w:rPr>
                <w:rFonts w:ascii="Calibri" w:hAnsi="Calibri" w:cs="Calibri" w:eastAsiaTheme="minorHAnsi"/>
                <w:szCs w:val="20"/>
                <w:lang w:val="en-GB"/>
              </w:rPr>
              <w:t>Yes</w:t>
            </w:r>
          </w:p>
        </w:tc>
        <w:tc>
          <w:tcPr>
            <w:tcW w:w="3510" w:type="dxa"/>
            <w:tcBorders>
              <w:top w:val="single" w:color="auto" w:sz="4" w:space="0"/>
              <w:left w:val="single" w:color="auto" w:sz="4" w:space="0"/>
              <w:bottom w:val="single" w:color="auto" w:sz="4" w:space="0"/>
              <w:right w:val="single" w:color="auto" w:sz="4" w:space="0"/>
            </w:tcBorders>
          </w:tcPr>
          <w:p w:rsidRPr="005A49B8" w:rsidR="00AF5296" w:rsidP="6B0F709B" w:rsidRDefault="5E78C828" w14:paraId="6A799D86" w14:textId="6D3EF228">
            <w:pPr>
              <w:pStyle w:val="TableText10"/>
              <w:rPr>
                <w:rFonts w:ascii="Calibri" w:hAnsi="Calibri" w:cs="Calibri" w:eastAsiaTheme="minorEastAsia"/>
                <w:lang w:val="en-GB"/>
              </w:rPr>
            </w:pPr>
            <w:r w:rsidRPr="5AD8E5F2">
              <w:rPr>
                <w:rFonts w:ascii="Calibri" w:hAnsi="Calibri" w:cs="Calibri" w:eastAsiaTheme="minorEastAsia"/>
                <w:lang w:val="en-GB"/>
              </w:rPr>
              <w:t>RequestSequenceNumber is a unique number for the entire household received in the request.</w:t>
            </w:r>
          </w:p>
        </w:tc>
      </w:tr>
      <w:tr w:rsidRPr="009F017A" w:rsidR="00FC58BE" w:rsidTr="016D1326" w14:paraId="3DBD59E8" w14:textId="475B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71"/>
        </w:trPr>
        <w:tc>
          <w:tcPr>
            <w:tcW w:w="2898" w:type="dxa"/>
            <w:tcBorders>
              <w:top w:val="single" w:color="auto" w:sz="4" w:space="0"/>
              <w:left w:val="single" w:color="auto" w:sz="4" w:space="0"/>
              <w:bottom w:val="single" w:color="auto" w:sz="4" w:space="0"/>
              <w:right w:val="single" w:color="auto" w:sz="4" w:space="0"/>
            </w:tcBorders>
          </w:tcPr>
          <w:p w:rsidRPr="005A49B8" w:rsidR="00FC58BE" w:rsidP="00FC58BE" w:rsidRDefault="00BC4753" w14:paraId="1B230ABF" w14:textId="26A156F5">
            <w:pPr>
              <w:pStyle w:val="TableText10"/>
              <w:rPr>
                <w:rFonts w:ascii="Calibri" w:hAnsi="Calibri" w:cs="Calibri" w:eastAsiaTheme="minorHAnsi"/>
                <w:szCs w:val="20"/>
                <w:lang w:val="en-GB"/>
              </w:rPr>
            </w:pPr>
            <w:r>
              <w:rPr>
                <w:rFonts w:ascii="Calibri" w:hAnsi="Calibri" w:cs="Calibri" w:eastAsiaTheme="minorHAnsi"/>
                <w:szCs w:val="20"/>
                <w:lang w:val="en-GB"/>
              </w:rPr>
              <w:t>state</w:t>
            </w:r>
            <w:r w:rsidR="001E30DE">
              <w:rPr>
                <w:rFonts w:ascii="Calibri" w:hAnsi="Calibri" w:cs="Calibri" w:eastAsiaTheme="minorHAnsi"/>
                <w:szCs w:val="20"/>
                <w:lang w:val="en-GB"/>
              </w:rPr>
              <w:t>I</w:t>
            </w:r>
            <w:r>
              <w:rPr>
                <w:rFonts w:ascii="Calibri" w:hAnsi="Calibri" w:cs="Calibri" w:eastAsiaTheme="minorHAnsi"/>
                <w:szCs w:val="20"/>
                <w:lang w:val="en-GB"/>
              </w:rPr>
              <w:t>d</w:t>
            </w:r>
          </w:p>
        </w:tc>
        <w:tc>
          <w:tcPr>
            <w:tcW w:w="189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2A5FF16B" w14:textId="6DCE41DA">
            <w:pPr>
              <w:pStyle w:val="TableText10"/>
              <w:rPr>
                <w:rFonts w:ascii="Calibri" w:hAnsi="Calibri" w:cs="Calibri" w:eastAsiaTheme="minorHAnsi"/>
                <w:szCs w:val="20"/>
                <w:lang w:val="en-GB"/>
              </w:rPr>
            </w:pPr>
            <w:r w:rsidRPr="005A49B8">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00B55A77" w14:textId="3E6ABE25">
            <w:pPr>
              <w:pStyle w:val="TableText10"/>
              <w:rPr>
                <w:rFonts w:ascii="Calibri" w:hAnsi="Calibri" w:cs="Calibri" w:eastAsiaTheme="minorHAnsi"/>
                <w:szCs w:val="20"/>
                <w:lang w:val="en-GB"/>
              </w:rPr>
            </w:pPr>
            <w:r w:rsidRPr="005A49B8">
              <w:rPr>
                <w:rFonts w:ascii="Calibri" w:hAnsi="Calibri" w:cs="Calibri" w:eastAsiaTheme="minorHAnsi"/>
                <w:szCs w:val="20"/>
                <w:lang w:val="en-GB"/>
              </w:rPr>
              <w:t>Yes</w:t>
            </w:r>
          </w:p>
        </w:tc>
        <w:tc>
          <w:tcPr>
            <w:tcW w:w="351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3F9706C8" w14:textId="77777777">
            <w:pPr>
              <w:pStyle w:val="TableText10"/>
              <w:rPr>
                <w:rFonts w:ascii="Calibri" w:hAnsi="Calibri" w:cs="Calibri" w:eastAsiaTheme="minorHAnsi"/>
                <w:szCs w:val="20"/>
                <w:lang w:val="en-GB"/>
              </w:rPr>
            </w:pPr>
            <w:r w:rsidRPr="005A49B8">
              <w:rPr>
                <w:rFonts w:ascii="Calibri" w:hAnsi="Calibri" w:cs="Calibri" w:eastAsiaTheme="minorHAnsi"/>
                <w:szCs w:val="20"/>
                <w:lang w:val="en-GB"/>
              </w:rPr>
              <w:t>Two-character state identifier</w:t>
            </w:r>
          </w:p>
          <w:p w:rsidRPr="005A49B8" w:rsidR="00FC58BE" w:rsidP="00FC58BE" w:rsidRDefault="00FC58BE" w14:paraId="2A487468" w14:textId="1FEC0D76">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MWRP</w:t>
            </w:r>
            <w:r w:rsidRPr="005A49B8" w:rsidDel="00FC5DDE">
              <w:rPr>
                <w:rFonts w:ascii="Calibri" w:hAnsi="Calibri" w:cs="Calibri" w:eastAsiaTheme="minorHAnsi"/>
                <w:color w:val="000000"/>
                <w:szCs w:val="20"/>
              </w:rPr>
              <w:t xml:space="preserve"> </w:t>
            </w:r>
            <w:r w:rsidRPr="005A49B8">
              <w:rPr>
                <w:rFonts w:ascii="Calibri" w:hAnsi="Calibri" w:cs="Calibri" w:eastAsiaTheme="minorHAnsi"/>
                <w:color w:val="000000"/>
                <w:szCs w:val="20"/>
              </w:rPr>
              <w:t>Reference table: RT_</w:t>
            </w:r>
            <w:r w:rsidRPr="005A49B8">
              <w:rPr>
                <w:rFonts w:ascii="Calibri" w:hAnsi="Calibri" w:cs="Calibri" w:eastAsiaTheme="minorEastAsia"/>
                <w:color w:val="000000" w:themeColor="text1"/>
                <w:szCs w:val="20"/>
              </w:rPr>
              <w:t>STTE</w:t>
            </w:r>
          </w:p>
        </w:tc>
      </w:tr>
      <w:tr w:rsidRPr="009F017A" w:rsidR="00FC58BE" w:rsidTr="016D1326" w14:paraId="65696F26" w14:textId="22077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3"/>
        </w:trPr>
        <w:tc>
          <w:tcPr>
            <w:tcW w:w="2898"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242EF06D" w14:textId="01D542AD">
            <w:pPr>
              <w:pStyle w:val="TableText10"/>
              <w:rPr>
                <w:rFonts w:ascii="Calibri" w:hAnsi="Calibri" w:cs="Calibri" w:eastAsiaTheme="minorHAnsi"/>
                <w:szCs w:val="20"/>
                <w:lang w:val="en-GB"/>
              </w:rPr>
            </w:pPr>
            <w:r w:rsidRPr="005A49B8">
              <w:rPr>
                <w:rFonts w:ascii="Calibri" w:hAnsi="Calibri" w:cs="Calibri" w:eastAsiaTheme="minorHAnsi"/>
                <w:szCs w:val="20"/>
                <w:lang w:val="en-GB"/>
              </w:rPr>
              <w:t>requestSource</w:t>
            </w:r>
          </w:p>
        </w:tc>
        <w:tc>
          <w:tcPr>
            <w:tcW w:w="189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37CA4297" w14:textId="56455A38">
            <w:pPr>
              <w:pStyle w:val="TableText10"/>
              <w:rPr>
                <w:rFonts w:ascii="Calibri" w:hAnsi="Calibri" w:cs="Calibri" w:eastAsiaTheme="minorHAnsi"/>
                <w:szCs w:val="20"/>
                <w:lang w:val="en-GB"/>
              </w:rPr>
            </w:pPr>
            <w:r w:rsidRPr="005A49B8">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378E4ECE" w14:textId="30BC778A">
            <w:pPr>
              <w:pStyle w:val="TableText10"/>
              <w:rPr>
                <w:rFonts w:ascii="Calibri" w:hAnsi="Calibri" w:cs="Calibri" w:eastAsiaTheme="minorHAnsi"/>
                <w:szCs w:val="20"/>
                <w:lang w:val="en-GB"/>
              </w:rPr>
            </w:pPr>
            <w:r w:rsidRPr="005A49B8">
              <w:rPr>
                <w:rFonts w:ascii="Calibri" w:hAnsi="Calibri" w:cs="Calibri" w:eastAsiaTheme="minorHAnsi"/>
                <w:szCs w:val="20"/>
                <w:lang w:val="en-GB"/>
              </w:rPr>
              <w:t>Yes</w:t>
            </w:r>
          </w:p>
        </w:tc>
        <w:tc>
          <w:tcPr>
            <w:tcW w:w="351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1293C3DE" w14:textId="1DA105C6">
            <w:pPr>
              <w:pStyle w:val="TableText10"/>
              <w:rPr>
                <w:rFonts w:ascii="Calibri" w:hAnsi="Calibri" w:cs="Calibri" w:eastAsiaTheme="minorHAnsi"/>
                <w:szCs w:val="20"/>
                <w:lang w:val="en-GB"/>
              </w:rPr>
            </w:pPr>
            <w:r w:rsidRPr="005A49B8">
              <w:rPr>
                <w:rFonts w:ascii="Calibri" w:hAnsi="Calibri" w:cs="Calibri" w:eastAsiaTheme="minorHAnsi"/>
                <w:szCs w:val="20"/>
                <w:lang w:val="en-GB"/>
              </w:rPr>
              <w:t>Source system identifier (e.g. MWRP, VaCMS)</w:t>
            </w:r>
          </w:p>
        </w:tc>
      </w:tr>
      <w:tr w:rsidRPr="009F017A" w:rsidR="00FC58BE" w:rsidTr="016D1326" w14:paraId="470E6412" w14:textId="2281952F">
        <w:trPr>
          <w:trHeight w:val="764"/>
        </w:trPr>
        <w:tc>
          <w:tcPr>
            <w:tcW w:w="2898"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18D9EBE9" w14:textId="2998C62B">
            <w:pPr>
              <w:pStyle w:val="TableText10"/>
              <w:rPr>
                <w:rFonts w:ascii="Calibri" w:hAnsi="Calibri" w:cs="Calibri" w:eastAsiaTheme="minorHAnsi"/>
                <w:szCs w:val="20"/>
                <w:lang w:val="en-GB"/>
              </w:rPr>
            </w:pPr>
            <w:r w:rsidRPr="005A49B8">
              <w:rPr>
                <w:rFonts w:ascii="Calibri" w:hAnsi="Calibri" w:cs="Calibri" w:eastAsiaTheme="minorEastAsia"/>
                <w:color w:val="000000" w:themeColor="text1"/>
                <w:szCs w:val="20"/>
              </w:rPr>
              <w:t>caseNumber</w:t>
            </w:r>
          </w:p>
        </w:tc>
        <w:tc>
          <w:tcPr>
            <w:tcW w:w="189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7B3BFAB8" w14:textId="20417046">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7CC4219F" w14:textId="18E67DC6">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Yes</w:t>
            </w:r>
          </w:p>
        </w:tc>
        <w:tc>
          <w:tcPr>
            <w:tcW w:w="351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6044E94A" w14:textId="3D49760D">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Medicaid case number received from VaCMS for which MWRP verification is executed</w:t>
            </w:r>
          </w:p>
        </w:tc>
      </w:tr>
      <w:tr w:rsidRPr="009F017A" w:rsidR="00FC58BE" w:rsidTr="016D1326" w14:paraId="02F755FC" w14:textId="10237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3"/>
        </w:trPr>
        <w:tc>
          <w:tcPr>
            <w:tcW w:w="2898"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0E21F0DE" w14:textId="03856B4B">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sendEmailToCustomer</w:t>
            </w:r>
          </w:p>
        </w:tc>
        <w:tc>
          <w:tcPr>
            <w:tcW w:w="189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47221E75" w14:textId="1B09890F">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Boolean</w:t>
            </w:r>
          </w:p>
        </w:tc>
        <w:tc>
          <w:tcPr>
            <w:tcW w:w="135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412B5ACB" w14:textId="272842DC">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Yes</w:t>
            </w:r>
          </w:p>
        </w:tc>
        <w:tc>
          <w:tcPr>
            <w:tcW w:w="3510" w:type="dxa"/>
            <w:tcBorders>
              <w:top w:val="single" w:color="auto" w:sz="4" w:space="0"/>
              <w:left w:val="single" w:color="auto" w:sz="4" w:space="0"/>
              <w:bottom w:val="single" w:color="auto" w:sz="4" w:space="0"/>
              <w:right w:val="single" w:color="auto" w:sz="4" w:space="0"/>
            </w:tcBorders>
          </w:tcPr>
          <w:p w:rsidRPr="005A49B8" w:rsidR="00FC58BE" w:rsidP="00FC58BE" w:rsidRDefault="00FC58BE" w14:paraId="3C4DE9C8" w14:textId="7C533335">
            <w:pPr>
              <w:pStyle w:val="TableText10"/>
              <w:rPr>
                <w:rFonts w:ascii="Calibri" w:hAnsi="Calibri" w:cs="Calibri" w:eastAsiaTheme="minorHAnsi"/>
                <w:szCs w:val="20"/>
                <w:lang w:val="en-GB"/>
              </w:rPr>
            </w:pPr>
            <w:r w:rsidRPr="005A49B8">
              <w:rPr>
                <w:rFonts w:ascii="Calibri" w:hAnsi="Calibri" w:cs="Calibri" w:eastAsiaTheme="minorHAnsi"/>
                <w:color w:val="000000"/>
                <w:szCs w:val="20"/>
              </w:rPr>
              <w:t>Email Notification Flag received from VaCMS</w:t>
            </w:r>
          </w:p>
        </w:tc>
      </w:tr>
      <w:tr w:rsidRPr="009F017A" w:rsidR="00175691" w:rsidTr="016D1326" w14:paraId="214BAB9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3"/>
        </w:trPr>
        <w:tc>
          <w:tcPr>
            <w:tcW w:w="2898" w:type="dxa"/>
            <w:tcBorders>
              <w:top w:val="single" w:color="auto" w:sz="4" w:space="0"/>
              <w:left w:val="single" w:color="auto" w:sz="4" w:space="0"/>
              <w:bottom w:val="single" w:color="auto" w:sz="4" w:space="0"/>
              <w:right w:val="single" w:color="auto" w:sz="4" w:space="0"/>
            </w:tcBorders>
          </w:tcPr>
          <w:p w:rsidRPr="005A49B8" w:rsidR="00175691" w:rsidP="00175691" w:rsidRDefault="00175691" w14:paraId="115AA38F" w14:textId="528FBA19">
            <w:pPr>
              <w:pStyle w:val="TableText10"/>
              <w:rPr>
                <w:rFonts w:ascii="Calibri" w:hAnsi="Calibri" w:cs="Calibri" w:eastAsiaTheme="minorHAnsi"/>
                <w:szCs w:val="20"/>
              </w:rPr>
            </w:pPr>
            <w:r w:rsidRPr="005A49B8">
              <w:rPr>
                <w:rStyle w:val="normaltextrun"/>
                <w:rFonts w:ascii="Calibri" w:hAnsi="Calibri" w:cs="Calibri"/>
                <w:szCs w:val="20"/>
                <w:lang w:val="en-GB"/>
              </w:rPr>
              <w:t>preferredCommunicationLanguage</w:t>
            </w:r>
          </w:p>
        </w:tc>
        <w:tc>
          <w:tcPr>
            <w:tcW w:w="1890" w:type="dxa"/>
            <w:tcBorders>
              <w:top w:val="single" w:color="auto" w:sz="4" w:space="0"/>
              <w:left w:val="single" w:color="auto" w:sz="4" w:space="0"/>
              <w:bottom w:val="single" w:color="auto" w:sz="4" w:space="0"/>
              <w:right w:val="single" w:color="auto" w:sz="4" w:space="0"/>
            </w:tcBorders>
          </w:tcPr>
          <w:p w:rsidRPr="005A49B8" w:rsidR="00175691" w:rsidP="00175691" w:rsidRDefault="00175691" w14:paraId="5D416F47" w14:textId="4ABDD747">
            <w:pPr>
              <w:pStyle w:val="TableText10"/>
              <w:rPr>
                <w:rFonts w:ascii="Calibri" w:hAnsi="Calibri" w:cs="Calibri" w:eastAsiaTheme="minorHAnsi"/>
                <w:szCs w:val="20"/>
              </w:rPr>
            </w:pPr>
            <w:r w:rsidRPr="005A49B8">
              <w:rPr>
                <w:rStyle w:val="normaltextrun"/>
                <w:rFonts w:ascii="Calibri" w:hAnsi="Calibri" w:cs="Calibri"/>
                <w:szCs w:val="20"/>
                <w:lang w:val="en-GB"/>
              </w:rPr>
              <w:t>String</w:t>
            </w:r>
            <w:r w:rsidRPr="005A49B8">
              <w:rPr>
                <w:rStyle w:val="eop"/>
                <w:rFonts w:ascii="Calibri" w:hAnsi="Calibri" w:cs="Calibri"/>
                <w:szCs w:val="20"/>
              </w:rPr>
              <w:t> </w:t>
            </w:r>
          </w:p>
        </w:tc>
        <w:tc>
          <w:tcPr>
            <w:tcW w:w="1350" w:type="dxa"/>
            <w:tcBorders>
              <w:top w:val="single" w:color="auto" w:sz="4" w:space="0"/>
              <w:left w:val="single" w:color="auto" w:sz="4" w:space="0"/>
              <w:bottom w:val="single" w:color="auto" w:sz="4" w:space="0"/>
              <w:right w:val="single" w:color="auto" w:sz="4" w:space="0"/>
            </w:tcBorders>
          </w:tcPr>
          <w:p w:rsidRPr="005A49B8" w:rsidR="00175691" w:rsidP="00175691" w:rsidRDefault="00175691" w14:paraId="3256D7D4" w14:textId="6FF8AECF">
            <w:pPr>
              <w:pStyle w:val="TableText10"/>
              <w:rPr>
                <w:rFonts w:ascii="Calibri" w:hAnsi="Calibri" w:cs="Calibri" w:eastAsiaTheme="minorHAnsi"/>
                <w:szCs w:val="20"/>
              </w:rPr>
            </w:pPr>
            <w:r w:rsidRPr="005A49B8">
              <w:rPr>
                <w:rStyle w:val="normaltextrun"/>
                <w:rFonts w:ascii="Calibri" w:hAnsi="Calibri" w:cs="Calibri"/>
                <w:szCs w:val="20"/>
                <w:lang w:val="en-GB"/>
              </w:rPr>
              <w:t>Yes</w:t>
            </w:r>
            <w:r w:rsidRPr="005A49B8">
              <w:rPr>
                <w:rStyle w:val="eop"/>
                <w:rFonts w:ascii="Calibri" w:hAnsi="Calibri" w:cs="Calibri"/>
                <w:szCs w:val="20"/>
              </w:rPr>
              <w:t> </w:t>
            </w:r>
          </w:p>
        </w:tc>
        <w:tc>
          <w:tcPr>
            <w:tcW w:w="3510" w:type="dxa"/>
            <w:tcBorders>
              <w:top w:val="single" w:color="auto" w:sz="4" w:space="0"/>
              <w:left w:val="single" w:color="auto" w:sz="4" w:space="0"/>
              <w:bottom w:val="single" w:color="auto" w:sz="4" w:space="0"/>
              <w:right w:val="single" w:color="auto" w:sz="4" w:space="0"/>
            </w:tcBorders>
          </w:tcPr>
          <w:p w:rsidRPr="005A49B8" w:rsidR="00175691" w:rsidP="00175691" w:rsidRDefault="00175691" w14:paraId="32572A3E" w14:textId="77777777">
            <w:pPr>
              <w:pStyle w:val="paragraph"/>
              <w:spacing w:before="0" w:beforeAutospacing="0" w:after="0" w:afterAutospacing="0"/>
              <w:textAlignment w:val="baseline"/>
              <w:rPr>
                <w:rFonts w:ascii="Segoe UI" w:hAnsi="Segoe UI" w:cs="Segoe UI"/>
                <w:sz w:val="20"/>
                <w:szCs w:val="20"/>
              </w:rPr>
            </w:pPr>
            <w:r w:rsidRPr="005A49B8">
              <w:rPr>
                <w:rStyle w:val="normaltextrun"/>
                <w:rFonts w:ascii="Calibri" w:hAnsi="Calibri" w:cs="Calibri"/>
                <w:sz w:val="20"/>
                <w:szCs w:val="20"/>
                <w:lang w:val="en-GB"/>
              </w:rPr>
              <w:t>Preferred language of communication</w:t>
            </w:r>
            <w:r w:rsidRPr="005A49B8">
              <w:rPr>
                <w:rStyle w:val="eop"/>
                <w:rFonts w:ascii="Calibri" w:hAnsi="Calibri" w:cs="Calibri"/>
                <w:sz w:val="20"/>
                <w:szCs w:val="20"/>
              </w:rPr>
              <w:t> </w:t>
            </w:r>
          </w:p>
          <w:p w:rsidRPr="005A49B8" w:rsidR="00175691" w:rsidP="00011D0A" w:rsidRDefault="00175691" w14:paraId="48A29C1C" w14:textId="53E97334">
            <w:pPr>
              <w:pStyle w:val="paragraph"/>
              <w:spacing w:before="0" w:beforeAutospacing="0" w:after="0" w:afterAutospacing="0"/>
              <w:textAlignment w:val="baseline"/>
              <w:rPr>
                <w:rFonts w:eastAsiaTheme="minorEastAsia"/>
              </w:rPr>
            </w:pPr>
            <w:r w:rsidRPr="005A49B8">
              <w:rPr>
                <w:rStyle w:val="normaltextrun"/>
                <w:rFonts w:ascii="Calibri" w:hAnsi="Calibri" w:cs="Calibri"/>
                <w:sz w:val="20"/>
                <w:szCs w:val="20"/>
                <w:lang w:val="en-GB"/>
              </w:rPr>
              <w:t>Reference table: RT_LANGUAGE</w:t>
            </w:r>
          </w:p>
        </w:tc>
      </w:tr>
      <w:tr w:rsidR="5A6E645B" w:rsidTr="016D1326" w14:paraId="54CE6DFA" w14:textId="18643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3"/>
        </w:trPr>
        <w:tc>
          <w:tcPr>
            <w:tcW w:w="2898" w:type="dxa"/>
            <w:tcBorders>
              <w:top w:val="single" w:color="auto" w:sz="4" w:space="0"/>
              <w:left w:val="single" w:color="auto" w:sz="4" w:space="0"/>
              <w:bottom w:val="single" w:color="auto" w:sz="4" w:space="0"/>
              <w:right w:val="single" w:color="auto" w:sz="4" w:space="0"/>
            </w:tcBorders>
          </w:tcPr>
          <w:p w:rsidRPr="005A49B8" w:rsidR="5A6E645B" w:rsidRDefault="00660DC0" w14:paraId="77C2EAFD" w14:textId="5E2B3A55">
            <w:pPr>
              <w:pStyle w:val="TableText10"/>
              <w:rPr>
                <w:rFonts w:ascii="Calibri" w:hAnsi="Calibri" w:eastAsia="Calibri" w:cs="Calibri"/>
                <w:szCs w:val="20"/>
                <w:lang w:val="en-GB"/>
              </w:rPr>
            </w:pPr>
            <w:r w:rsidRPr="005A49B8">
              <w:rPr>
                <w:rFonts w:ascii="Calibri" w:hAnsi="Calibri" w:eastAsia="Calibri" w:cs="Calibri"/>
                <w:szCs w:val="20"/>
                <w:lang w:val="en-GB"/>
              </w:rPr>
              <w:t>documentsUploadedIn</w:t>
            </w:r>
          </w:p>
        </w:tc>
        <w:tc>
          <w:tcPr>
            <w:tcW w:w="1890" w:type="dxa"/>
            <w:tcBorders>
              <w:top w:val="single" w:color="auto" w:sz="4" w:space="0"/>
              <w:left w:val="single" w:color="auto" w:sz="4" w:space="0"/>
              <w:bottom w:val="single" w:color="auto" w:sz="4" w:space="0"/>
              <w:right w:val="single" w:color="auto" w:sz="4" w:space="0"/>
            </w:tcBorders>
          </w:tcPr>
          <w:p w:rsidRPr="005A49B8" w:rsidR="5A6E645B" w:rsidP="00FB4F57" w:rsidRDefault="09F20222" w14:paraId="16F46C77" w14:textId="5C298709">
            <w:pPr>
              <w:pStyle w:val="TableText10"/>
              <w:rPr>
                <w:rFonts w:ascii="Calibri" w:hAnsi="Calibri" w:eastAsia="Calibri" w:cs="Calibri"/>
                <w:szCs w:val="20"/>
                <w:lang w:val="en-GB"/>
              </w:rPr>
            </w:pPr>
            <w:r w:rsidRPr="005A49B8">
              <w:rPr>
                <w:rFonts w:ascii="Calibri" w:hAnsi="Calibri" w:eastAsia="Calibri" w:cs="Calibri"/>
                <w:szCs w:val="20"/>
                <w:lang w:val="en-GB"/>
              </w:rPr>
              <w:t>Array&lt;DocumentsDTO&gt;</w:t>
            </w:r>
          </w:p>
        </w:tc>
        <w:tc>
          <w:tcPr>
            <w:tcW w:w="1350" w:type="dxa"/>
            <w:tcBorders>
              <w:top w:val="single" w:color="auto" w:sz="4" w:space="0"/>
              <w:left w:val="single" w:color="auto" w:sz="4" w:space="0"/>
              <w:bottom w:val="single" w:color="auto" w:sz="4" w:space="0"/>
              <w:right w:val="single" w:color="auto" w:sz="4" w:space="0"/>
            </w:tcBorders>
          </w:tcPr>
          <w:p w:rsidRPr="005A49B8" w:rsidR="57880634" w:rsidRDefault="57880634" w14:paraId="020AD517" w14:textId="4981A4CD">
            <w:pPr>
              <w:pStyle w:val="TableText10"/>
              <w:rPr>
                <w:rFonts w:ascii="Calibri" w:hAnsi="Calibri" w:eastAsia="Calibri" w:cs="Calibri"/>
                <w:szCs w:val="20"/>
              </w:rPr>
            </w:pPr>
            <w:r w:rsidRPr="005A49B8">
              <w:rPr>
                <w:rFonts w:ascii="Calibri" w:hAnsi="Calibri" w:eastAsia="Calibri" w:cs="Calibri"/>
                <w:szCs w:val="20"/>
                <w:lang w:val="en-GB"/>
              </w:rPr>
              <w:t>No</w:t>
            </w:r>
          </w:p>
        </w:tc>
        <w:tc>
          <w:tcPr>
            <w:tcW w:w="3510" w:type="dxa"/>
            <w:tcBorders>
              <w:top w:val="single" w:color="auto" w:sz="4" w:space="0"/>
              <w:left w:val="single" w:color="auto" w:sz="4" w:space="0"/>
              <w:bottom w:val="single" w:color="auto" w:sz="4" w:space="0"/>
              <w:right w:val="single" w:color="auto" w:sz="4" w:space="0"/>
            </w:tcBorders>
          </w:tcPr>
          <w:p w:rsidRPr="005A49B8" w:rsidR="57880634" w:rsidP="6B0F709B" w:rsidRDefault="3A04C261" w14:paraId="15673564" w14:textId="12E08799">
            <w:pPr>
              <w:pStyle w:val="TableText10"/>
              <w:rPr>
                <w:rFonts w:ascii="Calibri" w:hAnsi="Calibri" w:eastAsia="Calibri" w:cs="Calibri"/>
                <w:lang w:val="en-GB"/>
              </w:rPr>
            </w:pPr>
            <w:r w:rsidRPr="6B0F709B">
              <w:rPr>
                <w:rFonts w:ascii="Calibri" w:hAnsi="Calibri" w:eastAsia="Calibri" w:cs="Calibri"/>
                <w:lang w:val="en-GB"/>
              </w:rPr>
              <w:t>Documents uploaded</w:t>
            </w:r>
            <w:r w:rsidRPr="6B0F709B" w:rsidR="41A9E8DC">
              <w:rPr>
                <w:rFonts w:ascii="Calibri" w:hAnsi="Calibri" w:eastAsia="Calibri" w:cs="Calibri"/>
                <w:lang w:val="en-GB"/>
              </w:rPr>
              <w:t>. Null if nothing uploaded.</w:t>
            </w:r>
          </w:p>
        </w:tc>
      </w:tr>
      <w:tr w:rsidR="016D1326" w:rsidTr="016D1326" w14:paraId="496F770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3"/>
          <w:ins w:author="Marri, Rajababu" w:date="2026-10-21T21:04:00Z" w:id="37"/>
        </w:trPr>
        <w:tc>
          <w:tcPr>
            <w:tcW w:w="2898" w:type="dxa"/>
            <w:tcBorders>
              <w:top w:val="single" w:color="auto" w:sz="4" w:space="0"/>
              <w:left w:val="single" w:color="auto" w:sz="4" w:space="0"/>
              <w:bottom w:val="single" w:color="auto" w:sz="4" w:space="0"/>
              <w:right w:val="single" w:color="auto" w:sz="4" w:space="0"/>
            </w:tcBorders>
          </w:tcPr>
          <w:p w:rsidR="1D776A5E" w:rsidRDefault="1D776A5E" w14:paraId="14B36A5D" w14:textId="79FAADCA">
            <w:pPr>
              <w:pStyle w:val="TableText10"/>
              <w:rPr>
                <w:rFonts w:ascii="Calibri" w:hAnsi="Calibri" w:cs="Calibri" w:eastAsiaTheme="minorEastAsia"/>
                <w:lang w:val="en-GB"/>
              </w:rPr>
              <w:pPrChange w:author="Marri, Rajababu" w:date="2026-10-21T21:04:00Z" w:id="38">
                <w:pPr/>
              </w:pPrChange>
            </w:pPr>
            <w:ins w:author="Marri, Rajababu" w:date="2026-10-21T21:04:00Z" w16du:dateUtc="2026-10-21T21:04:58Z" w:id="39">
              <w:r w:rsidRPr="016D1326">
                <w:rPr>
                  <w:rFonts w:ascii="Calibri" w:hAnsi="Calibri" w:cs="Calibri" w:eastAsiaTheme="minorEastAsia"/>
                  <w:lang w:val="en-GB"/>
                </w:rPr>
                <w:t>applicationSource</w:t>
              </w:r>
            </w:ins>
          </w:p>
        </w:tc>
        <w:tc>
          <w:tcPr>
            <w:tcW w:w="1890" w:type="dxa"/>
            <w:tcBorders>
              <w:top w:val="single" w:color="auto" w:sz="4" w:space="0"/>
              <w:left w:val="single" w:color="auto" w:sz="4" w:space="0"/>
              <w:bottom w:val="single" w:color="auto" w:sz="4" w:space="0"/>
              <w:right w:val="single" w:color="auto" w:sz="4" w:space="0"/>
            </w:tcBorders>
          </w:tcPr>
          <w:p w:rsidR="016D1326" w:rsidRDefault="016D1326" w14:paraId="3AEB8D13" w14:textId="25D11B7C">
            <w:pPr>
              <w:pStyle w:val="TableText10"/>
              <w:rPr>
                <w:rFonts w:ascii="Calibri" w:hAnsi="Calibri" w:eastAsia="Calibri" w:cs="Calibri"/>
                <w:color w:val="000000" w:themeColor="text1"/>
                <w:szCs w:val="20"/>
              </w:rPr>
              <w:pPrChange w:author="Marri, Rajababu" w:date="2026-10-21T21:08:00Z" w:id="40">
                <w:pPr/>
              </w:pPrChange>
            </w:pPr>
            <w:ins w:author="Marri, Rajababu" w:date="2026-10-21T21:08:00Z" w16du:dateUtc="2026-10-21T21:08:39Z" w:id="41">
              <w:r w:rsidRPr="016D1326">
                <w:rPr>
                  <w:rFonts w:ascii="Calibri" w:hAnsi="Calibri" w:eastAsia="Calibri" w:cs="Calibri"/>
                  <w:color w:val="000000" w:themeColor="text1"/>
                  <w:szCs w:val="20"/>
                  <w:lang w:val="en-GB"/>
                </w:rPr>
                <w:t>String</w:t>
              </w:r>
            </w:ins>
          </w:p>
        </w:tc>
        <w:tc>
          <w:tcPr>
            <w:tcW w:w="1350" w:type="dxa"/>
            <w:tcBorders>
              <w:top w:val="single" w:color="auto" w:sz="4" w:space="0"/>
              <w:left w:val="single" w:color="auto" w:sz="4" w:space="0"/>
              <w:bottom w:val="single" w:color="auto" w:sz="4" w:space="0"/>
              <w:right w:val="single" w:color="auto" w:sz="4" w:space="0"/>
            </w:tcBorders>
          </w:tcPr>
          <w:p w:rsidR="016D1326" w:rsidRDefault="016D1326" w14:paraId="2F0EFF4B" w14:textId="1F280D86">
            <w:pPr>
              <w:pStyle w:val="TableText10"/>
              <w:rPr>
                <w:rFonts w:ascii="Calibri" w:hAnsi="Calibri" w:eastAsia="Calibri" w:cs="Calibri"/>
                <w:color w:val="000000" w:themeColor="text1"/>
                <w:szCs w:val="20"/>
              </w:rPr>
              <w:pPrChange w:author="Marri, Rajababu" w:date="2026-10-21T21:08:00Z" w:id="42">
                <w:pPr/>
              </w:pPrChange>
            </w:pPr>
            <w:ins w:author="Marri, Rajababu" w:date="2026-10-21T21:08:00Z" w16du:dateUtc="2026-10-21T21:08:39Z" w:id="43">
              <w:r w:rsidRPr="016D1326">
                <w:rPr>
                  <w:rFonts w:ascii="Calibri" w:hAnsi="Calibri" w:eastAsia="Calibri" w:cs="Calibri"/>
                  <w:color w:val="000000" w:themeColor="text1"/>
                  <w:szCs w:val="20"/>
                  <w:lang w:val="en-GB"/>
                </w:rPr>
                <w:t>No</w:t>
              </w:r>
            </w:ins>
          </w:p>
        </w:tc>
        <w:tc>
          <w:tcPr>
            <w:tcW w:w="3510" w:type="dxa"/>
            <w:tcBorders>
              <w:top w:val="single" w:color="auto" w:sz="4" w:space="0"/>
              <w:left w:val="single" w:color="auto" w:sz="4" w:space="0"/>
              <w:bottom w:val="single" w:color="auto" w:sz="4" w:space="0"/>
              <w:right w:val="single" w:color="auto" w:sz="4" w:space="0"/>
            </w:tcBorders>
          </w:tcPr>
          <w:p w:rsidR="016D1326" w:rsidRDefault="016D1326" w14:paraId="569CE78E" w14:textId="7CFA6E15">
            <w:pPr>
              <w:pStyle w:val="TableText10"/>
              <w:rPr>
                <w:rFonts w:ascii="Calibri" w:hAnsi="Calibri" w:cs="Calibri" w:eastAsiaTheme="minorEastAsia"/>
                <w:lang w:val="en-GB"/>
              </w:rPr>
              <w:pPrChange w:author="Marri, Rajababu" w:date="2026-10-21T21:08:00Z" w:id="44">
                <w:pPr/>
              </w:pPrChange>
            </w:pPr>
            <w:ins w:author="Marri, Rajababu" w:date="2026-10-21T21:08:00Z" w16du:dateUtc="2026-10-21T21:08:39Z" w:id="45">
              <w:r w:rsidRPr="016D1326">
                <w:rPr>
                  <w:rFonts w:ascii="Calibri" w:hAnsi="Calibri" w:eastAsia="Calibri" w:cs="Calibri"/>
                  <w:color w:val="000000" w:themeColor="text1"/>
                  <w:szCs w:val="20"/>
                  <w:lang w:val="en-GB"/>
                </w:rPr>
                <w:t>Application Source. Ex: ‘Paper’,’CommonHelp”,’RDE’.</w:t>
              </w:r>
              <w:r w:rsidRPr="016D1326">
                <w:rPr>
                  <w:rFonts w:ascii="Calibri" w:hAnsi="Calibri" w:cs="Calibri" w:eastAsiaTheme="minorEastAsia"/>
                  <w:lang w:val="en-GB"/>
                </w:rPr>
                <w:t xml:space="preserve"> </w:t>
              </w:r>
            </w:ins>
          </w:p>
        </w:tc>
      </w:tr>
      <w:tr w:rsidRPr="009F017A" w:rsidR="001C61A1" w:rsidTr="016D1326" w14:paraId="22A6F4A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3"/>
        </w:trPr>
        <w:tc>
          <w:tcPr>
            <w:tcW w:w="2898" w:type="dxa"/>
            <w:tcBorders>
              <w:top w:val="single" w:color="auto" w:sz="4" w:space="0"/>
              <w:left w:val="single" w:color="auto" w:sz="4" w:space="0"/>
              <w:bottom w:val="single" w:color="auto" w:sz="4" w:space="0"/>
              <w:right w:val="single" w:color="auto" w:sz="4" w:space="0"/>
            </w:tcBorders>
          </w:tcPr>
          <w:p w:rsidRPr="005A49B8" w:rsidR="001C61A1" w:rsidP="016D1326" w:rsidRDefault="32B88BE3" w14:paraId="1815E74D" w14:textId="333E7A09">
            <w:pPr>
              <w:pStyle w:val="TableText10"/>
              <w:rPr>
                <w:rFonts w:ascii="Calibri" w:hAnsi="Calibri" w:cs="Calibri" w:eastAsiaTheme="minorEastAsia"/>
                <w:color w:val="000000"/>
              </w:rPr>
            </w:pPr>
            <w:r w:rsidRPr="016D1326">
              <w:rPr>
                <w:rFonts w:ascii="Calibri" w:hAnsi="Calibri" w:cs="Calibri" w:eastAsiaTheme="minorEastAsia"/>
                <w:lang w:val="en-GB"/>
              </w:rPr>
              <w:t>ceVerified</w:t>
            </w:r>
          </w:p>
        </w:tc>
        <w:tc>
          <w:tcPr>
            <w:tcW w:w="1890" w:type="dxa"/>
            <w:tcBorders>
              <w:top w:val="single" w:color="auto" w:sz="4" w:space="0"/>
              <w:left w:val="single" w:color="auto" w:sz="4" w:space="0"/>
              <w:bottom w:val="single" w:color="auto" w:sz="4" w:space="0"/>
              <w:right w:val="single" w:color="auto" w:sz="4" w:space="0"/>
            </w:tcBorders>
          </w:tcPr>
          <w:p w:rsidRPr="005A49B8" w:rsidR="001C61A1" w:rsidP="001C61A1" w:rsidRDefault="7D37918A" w14:paraId="1B5730D8" w14:textId="0A2456BD">
            <w:pPr>
              <w:pStyle w:val="TableText10"/>
              <w:rPr>
                <w:rFonts w:ascii="Calibri" w:hAnsi="Calibri" w:cs="Calibri" w:eastAsiaTheme="minorEastAsia"/>
                <w:color w:val="000000"/>
              </w:rPr>
            </w:pPr>
            <w:r w:rsidRPr="4E8367F1">
              <w:rPr>
                <w:rFonts w:ascii="Calibri" w:hAnsi="Calibri" w:cs="Calibri" w:eastAsiaTheme="minorEastAsia"/>
                <w:lang w:val="en-GB"/>
              </w:rPr>
              <w:t>Array&lt;</w:t>
            </w:r>
            <w:r w:rsidRPr="4E8367F1" w:rsidR="001C61A1">
              <w:rPr>
                <w:rFonts w:ascii="Calibri" w:hAnsi="Calibri" w:cs="Calibri" w:eastAsiaTheme="minorEastAsia"/>
                <w:lang w:val="en-GB"/>
              </w:rPr>
              <w:t>CeVerifiedDTO</w:t>
            </w:r>
            <w:r w:rsidRPr="4E8367F1" w:rsidR="2FFFA06C">
              <w:rPr>
                <w:rFonts w:ascii="Calibri" w:hAnsi="Calibri" w:cs="Calibri" w:eastAsiaTheme="minorEastAsia"/>
                <w:lang w:val="en-GB"/>
              </w:rPr>
              <w:t>&gt;</w:t>
            </w:r>
          </w:p>
        </w:tc>
        <w:tc>
          <w:tcPr>
            <w:tcW w:w="1350" w:type="dxa"/>
            <w:tcBorders>
              <w:top w:val="single" w:color="auto" w:sz="4" w:space="0"/>
              <w:left w:val="single" w:color="auto" w:sz="4" w:space="0"/>
              <w:bottom w:val="single" w:color="auto" w:sz="4" w:space="0"/>
              <w:right w:val="single" w:color="auto" w:sz="4" w:space="0"/>
            </w:tcBorders>
          </w:tcPr>
          <w:p w:rsidRPr="005A49B8" w:rsidR="001C61A1" w:rsidP="001C61A1" w:rsidRDefault="001C61A1" w14:paraId="7AF986F6" w14:textId="079E3426">
            <w:pPr>
              <w:pStyle w:val="TableText10"/>
              <w:rPr>
                <w:rFonts w:ascii="Calibri" w:hAnsi="Calibri" w:cs="Calibri" w:eastAsiaTheme="minorHAnsi"/>
                <w:color w:val="000000"/>
                <w:szCs w:val="20"/>
              </w:rPr>
            </w:pPr>
            <w:r w:rsidRPr="005A49B8">
              <w:rPr>
                <w:rFonts w:ascii="Calibri" w:hAnsi="Calibri" w:cs="Calibri" w:eastAsiaTheme="minorHAnsi"/>
                <w:szCs w:val="20"/>
                <w:lang w:val="en-GB"/>
              </w:rPr>
              <w:t>Yes</w:t>
            </w:r>
          </w:p>
        </w:tc>
        <w:tc>
          <w:tcPr>
            <w:tcW w:w="3510" w:type="dxa"/>
            <w:tcBorders>
              <w:top w:val="single" w:color="auto" w:sz="4" w:space="0"/>
              <w:left w:val="single" w:color="auto" w:sz="4" w:space="0"/>
              <w:bottom w:val="single" w:color="auto" w:sz="4" w:space="0"/>
              <w:right w:val="single" w:color="auto" w:sz="4" w:space="0"/>
            </w:tcBorders>
          </w:tcPr>
          <w:p w:rsidRPr="005A49B8" w:rsidR="001C61A1" w:rsidP="6B0F709B" w:rsidRDefault="00D6308F" w14:paraId="51BB89EC" w14:textId="17C4C1A7">
            <w:pPr>
              <w:pStyle w:val="TableText10"/>
              <w:rPr>
                <w:rFonts w:ascii="Calibri" w:hAnsi="Calibri" w:cs="Calibri" w:eastAsiaTheme="minorEastAsia"/>
                <w:color w:val="000000"/>
              </w:rPr>
            </w:pPr>
            <w:r w:rsidRPr="6B0F709B">
              <w:rPr>
                <w:rFonts w:ascii="Calibri" w:hAnsi="Calibri" w:cs="Calibri" w:eastAsiaTheme="minorEastAsia"/>
                <w:lang w:val="en-GB"/>
              </w:rPr>
              <w:t>Medicaid Work Requirement</w:t>
            </w:r>
            <w:r w:rsidRPr="6B0F709B" w:rsidR="0A3D7D17">
              <w:rPr>
                <w:rFonts w:ascii="Calibri" w:hAnsi="Calibri" w:cs="Calibri" w:eastAsiaTheme="minorEastAsia"/>
                <w:lang w:val="en-GB"/>
              </w:rPr>
              <w:t xml:space="preserve"> verification result for the individual</w:t>
            </w:r>
          </w:p>
        </w:tc>
      </w:tr>
    </w:tbl>
    <w:p w:rsidR="00551264" w:rsidP="00E93BDC" w:rsidRDefault="00551264" w14:paraId="7E6EAEDD" w14:textId="77777777">
      <w:pPr>
        <w:spacing w:before="120"/>
        <w:ind w:right="162"/>
        <w:rPr>
          <w:rFonts w:ascii="Calibri" w:hAnsi="Calibri" w:eastAsia="Calibri" w:cs="Calibri"/>
          <w:sz w:val="22"/>
          <w:szCs w:val="22"/>
          <w:u w:val="single"/>
          <w:lang w:val="en-GB"/>
        </w:rPr>
      </w:pPr>
    </w:p>
    <w:p w:rsidRPr="00BC4753" w:rsidR="269D420C" w:rsidP="00605064" w:rsidRDefault="3A1AA3FB" w14:paraId="6ADBE034" w14:textId="5F5DBEC9">
      <w:pPr>
        <w:spacing w:before="120"/>
        <w:ind w:right="162"/>
        <w:rPr>
          <w:rFonts w:ascii="Calibri" w:hAnsi="Calibri" w:eastAsia="Calibri" w:cs="Calibri"/>
          <w:sz w:val="22"/>
          <w:szCs w:val="22"/>
          <w:lang w:val="en-GB"/>
        </w:rPr>
      </w:pPr>
      <w:r w:rsidRPr="6B0F709B">
        <w:rPr>
          <w:rFonts w:ascii="Calibri" w:hAnsi="Calibri" w:eastAsia="Calibri" w:cs="Calibri"/>
          <w:sz w:val="22"/>
          <w:szCs w:val="22"/>
          <w:lang w:val="en-GB"/>
        </w:rPr>
        <w:t>DocumentsDTO:</w:t>
      </w:r>
      <w:r w:rsidRPr="6B0F709B" w:rsidR="00E13EE7">
        <w:rPr>
          <w:rFonts w:ascii="Calibri" w:hAnsi="Calibri" w:eastAsia="Calibri" w:cs="Calibri"/>
          <w:sz w:val="22"/>
          <w:szCs w:val="22"/>
          <w:lang w:val="en-GB"/>
        </w:rPr>
        <w:t xml:space="preserve"> </w:t>
      </w:r>
      <w:r w:rsidRPr="6B0F709B" w:rsidR="025E8F7A">
        <w:rPr>
          <w:rFonts w:ascii="Calibri" w:hAnsi="Calibri" w:eastAsia="Calibri" w:cs="Calibri"/>
          <w:sz w:val="22"/>
          <w:szCs w:val="22"/>
          <w:lang w:val="en-GB"/>
        </w:rPr>
        <w:t xml:space="preserve">This DTO holds document details </w:t>
      </w:r>
      <w:r w:rsidRPr="6B0F709B" w:rsidR="3AB29C96">
        <w:rPr>
          <w:rFonts w:ascii="Calibri" w:hAnsi="Calibri" w:eastAsia="Calibri" w:cs="Calibri"/>
          <w:sz w:val="22"/>
          <w:szCs w:val="22"/>
          <w:lang w:val="en-GB"/>
        </w:rPr>
        <w:t xml:space="preserve">for documents </w:t>
      </w:r>
      <w:r w:rsidRPr="6B0F709B" w:rsidR="00361F2C">
        <w:rPr>
          <w:rFonts w:ascii="Calibri" w:hAnsi="Calibri" w:eastAsia="Calibri" w:cs="Calibri"/>
          <w:sz w:val="22"/>
          <w:szCs w:val="22"/>
          <w:lang w:val="en-GB"/>
        </w:rPr>
        <w:t>i</w:t>
      </w:r>
      <w:r w:rsidRPr="6B0F709B" w:rsidR="025E8F7A">
        <w:rPr>
          <w:rFonts w:ascii="Calibri" w:hAnsi="Calibri" w:eastAsia="Calibri" w:cs="Calibri"/>
          <w:sz w:val="22"/>
          <w:szCs w:val="22"/>
          <w:lang w:val="en-GB"/>
        </w:rPr>
        <w:t>n</w:t>
      </w:r>
      <w:r w:rsidR="008C06B7">
        <w:rPr>
          <w:rFonts w:ascii="Calibri" w:hAnsi="Calibri" w:eastAsia="Calibri" w:cs="Calibri"/>
          <w:sz w:val="22"/>
          <w:szCs w:val="22"/>
          <w:lang w:val="en-GB"/>
        </w:rPr>
        <w:t xml:space="preserve"> MWRP</w:t>
      </w:r>
      <w:r w:rsidRPr="0087023D" w:rsidR="0087023D">
        <w:rPr>
          <w:rFonts w:ascii="Calibri" w:hAnsi="Calibri" w:cs="Calibri"/>
          <w:color w:val="6D5700"/>
          <w:sz w:val="22"/>
          <w:szCs w:val="22"/>
          <w:bdr w:val="none" w:color="auto" w:sz="0" w:space="0" w:frame="1"/>
          <w:lang w:val="en-GB"/>
        </w:rPr>
        <w:t xml:space="preserve"> </w:t>
      </w:r>
      <w:r w:rsidRPr="0087023D" w:rsidR="0087023D">
        <w:rPr>
          <w:rFonts w:ascii="Calibri" w:hAnsi="Calibri" w:eastAsia="Calibri" w:cs="Calibri"/>
          <w:sz w:val="22"/>
          <w:szCs w:val="22"/>
          <w:lang w:val="en-GB"/>
        </w:rPr>
        <w:t>or VaCMS</w:t>
      </w:r>
    </w:p>
    <w:p w:rsidR="16CDFDAE" w:rsidP="16CDFDAE" w:rsidRDefault="16CDFDAE" w14:paraId="731EDFDB" w14:textId="08A8AE1F">
      <w:pPr>
        <w:ind w:right="162"/>
        <w:rPr>
          <w:rFonts w:ascii="Calibri" w:hAnsi="Calibri" w:cs="Calibri"/>
        </w:rPr>
      </w:pPr>
    </w:p>
    <w:tbl>
      <w:tblPr>
        <w:tblW w:w="9630" w:type="dxa"/>
        <w:tblInd w:w="-98" w:type="dxa"/>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3060"/>
        <w:gridCol w:w="2160"/>
        <w:gridCol w:w="1350"/>
        <w:gridCol w:w="3060"/>
      </w:tblGrid>
      <w:tr w:rsidRPr="00901F4A" w:rsidR="007D0991" w:rsidTr="016D1326" w14:paraId="32DE0948" w14:textId="06C8E2C2">
        <w:trPr>
          <w:trHeight w:val="285"/>
          <w:tblHeader/>
        </w:trPr>
        <w:tc>
          <w:tcPr>
            <w:tcW w:w="306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007D0991" w:rsidP="007E1667" w:rsidRDefault="007D0991" w14:paraId="5EA207DD" w14:textId="3873A09A">
            <w:pPr>
              <w:pStyle w:val="TableText10HeaderCenter"/>
              <w:spacing w:before="120"/>
              <w:rPr>
                <w:rFonts w:ascii="Calibri" w:hAnsi="Calibri" w:cs="Calibri"/>
                <w:sz w:val="22"/>
                <w:szCs w:val="22"/>
              </w:rPr>
            </w:pPr>
            <w:r w:rsidRPr="007E1667">
              <w:rPr>
                <w:rFonts w:ascii="Calibri" w:hAnsi="Calibri" w:eastAsia="Calibri" w:cs="Calibri"/>
                <w:color w:val="FFFFFF" w:themeColor="background1"/>
                <w:szCs w:val="20"/>
                <w:lang w:val="en-GB"/>
              </w:rPr>
              <w:lastRenderedPageBreak/>
              <w:t>Field</w:t>
            </w:r>
          </w:p>
        </w:tc>
        <w:tc>
          <w:tcPr>
            <w:tcW w:w="216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901F4A" w:rsidR="007D0991" w:rsidP="007D0991" w:rsidRDefault="007D0991" w14:paraId="3075A04E" w14:textId="1E075ADB">
            <w:pPr>
              <w:pStyle w:val="TableText10HeaderCenter"/>
              <w:spacing w:before="120"/>
              <w:rPr>
                <w:rFonts w:ascii="Calibri" w:hAnsi="Calibri" w:eastAsia="Calibri" w:cs="Calibri"/>
                <w:color w:val="FFFFFF" w:themeColor="background1"/>
                <w:szCs w:val="20"/>
              </w:rPr>
            </w:pPr>
            <w:r w:rsidRPr="00901F4A">
              <w:rPr>
                <w:rFonts w:ascii="Calibri" w:hAnsi="Calibri" w:eastAsia="Calibri" w:cs="Calibri"/>
                <w:color w:val="FFFFFF" w:themeColor="background1"/>
                <w:szCs w:val="20"/>
                <w:lang w:val="en-GB"/>
              </w:rPr>
              <w:t>Type</w:t>
            </w:r>
          </w:p>
        </w:tc>
        <w:tc>
          <w:tcPr>
            <w:tcW w:w="135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901F4A" w:rsidR="007D0991" w:rsidP="007D0991" w:rsidRDefault="007D0991" w14:paraId="1C610DFA" w14:textId="1CDF91C4">
            <w:pPr>
              <w:pStyle w:val="TableText10HeaderCenter"/>
              <w:spacing w:before="120"/>
              <w:rPr>
                <w:rFonts w:ascii="Calibri" w:hAnsi="Calibri" w:eastAsia="Calibri" w:cs="Calibri"/>
                <w:color w:val="FFFFFF" w:themeColor="background1"/>
                <w:szCs w:val="20"/>
              </w:rPr>
            </w:pPr>
            <w:r w:rsidRPr="00901F4A">
              <w:rPr>
                <w:rFonts w:ascii="Calibri" w:hAnsi="Calibri" w:eastAsia="Calibri" w:cs="Calibri"/>
                <w:color w:val="FFFFFF" w:themeColor="background1"/>
                <w:szCs w:val="20"/>
                <w:lang w:val="en-GB"/>
              </w:rPr>
              <w:t>Required</w:t>
            </w:r>
          </w:p>
        </w:tc>
        <w:tc>
          <w:tcPr>
            <w:tcW w:w="306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901F4A" w:rsidR="007D0991" w:rsidP="007D0991" w:rsidRDefault="007D0991" w14:paraId="39211621" w14:textId="6168A683">
            <w:pPr>
              <w:pStyle w:val="TableText10HeaderCenter"/>
              <w:spacing w:before="120"/>
              <w:rPr>
                <w:rFonts w:ascii="Calibri" w:hAnsi="Calibri" w:eastAsia="Calibri" w:cs="Calibri"/>
                <w:color w:val="FFFFFF" w:themeColor="background1"/>
                <w:szCs w:val="20"/>
              </w:rPr>
            </w:pPr>
            <w:r w:rsidRPr="00901F4A">
              <w:rPr>
                <w:rFonts w:ascii="Calibri" w:hAnsi="Calibri" w:eastAsia="Calibri" w:cs="Calibri"/>
                <w:color w:val="FFFFFF" w:themeColor="background1"/>
                <w:szCs w:val="20"/>
                <w:lang w:val="en-GB"/>
              </w:rPr>
              <w:t>Description</w:t>
            </w:r>
          </w:p>
        </w:tc>
      </w:tr>
      <w:tr w:rsidRPr="00901F4A" w:rsidR="007D0991" w:rsidTr="016D1326" w14:paraId="6B976F9E" w14:textId="7F2DFFEA">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756479A7" w14:textId="5DE2FF48">
            <w:pPr>
              <w:pStyle w:val="TableText10"/>
              <w:rPr>
                <w:rFonts w:ascii="Calibri" w:hAnsi="Calibri" w:eastAsia="Calibri" w:cs="Calibri"/>
                <w:szCs w:val="20"/>
              </w:rPr>
            </w:pPr>
            <w:r w:rsidRPr="005A49B8">
              <w:rPr>
                <w:rFonts w:ascii="Calibri" w:hAnsi="Calibri" w:eastAsia="Calibri" w:cs="Calibri"/>
                <w:szCs w:val="20"/>
                <w:lang w:val="en-GB"/>
              </w:rPr>
              <w:t>documentType</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3E46F433" w14:textId="25309BFA">
            <w:pPr>
              <w:pStyle w:val="TableText10"/>
              <w:rPr>
                <w:rFonts w:ascii="Calibri" w:hAnsi="Calibri" w:eastAsia="Calibri" w:cs="Calibri"/>
                <w:szCs w:val="20"/>
              </w:rPr>
            </w:pPr>
            <w:r w:rsidRPr="005A49B8">
              <w:rPr>
                <w:rFonts w:ascii="Calibri" w:hAnsi="Calibri" w:eastAsia="Calibri" w:cs="Calibri"/>
                <w:szCs w:val="20"/>
                <w:lang w:val="en-GB"/>
              </w:rPr>
              <w:t>String</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48CD6260" w14:textId="56FC7DE3">
            <w:pPr>
              <w:pStyle w:val="TableText10"/>
              <w:rPr>
                <w:rFonts w:ascii="Calibri" w:hAnsi="Calibri" w:eastAsia="Calibri" w:cs="Calibri"/>
                <w:szCs w:val="20"/>
              </w:rPr>
            </w:pPr>
            <w:r w:rsidRPr="005A49B8">
              <w:rPr>
                <w:rFonts w:ascii="Calibri" w:hAnsi="Calibri" w:eastAsia="Calibri" w:cs="Calibri"/>
                <w:szCs w:val="20"/>
                <w:lang w:val="en-GB"/>
              </w:rPr>
              <w:t>Yes</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6B0F709B" w:rsidRDefault="22B4C472" w14:paraId="727F4D95" w14:textId="76829EAF">
            <w:pPr>
              <w:pStyle w:val="TableText10"/>
              <w:rPr>
                <w:rFonts w:ascii="Calibri" w:hAnsi="Calibri" w:eastAsia="Calibri" w:cs="Calibri"/>
                <w:lang w:val="en-GB"/>
              </w:rPr>
            </w:pPr>
            <w:r w:rsidRPr="5AD8E5F2">
              <w:rPr>
                <w:rFonts w:ascii="Calibri" w:hAnsi="Calibri" w:eastAsia="Calibri" w:cs="Calibri"/>
                <w:lang w:val="en-GB"/>
              </w:rPr>
              <w:t>Document Type classification for the document</w:t>
            </w:r>
            <w:r w:rsidRPr="5AD8E5F2" w:rsidR="08EEC438">
              <w:rPr>
                <w:rFonts w:ascii="Calibri" w:hAnsi="Calibri" w:eastAsia="Calibri" w:cs="Calibri"/>
                <w:lang w:val="en-GB"/>
              </w:rPr>
              <w:t>, as selected by th</w:t>
            </w:r>
            <w:r w:rsidRPr="5AD8E5F2" w:rsidR="62AAD781">
              <w:rPr>
                <w:rFonts w:ascii="Calibri" w:hAnsi="Calibri" w:eastAsia="Calibri" w:cs="Calibri"/>
                <w:lang w:val="en-GB"/>
              </w:rPr>
              <w:t>e</w:t>
            </w:r>
            <w:r w:rsidRPr="5AD8E5F2" w:rsidR="08EEC438">
              <w:rPr>
                <w:rFonts w:ascii="Calibri" w:hAnsi="Calibri" w:eastAsia="Calibri" w:cs="Calibri"/>
                <w:lang w:val="en-GB"/>
              </w:rPr>
              <w:t xml:space="preserve"> Mailroom</w:t>
            </w:r>
          </w:p>
          <w:p w:rsidRPr="005A49B8" w:rsidR="007D0991" w:rsidP="007D0991" w:rsidRDefault="007D0991" w14:paraId="66CE0B1A" w14:textId="74B92E31">
            <w:pPr>
              <w:pStyle w:val="TableText10"/>
              <w:spacing w:before="120" w:after="0" w:line="240" w:lineRule="atLeast"/>
              <w:rPr>
                <w:rFonts w:ascii="Calibri" w:hAnsi="Calibri" w:eastAsia="Calibri" w:cs="Calibri"/>
                <w:szCs w:val="20"/>
              </w:rPr>
            </w:pPr>
            <w:r w:rsidRPr="005A49B8">
              <w:rPr>
                <w:rFonts w:ascii="Calibri" w:hAnsi="Calibri" w:eastAsia="Calibri" w:cs="Calibri"/>
                <w:szCs w:val="20"/>
                <w:lang w:val="en-GB"/>
              </w:rPr>
              <w:t>Reference Table: RT_DOCTYPE</w:t>
            </w:r>
          </w:p>
        </w:tc>
      </w:tr>
      <w:tr w:rsidRPr="00901F4A" w:rsidR="007D0991" w:rsidTr="016D1326" w14:paraId="0161AC6F" w14:textId="594942E9">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20C8942A" w14:textId="6615AD42">
            <w:pPr>
              <w:pStyle w:val="TableText10"/>
              <w:rPr>
                <w:rFonts w:ascii="Calibri" w:hAnsi="Calibri" w:eastAsia="Calibri" w:cs="Calibri"/>
                <w:szCs w:val="20"/>
              </w:rPr>
            </w:pPr>
            <w:r w:rsidRPr="005A49B8">
              <w:rPr>
                <w:rFonts w:ascii="Calibri" w:hAnsi="Calibri" w:eastAsia="Calibri" w:cs="Calibri"/>
                <w:szCs w:val="20"/>
                <w:lang w:val="en-GB"/>
              </w:rPr>
              <w:t>documentSubType</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5950C30E" w14:textId="01023396">
            <w:pPr>
              <w:pStyle w:val="TableText10"/>
              <w:rPr>
                <w:rFonts w:ascii="Calibri" w:hAnsi="Calibri" w:eastAsia="Calibri" w:cs="Calibri"/>
                <w:szCs w:val="20"/>
              </w:rPr>
            </w:pPr>
            <w:r w:rsidRPr="005A49B8">
              <w:rPr>
                <w:rFonts w:ascii="Calibri" w:hAnsi="Calibri" w:eastAsia="Calibri" w:cs="Calibri"/>
                <w:szCs w:val="20"/>
                <w:lang w:val="en-GB"/>
              </w:rPr>
              <w:t>String</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3B45A719" w14:textId="01B937FA">
            <w:pPr>
              <w:pStyle w:val="TableText10"/>
              <w:rPr>
                <w:rFonts w:ascii="Calibri" w:hAnsi="Calibri" w:eastAsia="Calibri" w:cs="Calibri"/>
                <w:szCs w:val="20"/>
              </w:rPr>
            </w:pPr>
            <w:r w:rsidRPr="005A49B8">
              <w:rPr>
                <w:rFonts w:ascii="Calibri" w:hAnsi="Calibri" w:eastAsia="Calibri" w:cs="Calibri"/>
                <w:szCs w:val="20"/>
                <w:lang w:val="en-GB"/>
              </w:rPr>
              <w:t>Yes</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6B0F709B" w:rsidRDefault="18399C14" w14:paraId="15A38FC2" w14:textId="6B819FC7">
            <w:pPr>
              <w:pStyle w:val="TableText10"/>
              <w:spacing w:before="120" w:after="0" w:line="240" w:lineRule="atLeast"/>
              <w:rPr>
                <w:rFonts w:ascii="Calibri" w:hAnsi="Calibri" w:eastAsia="Calibri" w:cs="Calibri"/>
                <w:lang w:val="en-GB"/>
              </w:rPr>
            </w:pPr>
            <w:r w:rsidRPr="6B0F709B">
              <w:rPr>
                <w:rFonts w:ascii="Calibri" w:hAnsi="Calibri" w:eastAsia="Calibri" w:cs="Calibri"/>
                <w:lang w:val="en-GB"/>
              </w:rPr>
              <w:t>Displays the document subtype classification for the document</w:t>
            </w:r>
            <w:r w:rsidRPr="6B0F709B" w:rsidR="143B2716">
              <w:rPr>
                <w:rFonts w:ascii="Calibri" w:hAnsi="Calibri" w:eastAsia="Calibri" w:cs="Calibri"/>
                <w:lang w:val="en-GB"/>
              </w:rPr>
              <w:t>, as selected by the Mailroom</w:t>
            </w:r>
          </w:p>
          <w:p w:rsidRPr="005A49B8" w:rsidR="007D0991" w:rsidP="007D0991" w:rsidRDefault="007D0991" w14:paraId="2BA5F8F9" w14:textId="7BAA8F52">
            <w:pPr>
              <w:pStyle w:val="TableText10"/>
              <w:spacing w:before="120" w:after="0" w:line="240" w:lineRule="atLeast"/>
              <w:rPr>
                <w:rFonts w:ascii="Calibri" w:hAnsi="Calibri" w:eastAsia="Calibri" w:cs="Calibri"/>
                <w:szCs w:val="20"/>
              </w:rPr>
            </w:pPr>
            <w:r w:rsidRPr="005A49B8">
              <w:rPr>
                <w:rFonts w:ascii="Calibri" w:hAnsi="Calibri" w:eastAsia="Calibri" w:cs="Calibri"/>
                <w:szCs w:val="20"/>
                <w:lang w:val="en-GB"/>
              </w:rPr>
              <w:t>Reference Table: RT_DOCUMENTSUBTYPE</w:t>
            </w:r>
          </w:p>
        </w:tc>
      </w:tr>
      <w:tr w:rsidRPr="00901F4A" w:rsidR="007D0991" w:rsidTr="016D1326" w14:paraId="62BCA766" w14:textId="57179028">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1F98E6DC" w14:textId="5AB5705C">
            <w:pPr>
              <w:pStyle w:val="TableText10"/>
              <w:rPr>
                <w:rFonts w:ascii="Calibri" w:hAnsi="Calibri" w:eastAsia="Calibri" w:cs="Calibri"/>
                <w:szCs w:val="20"/>
              </w:rPr>
            </w:pPr>
            <w:r w:rsidRPr="005A49B8">
              <w:rPr>
                <w:rFonts w:ascii="Calibri" w:hAnsi="Calibri" w:eastAsia="Calibri" w:cs="Calibri"/>
                <w:szCs w:val="20"/>
                <w:lang w:val="en-GB"/>
              </w:rPr>
              <w:t>clientId</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19956C8" w14:paraId="12AAE48B" w14:textId="4A5E1BE7">
            <w:pPr>
              <w:pStyle w:val="TableText10"/>
              <w:rPr>
                <w:rFonts w:ascii="Calibri" w:hAnsi="Calibri" w:eastAsia="Calibri" w:cs="Calibri"/>
              </w:rPr>
            </w:pPr>
            <w:r w:rsidRPr="23B93EDC">
              <w:rPr>
                <w:rFonts w:ascii="Calibri" w:hAnsi="Calibri" w:eastAsia="Calibri" w:cs="Calibri"/>
                <w:lang w:val="en-GB"/>
              </w:rPr>
              <w:t>String</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6B0F709B" w:rsidRDefault="00D21C82" w14:paraId="775F7243" w14:textId="00E51793">
            <w:pPr>
              <w:pStyle w:val="TableText10"/>
              <w:rPr>
                <w:rFonts w:ascii="Calibri" w:hAnsi="Calibri" w:eastAsia="Calibri" w:cs="Calibri"/>
              </w:rPr>
            </w:pPr>
            <w:ins w:author="Bond, Olivia" w:date="2026-10-20T18:57:00Z" w16du:dateUtc="2026-10-20T22:57:00Z" w:id="46">
              <w:r>
                <w:rPr>
                  <w:rFonts w:ascii="Calibri" w:hAnsi="Calibri" w:eastAsia="Calibri" w:cs="Calibri"/>
                  <w:lang w:val="en-GB"/>
                </w:rPr>
                <w:t>No</w:t>
              </w:r>
            </w:ins>
            <w:del w:author="Bond, Olivia" w:date="2026-10-20T18:57:00Z" w16du:dateUtc="2026-10-20T22:57:00Z" w:id="47">
              <w:r w:rsidDel="00D21C82" w:rsidR="008C06B7">
                <w:rPr>
                  <w:rFonts w:ascii="Calibri" w:hAnsi="Calibri" w:eastAsia="Calibri" w:cs="Calibri"/>
                  <w:lang w:val="en-GB"/>
                </w:rPr>
                <w:delText>Yes</w:delText>
              </w:r>
            </w:del>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E97812" w:rsidRDefault="52368333" w14:paraId="2A7B4068" w14:textId="0AEABAB9">
            <w:pPr>
              <w:pStyle w:val="TableText10"/>
              <w:rPr>
                <w:rFonts w:ascii="Calibri" w:hAnsi="Calibri" w:eastAsia="Calibri" w:cs="Calibri"/>
              </w:rPr>
            </w:pPr>
            <w:r w:rsidRPr="6B0F709B">
              <w:rPr>
                <w:rFonts w:ascii="Calibri" w:hAnsi="Calibri" w:cs="Calibri" w:eastAsiaTheme="minorEastAsia"/>
                <w:color w:val="000000" w:themeColor="text1"/>
              </w:rPr>
              <w:t>Unique client identification number (VaCMS Client ID)</w:t>
            </w:r>
            <w:r w:rsidRPr="6B0F709B">
              <w:rPr>
                <w:rFonts w:ascii="Calibri" w:hAnsi="Calibri" w:eastAsia="Calibri" w:cs="Calibri"/>
                <w:lang w:val="en-GB"/>
              </w:rPr>
              <w:t xml:space="preserve"> </w:t>
            </w:r>
          </w:p>
        </w:tc>
      </w:tr>
      <w:tr w:rsidRPr="00901F4A" w:rsidR="007D0991" w:rsidTr="016D1326" w14:paraId="7C93B746" w14:textId="7E573F30">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757284DF" w14:textId="16F72841">
            <w:pPr>
              <w:pStyle w:val="TableText10"/>
              <w:rPr>
                <w:rFonts w:ascii="Calibri" w:hAnsi="Calibri" w:eastAsia="Calibri" w:cs="Calibri"/>
                <w:szCs w:val="20"/>
              </w:rPr>
            </w:pPr>
            <w:r w:rsidRPr="005A49B8">
              <w:rPr>
                <w:rFonts w:ascii="Calibri" w:hAnsi="Calibri" w:eastAsia="Calibri" w:cs="Calibri"/>
                <w:szCs w:val="20"/>
                <w:lang w:val="en-GB"/>
              </w:rPr>
              <w:t>documentId</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1F55C14C" w14:paraId="63CF6D43" w14:textId="6716CA5D">
            <w:pPr>
              <w:pStyle w:val="TableText10"/>
              <w:rPr>
                <w:rFonts w:ascii="Calibri" w:hAnsi="Calibri" w:eastAsia="Calibri" w:cs="Calibri"/>
              </w:rPr>
            </w:pPr>
            <w:r w:rsidRPr="4E8367F1">
              <w:rPr>
                <w:rFonts w:ascii="Calibri" w:hAnsi="Calibri" w:eastAsia="Calibri" w:cs="Calibri"/>
                <w:lang w:val="en-GB"/>
              </w:rPr>
              <w:t>String</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60A06987" w14:textId="711044CB">
            <w:pPr>
              <w:pStyle w:val="TableText10"/>
              <w:rPr>
                <w:rFonts w:ascii="Calibri" w:hAnsi="Calibri" w:eastAsia="Calibri" w:cs="Calibri"/>
                <w:szCs w:val="20"/>
              </w:rPr>
            </w:pPr>
            <w:r w:rsidRPr="005A49B8">
              <w:rPr>
                <w:rFonts w:ascii="Calibri" w:hAnsi="Calibri" w:eastAsia="Calibri" w:cs="Calibri"/>
                <w:szCs w:val="20"/>
                <w:lang w:val="en-GB"/>
              </w:rPr>
              <w:t>Yes</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5AD8E5F2" w:rsidRDefault="2E3AFB53" w14:paraId="29C40790" w14:textId="758F627E">
            <w:pPr>
              <w:pStyle w:val="TableText10"/>
              <w:rPr>
                <w:rFonts w:ascii="Calibri" w:hAnsi="Calibri" w:eastAsia="Calibri" w:cs="Calibri"/>
              </w:rPr>
            </w:pPr>
            <w:r w:rsidRPr="5AD8E5F2">
              <w:rPr>
                <w:rFonts w:ascii="Calibri" w:hAnsi="Calibri" w:eastAsia="Calibri" w:cs="Calibri"/>
                <w:lang w:val="en-GB"/>
              </w:rPr>
              <w:t xml:space="preserve">Id associated with document uploaded from MWRP </w:t>
            </w:r>
            <w:r w:rsidRPr="5AD8E5F2" w:rsidR="43B58212">
              <w:rPr>
                <w:rFonts w:ascii="Calibri" w:hAnsi="Calibri" w:eastAsia="Calibri" w:cs="Calibri"/>
                <w:lang w:val="en-GB"/>
              </w:rPr>
              <w:t>to</w:t>
            </w:r>
            <w:r w:rsidRPr="5AD8E5F2">
              <w:rPr>
                <w:rFonts w:ascii="Calibri" w:hAnsi="Calibri" w:eastAsia="Calibri" w:cs="Calibri"/>
                <w:lang w:val="en-GB"/>
              </w:rPr>
              <w:t xml:space="preserve"> DMIS.</w:t>
            </w:r>
          </w:p>
        </w:tc>
      </w:tr>
      <w:tr w:rsidRPr="00901F4A" w:rsidR="007D0991" w:rsidTr="016D1326" w14:paraId="08F2B520" w14:textId="428EEF80">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69209463" w14:textId="48F4EA6F">
            <w:pPr>
              <w:pStyle w:val="TableText10"/>
              <w:rPr>
                <w:rFonts w:ascii="Calibri" w:hAnsi="Calibri" w:eastAsia="Calibri" w:cs="Calibri"/>
                <w:szCs w:val="20"/>
              </w:rPr>
            </w:pPr>
            <w:r w:rsidRPr="005A49B8">
              <w:rPr>
                <w:rFonts w:ascii="Calibri" w:hAnsi="Calibri" w:eastAsia="Calibri" w:cs="Calibri"/>
                <w:szCs w:val="20"/>
                <w:lang w:val="en-GB"/>
              </w:rPr>
              <w:t>documentUploadDate</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4B348332" w14:textId="07C08EDF">
            <w:pPr>
              <w:pStyle w:val="TableText10"/>
              <w:rPr>
                <w:rFonts w:ascii="Calibri" w:hAnsi="Calibri" w:eastAsia="Calibri" w:cs="Calibri"/>
                <w:szCs w:val="20"/>
              </w:rPr>
            </w:pPr>
            <w:r w:rsidRPr="005A49B8">
              <w:rPr>
                <w:rFonts w:ascii="Calibri" w:hAnsi="Calibri" w:eastAsia="Calibri" w:cs="Calibri"/>
                <w:szCs w:val="20"/>
                <w:lang w:val="en-GB"/>
              </w:rPr>
              <w:t>Date</w:t>
            </w:r>
            <w:ins w:author="Bond, Olivia" w:date="2026-10-20T18:57:00Z" w16du:dateUtc="2026-10-20T22:57:00Z" w:id="48">
              <w:r w:rsidR="00032E8B">
                <w:rPr>
                  <w:rFonts w:ascii="Calibri" w:hAnsi="Calibri" w:eastAsia="Calibri" w:cs="Calibri"/>
                  <w:szCs w:val="20"/>
                  <w:lang w:val="en-GB"/>
                </w:rPr>
                <w:t>Time</w:t>
              </w:r>
            </w:ins>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020EE7BC" w14:textId="1B6F8F78">
            <w:pPr>
              <w:pStyle w:val="TableText10"/>
              <w:rPr>
                <w:rFonts w:ascii="Calibri" w:hAnsi="Calibri" w:eastAsia="Calibri" w:cs="Calibri"/>
                <w:szCs w:val="20"/>
              </w:rPr>
            </w:pPr>
            <w:r w:rsidRPr="005A49B8">
              <w:rPr>
                <w:rFonts w:ascii="Calibri" w:hAnsi="Calibri" w:eastAsia="Calibri" w:cs="Calibri"/>
                <w:szCs w:val="20"/>
                <w:lang w:val="en-GB"/>
              </w:rPr>
              <w:t>Yes</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5AD8E5F2" w:rsidRDefault="2E3AFB53" w14:paraId="23A25030" w14:textId="1CCFB4A2">
            <w:pPr>
              <w:pStyle w:val="TableText10"/>
              <w:rPr>
                <w:rFonts w:ascii="Calibri" w:hAnsi="Calibri" w:eastAsia="Calibri" w:cs="Calibri"/>
              </w:rPr>
            </w:pPr>
            <w:del w:author="Mallur, Kishan" w:date="2026-10-21T17:55:00Z" w16du:dateUtc="2026-10-21T17:55:37Z" w:id="49">
              <w:r w:rsidRPr="016D1326" w:rsidDel="2E3AFB53">
                <w:rPr>
                  <w:rFonts w:ascii="Calibri" w:hAnsi="Calibri" w:eastAsia="Calibri" w:cs="Calibri"/>
                  <w:lang w:val="en-GB"/>
                </w:rPr>
                <w:delText>Date on</w:delText>
              </w:r>
            </w:del>
            <w:ins w:author="Mallur, Kishan" w:date="2026-10-21T17:55:00Z" w16du:dateUtc="2026-10-21T17:55:40Z" w:id="50">
              <w:r w:rsidRPr="016D1326" w:rsidR="5BCF516A">
                <w:rPr>
                  <w:rFonts w:ascii="Calibri" w:hAnsi="Calibri" w:eastAsia="Calibri" w:cs="Calibri"/>
                  <w:lang w:val="en-GB"/>
                </w:rPr>
                <w:t>Time at</w:t>
              </w:r>
            </w:ins>
            <w:r w:rsidRPr="016D1326">
              <w:rPr>
                <w:rFonts w:ascii="Calibri" w:hAnsi="Calibri" w:eastAsia="Calibri" w:cs="Calibri"/>
                <w:lang w:val="en-GB"/>
              </w:rPr>
              <w:t xml:space="preserve"> which document is uploaded from MWRP</w:t>
            </w:r>
            <w:r w:rsidRPr="016D1326" w:rsidR="00D478F0">
              <w:rPr>
                <w:rFonts w:ascii="Calibri" w:hAnsi="Calibri" w:eastAsia="Calibri" w:cs="Calibri"/>
                <w:lang w:val="en-GB"/>
              </w:rPr>
              <w:t xml:space="preserve"> o</w:t>
            </w:r>
            <w:r w:rsidRPr="016D1326" w:rsidR="00D478F0">
              <w:rPr>
                <w:rFonts w:ascii="Calibri" w:hAnsi="Calibri" w:eastAsia="Calibri" w:cs="Calibri"/>
                <w:u w:val="single"/>
                <w:lang w:val="en-GB"/>
              </w:rPr>
              <w:t>r VaCMS</w:t>
            </w:r>
            <w:r w:rsidRPr="016D1326">
              <w:rPr>
                <w:rFonts w:ascii="Calibri" w:hAnsi="Calibri" w:eastAsia="Calibri" w:cs="Calibri"/>
                <w:lang w:val="en-GB"/>
              </w:rPr>
              <w:t>.</w:t>
            </w:r>
          </w:p>
        </w:tc>
      </w:tr>
      <w:tr w:rsidRPr="00901F4A" w:rsidR="007D0991" w:rsidTr="016D1326" w14:paraId="0988FDFB" w14:textId="00DB8673">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74B66966" w14:textId="4DE90F77">
            <w:pPr>
              <w:pStyle w:val="TableText10"/>
              <w:rPr>
                <w:rFonts w:ascii="Calibri" w:hAnsi="Calibri" w:eastAsia="Calibri" w:cs="Calibri"/>
                <w:szCs w:val="20"/>
              </w:rPr>
            </w:pPr>
            <w:r w:rsidRPr="005A49B8">
              <w:rPr>
                <w:rFonts w:ascii="Calibri" w:hAnsi="Calibri" w:eastAsia="Calibri" w:cs="Calibri"/>
                <w:szCs w:val="20"/>
                <w:lang w:val="en-GB"/>
              </w:rPr>
              <w:t>documentDeletedDate</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41EFAB32" w14:textId="618B6822">
            <w:pPr>
              <w:pStyle w:val="TableText10"/>
              <w:rPr>
                <w:rFonts w:ascii="Calibri" w:hAnsi="Calibri" w:eastAsia="Calibri" w:cs="Calibri"/>
              </w:rPr>
            </w:pPr>
            <w:r w:rsidRPr="4E8367F1">
              <w:rPr>
                <w:rFonts w:ascii="Calibri" w:hAnsi="Calibri" w:eastAsia="Calibri" w:cs="Calibri"/>
                <w:lang w:val="en-GB"/>
              </w:rPr>
              <w:t>Date</w:t>
            </w:r>
            <w:r w:rsidRPr="4E8367F1" w:rsidR="35E0A33F">
              <w:rPr>
                <w:rFonts w:ascii="Calibri" w:hAnsi="Calibri" w:eastAsia="Calibri" w:cs="Calibri"/>
                <w:lang w:val="en-GB"/>
              </w:rPr>
              <w:t>Time</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10F46585" w14:textId="1C41BD02">
            <w:pPr>
              <w:pStyle w:val="TableText10"/>
              <w:rPr>
                <w:rFonts w:ascii="Calibri" w:hAnsi="Calibri" w:eastAsia="Calibri" w:cs="Calibri"/>
                <w:szCs w:val="20"/>
              </w:rPr>
            </w:pPr>
            <w:r w:rsidRPr="005A49B8">
              <w:rPr>
                <w:rFonts w:ascii="Calibri" w:hAnsi="Calibri" w:eastAsia="Calibri" w:cs="Calibri"/>
                <w:szCs w:val="20"/>
                <w:lang w:val="en-GB"/>
              </w:rPr>
              <w:t>No</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5AD8E5F2" w:rsidRDefault="2E3AFB53" w14:paraId="3DBA7B95" w14:textId="24D41B52">
            <w:pPr>
              <w:pStyle w:val="TableText10"/>
              <w:rPr>
                <w:rFonts w:ascii="Calibri" w:hAnsi="Calibri" w:eastAsia="Calibri" w:cs="Calibri"/>
                <w:lang w:val="en-GB"/>
              </w:rPr>
            </w:pPr>
            <w:del w:author="Mallur, Kishan" w:date="2026-10-21T17:55:00Z" w16du:dateUtc="2026-10-21T17:55:51Z" w:id="51">
              <w:r w:rsidRPr="016D1326" w:rsidDel="2E3AFB53">
                <w:rPr>
                  <w:rFonts w:ascii="Calibri" w:hAnsi="Calibri" w:eastAsia="Calibri" w:cs="Calibri"/>
                  <w:lang w:val="en-GB"/>
                </w:rPr>
                <w:delText>Date on</w:delText>
              </w:r>
            </w:del>
            <w:ins w:author="Mallur, Kishan" w:date="2026-10-21T17:55:00Z" w16du:dateUtc="2026-10-21T17:55:51Z" w:id="52">
              <w:r w:rsidRPr="016D1326" w:rsidR="6222AF51">
                <w:rPr>
                  <w:rFonts w:ascii="Calibri" w:hAnsi="Calibri" w:eastAsia="Calibri" w:cs="Calibri"/>
                  <w:lang w:val="en-GB"/>
                </w:rPr>
                <w:t xml:space="preserve"> Time at</w:t>
              </w:r>
            </w:ins>
            <w:r w:rsidRPr="016D1326">
              <w:rPr>
                <w:rFonts w:ascii="Calibri" w:hAnsi="Calibri" w:eastAsia="Calibri" w:cs="Calibri"/>
                <w:lang w:val="en-GB"/>
              </w:rPr>
              <w:t xml:space="preserve"> which document is deleted</w:t>
            </w:r>
            <w:r w:rsidRPr="016D1326" w:rsidR="2DAD0838">
              <w:rPr>
                <w:rFonts w:ascii="Calibri" w:hAnsi="Calibri" w:eastAsia="Calibri" w:cs="Calibri"/>
                <w:lang w:val="en-GB"/>
              </w:rPr>
              <w:t xml:space="preserve"> within MWRP</w:t>
            </w:r>
            <w:r w:rsidRPr="016D1326" w:rsidR="41468640">
              <w:rPr>
                <w:rFonts w:ascii="Calibri" w:hAnsi="Calibri" w:eastAsia="Calibri" w:cs="Calibri"/>
                <w:lang w:val="en-GB"/>
              </w:rPr>
              <w:t xml:space="preserve"> by Supervisor.</w:t>
            </w:r>
          </w:p>
          <w:p w:rsidRPr="005A49B8" w:rsidR="007D0991" w:rsidP="5AD8E5F2" w:rsidRDefault="2E3AFB53" w14:paraId="5F83C0B4" w14:textId="5D18CCFE">
            <w:pPr>
              <w:pStyle w:val="TableText10"/>
              <w:rPr>
                <w:rFonts w:ascii="Calibri" w:hAnsi="Calibri" w:eastAsia="Calibri" w:cs="Calibri"/>
                <w:i/>
                <w:lang w:val="en-GB"/>
              </w:rPr>
            </w:pPr>
            <w:r w:rsidRPr="5AD8E5F2">
              <w:rPr>
                <w:rFonts w:ascii="Calibri" w:hAnsi="Calibri" w:eastAsia="Calibri" w:cs="Calibri"/>
                <w:i/>
                <w:iCs/>
                <w:lang w:val="en-GB"/>
              </w:rPr>
              <w:t>MWRP will not send these details to VaCMS. This attribute is retained for consistency across the different interfaces</w:t>
            </w:r>
            <w:r w:rsidR="00ED135E">
              <w:rPr>
                <w:rFonts w:ascii="Calibri" w:hAnsi="Calibri" w:eastAsia="Calibri" w:cs="Calibri"/>
                <w:i/>
                <w:iCs/>
                <w:lang w:val="en-GB"/>
              </w:rPr>
              <w:t>.</w:t>
            </w:r>
          </w:p>
        </w:tc>
      </w:tr>
      <w:tr w:rsidRPr="00901F4A" w:rsidR="007D0991" w:rsidTr="016D1326" w14:paraId="54B7FD88" w14:textId="094DDB8D">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65461D29" w14:textId="69662251">
            <w:pPr>
              <w:pStyle w:val="TableText10"/>
              <w:rPr>
                <w:rFonts w:ascii="Calibri" w:hAnsi="Calibri" w:eastAsia="Calibri" w:cs="Calibri"/>
                <w:szCs w:val="20"/>
              </w:rPr>
            </w:pPr>
            <w:r w:rsidRPr="005A49B8">
              <w:rPr>
                <w:rFonts w:ascii="Calibri" w:hAnsi="Calibri" w:eastAsia="Calibri" w:cs="Calibri"/>
                <w:szCs w:val="20"/>
                <w:lang w:val="en-GB"/>
              </w:rPr>
              <w:t>source</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6E4580FC" w14:textId="2636E1E6">
            <w:pPr>
              <w:pStyle w:val="TableText10"/>
              <w:rPr>
                <w:rFonts w:ascii="Calibri" w:hAnsi="Calibri" w:eastAsia="Calibri" w:cs="Calibri"/>
                <w:szCs w:val="20"/>
              </w:rPr>
            </w:pPr>
            <w:r w:rsidRPr="005A49B8">
              <w:rPr>
                <w:rFonts w:ascii="Calibri" w:hAnsi="Calibri" w:eastAsia="Calibri" w:cs="Calibri"/>
                <w:szCs w:val="20"/>
                <w:lang w:val="en-GB"/>
              </w:rPr>
              <w:t>String</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5D9DD5BE" w14:textId="6EC9C984">
            <w:pPr>
              <w:pStyle w:val="TableText10"/>
              <w:rPr>
                <w:rFonts w:ascii="Calibri" w:hAnsi="Calibri" w:eastAsia="Calibri" w:cs="Calibri"/>
                <w:szCs w:val="20"/>
              </w:rPr>
            </w:pPr>
            <w:r w:rsidRPr="005A49B8">
              <w:rPr>
                <w:rFonts w:ascii="Calibri" w:hAnsi="Calibri" w:eastAsia="Calibri" w:cs="Calibri"/>
                <w:szCs w:val="20"/>
                <w:lang w:val="en-GB"/>
              </w:rPr>
              <w:t>Yes</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5AD8E5F2" w:rsidRDefault="031340E8" w14:paraId="0AB38394" w14:textId="4EE84D4E">
            <w:pPr>
              <w:pStyle w:val="TableText10"/>
              <w:rPr>
                <w:rFonts w:ascii="Calibri" w:hAnsi="Calibri" w:eastAsia="Calibri" w:cs="Calibri"/>
              </w:rPr>
            </w:pPr>
            <w:r w:rsidRPr="44BE5DE9">
              <w:rPr>
                <w:rFonts w:ascii="Calibri" w:hAnsi="Calibri" w:eastAsia="Calibri" w:cs="Calibri"/>
                <w:lang w:val="en-GB"/>
              </w:rPr>
              <w:t>Source System: The system that MWRP received this data from (could be "MWRP" if the data was uploaded to MWRP)</w:t>
            </w:r>
          </w:p>
        </w:tc>
      </w:tr>
      <w:tr w:rsidRPr="00901F4A" w:rsidR="007D0991" w:rsidTr="016D1326" w14:paraId="3E754CE7" w14:textId="0D4BBE50">
        <w:trPr>
          <w:trHeight w:val="285"/>
        </w:trPr>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54210872" w14:textId="2B1DCE07">
            <w:pPr>
              <w:pStyle w:val="TableText10"/>
              <w:rPr>
                <w:rFonts w:ascii="Calibri" w:hAnsi="Calibri" w:eastAsia="Calibri" w:cs="Calibri"/>
                <w:szCs w:val="20"/>
              </w:rPr>
            </w:pPr>
            <w:r w:rsidRPr="005A49B8">
              <w:rPr>
                <w:rFonts w:ascii="Calibri" w:hAnsi="Calibri" w:eastAsia="Calibri" w:cs="Calibri"/>
                <w:szCs w:val="20"/>
                <w:lang w:val="en-GB"/>
              </w:rPr>
              <w:t>status</w:t>
            </w:r>
          </w:p>
        </w:tc>
        <w:tc>
          <w:tcPr>
            <w:tcW w:w="21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0DD5FA4A" w14:textId="0E77CFD3">
            <w:pPr>
              <w:pStyle w:val="TableText10"/>
              <w:rPr>
                <w:rFonts w:ascii="Calibri" w:hAnsi="Calibri" w:eastAsia="Calibri" w:cs="Calibri"/>
                <w:szCs w:val="20"/>
              </w:rPr>
            </w:pPr>
            <w:r w:rsidRPr="005A49B8">
              <w:rPr>
                <w:rFonts w:ascii="Calibri" w:hAnsi="Calibri" w:eastAsia="Calibri" w:cs="Calibri"/>
                <w:szCs w:val="20"/>
                <w:lang w:val="en-GB"/>
              </w:rPr>
              <w:t>String</w:t>
            </w:r>
          </w:p>
        </w:tc>
        <w:tc>
          <w:tcPr>
            <w:tcW w:w="135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05DA3B2A" w14:textId="0A4F53BC">
            <w:pPr>
              <w:pStyle w:val="TableText10"/>
              <w:rPr>
                <w:rFonts w:ascii="Calibri" w:hAnsi="Calibri" w:eastAsia="Calibri" w:cs="Calibri"/>
                <w:szCs w:val="20"/>
              </w:rPr>
            </w:pPr>
            <w:r w:rsidRPr="005A49B8">
              <w:rPr>
                <w:rFonts w:ascii="Calibri" w:hAnsi="Calibri" w:eastAsia="Calibri" w:cs="Calibri"/>
                <w:szCs w:val="20"/>
                <w:lang w:val="en-GB"/>
              </w:rPr>
              <w:t>Yes</w:t>
            </w:r>
          </w:p>
        </w:tc>
        <w:tc>
          <w:tcPr>
            <w:tcW w:w="3060" w:type="dxa"/>
            <w:tcBorders>
              <w:top w:val="single" w:color="auto" w:sz="6" w:space="0"/>
              <w:left w:val="single" w:color="auto" w:sz="6" w:space="0"/>
              <w:bottom w:val="single" w:color="auto" w:sz="6" w:space="0"/>
              <w:right w:val="single" w:color="auto" w:sz="6" w:space="0"/>
            </w:tcBorders>
            <w:tcMar>
              <w:left w:w="105" w:type="dxa"/>
              <w:right w:w="105" w:type="dxa"/>
            </w:tcMar>
          </w:tcPr>
          <w:p w:rsidRPr="005A49B8" w:rsidR="007D0991" w:rsidP="007D0991" w:rsidRDefault="007D0991" w14:paraId="00D096B4" w14:textId="702B8086">
            <w:pPr>
              <w:pStyle w:val="TableText10"/>
              <w:rPr>
                <w:rFonts w:ascii="Calibri" w:hAnsi="Calibri" w:eastAsia="Calibri" w:cs="Calibri"/>
                <w:szCs w:val="20"/>
                <w:lang w:val="en-GB"/>
              </w:rPr>
            </w:pPr>
            <w:r w:rsidRPr="005A49B8">
              <w:rPr>
                <w:rFonts w:ascii="Calibri" w:hAnsi="Calibri" w:eastAsia="Calibri" w:cs="Calibri"/>
                <w:szCs w:val="20"/>
                <w:lang w:val="en-GB"/>
              </w:rPr>
              <w:t>Document either Added or Deleted.</w:t>
            </w:r>
          </w:p>
          <w:p w:rsidRPr="005A49B8" w:rsidR="007D0991" w:rsidP="007D0991" w:rsidRDefault="007D0991" w14:paraId="2F464701" w14:textId="173FFFF9">
            <w:pPr>
              <w:pStyle w:val="TableText10"/>
              <w:rPr>
                <w:rFonts w:ascii="Calibri" w:hAnsi="Calibri" w:eastAsia="Calibri" w:cs="Calibri"/>
                <w:szCs w:val="20"/>
              </w:rPr>
            </w:pPr>
            <w:r w:rsidRPr="005A49B8">
              <w:rPr>
                <w:rFonts w:ascii="Calibri" w:hAnsi="Calibri" w:eastAsia="Calibri" w:cs="Calibri"/>
                <w:i/>
                <w:szCs w:val="20"/>
                <w:lang w:val="en-GB"/>
              </w:rPr>
              <w:t>This attribute will be defaulted to “Added”. MWRP will not send any deleted documents to VaCMS.</w:t>
            </w:r>
          </w:p>
        </w:tc>
      </w:tr>
    </w:tbl>
    <w:p w:rsidR="5247C0DA" w:rsidP="5247C0DA" w:rsidRDefault="5247C0DA" w14:paraId="43B5AF24" w14:textId="25C6CBE4">
      <w:pPr>
        <w:ind w:right="162"/>
        <w:rPr>
          <w:rFonts w:ascii="Calibri" w:hAnsi="Calibri" w:cs="Calibri"/>
        </w:rPr>
      </w:pPr>
    </w:p>
    <w:p w:rsidR="09ACD488" w:rsidP="09ACD488" w:rsidRDefault="09ACD488" w14:paraId="6719B735" w14:textId="0BFDBF2B">
      <w:pPr>
        <w:ind w:right="162"/>
        <w:rPr>
          <w:rFonts w:ascii="Calibri" w:hAnsi="Calibri" w:cs="Calibri"/>
        </w:rPr>
      </w:pPr>
    </w:p>
    <w:p w:rsidRPr="005A49B8" w:rsidR="00431200" w:rsidP="00431200" w:rsidRDefault="6E892C03" w14:paraId="0640D559" w14:textId="55191610">
      <w:pPr>
        <w:ind w:right="162"/>
        <w:rPr>
          <w:rFonts w:ascii="Calibri" w:hAnsi="Calibri" w:cs="Calibri"/>
          <w:sz w:val="22"/>
          <w:szCs w:val="22"/>
        </w:rPr>
      </w:pPr>
      <w:r w:rsidRPr="5AD8E5F2">
        <w:rPr>
          <w:rFonts w:ascii="Calibri" w:hAnsi="Calibri" w:cs="Calibri"/>
          <w:sz w:val="22"/>
          <w:szCs w:val="22"/>
        </w:rPr>
        <w:t>CE</w:t>
      </w:r>
      <w:r w:rsidRPr="5AD8E5F2" w:rsidR="1096D773">
        <w:rPr>
          <w:rFonts w:ascii="Calibri" w:hAnsi="Calibri" w:cs="Calibri"/>
          <w:sz w:val="22"/>
          <w:szCs w:val="22"/>
        </w:rPr>
        <w:t xml:space="preserve"> </w:t>
      </w:r>
      <w:r w:rsidRPr="5AD8E5F2">
        <w:rPr>
          <w:rFonts w:ascii="Calibri" w:hAnsi="Calibri" w:cs="Calibri"/>
          <w:sz w:val="22"/>
          <w:szCs w:val="22"/>
        </w:rPr>
        <w:t>Verification (CeVerifiedDTO)</w:t>
      </w:r>
      <w:r w:rsidRPr="5AD8E5F2" w:rsidR="585025C5">
        <w:rPr>
          <w:rFonts w:ascii="Calibri" w:hAnsi="Calibri" w:cs="Calibri"/>
          <w:sz w:val="22"/>
          <w:szCs w:val="22"/>
        </w:rPr>
        <w:t xml:space="preserve">: </w:t>
      </w:r>
    </w:p>
    <w:p w:rsidRPr="005A49B8" w:rsidR="00431200" w:rsidRDefault="0F14EBC2" w14:paraId="0FAAFD6C" w14:textId="71C309E5">
      <w:pPr>
        <w:ind w:right="162"/>
      </w:pPr>
      <w:r w:rsidRPr="5AD8E5F2">
        <w:rPr>
          <w:rFonts w:ascii="Calibri" w:hAnsi="Calibri" w:cs="Calibri"/>
          <w:i/>
          <w:iCs/>
          <w:sz w:val="22"/>
          <w:szCs w:val="22"/>
        </w:rPr>
        <w:t>This DTO contains the</w:t>
      </w:r>
      <w:r w:rsidRPr="00FE4406">
        <w:rPr>
          <w:rFonts w:asciiTheme="minorHAnsi" w:hAnsiTheme="minorHAnsi" w:eastAsiaTheme="minorEastAsia" w:cstheme="minorBidi"/>
          <w:i/>
          <w:iCs/>
          <w:sz w:val="22"/>
          <w:szCs w:val="22"/>
        </w:rPr>
        <w:t xml:space="preserve"> </w:t>
      </w:r>
      <w:r w:rsidRPr="00FE4406">
        <w:rPr>
          <w:rFonts w:asciiTheme="minorHAnsi" w:hAnsiTheme="minorHAnsi" w:eastAsiaTheme="minorEastAsia" w:cstheme="minorBidi"/>
          <w:i/>
          <w:iCs/>
          <w:sz w:val="22"/>
          <w:szCs w:val="22"/>
          <w:lang w:val="en-GB"/>
        </w:rPr>
        <w:t>Medicaid Work</w:t>
      </w:r>
      <w:r w:rsidRPr="5AD8E5F2" w:rsidR="583AD089">
        <w:rPr>
          <w:rFonts w:asciiTheme="minorHAnsi" w:hAnsiTheme="minorHAnsi" w:eastAsiaTheme="minorEastAsia" w:cstheme="minorBidi"/>
          <w:i/>
          <w:iCs/>
          <w:sz w:val="22"/>
          <w:szCs w:val="22"/>
          <w:lang w:val="en-GB"/>
        </w:rPr>
        <w:t>Report</w:t>
      </w:r>
      <w:r w:rsidRPr="00FE4406">
        <w:rPr>
          <w:rFonts w:asciiTheme="minorHAnsi" w:hAnsiTheme="minorHAnsi" w:eastAsiaTheme="minorEastAsia" w:cstheme="minorBidi"/>
          <w:i/>
          <w:iCs/>
          <w:sz w:val="22"/>
          <w:szCs w:val="22"/>
          <w:lang w:val="en-GB"/>
        </w:rPr>
        <w:t xml:space="preserve"> verification result for the individual</w:t>
      </w:r>
      <w:r w:rsidRPr="5AD8E5F2">
        <w:rPr>
          <w:rFonts w:ascii="Calibri" w:hAnsi="Calibri" w:cs="Calibri"/>
          <w:i/>
          <w:iCs/>
          <w:sz w:val="22"/>
          <w:szCs w:val="22"/>
        </w:rPr>
        <w:t xml:space="preserve"> applicant/member.</w:t>
      </w:r>
    </w:p>
    <w:p w:rsidRPr="005A49B8" w:rsidR="00431200" w:rsidP="5AD8E5F2" w:rsidRDefault="75ACDC7B" w14:paraId="00455DC6" w14:textId="4D91BC3D">
      <w:pPr>
        <w:ind w:right="162"/>
        <w:rPr>
          <w:rFonts w:ascii="Calibri" w:hAnsi="Calibri" w:cs="Calibri"/>
          <w:i/>
          <w:iCs/>
          <w:sz w:val="22"/>
          <w:szCs w:val="22"/>
        </w:rPr>
      </w:pPr>
      <w:r w:rsidRPr="5AD8E5F2">
        <w:rPr>
          <w:rFonts w:ascii="Calibri" w:hAnsi="Calibri" w:cs="Calibri"/>
          <w:i/>
          <w:iCs/>
          <w:sz w:val="22"/>
          <w:szCs w:val="22"/>
        </w:rPr>
        <w:t xml:space="preserve">DTO is acronym for Data Transfer Object </w:t>
      </w:r>
    </w:p>
    <w:tbl>
      <w:tblPr>
        <w:tblW w:w="10022"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538"/>
        <w:gridCol w:w="1890"/>
        <w:gridCol w:w="1260"/>
        <w:gridCol w:w="4334"/>
      </w:tblGrid>
      <w:tr w:rsidRPr="00B04A8E" w:rsidR="00431200" w:rsidTr="7E802495" w14:paraId="2CF8444E" w14:textId="77777777">
        <w:trPr>
          <w:cantSplit/>
          <w:tblHeader/>
        </w:trPr>
        <w:tc>
          <w:tcPr>
            <w:tcW w:w="2538" w:type="dxa"/>
            <w:shd w:val="clear" w:color="auto" w:fill="000000" w:themeFill="text1"/>
            <w:tcMar/>
          </w:tcPr>
          <w:p w:rsidRPr="00B04A8E" w:rsidR="00431200" w:rsidP="000D596E" w:rsidRDefault="005E7923" w14:paraId="002B2F61" w14:textId="499365DA">
            <w:pPr>
              <w:pStyle w:val="TableText10HeaderCenter"/>
              <w:rPr>
                <w:rFonts w:ascii="Calibri" w:hAnsi="Calibri" w:cs="Calibri"/>
                <w:b w:val="0"/>
                <w:sz w:val="22"/>
                <w:szCs w:val="22"/>
              </w:rPr>
            </w:pPr>
            <w:r>
              <w:rPr>
                <w:rFonts w:ascii="Calibri" w:hAnsi="Calibri" w:cs="Calibri"/>
                <w:sz w:val="22"/>
                <w:szCs w:val="22"/>
              </w:rPr>
              <w:t>Field</w:t>
            </w:r>
          </w:p>
        </w:tc>
        <w:tc>
          <w:tcPr>
            <w:tcW w:w="1890" w:type="dxa"/>
            <w:shd w:val="clear" w:color="auto" w:fill="000000" w:themeFill="text1"/>
            <w:tcMar/>
          </w:tcPr>
          <w:p w:rsidRPr="00B04A8E" w:rsidR="00431200" w:rsidP="000D596E" w:rsidRDefault="00431200" w14:paraId="13C5436E" w14:textId="77777777">
            <w:pPr>
              <w:pStyle w:val="TableText10HeaderCenter"/>
              <w:rPr>
                <w:rFonts w:ascii="Calibri" w:hAnsi="Calibri" w:cs="Calibri"/>
                <w:b w:val="0"/>
                <w:sz w:val="22"/>
                <w:szCs w:val="22"/>
              </w:rPr>
            </w:pPr>
            <w:r w:rsidRPr="00B04A8E">
              <w:rPr>
                <w:rFonts w:ascii="Calibri" w:hAnsi="Calibri" w:cs="Calibri"/>
                <w:sz w:val="22"/>
                <w:szCs w:val="22"/>
              </w:rPr>
              <w:t>Type</w:t>
            </w:r>
          </w:p>
        </w:tc>
        <w:tc>
          <w:tcPr>
            <w:tcW w:w="1260" w:type="dxa"/>
            <w:shd w:val="clear" w:color="auto" w:fill="000000" w:themeFill="text1"/>
            <w:tcMar/>
          </w:tcPr>
          <w:p w:rsidRPr="00B04A8E" w:rsidR="00431200" w:rsidP="000D596E" w:rsidRDefault="00431200" w14:paraId="11B894BD" w14:textId="77777777">
            <w:pPr>
              <w:pStyle w:val="TableText10HeaderCenter"/>
              <w:rPr>
                <w:rFonts w:ascii="Calibri" w:hAnsi="Calibri" w:cs="Calibri"/>
                <w:b w:val="0"/>
                <w:sz w:val="22"/>
                <w:szCs w:val="22"/>
              </w:rPr>
            </w:pPr>
            <w:r w:rsidRPr="00B04A8E">
              <w:rPr>
                <w:rFonts w:ascii="Calibri" w:hAnsi="Calibri" w:cs="Calibri"/>
                <w:sz w:val="22"/>
                <w:szCs w:val="22"/>
              </w:rPr>
              <w:t>Required</w:t>
            </w:r>
          </w:p>
        </w:tc>
        <w:tc>
          <w:tcPr>
            <w:tcW w:w="4334" w:type="dxa"/>
            <w:shd w:val="clear" w:color="auto" w:fill="000000" w:themeFill="text1"/>
            <w:tcMar/>
          </w:tcPr>
          <w:p w:rsidRPr="00B04A8E" w:rsidR="00431200" w:rsidP="000D596E" w:rsidRDefault="00431200" w14:paraId="712ED6ED" w14:textId="77777777">
            <w:pPr>
              <w:pStyle w:val="TableText10HeaderCenter"/>
              <w:rPr>
                <w:rFonts w:ascii="Calibri" w:hAnsi="Calibri" w:cs="Calibri"/>
                <w:b w:val="0"/>
                <w:sz w:val="22"/>
                <w:szCs w:val="22"/>
              </w:rPr>
            </w:pPr>
            <w:r w:rsidRPr="00B04A8E">
              <w:rPr>
                <w:rFonts w:ascii="Calibri" w:hAnsi="Calibri" w:cs="Calibri"/>
                <w:sz w:val="22"/>
                <w:szCs w:val="22"/>
              </w:rPr>
              <w:t>Description</w:t>
            </w:r>
          </w:p>
        </w:tc>
      </w:tr>
      <w:tr w:rsidR="00204D01" w:rsidTr="7E802495" w14:paraId="1B026FC4" w14:textId="77777777">
        <w:tc>
          <w:tcPr>
            <w:tcW w:w="2538" w:type="dxa"/>
            <w:tcBorders>
              <w:top w:val="single" w:color="auto" w:sz="4" w:space="0"/>
              <w:left w:val="single" w:color="auto" w:sz="4" w:space="0"/>
              <w:bottom w:val="single" w:color="auto" w:sz="4" w:space="0"/>
              <w:right w:val="single" w:color="auto" w:sz="4" w:space="0"/>
            </w:tcBorders>
            <w:tcMar/>
            <w:hideMark/>
          </w:tcPr>
          <w:p w:rsidR="00204D01" w:rsidRDefault="00204D01" w14:paraId="5CDA4127"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firstName</w:t>
            </w:r>
          </w:p>
        </w:tc>
        <w:tc>
          <w:tcPr>
            <w:tcW w:w="1890" w:type="dxa"/>
            <w:tcBorders>
              <w:top w:val="single" w:color="auto" w:sz="4" w:space="0"/>
              <w:left w:val="single" w:color="auto" w:sz="4" w:space="0"/>
              <w:bottom w:val="single" w:color="auto" w:sz="4" w:space="0"/>
              <w:right w:val="single" w:color="auto" w:sz="4" w:space="0"/>
            </w:tcBorders>
            <w:tcMar/>
            <w:hideMark/>
          </w:tcPr>
          <w:p w:rsidR="00204D01" w:rsidRDefault="00204D01" w14:paraId="3C025261"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204D01" w:rsidRDefault="00204D01" w14:paraId="401F2B94"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Yes</w:t>
            </w:r>
          </w:p>
        </w:tc>
        <w:tc>
          <w:tcPr>
            <w:tcW w:w="4334" w:type="dxa"/>
            <w:tcBorders>
              <w:top w:val="single" w:color="auto" w:sz="4" w:space="0"/>
              <w:left w:val="single" w:color="auto" w:sz="4" w:space="0"/>
              <w:bottom w:val="single" w:color="auto" w:sz="4" w:space="0"/>
              <w:right w:val="single" w:color="auto" w:sz="4" w:space="0"/>
            </w:tcBorders>
            <w:tcMar/>
            <w:hideMark/>
          </w:tcPr>
          <w:p w:rsidR="00204D01" w:rsidP="5AD8E5F2" w:rsidRDefault="7E5C6EFF" w14:paraId="06D7AC87" w14:textId="6DF6EA9A">
            <w:pPr>
              <w:pStyle w:val="TableText10"/>
              <w:spacing w:line="276" w:lineRule="auto"/>
              <w:rPr>
                <w:rFonts w:ascii="Calibri" w:hAnsi="Calibri" w:cs="Calibri" w:eastAsiaTheme="minorEastAsia"/>
                <w:color w:val="000000"/>
              </w:rPr>
            </w:pPr>
            <w:r w:rsidRPr="5AD8E5F2">
              <w:rPr>
                <w:rFonts w:ascii="Calibri" w:hAnsi="Calibri" w:eastAsia="Calibri" w:cs="Calibri"/>
                <w:color w:val="000000" w:themeColor="text1"/>
                <w:lang w:val="en-GB"/>
              </w:rPr>
              <w:t>Applicant/recipient first name (1. Mandatory, 2. Must start with an Alphabet letter, but can be followed by numbers, spaces, or one of these characters (.- ‘), 3. Cannot b</w:t>
            </w:r>
            <w:r w:rsidRPr="5AD8E5F2" w:rsidR="601E6F66">
              <w:rPr>
                <w:rFonts w:ascii="Calibri" w:hAnsi="Calibri" w:eastAsia="Calibri" w:cs="Calibri"/>
                <w:color w:val="000000" w:themeColor="text1"/>
                <w:lang w:val="en-GB"/>
              </w:rPr>
              <w:t>e</w:t>
            </w:r>
            <w:r w:rsidRPr="5AD8E5F2">
              <w:rPr>
                <w:rFonts w:ascii="Calibri" w:hAnsi="Calibri" w:eastAsia="Calibri" w:cs="Calibri"/>
                <w:color w:val="000000" w:themeColor="text1"/>
                <w:lang w:val="en-GB"/>
              </w:rPr>
              <w:t xml:space="preserve"> numeric)</w:t>
            </w:r>
          </w:p>
        </w:tc>
      </w:tr>
      <w:tr w:rsidR="00204D01" w:rsidTr="7E802495" w14:paraId="1C2E8996" w14:textId="77777777">
        <w:tc>
          <w:tcPr>
            <w:tcW w:w="2538" w:type="dxa"/>
            <w:tcBorders>
              <w:top w:val="single" w:color="auto" w:sz="4" w:space="0"/>
              <w:left w:val="single" w:color="auto" w:sz="4" w:space="0"/>
              <w:bottom w:val="single" w:color="auto" w:sz="4" w:space="0"/>
              <w:right w:val="single" w:color="auto" w:sz="4" w:space="0"/>
            </w:tcBorders>
            <w:tcMar/>
            <w:hideMark/>
          </w:tcPr>
          <w:p w:rsidR="00204D01" w:rsidRDefault="00204D01" w14:paraId="478678EF"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lastRenderedPageBreak/>
              <w:t>lastName</w:t>
            </w:r>
          </w:p>
        </w:tc>
        <w:tc>
          <w:tcPr>
            <w:tcW w:w="1890" w:type="dxa"/>
            <w:tcBorders>
              <w:top w:val="single" w:color="auto" w:sz="4" w:space="0"/>
              <w:left w:val="single" w:color="auto" w:sz="4" w:space="0"/>
              <w:bottom w:val="single" w:color="auto" w:sz="4" w:space="0"/>
              <w:right w:val="single" w:color="auto" w:sz="4" w:space="0"/>
            </w:tcBorders>
            <w:tcMar/>
            <w:hideMark/>
          </w:tcPr>
          <w:p w:rsidR="00204D01" w:rsidRDefault="00204D01" w14:paraId="0CDA54A6"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204D01" w:rsidRDefault="00204D01" w14:paraId="2EEE2665"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Yes</w:t>
            </w:r>
          </w:p>
        </w:tc>
        <w:tc>
          <w:tcPr>
            <w:tcW w:w="4334" w:type="dxa"/>
            <w:tcBorders>
              <w:top w:val="single" w:color="auto" w:sz="4" w:space="0"/>
              <w:left w:val="single" w:color="auto" w:sz="4" w:space="0"/>
              <w:bottom w:val="single" w:color="auto" w:sz="4" w:space="0"/>
              <w:right w:val="single" w:color="auto" w:sz="4" w:space="0"/>
            </w:tcBorders>
            <w:tcMar/>
            <w:hideMark/>
          </w:tcPr>
          <w:p w:rsidR="00204D01" w:rsidP="5AD8E5F2" w:rsidRDefault="7E5C6EFF" w14:paraId="0143AC1D" w14:textId="159D6BF3">
            <w:pPr>
              <w:pStyle w:val="TableText10"/>
              <w:spacing w:line="276" w:lineRule="auto"/>
              <w:rPr>
                <w:rFonts w:ascii="Calibri" w:hAnsi="Calibri" w:cs="Calibri" w:eastAsiaTheme="minorEastAsia"/>
                <w:color w:val="000000"/>
              </w:rPr>
            </w:pPr>
            <w:r w:rsidRPr="5AD8E5F2">
              <w:rPr>
                <w:rFonts w:ascii="Calibri" w:hAnsi="Calibri" w:eastAsia="Calibri" w:cs="Calibri"/>
                <w:color w:val="000000" w:themeColor="text1"/>
                <w:lang w:val="en-GB"/>
              </w:rPr>
              <w:t>Applicant/recipient last name (1. Mandatory, 2. Must start with an Alphabet letter, but can be followed by numbers, spaces, or one of these characters (.- ‘), 3. Cannot b</w:t>
            </w:r>
            <w:r w:rsidRPr="5AD8E5F2" w:rsidR="7EDEA5AF">
              <w:rPr>
                <w:rFonts w:ascii="Calibri" w:hAnsi="Calibri" w:eastAsia="Calibri" w:cs="Calibri"/>
                <w:color w:val="000000" w:themeColor="text1"/>
                <w:lang w:val="en-GB"/>
              </w:rPr>
              <w:t>e</w:t>
            </w:r>
            <w:r w:rsidRPr="5AD8E5F2">
              <w:rPr>
                <w:rFonts w:ascii="Calibri" w:hAnsi="Calibri" w:eastAsia="Calibri" w:cs="Calibri"/>
                <w:color w:val="000000" w:themeColor="text1"/>
                <w:lang w:val="en-GB"/>
              </w:rPr>
              <w:t xml:space="preserve"> numeric)</w:t>
            </w:r>
          </w:p>
        </w:tc>
      </w:tr>
      <w:tr w:rsidR="00204D01" w:rsidTr="7E802495" w14:paraId="48DE72FF" w14:textId="77777777">
        <w:tc>
          <w:tcPr>
            <w:tcW w:w="2538" w:type="dxa"/>
            <w:tcBorders>
              <w:top w:val="single" w:color="auto" w:sz="4" w:space="0"/>
              <w:left w:val="single" w:color="auto" w:sz="4" w:space="0"/>
              <w:bottom w:val="single" w:color="auto" w:sz="4" w:space="0"/>
              <w:right w:val="single" w:color="auto" w:sz="4" w:space="0"/>
            </w:tcBorders>
            <w:tcMar/>
            <w:hideMark/>
          </w:tcPr>
          <w:p w:rsidR="00204D01" w:rsidRDefault="00204D01" w14:paraId="40610A0C"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middleName</w:t>
            </w:r>
          </w:p>
        </w:tc>
        <w:tc>
          <w:tcPr>
            <w:tcW w:w="1890" w:type="dxa"/>
            <w:tcBorders>
              <w:top w:val="single" w:color="auto" w:sz="4" w:space="0"/>
              <w:left w:val="single" w:color="auto" w:sz="4" w:space="0"/>
              <w:bottom w:val="single" w:color="auto" w:sz="4" w:space="0"/>
              <w:right w:val="single" w:color="auto" w:sz="4" w:space="0"/>
            </w:tcBorders>
            <w:tcMar/>
            <w:hideMark/>
          </w:tcPr>
          <w:p w:rsidR="00204D01" w:rsidRDefault="00066995" w14:paraId="65CB496F" w14:textId="65DE550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204D01" w:rsidRDefault="00204D01" w14:paraId="42CD0C07" w14:textId="77777777">
            <w:pPr>
              <w:pStyle w:val="TableText10"/>
              <w:spacing w:line="276" w:lineRule="auto"/>
              <w:rPr>
                <w:rFonts w:ascii="Calibri" w:hAnsi="Calibri" w:cs="Calibri" w:eastAsiaTheme="minorHAnsi"/>
                <w:color w:val="000000"/>
                <w:szCs w:val="20"/>
              </w:rPr>
            </w:pPr>
            <w:r>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hideMark/>
          </w:tcPr>
          <w:p w:rsidR="00204D01" w:rsidRDefault="00204D01" w14:paraId="4F53472D" w14:textId="77777777">
            <w:pPr>
              <w:pStyle w:val="TableText10"/>
              <w:spacing w:line="276" w:lineRule="auto"/>
              <w:rPr>
                <w:rFonts w:ascii="Calibri" w:hAnsi="Calibri" w:cs="Calibri" w:eastAsiaTheme="minorHAnsi"/>
                <w:color w:val="000000"/>
                <w:szCs w:val="20"/>
              </w:rPr>
            </w:pPr>
            <w:r>
              <w:rPr>
                <w:rFonts w:asciiTheme="majorHAnsi" w:hAnsiTheme="majorHAnsi" w:eastAsiaTheme="minorHAnsi" w:cstheme="majorHAnsi"/>
                <w:color w:val="000000"/>
                <w:szCs w:val="20"/>
              </w:rPr>
              <w:t>Middle name or initial</w:t>
            </w:r>
          </w:p>
        </w:tc>
      </w:tr>
      <w:tr w:rsidR="00204D01" w:rsidTr="7E802495" w14:paraId="1AB5A71F" w14:textId="77777777">
        <w:tc>
          <w:tcPr>
            <w:tcW w:w="2538" w:type="dxa"/>
            <w:tcBorders>
              <w:top w:val="single" w:color="auto" w:sz="4" w:space="0"/>
              <w:left w:val="single" w:color="auto" w:sz="4" w:space="0"/>
              <w:bottom w:val="single" w:color="auto" w:sz="4" w:space="0"/>
              <w:right w:val="single" w:color="auto" w:sz="4" w:space="0"/>
            </w:tcBorders>
            <w:tcMar/>
            <w:hideMark/>
          </w:tcPr>
          <w:p w:rsidR="00204D01" w:rsidRDefault="00204D01" w14:paraId="18EE7ED3"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suffix</w:t>
            </w:r>
          </w:p>
        </w:tc>
        <w:tc>
          <w:tcPr>
            <w:tcW w:w="1890" w:type="dxa"/>
            <w:tcBorders>
              <w:top w:val="single" w:color="auto" w:sz="4" w:space="0"/>
              <w:left w:val="single" w:color="auto" w:sz="4" w:space="0"/>
              <w:bottom w:val="single" w:color="auto" w:sz="4" w:space="0"/>
              <w:right w:val="single" w:color="auto" w:sz="4" w:space="0"/>
            </w:tcBorders>
            <w:tcMar/>
            <w:hideMark/>
          </w:tcPr>
          <w:p w:rsidR="00204D01" w:rsidRDefault="00204D01" w14:paraId="1084247F"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204D01" w:rsidRDefault="00204D01" w14:paraId="3878C652"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204D01" w:rsidRDefault="00204D01" w14:paraId="342C1886" w14:textId="6B6EB1F6">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Name suffix (e.g. Jr, Sr, III)</w:t>
            </w:r>
          </w:p>
        </w:tc>
      </w:tr>
      <w:tr w:rsidR="00204D01" w:rsidTr="7E802495" w14:paraId="369B5C78" w14:textId="77777777">
        <w:tc>
          <w:tcPr>
            <w:tcW w:w="2538" w:type="dxa"/>
            <w:tcBorders>
              <w:top w:val="single" w:color="auto" w:sz="4" w:space="0"/>
              <w:left w:val="single" w:color="auto" w:sz="4" w:space="0"/>
              <w:bottom w:val="single" w:color="auto" w:sz="4" w:space="0"/>
              <w:right w:val="single" w:color="auto" w:sz="4" w:space="0"/>
            </w:tcBorders>
            <w:tcMar/>
            <w:hideMark/>
          </w:tcPr>
          <w:p w:rsidR="00204D01" w:rsidP="5AD8E5F2" w:rsidRDefault="0016BE4E" w14:paraId="45D90CF4" w14:textId="2C0498C9">
            <w:pPr>
              <w:pStyle w:val="TableText10"/>
              <w:spacing w:line="276" w:lineRule="auto"/>
              <w:rPr>
                <w:rFonts w:ascii="Calibri" w:hAnsi="Calibri" w:cs="Calibri" w:eastAsiaTheme="minorEastAsia"/>
                <w:color w:val="000000"/>
              </w:rPr>
            </w:pPr>
            <w:r w:rsidRPr="5AD8E5F2">
              <w:rPr>
                <w:rFonts w:ascii="Calibri" w:hAnsi="Calibri" w:eastAsia="Calibri" w:cs="Calibri"/>
                <w:color w:val="000000" w:themeColor="text1"/>
                <w:lang w:val="en-GB"/>
              </w:rPr>
              <w:t>g</w:t>
            </w:r>
            <w:r w:rsidRPr="5AD8E5F2" w:rsidR="7E5C6EFF">
              <w:rPr>
                <w:rFonts w:ascii="Calibri" w:hAnsi="Calibri" w:eastAsia="Calibri" w:cs="Calibri"/>
                <w:color w:val="000000" w:themeColor="text1"/>
                <w:lang w:val="en-GB"/>
              </w:rPr>
              <w:t>ender</w:t>
            </w:r>
          </w:p>
        </w:tc>
        <w:tc>
          <w:tcPr>
            <w:tcW w:w="1890" w:type="dxa"/>
            <w:tcBorders>
              <w:top w:val="single" w:color="auto" w:sz="4" w:space="0"/>
              <w:left w:val="single" w:color="auto" w:sz="4" w:space="0"/>
              <w:bottom w:val="single" w:color="auto" w:sz="4" w:space="0"/>
              <w:right w:val="single" w:color="auto" w:sz="4" w:space="0"/>
            </w:tcBorders>
            <w:tcMar/>
            <w:hideMark/>
          </w:tcPr>
          <w:p w:rsidR="00204D01" w:rsidRDefault="00204D01" w14:paraId="32D2CB6D"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204D01" w:rsidRDefault="00204D01" w14:paraId="5BD2E5D2"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204D01" w:rsidP="5AD8E5F2" w:rsidRDefault="7E5C6EFF" w14:paraId="44C77F3B" w14:textId="77777777">
            <w:pPr>
              <w:pStyle w:val="TableText10"/>
              <w:spacing w:line="276" w:lineRule="auto"/>
              <w:rPr>
                <w:rFonts w:ascii="Calibri" w:hAnsi="Calibri" w:eastAsia="Calibri" w:cs="Calibri"/>
                <w:color w:val="000000" w:themeColor="text1"/>
              </w:rPr>
            </w:pPr>
            <w:r w:rsidRPr="5AD8E5F2">
              <w:rPr>
                <w:rFonts w:ascii="Calibri" w:hAnsi="Calibri" w:eastAsia="Calibri" w:cs="Calibri"/>
                <w:color w:val="000000" w:themeColor="text1"/>
                <w:lang w:val="en-GB"/>
              </w:rPr>
              <w:t>Gender code</w:t>
            </w:r>
          </w:p>
          <w:p w:rsidR="00204D01" w:rsidP="5AD8E5F2" w:rsidRDefault="7E5C6EFF" w14:paraId="3468E163" w14:textId="77777777">
            <w:pPr>
              <w:pStyle w:val="TableText10"/>
              <w:spacing w:line="276" w:lineRule="auto"/>
              <w:rPr>
                <w:rFonts w:ascii="Calibri" w:hAnsi="Calibri" w:cs="Calibri" w:eastAsiaTheme="minorEastAsia"/>
                <w:color w:val="000000"/>
              </w:rPr>
            </w:pPr>
            <w:r w:rsidRPr="5AD8E5F2">
              <w:rPr>
                <w:rFonts w:ascii="Calibri" w:hAnsi="Calibri" w:eastAsia="Calibri" w:cs="Calibri"/>
                <w:color w:val="000000" w:themeColor="text1"/>
                <w:lang w:val="en-GB"/>
              </w:rPr>
              <w:t xml:space="preserve">Reference table: RT_GENDER </w:t>
            </w:r>
          </w:p>
        </w:tc>
      </w:tr>
      <w:tr w:rsidR="00204D01" w:rsidTr="7E802495" w14:paraId="10D7AFF7" w14:textId="77777777">
        <w:tc>
          <w:tcPr>
            <w:tcW w:w="2538" w:type="dxa"/>
            <w:tcBorders>
              <w:top w:val="single" w:color="auto" w:sz="4" w:space="0"/>
              <w:left w:val="single" w:color="auto" w:sz="4" w:space="0"/>
              <w:bottom w:val="single" w:color="auto" w:sz="4" w:space="0"/>
              <w:right w:val="single" w:color="auto" w:sz="4" w:space="0"/>
            </w:tcBorders>
            <w:tcMar/>
            <w:hideMark/>
          </w:tcPr>
          <w:p w:rsidR="00204D01" w:rsidRDefault="00204D01" w14:paraId="013748B4"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dateOfBirth</w:t>
            </w:r>
          </w:p>
        </w:tc>
        <w:tc>
          <w:tcPr>
            <w:tcW w:w="1890" w:type="dxa"/>
            <w:tcBorders>
              <w:top w:val="single" w:color="auto" w:sz="4" w:space="0"/>
              <w:left w:val="single" w:color="auto" w:sz="4" w:space="0"/>
              <w:bottom w:val="single" w:color="auto" w:sz="4" w:space="0"/>
              <w:right w:val="single" w:color="auto" w:sz="4" w:space="0"/>
            </w:tcBorders>
            <w:tcMar/>
            <w:hideMark/>
          </w:tcPr>
          <w:p w:rsidR="00204D01" w:rsidRDefault="00204D01" w14:paraId="40ECE474"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Date</w:t>
            </w:r>
          </w:p>
        </w:tc>
        <w:tc>
          <w:tcPr>
            <w:tcW w:w="1260" w:type="dxa"/>
            <w:tcBorders>
              <w:top w:val="single" w:color="auto" w:sz="4" w:space="0"/>
              <w:left w:val="single" w:color="auto" w:sz="4" w:space="0"/>
              <w:bottom w:val="single" w:color="auto" w:sz="4" w:space="0"/>
              <w:right w:val="single" w:color="auto" w:sz="4" w:space="0"/>
            </w:tcBorders>
            <w:tcMar/>
            <w:hideMark/>
          </w:tcPr>
          <w:p w:rsidR="00204D01" w:rsidRDefault="00204D01" w14:paraId="5B04FF6C" w14:textId="77777777">
            <w:pPr>
              <w:pStyle w:val="TableText10"/>
              <w:spacing w:line="276" w:lineRule="auto"/>
              <w:rPr>
                <w:rFonts w:ascii="Calibri" w:hAnsi="Calibri" w:cs="Calibri" w:eastAsiaTheme="minorHAnsi"/>
                <w:color w:val="000000"/>
                <w:szCs w:val="20"/>
              </w:rPr>
            </w:pPr>
            <w:r>
              <w:rPr>
                <w:rFonts w:ascii="Calibri" w:hAnsi="Calibri" w:eastAsia="Calibri" w:cs="Calibri"/>
                <w:color w:val="000000" w:themeColor="text1"/>
                <w:szCs w:val="20"/>
                <w:lang w:val="en-GB"/>
              </w:rPr>
              <w:t>Yes</w:t>
            </w:r>
          </w:p>
        </w:tc>
        <w:tc>
          <w:tcPr>
            <w:tcW w:w="4334" w:type="dxa"/>
            <w:tcBorders>
              <w:top w:val="single" w:color="auto" w:sz="4" w:space="0"/>
              <w:left w:val="single" w:color="auto" w:sz="4" w:space="0"/>
              <w:bottom w:val="single" w:color="auto" w:sz="4" w:space="0"/>
              <w:right w:val="single" w:color="auto" w:sz="4" w:space="0"/>
            </w:tcBorders>
            <w:tcMar/>
            <w:hideMark/>
          </w:tcPr>
          <w:p w:rsidR="00204D01" w:rsidP="5AD8E5F2" w:rsidRDefault="2947BA7C" w14:paraId="2BCDCA54" w14:textId="6340F88D">
            <w:pPr>
              <w:pStyle w:val="TableText10"/>
              <w:spacing w:line="276" w:lineRule="auto"/>
              <w:rPr>
                <w:rFonts w:ascii="Calibri" w:hAnsi="Calibri" w:cs="Calibri" w:eastAsiaTheme="minorEastAsia"/>
                <w:color w:val="000000"/>
              </w:rPr>
            </w:pPr>
            <w:r w:rsidRPr="5AD8E5F2">
              <w:rPr>
                <w:rFonts w:ascii="Calibri" w:hAnsi="Calibri" w:eastAsia="Calibri" w:cs="Calibri"/>
                <w:color w:val="000000" w:themeColor="text1"/>
                <w:lang w:val="en-GB"/>
              </w:rPr>
              <w:t>Applicant/member date of birth from VaCMS (</w:t>
            </w:r>
            <w:r w:rsidRPr="5AD8E5F2" w:rsidR="7E5C6EFF">
              <w:rPr>
                <w:rFonts w:ascii="Calibri" w:hAnsi="Calibri" w:eastAsia="Calibri" w:cs="Calibri"/>
                <w:color w:val="000000" w:themeColor="text1"/>
                <w:lang w:val="en-GB"/>
              </w:rPr>
              <w:t>"YYYY-MM-DD" format</w:t>
            </w:r>
            <w:r w:rsidRPr="5AD8E5F2" w:rsidR="60968B19">
              <w:rPr>
                <w:rFonts w:ascii="Calibri" w:hAnsi="Calibri" w:eastAsia="Calibri" w:cs="Calibri"/>
                <w:color w:val="000000" w:themeColor="text1"/>
                <w:lang w:val="en-GB"/>
              </w:rPr>
              <w:t>)</w:t>
            </w:r>
            <w:r w:rsidRPr="5AD8E5F2" w:rsidR="7E5C6EFF">
              <w:rPr>
                <w:rFonts w:ascii="Calibri" w:hAnsi="Calibri" w:eastAsia="Calibri" w:cs="Calibri"/>
                <w:color w:val="000000" w:themeColor="text1"/>
                <w:lang w:val="en-GB"/>
              </w:rPr>
              <w:t xml:space="preserve"> </w:t>
            </w:r>
          </w:p>
        </w:tc>
      </w:tr>
      <w:tr w:rsidRPr="00B04A8E" w:rsidR="00431200" w:rsidTr="7E802495" w14:paraId="06334D1F"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Del="00E11DE2" w:rsidP="5AD8E5F2" w:rsidRDefault="75ACDC7B" w14:paraId="4B613A47" w14:textId="60A4465E">
            <w:pPr>
              <w:pStyle w:val="TableText10"/>
              <w:rPr>
                <w:rFonts w:ascii="Calibri" w:hAnsi="Calibri" w:cs="Calibri" w:eastAsiaTheme="minorEastAsia"/>
                <w:color w:val="000000" w:themeColor="text1"/>
                <w:lang w:val="en-GB"/>
              </w:rPr>
            </w:pPr>
            <w:r w:rsidRPr="5AD8E5F2">
              <w:rPr>
                <w:rFonts w:ascii="Calibri" w:hAnsi="Calibri" w:cs="Calibri" w:eastAsiaTheme="minorEastAsia"/>
                <w:color w:val="000000" w:themeColor="text1"/>
              </w:rPr>
              <w:t>clientId</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6C059CBE" w14:textId="77777777">
            <w:pPr>
              <w:pStyle w:val="TableText10"/>
              <w:rPr>
                <w:rFonts w:ascii="Calibri" w:hAnsi="Calibri" w:cs="Calibri" w:eastAsiaTheme="minorHAnsi"/>
                <w:szCs w:val="20"/>
                <w:lang w:val="en-GB"/>
              </w:rPr>
            </w:pPr>
            <w:r w:rsidRPr="007D7F48">
              <w:rPr>
                <w:rFonts w:ascii="Calibri" w:hAnsi="Calibri" w:cs="Calibri" w:eastAsiaTheme="min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2E5B14E5" w14:textId="77777777">
            <w:pPr>
              <w:pStyle w:val="TableText10"/>
              <w:rPr>
                <w:rFonts w:ascii="Calibri" w:hAnsi="Calibri" w:cs="Calibri" w:eastAsiaTheme="minorHAnsi"/>
                <w:szCs w:val="20"/>
                <w:lang w:val="en-GB"/>
              </w:rPr>
            </w:pPr>
            <w:r w:rsidRPr="007D7F48">
              <w:rPr>
                <w:rFonts w:ascii="Calibri" w:hAnsi="Calibri" w:cs="Calibri" w:eastAsiaTheme="min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73D5002" w14:textId="58907C33">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Unique client identification number (VaCMS Client I</w:t>
            </w:r>
            <w:r w:rsidRPr="007D7F48" w:rsidR="00471182">
              <w:rPr>
                <w:rFonts w:ascii="Calibri" w:hAnsi="Calibri" w:cs="Calibri" w:eastAsiaTheme="minorHAnsi"/>
                <w:color w:val="000000"/>
                <w:szCs w:val="20"/>
              </w:rPr>
              <w:t>D</w:t>
            </w:r>
            <w:r w:rsidRPr="007D7F48">
              <w:rPr>
                <w:rFonts w:ascii="Calibri" w:hAnsi="Calibri" w:cs="Calibri" w:eastAsiaTheme="minorHAnsi"/>
                <w:color w:val="000000"/>
                <w:szCs w:val="20"/>
              </w:rPr>
              <w:t>)</w:t>
            </w:r>
          </w:p>
        </w:tc>
      </w:tr>
      <w:tr w:rsidRPr="00B04A8E" w:rsidR="00431200" w:rsidTr="7E802495" w14:paraId="1B2F73DE"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922636B"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mmisEnrolleeID</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160CF9" w14:paraId="374CF2D0" w14:textId="2563BAEA">
            <w:pPr>
              <w:pStyle w:val="TableText10"/>
              <w:rPr>
                <w:rFonts w:ascii="Calibri" w:hAnsi="Calibri" w:cs="Calibri" w:eastAsiaTheme="minorHAnsi"/>
                <w:color w:val="000000"/>
                <w:szCs w:val="20"/>
              </w:rPr>
            </w:pPr>
            <w:r>
              <w:rPr>
                <w:rFonts w:ascii="Calibri" w:hAnsi="Calibri" w:cs="Calibri" w:eastAsiaTheme="min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1E0BE19E"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8DB2BE3"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MMISEnrolleeID, if present for the individual</w:t>
            </w:r>
          </w:p>
        </w:tc>
      </w:tr>
      <w:tr w:rsidRPr="00B04A8E" w:rsidR="00431200" w:rsidTr="7E802495" w14:paraId="3F0D0FBF"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5AD8E5F2" w:rsidRDefault="75ACDC7B" w14:paraId="067CBB4F" w14:textId="77777777">
            <w:pPr>
              <w:pStyle w:val="TableText10"/>
              <w:rPr>
                <w:rFonts w:ascii="Calibri" w:hAnsi="Calibri" w:cs="Calibri" w:eastAsiaTheme="minorEastAsia"/>
                <w:color w:val="000000"/>
              </w:rPr>
            </w:pPr>
            <w:r w:rsidRPr="5AD8E5F2">
              <w:rPr>
                <w:rFonts w:ascii="Calibri" w:hAnsi="Calibri" w:cs="Calibri" w:eastAsiaTheme="minorEastAsia"/>
                <w:color w:val="000000" w:themeColor="text1"/>
              </w:rPr>
              <w:t>socialSecurityNumber</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A2A66E4"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7BA2493"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B19FD09"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SSN#, if present, for the individual.</w:t>
            </w:r>
          </w:p>
        </w:tc>
      </w:tr>
      <w:tr w:rsidRPr="00B04A8E" w:rsidR="00431200" w:rsidTr="7E802495" w14:paraId="7F641762"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321E52E" w14:textId="77777777">
            <w:pPr>
              <w:pStyle w:val="TableText10"/>
              <w:rPr>
                <w:rFonts w:ascii="Calibri" w:hAnsi="Calibri" w:cs="Calibri" w:eastAsiaTheme="minorHAnsi"/>
                <w:color w:val="000000"/>
                <w:szCs w:val="20"/>
              </w:rPr>
            </w:pPr>
            <w:r w:rsidRPr="007D7F48">
              <w:rPr>
                <w:rFonts w:ascii="Calibri" w:hAnsi="Calibri" w:cs="Calibri" w:eastAsiaTheme="minorEastAsia"/>
                <w:szCs w:val="20"/>
                <w:lang w:val="en-GB"/>
              </w:rPr>
              <w:t>mwrStatus</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6620AE5" w14:textId="77777777">
            <w:pPr>
              <w:pStyle w:val="TableText10"/>
              <w:rPr>
                <w:rFonts w:ascii="Calibri" w:hAnsi="Calibri" w:cs="Calibri" w:eastAsiaTheme="minorHAnsi"/>
                <w:color w:val="000000"/>
                <w:szCs w:val="20"/>
              </w:rPr>
            </w:pPr>
            <w:r w:rsidRPr="007D7F48">
              <w:rPr>
                <w:rFonts w:ascii="Calibri" w:hAnsi="Calibri" w:cs="Calibri" w:eastAsiaTheme="minorHAnsi"/>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2A48F6B1" w14:textId="77777777">
            <w:pPr>
              <w:pStyle w:val="TableText10"/>
              <w:rPr>
                <w:rFonts w:ascii="Calibri" w:hAnsi="Calibri" w:cs="Calibri" w:eastAsiaTheme="minorHAnsi"/>
                <w:color w:val="000000"/>
                <w:szCs w:val="20"/>
              </w:rPr>
            </w:pPr>
            <w:r w:rsidRPr="007D7F48">
              <w:rPr>
                <w:rFonts w:ascii="Calibri" w:hAnsi="Calibri" w:cs="Calibri" w:eastAsiaTheme="minorHAnsi"/>
                <w:szCs w:val="20"/>
                <w:lang w:val="en-GB"/>
              </w:rPr>
              <w:t>Yes</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5AD8E5F2" w:rsidRDefault="27640BBC" w14:paraId="4C2CB5BF" w14:textId="71757677">
            <w:pPr>
              <w:pStyle w:val="TableText10"/>
              <w:rPr>
                <w:rFonts w:ascii="Calibri" w:hAnsi="Calibri" w:cs="Calibri" w:eastAsiaTheme="minorEastAsia"/>
                <w:color w:val="000000"/>
              </w:rPr>
            </w:pPr>
            <w:r w:rsidRPr="5AD8E5F2">
              <w:rPr>
                <w:rFonts w:ascii="Calibri" w:hAnsi="Calibri" w:cs="Calibri" w:eastAsiaTheme="minorEastAsia"/>
                <w:color w:val="000000" w:themeColor="text1"/>
              </w:rPr>
              <w:t xml:space="preserve">The applicant/member final status as </w:t>
            </w:r>
            <w:r w:rsidRPr="5AD8E5F2" w:rsidR="75ACDC7B">
              <w:rPr>
                <w:rFonts w:ascii="Calibri" w:hAnsi="Calibri" w:cs="Calibri" w:eastAsiaTheme="minorEastAsia"/>
                <w:color w:val="000000" w:themeColor="text1"/>
              </w:rPr>
              <w:t xml:space="preserve">determined </w:t>
            </w:r>
            <w:r w:rsidRPr="5AD8E5F2" w:rsidR="65F86C46">
              <w:rPr>
                <w:rFonts w:ascii="Calibri" w:hAnsi="Calibri" w:cs="Calibri" w:eastAsiaTheme="minorEastAsia"/>
                <w:color w:val="000000" w:themeColor="text1"/>
              </w:rPr>
              <w:t xml:space="preserve">by MWRP </w:t>
            </w:r>
            <w:r w:rsidRPr="5AD8E5F2" w:rsidR="75ACDC7B">
              <w:rPr>
                <w:rFonts w:ascii="Calibri" w:hAnsi="Calibri" w:cs="Calibri" w:eastAsiaTheme="minorEastAsia"/>
                <w:color w:val="000000" w:themeColor="text1"/>
              </w:rPr>
              <w:t xml:space="preserve">after executing </w:t>
            </w:r>
            <w:r w:rsidRPr="5AD8E5F2" w:rsidR="28C9262F">
              <w:rPr>
                <w:rFonts w:ascii="Calibri" w:hAnsi="Calibri" w:cs="Calibri" w:eastAsiaTheme="minorEastAsia"/>
                <w:color w:val="000000" w:themeColor="text1"/>
              </w:rPr>
              <w:t>Medicaid Work</w:t>
            </w:r>
            <w:r w:rsidRPr="5AD8E5F2" w:rsidR="4D7A3E9A">
              <w:rPr>
                <w:rFonts w:ascii="Calibri" w:hAnsi="Calibri" w:cs="Calibri" w:eastAsiaTheme="minorEastAsia"/>
                <w:color w:val="000000" w:themeColor="text1"/>
              </w:rPr>
              <w:t>Report</w:t>
            </w:r>
            <w:r w:rsidRPr="5AD8E5F2" w:rsidR="75ACDC7B">
              <w:rPr>
                <w:rFonts w:ascii="Calibri" w:hAnsi="Calibri" w:cs="Calibri" w:eastAsiaTheme="minorEastAsia"/>
                <w:color w:val="000000" w:themeColor="text1"/>
              </w:rPr>
              <w:t>Rules.</w:t>
            </w:r>
          </w:p>
          <w:p w:rsidRPr="007D7F48" w:rsidR="00431200" w:rsidP="5AD8E5F2" w:rsidRDefault="75ACDC7B" w14:paraId="6A454B3B" w14:textId="32BFE4B4">
            <w:pPr>
              <w:pStyle w:val="TableText10"/>
              <w:rPr>
                <w:rFonts w:ascii="Calibri" w:hAnsi="Calibri" w:cs="Calibri" w:eastAsiaTheme="minorEastAsia"/>
                <w:color w:val="000000"/>
              </w:rPr>
            </w:pPr>
            <w:r w:rsidRPr="5AD8E5F2">
              <w:rPr>
                <w:rFonts w:ascii="Calibri" w:hAnsi="Calibri" w:cs="Calibri" w:eastAsiaTheme="minorEastAsia"/>
                <w:color w:val="000000" w:themeColor="text1"/>
              </w:rPr>
              <w:t>Reference table: RT_</w:t>
            </w:r>
            <w:r w:rsidRPr="5AD8E5F2" w:rsidR="7FF41E32">
              <w:rPr>
                <w:rFonts w:ascii="Calibri" w:hAnsi="Calibri" w:cs="Calibri" w:eastAsiaTheme="minorEastAsia"/>
                <w:color w:val="000000" w:themeColor="text1"/>
              </w:rPr>
              <w:t>CEST</w:t>
            </w:r>
            <w:r w:rsidRPr="5AD8E5F2" w:rsidR="594F5731">
              <w:rPr>
                <w:rFonts w:ascii="Calibri" w:hAnsi="Calibri" w:cs="Calibri" w:eastAsiaTheme="minorEastAsia"/>
                <w:color w:val="000000" w:themeColor="text1"/>
              </w:rPr>
              <w:t xml:space="preserve"> (Only records with a code where Final Status column =Y will be sent to EDWS)</w:t>
            </w:r>
          </w:p>
        </w:tc>
      </w:tr>
      <w:tr w:rsidRPr="00B04A8E" w:rsidR="00431200" w:rsidTr="7E802495" w14:paraId="676D3B0B" w14:textId="77777777">
        <w:tc>
          <w:tcPr>
            <w:tcW w:w="2538" w:type="dxa"/>
            <w:tcBorders>
              <w:top w:val="single" w:color="auto" w:sz="4" w:space="0"/>
              <w:left w:val="single" w:color="auto" w:sz="4" w:space="0"/>
              <w:bottom w:val="single" w:color="auto" w:sz="4" w:space="0"/>
              <w:right w:val="single" w:color="auto" w:sz="4" w:space="0"/>
            </w:tcBorders>
            <w:tcMar/>
          </w:tcPr>
          <w:p w:rsidR="00485D88" w:rsidP="00485D88" w:rsidRDefault="00485D88" w14:paraId="673CAFB5" w14:textId="77777777">
            <w:pPr>
              <w:spacing w:line="300" w:lineRule="atLeast"/>
              <w:rPr>
                <w:rFonts w:ascii="Segoe UI" w:hAnsi="Segoe UI" w:cs="Segoe UI"/>
                <w:sz w:val="21"/>
                <w:szCs w:val="21"/>
              </w:rPr>
            </w:pPr>
            <w:r>
              <w:rPr>
                <w:rFonts w:ascii="Segoe UI" w:hAnsi="Segoe UI" w:cs="Segoe UI"/>
                <w:sz w:val="21"/>
                <w:szCs w:val="21"/>
              </w:rPr>
              <w:t>mwrStatusStartDate</w:t>
            </w:r>
          </w:p>
          <w:p w:rsidRPr="007D7F48" w:rsidR="00431200" w:rsidP="000D596E" w:rsidRDefault="00431200" w14:paraId="3DE1FB98" w14:textId="3CB45F38">
            <w:pPr>
              <w:pStyle w:val="TableText10"/>
              <w:rPr>
                <w:rFonts w:ascii="Calibri" w:hAnsi="Calibri" w:cs="Calibri" w:eastAsiaTheme="minorHAnsi"/>
                <w:color w:val="000000"/>
                <w:szCs w:val="20"/>
              </w:rPr>
            </w:pP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217DCCC3"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22526CF"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5AD8E5F2" w:rsidRDefault="75ACDC7B" w14:paraId="164EC877" w14:textId="533F6D96">
            <w:pPr>
              <w:pStyle w:val="TableText10"/>
              <w:rPr>
                <w:rFonts w:ascii="Calibri" w:hAnsi="Calibri" w:cs="Calibri" w:eastAsiaTheme="minorEastAsia"/>
                <w:color w:val="000000" w:themeColor="text1"/>
              </w:rPr>
            </w:pPr>
            <w:r w:rsidRPr="5AD8E5F2">
              <w:rPr>
                <w:rFonts w:ascii="Calibri" w:hAnsi="Calibri" w:cs="Calibri" w:eastAsiaTheme="minorEastAsia"/>
                <w:color w:val="000000" w:themeColor="text1"/>
              </w:rPr>
              <w:t>MWR start date</w:t>
            </w:r>
            <w:r w:rsidRPr="5AD8E5F2" w:rsidR="51C5372F">
              <w:rPr>
                <w:rFonts w:ascii="Calibri" w:hAnsi="Calibri" w:cs="Calibri" w:eastAsiaTheme="minorEastAsia"/>
                <w:color w:val="000000" w:themeColor="text1"/>
              </w:rPr>
              <w:t xml:space="preserve"> </w:t>
            </w:r>
            <w:r w:rsidRPr="5AD8E5F2" w:rsidR="125456AE">
              <w:rPr>
                <w:rFonts w:ascii="Calibri" w:hAnsi="Calibri" w:cs="Calibri" w:eastAsiaTheme="minorEastAsia"/>
                <w:color w:val="000000" w:themeColor="text1"/>
              </w:rPr>
              <w:t>(</w:t>
            </w:r>
            <w:r w:rsidRPr="19420413" w:rsidR="6E5D66FA">
              <w:rPr>
                <w:rFonts w:ascii="Calibri" w:hAnsi="Calibri" w:cs="Calibri" w:eastAsiaTheme="minorEastAsia"/>
                <w:color w:val="000000" w:themeColor="text1"/>
              </w:rPr>
              <w:t xml:space="preserve">review </w:t>
            </w:r>
            <w:r w:rsidRPr="5AD8E5F2" w:rsidR="125456AE">
              <w:rPr>
                <w:rFonts w:ascii="Calibri" w:hAnsi="Calibri" w:cs="Calibri" w:eastAsiaTheme="minorEastAsia"/>
                <w:color w:val="000000" w:themeColor="text1"/>
              </w:rPr>
              <w:t>period start date)</w:t>
            </w:r>
            <w:r w:rsidRPr="5AD8E5F2" w:rsidR="70FD949B">
              <w:rPr>
                <w:rFonts w:ascii="Calibri" w:hAnsi="Calibri" w:cs="Calibri" w:eastAsiaTheme="minorEastAsia"/>
                <w:color w:val="000000" w:themeColor="text1"/>
              </w:rPr>
              <w:t>,</w:t>
            </w:r>
            <w:r w:rsidRPr="5AD8E5F2">
              <w:rPr>
                <w:rFonts w:ascii="Calibri" w:hAnsi="Calibri" w:cs="Calibri" w:eastAsiaTheme="minorEastAsia"/>
                <w:color w:val="000000" w:themeColor="text1"/>
              </w:rPr>
              <w:t xml:space="preserve"> if present.</w:t>
            </w:r>
          </w:p>
        </w:tc>
      </w:tr>
      <w:tr w:rsidRPr="00B04A8E" w:rsidR="00431200" w:rsidTr="7E802495" w14:paraId="6462C966"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647F0F94" w14:textId="6C9ADD9E">
            <w:pPr>
              <w:pStyle w:val="TableText10"/>
              <w:rPr>
                <w:rFonts w:ascii="Calibri" w:hAnsi="Calibri" w:cs="Calibri" w:eastAsiaTheme="minorHAnsi"/>
                <w:color w:val="000000"/>
                <w:szCs w:val="20"/>
              </w:rPr>
            </w:pPr>
            <w:r w:rsidRPr="007D7F48">
              <w:rPr>
                <w:rFonts w:ascii="Calibri" w:hAnsi="Calibri" w:cs="Calibri" w:eastAsiaTheme="minorEastAsia"/>
                <w:szCs w:val="20"/>
              </w:rPr>
              <w:t>mwr</w:t>
            </w:r>
            <w:r w:rsidR="00485D88">
              <w:rPr>
                <w:rFonts w:ascii="Calibri" w:hAnsi="Calibri" w:cs="Calibri" w:eastAsiaTheme="minorEastAsia"/>
                <w:szCs w:val="20"/>
              </w:rPr>
              <w:t>Status</w:t>
            </w:r>
            <w:r w:rsidRPr="007D7F48">
              <w:rPr>
                <w:rFonts w:ascii="Calibri" w:hAnsi="Calibri" w:cs="Calibri" w:eastAsiaTheme="minorEastAsia"/>
                <w:szCs w:val="20"/>
              </w:rPr>
              <w:t>EndDate</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98580E5"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11AED31F" w14:textId="77777777">
            <w:pPr>
              <w:pStyle w:val="TableText10"/>
              <w:rPr>
                <w:rFonts w:ascii="Calibri" w:hAnsi="Calibri" w:cs="Calibri" w:eastAsiaTheme="minorHAnsi"/>
                <w:color w:val="000000"/>
                <w:szCs w:val="20"/>
              </w:rPr>
            </w:pPr>
            <w:r w:rsidRPr="007D7F48">
              <w:rPr>
                <w:rFonts w:ascii="Calibri" w:hAnsi="Calibri" w:cs="Calibri" w:eastAsiaTheme="min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31714CD1" w:rsidRDefault="00431200" w14:paraId="7AE5FE89" w14:textId="3172EF8D">
            <w:pPr>
              <w:pStyle w:val="TableText10"/>
              <w:rPr>
                <w:rFonts w:ascii="Calibri" w:hAnsi="Calibri" w:cs="Calibri" w:eastAsiaTheme="minorEastAsia"/>
                <w:color w:val="000000" w:themeColor="text1"/>
              </w:rPr>
            </w:pPr>
            <w:r w:rsidRPr="19420413">
              <w:rPr>
                <w:rFonts w:ascii="Calibri" w:hAnsi="Calibri" w:cs="Calibri" w:eastAsiaTheme="minorEastAsia"/>
                <w:color w:val="000000" w:themeColor="text1"/>
              </w:rPr>
              <w:t>MWR end date</w:t>
            </w:r>
            <w:r w:rsidRPr="19420413" w:rsidR="00DB1EFF">
              <w:rPr>
                <w:rFonts w:ascii="Calibri" w:hAnsi="Calibri" w:cs="Calibri" w:eastAsiaTheme="minorEastAsia"/>
                <w:color w:val="000000" w:themeColor="text1"/>
              </w:rPr>
              <w:t xml:space="preserve"> </w:t>
            </w:r>
            <w:r w:rsidRPr="19420413" w:rsidR="0F33426B">
              <w:rPr>
                <w:rFonts w:ascii="Calibri" w:hAnsi="Calibri" w:cs="Calibri" w:eastAsiaTheme="minorEastAsia"/>
                <w:color w:val="000000" w:themeColor="text1"/>
              </w:rPr>
              <w:t>(</w:t>
            </w:r>
            <w:r w:rsidRPr="19420413" w:rsidR="1FE34269">
              <w:rPr>
                <w:rFonts w:ascii="Calibri" w:hAnsi="Calibri" w:cs="Calibri" w:eastAsiaTheme="minorEastAsia"/>
                <w:color w:val="000000" w:themeColor="text1"/>
              </w:rPr>
              <w:t>review</w:t>
            </w:r>
            <w:r w:rsidRPr="19420413" w:rsidR="0F33426B">
              <w:rPr>
                <w:rFonts w:ascii="Calibri" w:hAnsi="Calibri" w:cs="Calibri" w:eastAsiaTheme="minorEastAsia"/>
                <w:color w:val="000000" w:themeColor="text1"/>
              </w:rPr>
              <w:t xml:space="preserve"> period end date)</w:t>
            </w:r>
            <w:r w:rsidRPr="19420413" w:rsidR="35BAEC2B">
              <w:rPr>
                <w:rFonts w:ascii="Calibri" w:hAnsi="Calibri" w:cs="Calibri" w:eastAsiaTheme="minorEastAsia"/>
                <w:color w:val="000000" w:themeColor="text1"/>
              </w:rPr>
              <w:t>,</w:t>
            </w:r>
            <w:r w:rsidRPr="19420413">
              <w:rPr>
                <w:rFonts w:ascii="Calibri" w:hAnsi="Calibri" w:cs="Calibri" w:eastAsiaTheme="minorEastAsia"/>
                <w:color w:val="000000" w:themeColor="text1"/>
              </w:rPr>
              <w:t xml:space="preserve"> if present.</w:t>
            </w:r>
          </w:p>
        </w:tc>
      </w:tr>
      <w:tr w:rsidR="547EDEB1" w:rsidTr="7E802495" w14:paraId="54C31631" w14:textId="77777777">
        <w:trPr>
          <w:trHeight w:val="300"/>
        </w:trPr>
        <w:tc>
          <w:tcPr>
            <w:tcW w:w="2538" w:type="dxa"/>
            <w:tcBorders>
              <w:top w:val="single" w:color="auto" w:sz="4" w:space="0"/>
              <w:left w:val="single" w:color="auto" w:sz="4" w:space="0"/>
              <w:bottom w:val="single" w:color="auto" w:sz="4" w:space="0"/>
              <w:right w:val="single" w:color="auto" w:sz="4" w:space="0"/>
            </w:tcBorders>
            <w:tcMar/>
          </w:tcPr>
          <w:p w:rsidRPr="007D7F48" w:rsidR="547EDEB1" w:rsidP="31714CD1" w:rsidRDefault="000F1FA3" w14:paraId="0139A9F4" w14:textId="1AEB0014">
            <w:pPr>
              <w:pStyle w:val="TableText10"/>
              <w:rPr>
                <w:rFonts w:ascii="Calibri" w:hAnsi="Calibri" w:eastAsia="Calibri" w:cs="Calibri"/>
                <w:szCs w:val="20"/>
              </w:rPr>
            </w:pPr>
            <w:r w:rsidRPr="007D7F48">
              <w:rPr>
                <w:rFonts w:ascii="Calibri" w:hAnsi="Calibri" w:eastAsia="Calibri" w:cs="Calibri"/>
                <w:szCs w:val="20"/>
                <w:u w:val="single"/>
              </w:rPr>
              <w:t>review</w:t>
            </w:r>
            <w:r w:rsidRPr="007D7F48" w:rsidR="547EDEB1">
              <w:rPr>
                <w:rFonts w:ascii="Calibri" w:hAnsi="Calibri" w:eastAsia="Calibri" w:cs="Calibri"/>
                <w:szCs w:val="20"/>
                <w:u w:val="single"/>
              </w:rPr>
              <w:t>Month</w:t>
            </w:r>
          </w:p>
        </w:tc>
        <w:tc>
          <w:tcPr>
            <w:tcW w:w="1890" w:type="dxa"/>
            <w:tcBorders>
              <w:top w:val="single" w:color="auto" w:sz="4" w:space="0"/>
              <w:left w:val="single" w:color="auto" w:sz="4" w:space="0"/>
              <w:bottom w:val="single" w:color="auto" w:sz="4" w:space="0"/>
              <w:right w:val="single" w:color="auto" w:sz="4" w:space="0"/>
            </w:tcBorders>
            <w:tcMar/>
          </w:tcPr>
          <w:p w:rsidRPr="007D7F48" w:rsidR="547EDEB1" w:rsidP="31714CD1" w:rsidRDefault="547EDEB1" w14:paraId="577E60AE" w14:textId="0BA33509">
            <w:pPr>
              <w:pStyle w:val="TableText10"/>
              <w:rPr>
                <w:rFonts w:ascii="Calibri" w:hAnsi="Calibri" w:eastAsia="Calibri" w:cs="Calibri"/>
                <w:szCs w:val="20"/>
              </w:rPr>
            </w:pPr>
            <w:r w:rsidRPr="007D7F48">
              <w:rPr>
                <w:rFonts w:ascii="Calibri" w:hAnsi="Calibri" w:eastAsia="Calibri" w:cs="Calibri"/>
                <w:szCs w:val="20"/>
                <w:u w:val="single"/>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547EDEB1" w:rsidP="31714CD1" w:rsidRDefault="547EDEB1" w14:paraId="26239F48" w14:textId="2C0B37D6">
            <w:pPr>
              <w:pStyle w:val="TableText10"/>
              <w:rPr>
                <w:rFonts w:ascii="Calibri" w:hAnsi="Calibri" w:eastAsia="Calibri" w:cs="Calibri"/>
                <w:szCs w:val="20"/>
              </w:rPr>
            </w:pPr>
            <w:r w:rsidRPr="007D7F48">
              <w:rPr>
                <w:rFonts w:ascii="Calibri" w:hAnsi="Calibri" w:eastAsia="Calibri" w:cs="Calibri"/>
                <w:szCs w:val="20"/>
                <w:u w:val="single"/>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547EDEB1" w:rsidP="5AD8E5F2" w:rsidRDefault="15A4F783" w14:paraId="11EADEBB" w14:textId="438FDB42">
            <w:pPr>
              <w:pStyle w:val="TableText10"/>
              <w:rPr>
                <w:rFonts w:ascii="Calibri" w:hAnsi="Calibri" w:cs="Calibri" w:eastAsiaTheme="minorEastAsia"/>
              </w:rPr>
            </w:pPr>
            <w:r w:rsidRPr="5AD8E5F2">
              <w:rPr>
                <w:rFonts w:ascii="Calibri" w:hAnsi="Calibri" w:eastAsia="Calibri" w:cs="Calibri"/>
                <w:lang w:val="en-GB"/>
              </w:rPr>
              <w:t>R</w:t>
            </w:r>
            <w:r w:rsidRPr="5AD8E5F2" w:rsidR="13ED4BDB">
              <w:rPr>
                <w:rFonts w:ascii="Calibri" w:hAnsi="Calibri" w:eastAsia="Calibri" w:cs="Calibri"/>
                <w:lang w:val="en-GB"/>
              </w:rPr>
              <w:t>eview</w:t>
            </w:r>
            <w:r w:rsidRPr="5AD8E5F2" w:rsidR="75479B47">
              <w:rPr>
                <w:rFonts w:ascii="Calibri" w:hAnsi="Calibri" w:eastAsia="Calibri" w:cs="Calibri"/>
                <w:lang w:val="en-GB"/>
              </w:rPr>
              <w:t xml:space="preserve"> month in which Rule is </w:t>
            </w:r>
            <w:r w:rsidRPr="5AD8E5F2" w:rsidR="19409E82">
              <w:rPr>
                <w:rFonts w:ascii="Calibri" w:hAnsi="Calibri" w:eastAsia="Calibri" w:cs="Calibri"/>
                <w:lang w:val="en-GB"/>
              </w:rPr>
              <w:t>met</w:t>
            </w:r>
            <w:r w:rsidRPr="5AD8E5F2" w:rsidR="75479B47">
              <w:rPr>
                <w:rFonts w:ascii="Calibri" w:hAnsi="Calibri" w:eastAsia="Calibri" w:cs="Calibri"/>
                <w:lang w:val="en-GB"/>
              </w:rPr>
              <w:t>.</w:t>
            </w:r>
            <w:r w:rsidRPr="5AD8E5F2" w:rsidR="75479B47">
              <w:rPr>
                <w:rFonts w:ascii="Calibri" w:hAnsi="Calibri" w:cs="Calibri" w:eastAsiaTheme="minorEastAsia"/>
              </w:rPr>
              <w:t xml:space="preserve"> </w:t>
            </w:r>
            <w:r w:rsidRPr="19420413" w:rsidR="1CC84A58">
              <w:rPr>
                <w:rFonts w:ascii="Calibri" w:hAnsi="Calibri" w:cs="Calibri" w:eastAsiaTheme="minorEastAsia"/>
              </w:rPr>
              <w:t>If no rule is passed, this field will be blank.</w:t>
            </w:r>
          </w:p>
        </w:tc>
      </w:tr>
      <w:tr w:rsidR="547EDEB1" w:rsidTr="7E802495" w14:paraId="304FCE33" w14:textId="77777777">
        <w:trPr>
          <w:trHeight w:val="300"/>
        </w:trPr>
        <w:tc>
          <w:tcPr>
            <w:tcW w:w="2538" w:type="dxa"/>
            <w:tcBorders>
              <w:top w:val="single" w:color="auto" w:sz="4" w:space="0"/>
              <w:left w:val="single" w:color="auto" w:sz="4" w:space="0"/>
              <w:bottom w:val="single" w:color="auto" w:sz="4" w:space="0"/>
              <w:right w:val="single" w:color="auto" w:sz="4" w:space="0"/>
            </w:tcBorders>
            <w:tcMar/>
          </w:tcPr>
          <w:p w:rsidRPr="007D7F48" w:rsidR="6BD0A8AA" w:rsidP="31714CD1" w:rsidRDefault="6BD0A8AA" w14:paraId="7FCB737B" w14:textId="5A27FE85">
            <w:pPr>
              <w:pStyle w:val="TableText10"/>
              <w:rPr>
                <w:rFonts w:ascii="Calibri" w:hAnsi="Calibri" w:cs="Calibri" w:eastAsiaTheme="minorEastAsia"/>
                <w:color w:val="000000" w:themeColor="text1"/>
                <w:szCs w:val="20"/>
              </w:rPr>
            </w:pPr>
            <w:r w:rsidRPr="007D7F48">
              <w:rPr>
                <w:rFonts w:ascii="Calibri" w:hAnsi="Calibri" w:cs="Calibri" w:eastAsiaTheme="minorEastAsia"/>
                <w:color w:val="000000" w:themeColor="text1"/>
                <w:szCs w:val="20"/>
              </w:rPr>
              <w:t>rulesEvaluationResults</w:t>
            </w:r>
          </w:p>
        </w:tc>
        <w:tc>
          <w:tcPr>
            <w:tcW w:w="1890" w:type="dxa"/>
            <w:tcBorders>
              <w:top w:val="single" w:color="auto" w:sz="4" w:space="0"/>
              <w:left w:val="single" w:color="auto" w:sz="4" w:space="0"/>
              <w:bottom w:val="single" w:color="auto" w:sz="4" w:space="0"/>
              <w:right w:val="single" w:color="auto" w:sz="4" w:space="0"/>
            </w:tcBorders>
            <w:tcMar/>
          </w:tcPr>
          <w:p w:rsidRPr="007D7F48" w:rsidR="008308E5" w:rsidP="31714CD1" w:rsidRDefault="6BD0A8AA" w14:paraId="61D97507" w14:textId="01BCA9C6">
            <w:pPr>
              <w:pStyle w:val="TableText10"/>
              <w:rPr>
                <w:rFonts w:ascii="Calibri" w:hAnsi="Calibri" w:cs="Calibri" w:eastAsiaTheme="minorEastAsia"/>
                <w:color w:val="000000" w:themeColor="text1"/>
                <w:szCs w:val="20"/>
              </w:rPr>
            </w:pPr>
            <w:r w:rsidRPr="007D7F48">
              <w:rPr>
                <w:rFonts w:ascii="Calibri" w:hAnsi="Calibri" w:cs="Calibri" w:eastAsiaTheme="minorEastAsia"/>
                <w:color w:val="000000" w:themeColor="text1"/>
                <w:szCs w:val="20"/>
              </w:rPr>
              <w:t>Array&lt;RulesEvaluated</w:t>
            </w:r>
          </w:p>
          <w:p w:rsidRPr="007D7F48" w:rsidR="6BD0A8AA" w:rsidP="31714CD1" w:rsidRDefault="6BD0A8AA" w14:paraId="28DD877D" w14:textId="3005995E">
            <w:pPr>
              <w:pStyle w:val="TableText10"/>
              <w:rPr>
                <w:rFonts w:ascii="Calibri" w:hAnsi="Calibri" w:cs="Calibri" w:eastAsiaTheme="minorEastAsia"/>
                <w:color w:val="000000" w:themeColor="text1"/>
                <w:szCs w:val="20"/>
              </w:rPr>
            </w:pPr>
            <w:r w:rsidRPr="007D7F48">
              <w:rPr>
                <w:rFonts w:ascii="Calibri" w:hAnsi="Calibri" w:cs="Calibri" w:eastAsiaTheme="minorEastAsia"/>
                <w:color w:val="000000" w:themeColor="text1"/>
                <w:szCs w:val="20"/>
              </w:rPr>
              <w:t>ResultsDTO&gt;</w:t>
            </w:r>
          </w:p>
        </w:tc>
        <w:tc>
          <w:tcPr>
            <w:tcW w:w="1260" w:type="dxa"/>
            <w:tcBorders>
              <w:top w:val="single" w:color="auto" w:sz="4" w:space="0"/>
              <w:left w:val="single" w:color="auto" w:sz="4" w:space="0"/>
              <w:bottom w:val="single" w:color="auto" w:sz="4" w:space="0"/>
              <w:right w:val="single" w:color="auto" w:sz="4" w:space="0"/>
            </w:tcBorders>
            <w:tcMar/>
          </w:tcPr>
          <w:p w:rsidRPr="007D7F48" w:rsidR="6BD0A8AA" w:rsidP="31714CD1" w:rsidRDefault="6BD0A8AA" w14:paraId="23F08D98" w14:textId="789CC997">
            <w:pPr>
              <w:pStyle w:val="TableText10"/>
              <w:rPr>
                <w:rFonts w:ascii="Calibri" w:hAnsi="Calibri" w:cs="Calibri" w:eastAsiaTheme="minorEastAsia"/>
                <w:color w:val="000000" w:themeColor="text1"/>
                <w:szCs w:val="20"/>
              </w:rPr>
            </w:pPr>
            <w:r w:rsidRPr="007D7F48">
              <w:rPr>
                <w:rFonts w:ascii="Calibri" w:hAnsi="Calibri" w:cs="Calibri" w:eastAsiaTheme="minorEastAsia"/>
                <w:color w:val="000000" w:themeColor="text1"/>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7D7F48" w:rsidR="6BD0A8AA" w:rsidP="5AD8E5F2" w:rsidRDefault="318D1D53" w14:paraId="58332C95" w14:textId="7A8C2325">
            <w:pPr>
              <w:pStyle w:val="TableText10"/>
              <w:rPr>
                <w:rFonts w:ascii="Calibri" w:hAnsi="Calibri" w:cs="Calibri" w:eastAsiaTheme="minorEastAsia"/>
                <w:color w:val="000000" w:themeColor="text1"/>
              </w:rPr>
            </w:pPr>
            <w:r w:rsidRPr="5AD8E5F2">
              <w:rPr>
                <w:rFonts w:ascii="Calibri" w:hAnsi="Calibri" w:cs="Calibri" w:eastAsiaTheme="minorEastAsia"/>
                <w:color w:val="000000" w:themeColor="text1"/>
              </w:rPr>
              <w:t xml:space="preserve">List of rules </w:t>
            </w:r>
            <w:r w:rsidRPr="5AD8E5F2" w:rsidR="40C5A299">
              <w:rPr>
                <w:rFonts w:ascii="Calibri" w:hAnsi="Calibri" w:cs="Calibri" w:eastAsiaTheme="minorEastAsia"/>
                <w:color w:val="000000" w:themeColor="text1"/>
              </w:rPr>
              <w:t>for which the member was evaluated and</w:t>
            </w:r>
            <w:r w:rsidR="00011D0A">
              <w:rPr>
                <w:rFonts w:ascii="Calibri" w:hAnsi="Calibri" w:cs="Calibri" w:eastAsiaTheme="minorEastAsia"/>
                <w:color w:val="000000" w:themeColor="text1"/>
              </w:rPr>
              <w:t xml:space="preserve"> </w:t>
            </w:r>
            <w:r w:rsidRPr="5AD8E5F2" w:rsidR="79569C0F">
              <w:rPr>
                <w:rFonts w:ascii="Calibri" w:hAnsi="Calibri" w:cs="Calibri" w:eastAsiaTheme="minorEastAsia"/>
                <w:color w:val="000000" w:themeColor="text1"/>
              </w:rPr>
              <w:t>the</w:t>
            </w:r>
            <w:r w:rsidRPr="5AD8E5F2">
              <w:rPr>
                <w:rFonts w:ascii="Calibri" w:hAnsi="Calibri" w:cs="Calibri" w:eastAsiaTheme="minorEastAsia"/>
                <w:color w:val="000000" w:themeColor="text1"/>
              </w:rPr>
              <w:t xml:space="preserve"> status (Pass, Fail). This information </w:t>
            </w:r>
            <w:r w:rsidRPr="5AD8E5F2" w:rsidR="26662552">
              <w:rPr>
                <w:rFonts w:ascii="Calibri" w:hAnsi="Calibri" w:cs="Calibri" w:eastAsiaTheme="minorEastAsia"/>
                <w:color w:val="000000" w:themeColor="text1"/>
              </w:rPr>
              <w:t xml:space="preserve">is </w:t>
            </w:r>
            <w:r w:rsidRPr="5AD8E5F2">
              <w:rPr>
                <w:rFonts w:ascii="Calibri" w:hAnsi="Calibri" w:cs="Calibri" w:eastAsiaTheme="minorEastAsia"/>
                <w:color w:val="000000" w:themeColor="text1"/>
              </w:rPr>
              <w:t>used to display in VaCMS Eligibility Summary</w:t>
            </w:r>
            <w:r w:rsidRPr="5AD8E5F2" w:rsidR="247F6E6F">
              <w:rPr>
                <w:rFonts w:ascii="Calibri" w:hAnsi="Calibri" w:cs="Calibri" w:eastAsiaTheme="minorEastAsia"/>
                <w:color w:val="000000" w:themeColor="text1"/>
              </w:rPr>
              <w:t xml:space="preserve"> and stored in EDWS</w:t>
            </w:r>
            <w:r w:rsidRPr="5AD8E5F2">
              <w:rPr>
                <w:rFonts w:ascii="Calibri" w:hAnsi="Calibri" w:cs="Calibri" w:eastAsiaTheme="minorEastAsia"/>
                <w:color w:val="000000" w:themeColor="text1"/>
              </w:rPr>
              <w:t>.</w:t>
            </w:r>
            <w:r w:rsidRPr="5AD8E5F2" w:rsidR="0F42EEB1">
              <w:rPr>
                <w:rFonts w:ascii="Calibri" w:hAnsi="Calibri" w:cs="Calibri" w:eastAsiaTheme="minorEastAsia"/>
                <w:color w:val="000000" w:themeColor="text1"/>
              </w:rPr>
              <w:t xml:space="preserve"> </w:t>
            </w:r>
            <w:r w:rsidRPr="0082384E" w:rsidR="0F42EEB1">
              <w:rPr>
                <w:rFonts w:ascii="Calibri" w:hAnsi="Calibri" w:cs="Calibri" w:eastAsiaTheme="minorEastAsia"/>
                <w:i/>
                <w:color w:val="000000" w:themeColor="text1"/>
              </w:rPr>
              <w:t xml:space="preserve"> </w:t>
            </w:r>
          </w:p>
        </w:tc>
      </w:tr>
      <w:tr w:rsidR="547EDEB1" w:rsidTr="7E802495" w14:paraId="7FC3C0DA" w14:textId="77777777">
        <w:trPr>
          <w:trHeight w:val="300"/>
        </w:trPr>
        <w:tc>
          <w:tcPr>
            <w:tcW w:w="2538" w:type="dxa"/>
            <w:tcBorders>
              <w:top w:val="single" w:color="auto" w:sz="4" w:space="0"/>
              <w:left w:val="single" w:color="auto" w:sz="4" w:space="0"/>
              <w:bottom w:val="single" w:color="auto" w:sz="4" w:space="0"/>
              <w:right w:val="single" w:color="auto" w:sz="4" w:space="0"/>
            </w:tcBorders>
            <w:tcMar/>
          </w:tcPr>
          <w:p w:rsidRPr="007D7F48" w:rsidR="63B5F473" w:rsidP="5AD8E5F2" w:rsidRDefault="10D4A375" w14:paraId="705CA752" w14:textId="7E68418A">
            <w:pPr>
              <w:pStyle w:val="TableText10"/>
              <w:rPr>
                <w:rFonts w:ascii="Calibri" w:hAnsi="Calibri" w:cs="Calibri" w:eastAsiaTheme="minorEastAsia"/>
                <w:color w:val="000000" w:themeColor="text1"/>
              </w:rPr>
            </w:pPr>
            <w:r w:rsidRPr="5AD8E5F2">
              <w:rPr>
                <w:rFonts w:ascii="Calibri" w:hAnsi="Calibri" w:cs="Calibri" w:eastAsiaTheme="minorEastAsia"/>
                <w:color w:val="000000" w:themeColor="text1"/>
              </w:rPr>
              <w:t>exemptOrExceptionOrExclusionPendingSw</w:t>
            </w:r>
          </w:p>
        </w:tc>
        <w:tc>
          <w:tcPr>
            <w:tcW w:w="1890" w:type="dxa"/>
            <w:tcBorders>
              <w:top w:val="single" w:color="auto" w:sz="4" w:space="0"/>
              <w:left w:val="single" w:color="auto" w:sz="4" w:space="0"/>
              <w:bottom w:val="single" w:color="auto" w:sz="4" w:space="0"/>
              <w:right w:val="single" w:color="auto" w:sz="4" w:space="0"/>
            </w:tcBorders>
            <w:tcMar/>
          </w:tcPr>
          <w:p w:rsidRPr="007D7F48" w:rsidR="63B5F473" w:rsidP="31714CD1" w:rsidRDefault="63B5F473" w14:paraId="5E8CC62F" w14:textId="1D0DA524">
            <w:pPr>
              <w:pStyle w:val="TableText10"/>
              <w:rPr>
                <w:rFonts w:ascii="Calibri" w:hAnsi="Calibri" w:cs="Calibri" w:eastAsiaTheme="minorEastAsia"/>
                <w:color w:val="000000" w:themeColor="text1"/>
                <w:szCs w:val="20"/>
              </w:rPr>
            </w:pPr>
            <w:r w:rsidRPr="007D7F48">
              <w:rPr>
                <w:rFonts w:ascii="Calibri" w:hAnsi="Calibri" w:cs="Calibri" w:eastAsiaTheme="minorEastAsia"/>
                <w:color w:val="000000" w:themeColor="text1"/>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63B5F473" w:rsidP="31714CD1" w:rsidRDefault="63B5F473" w14:paraId="48BC5596" w14:textId="31944527">
            <w:pPr>
              <w:pStyle w:val="TableText10"/>
              <w:rPr>
                <w:rFonts w:ascii="Calibri" w:hAnsi="Calibri" w:cs="Calibri" w:eastAsiaTheme="minorEastAsia"/>
                <w:color w:val="000000" w:themeColor="text1"/>
                <w:szCs w:val="20"/>
              </w:rPr>
            </w:pPr>
            <w:r w:rsidRPr="007D7F48">
              <w:rPr>
                <w:rFonts w:ascii="Calibri" w:hAnsi="Calibri" w:cs="Calibri" w:eastAsiaTheme="minorEastAsia"/>
                <w:color w:val="000000" w:themeColor="text1"/>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63B5F473" w:rsidP="5AD8E5F2" w:rsidRDefault="10D4A375" w14:paraId="6E98D806" w14:textId="085EE7A1">
            <w:pPr>
              <w:pStyle w:val="TableText10"/>
              <w:rPr>
                <w:rFonts w:ascii="Calibri" w:hAnsi="Calibri" w:cs="Calibri" w:eastAsiaTheme="minorEastAsia"/>
                <w:color w:val="000000" w:themeColor="text1"/>
              </w:rPr>
            </w:pPr>
            <w:r w:rsidRPr="5AD8E5F2">
              <w:rPr>
                <w:rFonts w:ascii="Calibri" w:hAnsi="Calibri" w:cs="Calibri" w:eastAsiaTheme="minorEastAsia"/>
                <w:color w:val="000000" w:themeColor="text1"/>
              </w:rPr>
              <w:t>Indicates the exclusion or exception rule passed but</w:t>
            </w:r>
            <w:r w:rsidRPr="5AD8E5F2" w:rsidR="3CB8D0CE">
              <w:rPr>
                <w:rFonts w:ascii="Calibri" w:hAnsi="Calibri" w:cs="Calibri" w:eastAsiaTheme="minorEastAsia"/>
                <w:color w:val="000000" w:themeColor="text1"/>
              </w:rPr>
              <w:t xml:space="preserve"> is</w:t>
            </w:r>
            <w:r w:rsidRPr="5AD8E5F2">
              <w:rPr>
                <w:rFonts w:ascii="Calibri" w:hAnsi="Calibri" w:cs="Calibri" w:eastAsiaTheme="minorEastAsia"/>
                <w:color w:val="000000" w:themeColor="text1"/>
              </w:rPr>
              <w:t xml:space="preserve"> Pendi</w:t>
            </w:r>
            <w:r w:rsidRPr="5AD8E5F2" w:rsidR="3BB78154">
              <w:rPr>
                <w:rFonts w:ascii="Calibri" w:hAnsi="Calibri" w:cs="Calibri" w:eastAsiaTheme="minorEastAsia"/>
                <w:color w:val="000000" w:themeColor="text1"/>
              </w:rPr>
              <w:t>ng Verification</w:t>
            </w:r>
          </w:p>
        </w:tc>
      </w:tr>
      <w:tr w:rsidRPr="00B04A8E" w:rsidR="00431200" w:rsidTr="7E802495" w14:paraId="61393DF8"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Del="008E1E9E" w:rsidP="000D596E" w:rsidRDefault="6E3F4814" w14:paraId="3CD5432B" w14:textId="5DB2639B">
            <w:pPr>
              <w:pStyle w:val="TableText10"/>
              <w:rPr>
                <w:rFonts w:asciiTheme="majorHAnsi" w:hAnsiTheme="majorHAnsi" w:eastAsiaTheme="minorEastAsia" w:cstheme="majorBidi"/>
                <w:lang w:val="en-GB"/>
              </w:rPr>
            </w:pPr>
            <w:r w:rsidRPr="4E8367F1">
              <w:rPr>
                <w:rFonts w:asciiTheme="majorHAnsi" w:hAnsiTheme="majorHAnsi" w:eastAsiaTheme="minorEastAsia" w:cstheme="majorBidi"/>
                <w:color w:val="000000" w:themeColor="text1"/>
              </w:rPr>
              <w:t>previousEli</w:t>
            </w:r>
            <w:r w:rsidRPr="4E8367F1" w:rsidR="00431200">
              <w:rPr>
                <w:rFonts w:asciiTheme="majorHAnsi" w:hAnsiTheme="majorHAnsi" w:eastAsiaTheme="minorEastAsia" w:cstheme="majorBidi"/>
                <w:color w:val="000000" w:themeColor="text1"/>
              </w:rPr>
              <w:t>gibility</w:t>
            </w:r>
            <w:r w:rsidRPr="4E8367F1" w:rsidR="2EB425C2">
              <w:rPr>
                <w:rFonts w:asciiTheme="majorHAnsi" w:hAnsiTheme="majorHAnsi" w:eastAsiaTheme="minorEastAsia" w:cstheme="majorBidi"/>
                <w:color w:val="000000" w:themeColor="text1"/>
              </w:rPr>
              <w:t>A</w:t>
            </w:r>
            <w:r w:rsidRPr="4E8367F1" w:rsidR="00431200">
              <w:rPr>
                <w:rFonts w:asciiTheme="majorHAnsi" w:hAnsiTheme="majorHAnsi" w:eastAsiaTheme="minorEastAsia" w:cstheme="majorBidi"/>
                <w:color w:val="000000" w:themeColor="text1"/>
              </w:rPr>
              <w:t>uthorization</w:t>
            </w:r>
            <w:r w:rsidRPr="4E8367F1" w:rsidR="64F52B2A">
              <w:rPr>
                <w:rFonts w:asciiTheme="majorHAnsi" w:hAnsiTheme="majorHAnsi" w:eastAsiaTheme="minorEastAsia" w:cstheme="majorBidi"/>
                <w:color w:val="000000" w:themeColor="text1"/>
              </w:rPr>
              <w:t>D</w:t>
            </w:r>
            <w:r w:rsidRPr="4E8367F1" w:rsidR="00431200">
              <w:rPr>
                <w:rFonts w:asciiTheme="majorHAnsi" w:hAnsiTheme="majorHAnsi" w:eastAsiaTheme="minorEastAsia" w:cstheme="majorBidi"/>
                <w:color w:val="000000" w:themeColor="text1"/>
              </w:rPr>
              <w:t>ate</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Del="008E1E9E" w:rsidP="000D596E" w:rsidRDefault="00431200" w14:paraId="5C7E9ECA" w14:textId="77777777">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Del="008E1E9E" w:rsidP="000D596E" w:rsidRDefault="00431200" w14:paraId="009E80E1" w14:textId="77777777">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Del="008E1E9E" w:rsidP="000D596E" w:rsidRDefault="00431200" w14:paraId="5BC2F4E1" w14:textId="0242E8BE">
            <w:pPr>
              <w:pStyle w:val="TableText10"/>
              <w:rPr>
                <w:rFonts w:asciiTheme="majorHAnsi" w:hAnsiTheme="majorHAnsi" w:eastAsiaTheme="minorHAnsi" w:cstheme="majorHAnsi"/>
                <w:szCs w:val="20"/>
                <w:lang w:val="en-GB"/>
              </w:rPr>
            </w:pPr>
            <w:r w:rsidRPr="007D7F48">
              <w:rPr>
                <w:rFonts w:asciiTheme="majorHAnsi" w:hAnsiTheme="majorHAnsi" w:eastAsiaTheme="minorEastAsia" w:cstheme="majorHAnsi"/>
                <w:color w:val="000000" w:themeColor="text1"/>
                <w:szCs w:val="20"/>
              </w:rPr>
              <w:t xml:space="preserve">Last date on which eligibility was authorized for the individual received from VaCMS. This is the same value as that is sent from VaCMS to </w:t>
            </w:r>
            <w:r w:rsidRPr="007D7F48" w:rsidR="004B5A95">
              <w:rPr>
                <w:rFonts w:asciiTheme="majorHAnsi" w:hAnsiTheme="majorHAnsi" w:eastAsiaTheme="minorEastAsia" w:cstheme="majorHAnsi"/>
                <w:color w:val="000000" w:themeColor="text1"/>
                <w:szCs w:val="20"/>
              </w:rPr>
              <w:t>MWRP</w:t>
            </w:r>
            <w:r w:rsidRPr="007D7F48">
              <w:rPr>
                <w:rFonts w:asciiTheme="majorHAnsi" w:hAnsiTheme="majorHAnsi" w:eastAsiaTheme="minorEastAsia" w:cstheme="majorHAnsi"/>
                <w:color w:val="000000" w:themeColor="text1"/>
                <w:szCs w:val="20"/>
              </w:rPr>
              <w:t xml:space="preserve"> in their request payload.</w:t>
            </w:r>
          </w:p>
        </w:tc>
      </w:tr>
      <w:tr w:rsidR="006E7297" w:rsidTr="7E802495" w14:paraId="4780FBC0" w14:textId="77777777">
        <w:tc>
          <w:tcPr>
            <w:tcW w:w="2538" w:type="dxa"/>
            <w:tcBorders>
              <w:top w:val="single" w:color="auto" w:sz="4" w:space="0"/>
              <w:left w:val="single" w:color="auto" w:sz="4" w:space="0"/>
              <w:bottom w:val="single" w:color="auto" w:sz="4" w:space="0"/>
              <w:right w:val="single" w:color="auto" w:sz="4" w:space="0"/>
            </w:tcBorders>
            <w:tcMar/>
            <w:hideMark/>
          </w:tcPr>
          <w:p w:rsidRPr="00BC4753" w:rsidR="006E7297" w:rsidRDefault="006E7297" w14:paraId="3D6DB352" w14:textId="77777777">
            <w:pPr>
              <w:pStyle w:val="TableText10"/>
              <w:spacing w:line="276" w:lineRule="auto"/>
              <w:rPr>
                <w:rFonts w:asciiTheme="majorHAnsi" w:hAnsiTheme="majorHAnsi" w:eastAsiaTheme="minorHAnsi" w:cstheme="majorHAnsi"/>
                <w:szCs w:val="20"/>
              </w:rPr>
            </w:pPr>
            <w:r w:rsidRPr="00BC4753">
              <w:rPr>
                <w:rFonts w:ascii="Calibri" w:hAnsi="Calibri" w:eastAsia="Calibri" w:cs="Calibri"/>
                <w:szCs w:val="20"/>
                <w:lang w:val="en-GB"/>
              </w:rPr>
              <w:t>lastApprovedPeriodBeginDate</w:t>
            </w:r>
          </w:p>
        </w:tc>
        <w:tc>
          <w:tcPr>
            <w:tcW w:w="1890" w:type="dxa"/>
            <w:tcBorders>
              <w:top w:val="single" w:color="auto" w:sz="4" w:space="0"/>
              <w:left w:val="single" w:color="auto" w:sz="4" w:space="0"/>
              <w:bottom w:val="single" w:color="auto" w:sz="4" w:space="0"/>
              <w:right w:val="single" w:color="auto" w:sz="4" w:space="0"/>
            </w:tcBorders>
            <w:tcMar/>
            <w:hideMark/>
          </w:tcPr>
          <w:p w:rsidRPr="00BC4753" w:rsidR="006E7297" w:rsidRDefault="006E7297" w14:paraId="34853199" w14:textId="77777777">
            <w:pPr>
              <w:pStyle w:val="TableText10"/>
              <w:spacing w:line="276" w:lineRule="auto"/>
              <w:rPr>
                <w:rFonts w:asciiTheme="majorHAnsi" w:hAnsiTheme="majorHAnsi" w:eastAsiaTheme="minorHAnsi" w:cstheme="majorHAnsi"/>
                <w:szCs w:val="20"/>
              </w:rPr>
            </w:pPr>
            <w:r w:rsidRPr="00BC4753">
              <w:rPr>
                <w:rFonts w:ascii="Calibri" w:hAnsi="Calibri" w:eastAsia="Calibri" w:cs="Calibri"/>
                <w:szCs w:val="20"/>
                <w:lang w:val="en-GB"/>
              </w:rPr>
              <w:t>Date</w:t>
            </w:r>
          </w:p>
        </w:tc>
        <w:tc>
          <w:tcPr>
            <w:tcW w:w="1260" w:type="dxa"/>
            <w:tcBorders>
              <w:top w:val="single" w:color="auto" w:sz="4" w:space="0"/>
              <w:left w:val="single" w:color="auto" w:sz="4" w:space="0"/>
              <w:bottom w:val="single" w:color="auto" w:sz="4" w:space="0"/>
              <w:right w:val="single" w:color="auto" w:sz="4" w:space="0"/>
            </w:tcBorders>
            <w:tcMar/>
            <w:hideMark/>
          </w:tcPr>
          <w:p w:rsidRPr="00BC4753" w:rsidR="006E7297" w:rsidRDefault="006E7297" w14:paraId="74CC8821" w14:textId="77777777">
            <w:pPr>
              <w:pStyle w:val="TableText10"/>
              <w:spacing w:line="276" w:lineRule="auto"/>
              <w:rPr>
                <w:rFonts w:asciiTheme="majorHAnsi" w:hAnsiTheme="majorHAnsi" w:eastAsiaTheme="minorHAnsi" w:cstheme="majorHAnsi"/>
                <w:szCs w:val="20"/>
              </w:rPr>
            </w:pPr>
            <w:r w:rsidRPr="00BC4753">
              <w:rPr>
                <w:rFonts w:ascii="Calibri" w:hAnsi="Calibri" w:eastAsia="Calibri" w:cs="Calibri"/>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Pr="00BC4753" w:rsidR="006E7297" w:rsidRDefault="006E7297" w14:paraId="658F5A1D" w14:textId="77777777">
            <w:pPr>
              <w:pStyle w:val="TableText10"/>
              <w:spacing w:line="276" w:lineRule="auto"/>
              <w:rPr>
                <w:rFonts w:asciiTheme="majorHAnsi" w:hAnsiTheme="majorHAnsi" w:eastAsiaTheme="minorHAnsi" w:cstheme="majorHAnsi"/>
                <w:szCs w:val="20"/>
              </w:rPr>
            </w:pPr>
            <w:r w:rsidRPr="00BC4753">
              <w:rPr>
                <w:rFonts w:ascii="Calibri" w:hAnsi="Calibri" w:eastAsia="Calibri" w:cs="Calibri"/>
                <w:szCs w:val="20"/>
                <w:lang w:val="en-GB"/>
              </w:rPr>
              <w:t>Last approved and certified eligibility begin date.</w:t>
            </w:r>
            <w:r w:rsidRPr="00BC4753">
              <w:rPr>
                <w:rFonts w:asciiTheme="majorHAnsi" w:hAnsiTheme="majorHAnsi" w:eastAsiaTheme="minorEastAsia" w:cstheme="majorBidi"/>
                <w:lang w:val="en-GB"/>
              </w:rPr>
              <w:t xml:space="preserve"> </w:t>
            </w:r>
          </w:p>
        </w:tc>
      </w:tr>
      <w:tr w:rsidR="002D2262" w:rsidTr="7E802495" w14:paraId="63B83C87" w14:textId="77777777">
        <w:tc>
          <w:tcPr>
            <w:tcW w:w="2538" w:type="dxa"/>
            <w:tcBorders>
              <w:top w:val="single" w:color="auto" w:sz="4" w:space="0"/>
              <w:left w:val="single" w:color="auto" w:sz="4" w:space="0"/>
              <w:bottom w:val="single" w:color="auto" w:sz="4" w:space="0"/>
              <w:right w:val="single" w:color="auto" w:sz="4" w:space="0"/>
            </w:tcBorders>
            <w:tcMar/>
            <w:hideMark/>
          </w:tcPr>
          <w:p w:rsidR="002D2262" w:rsidRDefault="002D2262" w14:paraId="4229DE38"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lastRenderedPageBreak/>
              <w:t>applicationDate</w:t>
            </w:r>
          </w:p>
        </w:tc>
        <w:tc>
          <w:tcPr>
            <w:tcW w:w="1890" w:type="dxa"/>
            <w:tcBorders>
              <w:top w:val="single" w:color="auto" w:sz="4" w:space="0"/>
              <w:left w:val="single" w:color="auto" w:sz="4" w:space="0"/>
              <w:bottom w:val="single" w:color="auto" w:sz="4" w:space="0"/>
              <w:right w:val="single" w:color="auto" w:sz="4" w:space="0"/>
            </w:tcBorders>
            <w:tcMar/>
            <w:hideMark/>
          </w:tcPr>
          <w:p w:rsidR="002D2262" w:rsidRDefault="002D2262" w14:paraId="5B3EDB57"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hideMark/>
          </w:tcPr>
          <w:p w:rsidR="002D2262" w:rsidP="5AD8E5F2" w:rsidRDefault="4BE893B7" w14:paraId="15718002" w14:textId="677FA2E9">
            <w:pPr>
              <w:pStyle w:val="TableText10"/>
              <w:spacing w:line="276" w:lineRule="auto"/>
              <w:rPr>
                <w:rFonts w:asciiTheme="majorHAnsi" w:hAnsiTheme="majorHAnsi" w:eastAsiaTheme="minorEastAsia" w:cstheme="majorBidi"/>
                <w:color w:val="000000"/>
              </w:rPr>
            </w:pPr>
            <w:r w:rsidRPr="5AD8E5F2">
              <w:rPr>
                <w:rFonts w:asciiTheme="majorHAnsi" w:hAnsiTheme="majorHAnsi" w:eastAsiaTheme="minorEastAsia" w:cstheme="majorBidi"/>
                <w:color w:val="000000" w:themeColor="text1"/>
              </w:rPr>
              <w:t xml:space="preserve"> Conditional, either this or renwalInitiatedDate</w:t>
            </w:r>
          </w:p>
        </w:tc>
        <w:tc>
          <w:tcPr>
            <w:tcW w:w="4334" w:type="dxa"/>
            <w:tcBorders>
              <w:top w:val="single" w:color="auto" w:sz="4" w:space="0"/>
              <w:left w:val="single" w:color="auto" w:sz="4" w:space="0"/>
              <w:bottom w:val="single" w:color="auto" w:sz="4" w:space="0"/>
              <w:right w:val="single" w:color="auto" w:sz="4" w:space="0"/>
            </w:tcBorders>
            <w:tcMar/>
          </w:tcPr>
          <w:p w:rsidRPr="00BC4753" w:rsidR="002D2262" w:rsidP="5AD8E5F2" w:rsidRDefault="3728E2CB" w14:paraId="3E4899AE" w14:textId="39701638">
            <w:pPr>
              <w:pStyle w:val="TableText10"/>
              <w:spacing w:line="276" w:lineRule="auto"/>
              <w:rPr>
                <w:rFonts w:ascii="Calibri" w:hAnsi="Calibri" w:eastAsia="Calibri" w:cs="Calibri"/>
              </w:rPr>
            </w:pPr>
            <w:r w:rsidRPr="5AD8E5F2">
              <w:rPr>
                <w:rFonts w:ascii="Calibri" w:hAnsi="Calibri" w:eastAsia="Calibri" w:cs="Calibri"/>
                <w:lang w:val="en-GB"/>
              </w:rPr>
              <w:t xml:space="preserve">Date of Medicaid Application </w:t>
            </w:r>
            <w:r w:rsidRPr="5AD8E5F2" w:rsidR="07C28D39">
              <w:rPr>
                <w:rFonts w:ascii="Calibri" w:hAnsi="Calibri" w:eastAsia="Calibri" w:cs="Calibri"/>
                <w:lang w:val="en-GB"/>
              </w:rPr>
              <w:t xml:space="preserve">submitted </w:t>
            </w:r>
            <w:r w:rsidRPr="5AD8E5F2">
              <w:rPr>
                <w:rFonts w:ascii="Calibri" w:hAnsi="Calibri" w:eastAsia="Calibri" w:cs="Calibri"/>
                <w:lang w:val="en-GB"/>
              </w:rPr>
              <w:t>in VaCMS.</w:t>
            </w:r>
          </w:p>
          <w:p w:rsidR="002D2262" w:rsidRDefault="002D2262" w14:paraId="023C7099" w14:textId="77777777">
            <w:pPr>
              <w:pStyle w:val="TableText10"/>
              <w:spacing w:line="276" w:lineRule="auto"/>
              <w:rPr>
                <w:rFonts w:asciiTheme="majorHAnsi" w:hAnsiTheme="majorHAnsi" w:eastAsiaTheme="minorEastAsia" w:cstheme="majorHAnsi"/>
                <w:i/>
                <w:color w:val="000000" w:themeColor="text1"/>
                <w:szCs w:val="20"/>
              </w:rPr>
            </w:pPr>
          </w:p>
        </w:tc>
      </w:tr>
      <w:tr w:rsidR="00A96425" w:rsidTr="7E802495" w14:paraId="16BBDC90" w14:textId="77777777">
        <w:tc>
          <w:tcPr>
            <w:tcW w:w="2538" w:type="dxa"/>
            <w:tcBorders>
              <w:top w:val="single" w:color="auto" w:sz="4" w:space="0"/>
              <w:left w:val="single" w:color="auto" w:sz="4" w:space="0"/>
              <w:bottom w:val="single" w:color="auto" w:sz="4" w:space="0"/>
              <w:right w:val="single" w:color="auto" w:sz="4" w:space="0"/>
            </w:tcBorders>
            <w:tcMar/>
            <w:hideMark/>
          </w:tcPr>
          <w:p w:rsidR="00A96425" w:rsidRDefault="00A96425" w14:paraId="14476431"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EastAsia" w:cstheme="majorBidi"/>
                <w:color w:val="000000" w:themeColor="text1"/>
              </w:rPr>
              <w:t>renewalInitiatedDate</w:t>
            </w:r>
          </w:p>
        </w:tc>
        <w:tc>
          <w:tcPr>
            <w:tcW w:w="1890" w:type="dxa"/>
            <w:tcBorders>
              <w:top w:val="single" w:color="auto" w:sz="4" w:space="0"/>
              <w:left w:val="single" w:color="auto" w:sz="4" w:space="0"/>
              <w:bottom w:val="single" w:color="auto" w:sz="4" w:space="0"/>
              <w:right w:val="single" w:color="auto" w:sz="4" w:space="0"/>
            </w:tcBorders>
            <w:tcMar/>
            <w:hideMark/>
          </w:tcPr>
          <w:p w:rsidR="00A96425" w:rsidRDefault="00A96425" w14:paraId="11DB576A"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hideMark/>
          </w:tcPr>
          <w:p w:rsidR="00A96425" w:rsidP="5AD8E5F2" w:rsidRDefault="740320DD" w14:paraId="26B5260C" w14:textId="37ECF697">
            <w:pPr>
              <w:pStyle w:val="TableText10"/>
              <w:spacing w:line="276" w:lineRule="auto"/>
              <w:rPr>
                <w:rFonts w:asciiTheme="majorHAnsi" w:hAnsiTheme="majorHAnsi" w:eastAsiaTheme="minorEastAsia" w:cstheme="majorBidi"/>
                <w:color w:val="000000"/>
              </w:rPr>
            </w:pPr>
            <w:r w:rsidRPr="5AD8E5F2">
              <w:rPr>
                <w:rFonts w:asciiTheme="majorHAnsi" w:hAnsiTheme="majorHAnsi" w:eastAsiaTheme="minorEastAsia" w:cstheme="majorBidi"/>
                <w:color w:val="000000" w:themeColor="text1"/>
              </w:rPr>
              <w:t xml:space="preserve"> Conditional, either this or renwalInitiatedDate</w:t>
            </w:r>
          </w:p>
        </w:tc>
        <w:tc>
          <w:tcPr>
            <w:tcW w:w="4334" w:type="dxa"/>
            <w:tcBorders>
              <w:top w:val="single" w:color="auto" w:sz="4" w:space="0"/>
              <w:left w:val="single" w:color="auto" w:sz="4" w:space="0"/>
              <w:bottom w:val="single" w:color="auto" w:sz="4" w:space="0"/>
              <w:right w:val="single" w:color="auto" w:sz="4" w:space="0"/>
            </w:tcBorders>
            <w:tcMar/>
            <w:hideMark/>
          </w:tcPr>
          <w:p w:rsidR="00A96425" w:rsidRDefault="00A96425" w14:paraId="0E81581B" w14:textId="77777777">
            <w:pPr>
              <w:pStyle w:val="TableText10"/>
              <w:spacing w:line="276" w:lineRule="auto"/>
              <w:rPr>
                <w:rFonts w:asciiTheme="majorHAnsi" w:hAnsiTheme="majorHAnsi" w:eastAsiaTheme="minorEastAsia" w:cstheme="majorHAnsi"/>
                <w:color w:val="000000" w:themeColor="text1"/>
                <w:szCs w:val="20"/>
              </w:rPr>
            </w:pPr>
            <w:r>
              <w:rPr>
                <w:rFonts w:asciiTheme="majorHAnsi" w:hAnsiTheme="majorHAnsi" w:eastAsiaTheme="minorEastAsia" w:cstheme="majorHAnsi"/>
                <w:color w:val="000000" w:themeColor="text1"/>
                <w:szCs w:val="20"/>
              </w:rPr>
              <w:t>Renewal Initiated date received from VaCMS -&gt;</w:t>
            </w:r>
          </w:p>
          <w:p w:rsidR="00A96425" w:rsidRDefault="00A96425" w14:paraId="131DAAB3" w14:textId="77777777">
            <w:pPr>
              <w:pStyle w:val="TableText10"/>
              <w:spacing w:line="276" w:lineRule="auto"/>
              <w:rPr>
                <w:rFonts w:asciiTheme="majorHAnsi" w:hAnsiTheme="majorHAnsi" w:eastAsiaTheme="minorEastAsia" w:cstheme="majorHAnsi"/>
                <w:color w:val="000000" w:themeColor="text1"/>
                <w:szCs w:val="20"/>
              </w:rPr>
            </w:pPr>
            <w:r>
              <w:rPr>
                <w:rFonts w:asciiTheme="majorHAnsi" w:hAnsiTheme="majorHAnsi" w:eastAsiaTheme="minorEastAsia" w:cstheme="majorHAnsi"/>
                <w:color w:val="000000" w:themeColor="text1"/>
                <w:szCs w:val="20"/>
              </w:rPr>
              <w:t xml:space="preserve">Applicable for case modes of Renewal </w:t>
            </w:r>
          </w:p>
          <w:p w:rsidR="00A96425" w:rsidRDefault="00A96425" w14:paraId="742A52EA" w14:textId="77777777">
            <w:pPr>
              <w:pStyle w:val="TableText10"/>
              <w:spacing w:line="276" w:lineRule="auto"/>
              <w:rPr>
                <w:rFonts w:asciiTheme="majorHAnsi" w:hAnsiTheme="majorHAnsi" w:eastAsiaTheme="minorEastAsia" w:cstheme="majorHAnsi"/>
                <w:i/>
                <w:color w:val="000000" w:themeColor="text1"/>
                <w:szCs w:val="20"/>
              </w:rPr>
            </w:pPr>
            <w:r>
              <w:rPr>
                <w:rFonts w:asciiTheme="majorHAnsi" w:hAnsiTheme="majorHAnsi" w:eastAsiaTheme="minorEastAsia" w:cstheme="majorHAnsi"/>
                <w:i/>
                <w:color w:val="000000" w:themeColor="text1"/>
                <w:szCs w:val="20"/>
              </w:rPr>
              <w:t>Every request will be either have “Application/Change Submission Date” or “Renewal Initiated Date”</w:t>
            </w:r>
          </w:p>
        </w:tc>
      </w:tr>
      <w:tr w:rsidR="00A96425" w:rsidTr="7E802495" w14:paraId="30C719AF" w14:textId="77777777">
        <w:tc>
          <w:tcPr>
            <w:tcW w:w="2538" w:type="dxa"/>
            <w:tcBorders>
              <w:top w:val="single" w:color="auto" w:sz="4" w:space="0"/>
              <w:left w:val="single" w:color="auto" w:sz="4" w:space="0"/>
              <w:bottom w:val="single" w:color="auto" w:sz="4" w:space="0"/>
              <w:right w:val="single" w:color="auto" w:sz="4" w:space="0"/>
            </w:tcBorders>
            <w:tcMar/>
            <w:hideMark/>
          </w:tcPr>
          <w:p w:rsidR="00A96425" w:rsidRDefault="00A96425" w14:paraId="40093609" w14:textId="77777777">
            <w:pPr>
              <w:pStyle w:val="TableText10"/>
              <w:spacing w:line="276" w:lineRule="auto"/>
              <w:rPr>
                <w:rFonts w:asciiTheme="majorHAnsi" w:hAnsiTheme="majorHAnsi" w:eastAsiaTheme="minorHAnsi" w:cstheme="majorHAnsi"/>
                <w:color w:val="000000"/>
                <w:szCs w:val="20"/>
              </w:rPr>
            </w:pPr>
            <w:r>
              <w:rPr>
                <w:rFonts w:ascii="Calibri" w:hAnsi="Calibri" w:eastAsia="Cambria" w:cs="Calibri"/>
                <w:szCs w:val="20"/>
                <w:u w:val="single"/>
                <w:lang w:val="en-GB"/>
              </w:rPr>
              <w:t>changeDate</w:t>
            </w:r>
          </w:p>
        </w:tc>
        <w:tc>
          <w:tcPr>
            <w:tcW w:w="1890" w:type="dxa"/>
            <w:tcBorders>
              <w:top w:val="single" w:color="auto" w:sz="4" w:space="0"/>
              <w:left w:val="single" w:color="auto" w:sz="4" w:space="0"/>
              <w:bottom w:val="single" w:color="auto" w:sz="4" w:space="0"/>
              <w:right w:val="single" w:color="auto" w:sz="4" w:space="0"/>
            </w:tcBorders>
            <w:tcMar/>
            <w:hideMark/>
          </w:tcPr>
          <w:p w:rsidR="00A96425" w:rsidRDefault="00A96425" w14:paraId="3C6ADA2D" w14:textId="77777777">
            <w:pPr>
              <w:pStyle w:val="TableText10"/>
              <w:spacing w:line="276" w:lineRule="auto"/>
              <w:rPr>
                <w:rFonts w:asciiTheme="majorHAnsi" w:hAnsiTheme="majorHAnsi" w:eastAsiaTheme="minorHAnsi" w:cstheme="majorHAnsi"/>
                <w:color w:val="000000"/>
                <w:szCs w:val="20"/>
              </w:rPr>
            </w:pPr>
            <w:r>
              <w:rPr>
                <w:rFonts w:ascii="Calibri" w:hAnsi="Calibri" w:eastAsia="Cambria" w:cs="Calibri"/>
                <w:szCs w:val="20"/>
                <w:u w:val="single"/>
                <w:lang w:val="en-GB"/>
              </w:rPr>
              <w:t>Date</w:t>
            </w:r>
          </w:p>
        </w:tc>
        <w:tc>
          <w:tcPr>
            <w:tcW w:w="1260" w:type="dxa"/>
            <w:tcBorders>
              <w:top w:val="single" w:color="auto" w:sz="4" w:space="0"/>
              <w:left w:val="single" w:color="auto" w:sz="4" w:space="0"/>
              <w:bottom w:val="single" w:color="auto" w:sz="4" w:space="0"/>
              <w:right w:val="single" w:color="auto" w:sz="4" w:space="0"/>
            </w:tcBorders>
            <w:tcMar/>
            <w:hideMark/>
          </w:tcPr>
          <w:p w:rsidR="00A96425" w:rsidRDefault="00A96425" w14:paraId="6A40C131" w14:textId="77777777">
            <w:pPr>
              <w:pStyle w:val="TableText10"/>
              <w:spacing w:line="276" w:lineRule="auto"/>
              <w:rPr>
                <w:rFonts w:asciiTheme="majorHAnsi" w:hAnsiTheme="majorHAnsi" w:eastAsiaTheme="minorHAnsi" w:cstheme="majorHAnsi"/>
                <w:color w:val="000000"/>
                <w:szCs w:val="20"/>
              </w:rPr>
            </w:pPr>
            <w:r>
              <w:rPr>
                <w:rFonts w:ascii="Calibri" w:hAnsi="Calibri" w:eastAsia="Cambria" w:cs="Calibri"/>
                <w:szCs w:val="20"/>
                <w:u w:val="single"/>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96425" w:rsidRDefault="00A96425" w14:paraId="514074A1" w14:textId="77777777">
            <w:pPr>
              <w:pStyle w:val="TableText10"/>
              <w:spacing w:line="276" w:lineRule="auto"/>
              <w:rPr>
                <w:rFonts w:asciiTheme="majorHAnsi" w:hAnsiTheme="majorHAnsi" w:eastAsiaTheme="minorEastAsia" w:cstheme="majorHAnsi"/>
                <w:color w:val="000000" w:themeColor="text1"/>
                <w:szCs w:val="20"/>
              </w:rPr>
            </w:pPr>
            <w:r>
              <w:rPr>
                <w:rFonts w:ascii="Calibri" w:hAnsi="Calibri" w:eastAsia="Cambria" w:cs="Calibri"/>
                <w:szCs w:val="20"/>
                <w:u w:val="single"/>
                <w:lang w:val="en-GB"/>
              </w:rPr>
              <w:t>Date individual is added/requesting benefits in Change Action Case mode in VaCMS. This date will be used for deriving review period.</w:t>
            </w:r>
            <w:r>
              <w:rPr>
                <w:rFonts w:asciiTheme="majorHAnsi" w:hAnsiTheme="majorHAnsi" w:eastAsiaTheme="minorEastAsia" w:cstheme="majorBidi"/>
                <w:color w:val="000000" w:themeColor="text1"/>
                <w:lang w:val="en-GB"/>
              </w:rPr>
              <w:t xml:space="preserve"> </w:t>
            </w:r>
          </w:p>
        </w:tc>
      </w:tr>
      <w:tr w:rsidRPr="00B04A8E" w:rsidR="00A40BA4" w:rsidTr="7E802495" w14:paraId="48D61B8A" w14:textId="77777777">
        <w:tc>
          <w:tcPr>
            <w:tcW w:w="2538" w:type="dxa"/>
            <w:tcBorders>
              <w:top w:val="single" w:color="auto" w:sz="4" w:space="0"/>
              <w:left w:val="single" w:color="auto" w:sz="4" w:space="0"/>
              <w:bottom w:val="single" w:color="auto" w:sz="4" w:space="0"/>
              <w:right w:val="single" w:color="auto" w:sz="4" w:space="0"/>
            </w:tcBorders>
            <w:tcMar/>
          </w:tcPr>
          <w:p w:rsidRPr="007D7F48" w:rsidR="00A40BA4" w:rsidP="00A40BA4" w:rsidRDefault="00A40BA4" w14:paraId="0D3F9B7C" w14:textId="5AAF0CF4">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currentEligibilityBeginDate</w:t>
            </w:r>
          </w:p>
        </w:tc>
        <w:tc>
          <w:tcPr>
            <w:tcW w:w="1890" w:type="dxa"/>
            <w:tcBorders>
              <w:top w:val="single" w:color="auto" w:sz="4" w:space="0"/>
              <w:left w:val="single" w:color="auto" w:sz="4" w:space="0"/>
              <w:bottom w:val="single" w:color="auto" w:sz="4" w:space="0"/>
              <w:right w:val="single" w:color="auto" w:sz="4" w:space="0"/>
            </w:tcBorders>
            <w:tcMar/>
          </w:tcPr>
          <w:p w:rsidRPr="007D7F48" w:rsidR="00A40BA4" w:rsidP="00A40BA4" w:rsidRDefault="00A40BA4" w14:paraId="5C3C956C" w14:textId="0890C56F">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00A40BA4" w:rsidP="00A40BA4" w:rsidRDefault="00A40BA4" w14:paraId="1B3D44FA" w14:textId="34F2F02B">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7D7F48" w:rsidR="00A40BA4" w:rsidP="00A40BA4" w:rsidRDefault="00A40BA4" w14:paraId="188BDE26" w14:textId="66F467FA">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Eligibility Begin date for the current eligibility evaluation</w:t>
            </w:r>
          </w:p>
        </w:tc>
      </w:tr>
      <w:tr w:rsidRPr="00B04A8E" w:rsidR="00431200" w:rsidTr="7E802495" w14:paraId="10A03218"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5AD8E5F2" w:rsidRDefault="42B64518" w14:paraId="6C0B3D6A" w14:textId="1728881F">
            <w:pPr>
              <w:pStyle w:val="TableText10"/>
              <w:rPr>
                <w:rFonts w:asciiTheme="majorHAnsi" w:hAnsiTheme="majorHAnsi" w:eastAsiaTheme="minorEastAsia" w:cstheme="majorBidi"/>
                <w:color w:val="000000"/>
              </w:rPr>
            </w:pPr>
            <w:r w:rsidRPr="5AD8E5F2">
              <w:rPr>
                <w:rFonts w:asciiTheme="majorHAnsi" w:hAnsiTheme="majorHAnsi" w:eastAsiaTheme="minorEastAsia" w:cstheme="majorBidi"/>
                <w:color w:val="000000" w:themeColor="text1"/>
              </w:rPr>
              <w:t>a</w:t>
            </w:r>
            <w:r w:rsidRPr="5AD8E5F2" w:rsidR="75ACDC7B">
              <w:rPr>
                <w:rFonts w:asciiTheme="majorHAnsi" w:hAnsiTheme="majorHAnsi" w:eastAsiaTheme="minorEastAsia" w:cstheme="majorBidi"/>
                <w:color w:val="000000" w:themeColor="text1"/>
              </w:rPr>
              <w:t>pplicationChangeSubmissionDate</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0640020C"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609B479F"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017809E" w14:textId="77777777">
            <w:pPr>
              <w:pStyle w:val="TableText10"/>
              <w:rPr>
                <w:rFonts w:asciiTheme="majorHAnsi" w:hAnsiTheme="majorHAnsi" w:eastAsiaTheme="minorEastAsia" w:cstheme="majorHAnsi"/>
                <w:color w:val="000000" w:themeColor="text1"/>
                <w:szCs w:val="20"/>
              </w:rPr>
            </w:pPr>
            <w:r w:rsidRPr="007D7F48">
              <w:rPr>
                <w:rFonts w:asciiTheme="majorHAnsi" w:hAnsiTheme="majorHAnsi" w:eastAsiaTheme="minorEastAsia" w:cstheme="majorHAnsi"/>
                <w:color w:val="000000" w:themeColor="text1"/>
                <w:szCs w:val="20"/>
              </w:rPr>
              <w:t>Date on which the current application or change is submitted (YYYY-MM-DD) -&gt; applicable for case modes of Intake and Change received from VaCMS</w:t>
            </w:r>
          </w:p>
          <w:p w:rsidRPr="007D7F48" w:rsidR="00431200" w:rsidP="000D596E" w:rsidRDefault="00431200" w14:paraId="60AE0FC7" w14:textId="77777777">
            <w:pPr>
              <w:pStyle w:val="TableText10"/>
              <w:rPr>
                <w:rFonts w:asciiTheme="majorHAnsi" w:hAnsiTheme="majorHAnsi" w:eastAsiaTheme="minorEastAsia" w:cstheme="majorHAnsi"/>
                <w:i/>
                <w:color w:val="000000" w:themeColor="text1"/>
                <w:szCs w:val="20"/>
              </w:rPr>
            </w:pPr>
            <w:r w:rsidRPr="007D7F48">
              <w:rPr>
                <w:rFonts w:asciiTheme="majorHAnsi" w:hAnsiTheme="majorHAnsi" w:eastAsiaTheme="minorEastAsia" w:cstheme="majorHAnsi"/>
                <w:i/>
                <w:color w:val="000000" w:themeColor="text1"/>
                <w:szCs w:val="20"/>
              </w:rPr>
              <w:t>Every request will be either have “Application/Change Submission Date” or “Renewal Initiated Date”</w:t>
            </w:r>
          </w:p>
        </w:tc>
      </w:tr>
      <w:tr w:rsidRPr="00B04A8E" w:rsidR="00431200" w:rsidTr="7E802495" w14:paraId="28936D92"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7E802495" w:rsidRDefault="00924FDA" w14:paraId="191180D8" w14:textId="5EF29D3B">
            <w:pPr>
              <w:pStyle w:val="TableText10"/>
              <w:rPr>
                <w:rFonts w:ascii="Calibri" w:hAnsi="Calibri" w:eastAsia="Cambria" w:cs="Calibri" w:asciiTheme="majorAscii" w:hAnsiTheme="majorAscii" w:eastAsiaTheme="minorAscii" w:cstheme="majorAscii"/>
                <w:color w:val="000000"/>
              </w:rPr>
            </w:pPr>
            <w:ins w:author="Bond, Olivia" w:date="2026-10-20T18:54:00Z" w16du:dateUtc="2026-10-20T22:54:00Z" w:id="1047600637">
              <w:r w:rsidRPr="7E802495" w:rsidR="64FFE092">
                <w:rPr>
                  <w:rFonts w:ascii="Calibri" w:hAnsi="Calibri" w:eastAsia="Cambria" w:cs="Calibri" w:asciiTheme="majorAscii" w:hAnsiTheme="majorAscii" w:eastAsiaTheme="minorAscii" w:cstheme="majorAscii"/>
                  <w:color w:val="000000" w:themeColor="text1" w:themeTint="FF" w:themeShade="FF"/>
                </w:rPr>
                <w:t>individual</w:t>
              </w:r>
            </w:ins>
            <w:r w:rsidRPr="7E802495" w:rsidR="5458741C">
              <w:rPr>
                <w:rFonts w:ascii="Calibri" w:hAnsi="Calibri" w:eastAsia="Cambria" w:cs="Calibri" w:asciiTheme="majorAscii" w:hAnsiTheme="majorAscii" w:eastAsiaTheme="minorAscii" w:cstheme="majorAscii"/>
                <w:color w:val="000000" w:themeColor="text1" w:themeTint="FF" w:themeShade="FF"/>
              </w:rPr>
              <w:t>C</w:t>
            </w:r>
            <w:r w:rsidRPr="7E802495" w:rsidR="00431200">
              <w:rPr>
                <w:rFonts w:ascii="Calibri" w:hAnsi="Calibri" w:eastAsia="Cambria" w:cs="Calibri" w:asciiTheme="majorAscii" w:hAnsiTheme="majorAscii" w:eastAsiaTheme="minorAscii" w:cstheme="majorAscii"/>
                <w:color w:val="000000" w:themeColor="text1" w:themeTint="FF" w:themeShade="FF"/>
              </w:rPr>
              <w:t>aseAction</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F888FC5"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5006656"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3B62CF0E" w14:textId="39746B4F">
            <w:pPr>
              <w:pStyle w:val="TableText10"/>
              <w:rPr>
                <w:rFonts w:asciiTheme="majorHAnsi" w:hAnsiTheme="majorHAnsi" w:eastAsiaTheme="minorEastAsia" w:cstheme="majorHAnsi"/>
                <w:color w:val="000000" w:themeColor="text1"/>
                <w:szCs w:val="20"/>
              </w:rPr>
            </w:pPr>
            <w:r w:rsidRPr="007D7F48">
              <w:rPr>
                <w:rFonts w:asciiTheme="majorHAnsi" w:hAnsiTheme="majorHAnsi" w:eastAsiaTheme="minorEastAsia" w:cstheme="majorHAnsi"/>
                <w:color w:val="000000" w:themeColor="text1"/>
                <w:szCs w:val="20"/>
              </w:rPr>
              <w:t>Medicaid case action</w:t>
            </w:r>
            <w:r w:rsidR="009C0DA5">
              <w:rPr>
                <w:rFonts w:asciiTheme="majorHAnsi" w:hAnsiTheme="majorHAnsi" w:eastAsiaTheme="minorEastAsia" w:cstheme="majorHAnsi"/>
                <w:color w:val="000000" w:themeColor="text1"/>
                <w:szCs w:val="20"/>
              </w:rPr>
              <w:t xml:space="preserve"> values from the reference table</w:t>
            </w:r>
          </w:p>
          <w:p w:rsidRPr="007D7F48" w:rsidR="00431200" w:rsidP="000D596E" w:rsidRDefault="00E06C74" w14:paraId="58AE0F72" w14:textId="38A2F402">
            <w:pPr>
              <w:pStyle w:val="TableText10"/>
              <w:rPr>
                <w:rFonts w:asciiTheme="majorHAnsi" w:hAnsiTheme="majorHAnsi" w:eastAsiaTheme="minorEastAsia" w:cstheme="majorHAnsi"/>
                <w:color w:val="000000" w:themeColor="text1"/>
                <w:szCs w:val="20"/>
              </w:rPr>
            </w:pPr>
            <w:r w:rsidRPr="007D7F48">
              <w:rPr>
                <w:rFonts w:asciiTheme="majorHAnsi" w:hAnsiTheme="majorHAnsi" w:eastAsiaTheme="minorEastAsia" w:cstheme="majorHAnsi"/>
                <w:color w:val="000000" w:themeColor="text1"/>
                <w:szCs w:val="20"/>
              </w:rPr>
              <w:t>Reference Table</w:t>
            </w:r>
            <w:r w:rsidRPr="007D7F48" w:rsidR="00431200">
              <w:rPr>
                <w:rFonts w:asciiTheme="majorHAnsi" w:hAnsiTheme="majorHAnsi" w:eastAsiaTheme="minorEastAsia" w:cstheme="majorHAnsi"/>
                <w:color w:val="000000" w:themeColor="text1"/>
                <w:szCs w:val="20"/>
              </w:rPr>
              <w:t>: RT_</w:t>
            </w:r>
            <w:ins w:author="Bond, Olivia" w:date="2026-10-20T18:54:00Z" w16du:dateUtc="2026-10-20T22:54:00Z" w:id="54">
              <w:r w:rsidR="00924FDA">
                <w:rPr>
                  <w:rFonts w:asciiTheme="majorHAnsi" w:hAnsiTheme="majorHAnsi" w:eastAsiaTheme="minorEastAsia" w:cstheme="majorHAnsi"/>
                  <w:color w:val="000000" w:themeColor="text1"/>
                  <w:szCs w:val="20"/>
                </w:rPr>
                <w:t>INDIVIDUAL</w:t>
              </w:r>
            </w:ins>
            <w:r w:rsidRPr="007D7F48" w:rsidR="00431200">
              <w:rPr>
                <w:rFonts w:asciiTheme="majorHAnsi" w:hAnsiTheme="majorHAnsi" w:eastAsiaTheme="minorEastAsia" w:cstheme="majorHAnsi"/>
                <w:color w:val="000000" w:themeColor="text1"/>
                <w:szCs w:val="20"/>
              </w:rPr>
              <w:t>CASEACTION</w:t>
            </w:r>
          </w:p>
        </w:tc>
      </w:tr>
      <w:tr w:rsidRPr="00B04A8E" w:rsidR="00431200" w:rsidTr="7E802495" w14:paraId="27751E0E"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4EF0926A" w:rsidRDefault="502CD713" w14:paraId="3ADF35C2" w14:textId="15D5542B">
            <w:pPr>
              <w:pStyle w:val="TableText10"/>
              <w:rPr>
                <w:rFonts w:asciiTheme="majorHAnsi" w:hAnsiTheme="majorHAnsi" w:eastAsiaTheme="minorEastAsia" w:cstheme="majorHAnsi"/>
                <w:color w:val="000000"/>
              </w:rPr>
            </w:pPr>
            <w:r w:rsidRPr="007D7F48">
              <w:rPr>
                <w:rFonts w:asciiTheme="majorHAnsi" w:hAnsiTheme="majorHAnsi" w:eastAsiaTheme="minorEastAsia" w:cstheme="majorHAnsi"/>
                <w:color w:val="000000" w:themeColor="text1"/>
              </w:rPr>
              <w:t>a</w:t>
            </w:r>
            <w:r w:rsidRPr="007D7F48" w:rsidR="56D8D9F3">
              <w:rPr>
                <w:rFonts w:asciiTheme="majorHAnsi" w:hAnsiTheme="majorHAnsi" w:eastAsiaTheme="minorEastAsia" w:cstheme="majorHAnsi"/>
                <w:color w:val="000000" w:themeColor="text1"/>
              </w:rPr>
              <w:t>i</w:t>
            </w:r>
            <w:r w:rsidRPr="007D7F48" w:rsidR="00431200">
              <w:rPr>
                <w:rFonts w:asciiTheme="majorHAnsi" w:hAnsiTheme="majorHAnsi" w:eastAsiaTheme="minorEastAsia" w:cstheme="majorHAnsi"/>
                <w:color w:val="000000" w:themeColor="text1"/>
              </w:rPr>
              <w:t>dCategory</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29E03C63" w:rsidRDefault="003246CE" w14:paraId="201E2467" w14:textId="3722066D">
            <w:pPr>
              <w:pStyle w:val="TableText10"/>
              <w:rPr>
                <w:rFonts w:asciiTheme="majorHAnsi" w:hAnsiTheme="majorHAnsi" w:eastAsiaTheme="minorEastAsia" w:cstheme="majorHAnsi"/>
                <w:color w:val="000000"/>
              </w:rPr>
            </w:pPr>
            <w:r w:rsidRPr="007D7F48">
              <w:rPr>
                <w:rFonts w:asciiTheme="majorHAnsi" w:hAnsiTheme="majorHAnsi" w:eastAsiaTheme="minorEastAsia" w:cstheme="majorHAnsi"/>
                <w:color w:val="000000" w:themeColor="text1"/>
              </w:rPr>
              <w:t>Array&lt;AidCategory</w:t>
            </w:r>
            <w:r w:rsidRPr="007D7F48" w:rsidR="53595ACA">
              <w:rPr>
                <w:rFonts w:asciiTheme="majorHAnsi" w:hAnsiTheme="majorHAnsi" w:eastAsiaTheme="minorEastAsia" w:cstheme="majorHAnsi"/>
                <w:color w:val="000000" w:themeColor="text1"/>
              </w:rPr>
              <w:t>DTO</w:t>
            </w:r>
            <w:r w:rsidRPr="007D7F48" w:rsidR="00D8534A">
              <w:rPr>
                <w:rFonts w:asciiTheme="majorHAnsi" w:hAnsiTheme="majorHAnsi" w:eastAsiaTheme="minorEastAsia" w:cstheme="majorHAnsi"/>
                <w:color w:val="000000" w:themeColor="text1"/>
              </w:rPr>
              <w:t>&gt;</w:t>
            </w:r>
            <w:r w:rsidRPr="007D7F48">
              <w:rPr>
                <w:rFonts w:asciiTheme="majorHAnsi" w:hAnsiTheme="majorHAnsi" w:eastAsiaTheme="minorEastAsia" w:cstheme="majorHAnsi"/>
                <w:color w:val="000000" w:themeColor="text1"/>
              </w:rPr>
              <w:t xml:space="preserve"> </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3F673D7D"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271DEB" w14:paraId="76AEB57B" w14:textId="69CD7942">
            <w:pPr>
              <w:pStyle w:val="TableText10"/>
              <w:rPr>
                <w:rFonts w:asciiTheme="majorHAnsi" w:hAnsiTheme="majorHAnsi" w:eastAsiaTheme="minorEastAsia" w:cstheme="majorHAnsi"/>
                <w:color w:val="000000" w:themeColor="text1"/>
                <w:szCs w:val="20"/>
              </w:rPr>
            </w:pPr>
            <w:r w:rsidRPr="007D7F48">
              <w:rPr>
                <w:rFonts w:asciiTheme="majorHAnsi" w:hAnsiTheme="majorHAnsi" w:eastAsiaTheme="minorEastAsia" w:cstheme="majorHAnsi"/>
                <w:color w:val="000000" w:themeColor="text1"/>
                <w:szCs w:val="20"/>
              </w:rPr>
              <w:t>List of Aid Category codes with start and end date of the client are approved/received from VaCMS</w:t>
            </w:r>
          </w:p>
        </w:tc>
      </w:tr>
      <w:tr w:rsidRPr="00B04A8E" w:rsidR="00431200" w:rsidTr="7E802495" w14:paraId="5ADF81AA"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5AD8E5F2" w:rsidRDefault="7F7E91A9" w14:paraId="530EC7FE" w14:textId="6D71207F">
            <w:pPr>
              <w:pStyle w:val="TableText10"/>
              <w:rPr>
                <w:rFonts w:asciiTheme="majorHAnsi" w:hAnsiTheme="majorHAnsi" w:eastAsiaTheme="minorEastAsia" w:cstheme="majorBidi"/>
                <w:color w:val="000000"/>
              </w:rPr>
            </w:pPr>
            <w:r w:rsidRPr="5AD8E5F2">
              <w:rPr>
                <w:rFonts w:asciiTheme="majorHAnsi" w:hAnsiTheme="majorHAnsi" w:eastAsiaTheme="minorEastAsia" w:cstheme="majorBidi"/>
                <w:color w:val="000000" w:themeColor="text1"/>
              </w:rPr>
              <w:t>d</w:t>
            </w:r>
            <w:r w:rsidRPr="5AD8E5F2" w:rsidR="75ACDC7B">
              <w:rPr>
                <w:rFonts w:asciiTheme="majorHAnsi" w:hAnsiTheme="majorHAnsi" w:eastAsiaTheme="minorEastAsia" w:cstheme="majorBidi"/>
                <w:color w:val="000000" w:themeColor="text1"/>
              </w:rPr>
              <w:t>ueDate</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791B2AFE"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Date</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224D5CAB"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DC3856" w14:paraId="0CE8D27B" w14:textId="38B39A4B">
            <w:pPr>
              <w:pStyle w:val="TableText10"/>
              <w:rPr>
                <w:rFonts w:asciiTheme="majorHAnsi" w:hAnsiTheme="majorHAnsi" w:eastAsiaTheme="minorEastAsia" w:cstheme="majorHAnsi"/>
                <w:color w:val="000000" w:themeColor="text1"/>
                <w:szCs w:val="20"/>
              </w:rPr>
            </w:pPr>
            <w:r w:rsidRPr="007D7F48">
              <w:rPr>
                <w:rFonts w:asciiTheme="majorHAnsi" w:hAnsiTheme="majorHAnsi" w:eastAsiaTheme="minorEastAsia" w:cstheme="majorHAnsi"/>
                <w:color w:val="000000" w:themeColor="text1"/>
                <w:szCs w:val="20"/>
              </w:rPr>
              <w:t xml:space="preserve">VCL </w:t>
            </w:r>
            <w:r w:rsidRPr="007D7F48" w:rsidR="00431200">
              <w:rPr>
                <w:rFonts w:asciiTheme="majorHAnsi" w:hAnsiTheme="majorHAnsi" w:eastAsiaTheme="minorEastAsia" w:cstheme="majorHAnsi"/>
                <w:color w:val="000000" w:themeColor="text1"/>
                <w:szCs w:val="20"/>
              </w:rPr>
              <w:t>DueDate received from VaCMS</w:t>
            </w:r>
            <w:r w:rsidRPr="007D7F48" w:rsidR="00431200">
              <w:rPr>
                <w:rFonts w:asciiTheme="majorHAnsi" w:hAnsiTheme="majorHAnsi" w:eastAsiaTheme="minorEastAsia" w:cstheme="majorHAnsi"/>
                <w:color w:val="000000" w:themeColor="text1"/>
                <w:szCs w:val="20"/>
              </w:rPr>
              <w:br/>
            </w:r>
          </w:p>
        </w:tc>
      </w:tr>
      <w:tr w:rsidRPr="00B04A8E" w:rsidR="00431200" w:rsidTr="7E802495" w14:paraId="29243543" w14:textId="77777777">
        <w:tc>
          <w:tcPr>
            <w:tcW w:w="2538"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B7E2D73"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emailVerifiedFlag</w:t>
            </w:r>
          </w:p>
        </w:tc>
        <w:tc>
          <w:tcPr>
            <w:tcW w:w="189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42A274B0"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Boolean</w:t>
            </w:r>
          </w:p>
        </w:tc>
        <w:tc>
          <w:tcPr>
            <w:tcW w:w="1260"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6D634A98"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431200" w:rsidP="000D596E" w:rsidRDefault="00431200" w14:paraId="15318E13" w14:textId="77777777">
            <w:pPr>
              <w:pStyle w:val="TableText10"/>
              <w:rPr>
                <w:rFonts w:asciiTheme="majorHAnsi" w:hAnsiTheme="majorHAnsi" w:eastAsiaTheme="minorEastAsia" w:cstheme="majorHAnsi"/>
                <w:color w:val="000000" w:themeColor="text1"/>
                <w:szCs w:val="20"/>
              </w:rPr>
            </w:pPr>
            <w:r w:rsidRPr="007D7F48">
              <w:rPr>
                <w:rFonts w:asciiTheme="majorHAnsi" w:hAnsiTheme="majorHAnsi" w:eastAsiaTheme="minorHAnsi" w:cstheme="majorHAnsi"/>
                <w:color w:val="000000"/>
                <w:szCs w:val="20"/>
              </w:rPr>
              <w:t>Email Verified flag received from VaCMS</w:t>
            </w:r>
          </w:p>
        </w:tc>
      </w:tr>
      <w:tr w:rsidRPr="00B04A8E" w:rsidR="006B65CB" w:rsidTr="7E802495" w14:paraId="7B86A4B3" w14:textId="77777777">
        <w:tc>
          <w:tcPr>
            <w:tcW w:w="2538" w:type="dxa"/>
            <w:tcBorders>
              <w:top w:val="single" w:color="auto" w:sz="4" w:space="0"/>
              <w:left w:val="single" w:color="auto" w:sz="4" w:space="0"/>
              <w:bottom w:val="single" w:color="auto" w:sz="4" w:space="0"/>
              <w:right w:val="single" w:color="auto" w:sz="4" w:space="0"/>
            </w:tcBorders>
            <w:tcMar/>
          </w:tcPr>
          <w:p w:rsidRPr="007D7F48" w:rsidR="006B65CB" w:rsidP="006B65CB" w:rsidRDefault="006B65CB" w14:paraId="70F9C1C6" w14:textId="7FDCA4B3">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email</w:t>
            </w:r>
          </w:p>
        </w:tc>
        <w:tc>
          <w:tcPr>
            <w:tcW w:w="1890" w:type="dxa"/>
            <w:tcBorders>
              <w:top w:val="single" w:color="auto" w:sz="4" w:space="0"/>
              <w:left w:val="single" w:color="auto" w:sz="4" w:space="0"/>
              <w:bottom w:val="single" w:color="auto" w:sz="4" w:space="0"/>
              <w:right w:val="single" w:color="auto" w:sz="4" w:space="0"/>
            </w:tcBorders>
            <w:tcMar/>
          </w:tcPr>
          <w:p w:rsidRPr="007D7F48" w:rsidR="006B65CB" w:rsidP="006B65CB" w:rsidRDefault="006B65CB" w14:paraId="388BB20E" w14:textId="4EA76176">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6B65CB" w:rsidP="006B65CB" w:rsidRDefault="006B65CB" w14:paraId="623A96EE" w14:textId="0652BE38">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6B65CB" w:rsidP="006B65CB" w:rsidRDefault="006B65CB" w14:paraId="75E8CB54"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Primary email address</w:t>
            </w:r>
          </w:p>
          <w:p w:rsidRPr="007D7F48" w:rsidR="006B65CB" w:rsidP="006B65CB" w:rsidRDefault="006B65CB" w14:paraId="7CBD0C1D" w14:textId="7ECD5DBB">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This is same as Correspondence Email Address captured in VaCMS</w:t>
            </w:r>
          </w:p>
        </w:tc>
      </w:tr>
      <w:tr w:rsidR="00A86D3A" w:rsidTr="7E802495" w14:paraId="320A7429" w14:textId="77777777">
        <w:tc>
          <w:tcPr>
            <w:tcW w:w="2538" w:type="dxa"/>
            <w:tcBorders>
              <w:top w:val="single" w:color="auto" w:sz="4" w:space="0"/>
              <w:left w:val="single" w:color="auto" w:sz="4" w:space="0"/>
              <w:bottom w:val="single" w:color="auto" w:sz="4" w:space="0"/>
              <w:right w:val="single" w:color="auto" w:sz="4" w:space="0"/>
            </w:tcBorders>
            <w:tcMar/>
            <w:hideMark/>
          </w:tcPr>
          <w:p w:rsidR="00A86D3A" w:rsidRDefault="00A86D3A" w14:paraId="6B0B4D66"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driverLicenseNumber</w:t>
            </w:r>
          </w:p>
        </w:tc>
        <w:tc>
          <w:tcPr>
            <w:tcW w:w="1890" w:type="dxa"/>
            <w:tcBorders>
              <w:top w:val="single" w:color="auto" w:sz="4" w:space="0"/>
              <w:left w:val="single" w:color="auto" w:sz="4" w:space="0"/>
              <w:bottom w:val="single" w:color="auto" w:sz="4" w:space="0"/>
              <w:right w:val="single" w:color="auto" w:sz="4" w:space="0"/>
            </w:tcBorders>
            <w:tcMar/>
            <w:hideMark/>
          </w:tcPr>
          <w:p w:rsidR="00A86D3A" w:rsidRDefault="00A86D3A" w14:paraId="2BA527BC"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A86D3A" w:rsidRDefault="00A86D3A" w14:paraId="79F21D80"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86D3A" w:rsidP="5AD8E5F2" w:rsidRDefault="0D9BA435" w14:paraId="5862BF45" w14:textId="77777777">
            <w:pPr>
              <w:pStyle w:val="TableText10"/>
              <w:spacing w:line="276" w:lineRule="auto"/>
              <w:rPr>
                <w:rFonts w:ascii="Calibri" w:hAnsi="Calibri" w:eastAsia="Calibri" w:cs="Calibri"/>
                <w:color w:val="000000" w:themeColor="text1"/>
              </w:rPr>
            </w:pPr>
            <w:r w:rsidRPr="5AD8E5F2">
              <w:rPr>
                <w:rFonts w:ascii="Calibri" w:hAnsi="Calibri" w:eastAsia="Calibri" w:cs="Calibri"/>
                <w:color w:val="000000" w:themeColor="text1"/>
                <w:lang w:val="en-GB"/>
              </w:rPr>
              <w:t>Driver license number</w:t>
            </w:r>
          </w:p>
          <w:p w:rsidR="00A86D3A" w:rsidP="5AD8E5F2" w:rsidRDefault="0D9BA435" w14:paraId="5F509900" w14:textId="77777777">
            <w:pPr>
              <w:pStyle w:val="TableText10"/>
              <w:spacing w:line="276" w:lineRule="auto"/>
              <w:rPr>
                <w:rFonts w:asciiTheme="majorHAnsi" w:hAnsiTheme="majorHAnsi" w:eastAsiaTheme="minorEastAsia" w:cstheme="majorBidi"/>
                <w:color w:val="000000"/>
              </w:rPr>
            </w:pPr>
            <w:r w:rsidRPr="5AD8E5F2">
              <w:rPr>
                <w:rFonts w:ascii="Calibri" w:hAnsi="Calibri" w:eastAsia="Calibri" w:cs="Calibri"/>
                <w:i/>
                <w:iCs/>
                <w:color w:val="000000" w:themeColor="text1"/>
                <w:lang w:val="en-GB"/>
              </w:rPr>
              <w:t>VaCMS will not send this data to MWRP for evaluation of mwrStatus</w:t>
            </w:r>
          </w:p>
        </w:tc>
      </w:tr>
      <w:tr w:rsidR="00A86D3A" w:rsidTr="7E802495" w14:paraId="155AD649" w14:textId="77777777">
        <w:tc>
          <w:tcPr>
            <w:tcW w:w="2538" w:type="dxa"/>
            <w:tcBorders>
              <w:top w:val="single" w:color="auto" w:sz="4" w:space="0"/>
              <w:left w:val="single" w:color="auto" w:sz="4" w:space="0"/>
              <w:bottom w:val="single" w:color="auto" w:sz="4" w:space="0"/>
              <w:right w:val="single" w:color="auto" w:sz="4" w:space="0"/>
            </w:tcBorders>
            <w:tcMar/>
            <w:hideMark/>
          </w:tcPr>
          <w:p w:rsidR="00A86D3A" w:rsidRDefault="00A86D3A" w14:paraId="56171698"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driverLicenseState</w:t>
            </w:r>
          </w:p>
        </w:tc>
        <w:tc>
          <w:tcPr>
            <w:tcW w:w="1890" w:type="dxa"/>
            <w:tcBorders>
              <w:top w:val="single" w:color="auto" w:sz="4" w:space="0"/>
              <w:left w:val="single" w:color="auto" w:sz="4" w:space="0"/>
              <w:bottom w:val="single" w:color="auto" w:sz="4" w:space="0"/>
              <w:right w:val="single" w:color="auto" w:sz="4" w:space="0"/>
            </w:tcBorders>
            <w:tcMar/>
            <w:hideMark/>
          </w:tcPr>
          <w:p w:rsidR="00A86D3A" w:rsidRDefault="00A86D3A" w14:paraId="4ECAACEB"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A86D3A" w:rsidRDefault="00A86D3A" w14:paraId="50589C32"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86D3A" w:rsidRDefault="00A86D3A" w14:paraId="726D086C"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Two-character state code of issuing state for driver license</w:t>
            </w:r>
          </w:p>
          <w:p w:rsidR="00A86D3A" w:rsidRDefault="00A86D3A" w14:paraId="5BE90467"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i/>
                <w:iCs/>
                <w:color w:val="000000" w:themeColor="text1"/>
                <w:szCs w:val="20"/>
                <w:lang w:val="en-GB"/>
              </w:rPr>
              <w:lastRenderedPageBreak/>
              <w:t>VaCMS will not send this data to MWRP for evaluation of mwrStatus (Medicaid WorkReport Status)</w:t>
            </w:r>
            <w:r>
              <w:rPr>
                <w:rFonts w:asciiTheme="majorHAnsi" w:hAnsiTheme="majorHAnsi" w:eastAsiaTheme="minorEastAsia" w:cstheme="majorBidi"/>
                <w:color w:val="000000" w:themeColor="text1"/>
                <w:lang w:val="en-GB"/>
              </w:rPr>
              <w:t xml:space="preserve"> </w:t>
            </w:r>
          </w:p>
        </w:tc>
      </w:tr>
      <w:tr w:rsidR="00A86D3A" w:rsidTr="7E802495" w14:paraId="585EAB0F" w14:textId="77777777">
        <w:tc>
          <w:tcPr>
            <w:tcW w:w="2538" w:type="dxa"/>
            <w:tcBorders>
              <w:top w:val="single" w:color="auto" w:sz="4" w:space="0"/>
              <w:left w:val="single" w:color="auto" w:sz="4" w:space="0"/>
              <w:bottom w:val="single" w:color="auto" w:sz="4" w:space="0"/>
              <w:right w:val="single" w:color="auto" w:sz="4" w:space="0"/>
            </w:tcBorders>
            <w:tcMar/>
            <w:hideMark/>
          </w:tcPr>
          <w:p w:rsidR="00A86D3A" w:rsidRDefault="00A86D3A" w14:paraId="58DB7374"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lastRenderedPageBreak/>
              <w:t>passportNumber</w:t>
            </w:r>
          </w:p>
        </w:tc>
        <w:tc>
          <w:tcPr>
            <w:tcW w:w="1890" w:type="dxa"/>
            <w:tcBorders>
              <w:top w:val="single" w:color="auto" w:sz="4" w:space="0"/>
              <w:left w:val="single" w:color="auto" w:sz="4" w:space="0"/>
              <w:bottom w:val="single" w:color="auto" w:sz="4" w:space="0"/>
              <w:right w:val="single" w:color="auto" w:sz="4" w:space="0"/>
            </w:tcBorders>
            <w:tcMar/>
            <w:hideMark/>
          </w:tcPr>
          <w:p w:rsidR="00A86D3A" w:rsidRDefault="00A86D3A" w14:paraId="75E9072C"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A86D3A" w:rsidRDefault="00A86D3A" w14:paraId="07C5219E"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86D3A" w:rsidRDefault="00A86D3A" w14:paraId="30A75CFA"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Passport document number</w:t>
            </w:r>
          </w:p>
          <w:p w:rsidR="00A86D3A" w:rsidRDefault="00A86D3A" w14:paraId="1FA6AD9A"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i/>
                <w:iCs/>
                <w:color w:val="000000" w:themeColor="text1"/>
                <w:szCs w:val="20"/>
                <w:lang w:val="en-GB"/>
              </w:rPr>
              <w:t>VaCMS will not send this data to MWRP for evaluation of mwrStatus</w:t>
            </w:r>
          </w:p>
        </w:tc>
      </w:tr>
      <w:tr w:rsidR="00A86D3A" w:rsidTr="7E802495" w14:paraId="5D0708B9" w14:textId="77777777">
        <w:tc>
          <w:tcPr>
            <w:tcW w:w="2538" w:type="dxa"/>
            <w:tcBorders>
              <w:top w:val="single" w:color="auto" w:sz="4" w:space="0"/>
              <w:left w:val="single" w:color="auto" w:sz="4" w:space="0"/>
              <w:bottom w:val="single" w:color="auto" w:sz="4" w:space="0"/>
              <w:right w:val="single" w:color="auto" w:sz="4" w:space="0"/>
            </w:tcBorders>
            <w:tcMar/>
            <w:hideMark/>
          </w:tcPr>
          <w:p w:rsidR="00A86D3A" w:rsidRDefault="00A86D3A" w14:paraId="42D54E8B"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passportCountry</w:t>
            </w:r>
          </w:p>
        </w:tc>
        <w:tc>
          <w:tcPr>
            <w:tcW w:w="1890" w:type="dxa"/>
            <w:tcBorders>
              <w:top w:val="single" w:color="auto" w:sz="4" w:space="0"/>
              <w:left w:val="single" w:color="auto" w:sz="4" w:space="0"/>
              <w:bottom w:val="single" w:color="auto" w:sz="4" w:space="0"/>
              <w:right w:val="single" w:color="auto" w:sz="4" w:space="0"/>
            </w:tcBorders>
            <w:tcMar/>
            <w:hideMark/>
          </w:tcPr>
          <w:p w:rsidR="00A86D3A" w:rsidRDefault="00A86D3A" w14:paraId="0C32FA26"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A86D3A" w:rsidRDefault="00A86D3A" w14:paraId="1AB33A81"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86D3A" w:rsidRDefault="00A86D3A" w14:paraId="68D83144"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 xml:space="preserve">Three-character country code for passport (e.g. USA) – country code </w:t>
            </w:r>
          </w:p>
          <w:p w:rsidR="00A86D3A" w:rsidRDefault="00A86D3A" w14:paraId="48E6E5B4"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i/>
                <w:iCs/>
                <w:color w:val="000000" w:themeColor="text1"/>
                <w:szCs w:val="20"/>
                <w:lang w:val="en-GB"/>
              </w:rPr>
              <w:t>VaCMS will not send this data to MWRP for evaluation of mwrStatus</w:t>
            </w:r>
          </w:p>
        </w:tc>
      </w:tr>
      <w:tr w:rsidR="00A86D3A" w:rsidTr="7E802495" w14:paraId="07C2BB7B" w14:textId="77777777">
        <w:tc>
          <w:tcPr>
            <w:tcW w:w="2538" w:type="dxa"/>
            <w:tcBorders>
              <w:top w:val="single" w:color="auto" w:sz="4" w:space="0"/>
              <w:left w:val="single" w:color="auto" w:sz="4" w:space="0"/>
              <w:bottom w:val="single" w:color="auto" w:sz="4" w:space="0"/>
              <w:right w:val="single" w:color="auto" w:sz="4" w:space="0"/>
            </w:tcBorders>
            <w:tcMar/>
            <w:hideMark/>
          </w:tcPr>
          <w:p w:rsidR="00A86D3A" w:rsidRDefault="00A86D3A" w14:paraId="71E69558"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nationality</w:t>
            </w:r>
          </w:p>
        </w:tc>
        <w:tc>
          <w:tcPr>
            <w:tcW w:w="1890" w:type="dxa"/>
            <w:tcBorders>
              <w:top w:val="single" w:color="auto" w:sz="4" w:space="0"/>
              <w:left w:val="single" w:color="auto" w:sz="4" w:space="0"/>
              <w:bottom w:val="single" w:color="auto" w:sz="4" w:space="0"/>
              <w:right w:val="single" w:color="auto" w:sz="4" w:space="0"/>
            </w:tcBorders>
            <w:tcMar/>
            <w:hideMark/>
          </w:tcPr>
          <w:p w:rsidR="00A86D3A" w:rsidRDefault="00A86D3A" w14:paraId="35FC3FA4"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A86D3A" w:rsidRDefault="00A86D3A" w14:paraId="292234FF"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86D3A" w:rsidRDefault="00A86D3A" w14:paraId="2057D9E1"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Nationality description</w:t>
            </w:r>
          </w:p>
          <w:p w:rsidR="00A86D3A" w:rsidRDefault="00A86D3A" w14:paraId="654E4BE7"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i/>
                <w:iCs/>
                <w:color w:val="000000" w:themeColor="text1"/>
                <w:szCs w:val="20"/>
                <w:lang w:val="en-GB"/>
              </w:rPr>
              <w:t>VaCMS will not send this data to MWRP for evaluation of mwrStatus</w:t>
            </w:r>
            <w:r>
              <w:rPr>
                <w:rFonts w:asciiTheme="majorHAnsi" w:hAnsiTheme="majorHAnsi" w:eastAsiaTheme="minorEastAsia" w:cstheme="majorBidi"/>
                <w:color w:val="000000" w:themeColor="text1"/>
                <w:lang w:val="en-GB"/>
              </w:rPr>
              <w:t xml:space="preserve"> </w:t>
            </w:r>
          </w:p>
        </w:tc>
      </w:tr>
      <w:tr w:rsidR="00A86D3A" w:rsidTr="7E802495" w14:paraId="658034CF" w14:textId="77777777">
        <w:tc>
          <w:tcPr>
            <w:tcW w:w="2538" w:type="dxa"/>
            <w:tcBorders>
              <w:top w:val="single" w:color="auto" w:sz="4" w:space="0"/>
              <w:left w:val="single" w:color="auto" w:sz="4" w:space="0"/>
              <w:bottom w:val="single" w:color="auto" w:sz="4" w:space="0"/>
              <w:right w:val="single" w:color="auto" w:sz="4" w:space="0"/>
            </w:tcBorders>
            <w:tcMar/>
            <w:hideMark/>
          </w:tcPr>
          <w:p w:rsidR="00A86D3A" w:rsidRDefault="00A86D3A" w14:paraId="549F1A00"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maritalStatus</w:t>
            </w:r>
          </w:p>
        </w:tc>
        <w:tc>
          <w:tcPr>
            <w:tcW w:w="1890" w:type="dxa"/>
            <w:tcBorders>
              <w:top w:val="single" w:color="auto" w:sz="4" w:space="0"/>
              <w:left w:val="single" w:color="auto" w:sz="4" w:space="0"/>
              <w:bottom w:val="single" w:color="auto" w:sz="4" w:space="0"/>
              <w:right w:val="single" w:color="auto" w:sz="4" w:space="0"/>
            </w:tcBorders>
            <w:tcMar/>
            <w:hideMark/>
          </w:tcPr>
          <w:p w:rsidR="00A86D3A" w:rsidRDefault="00A86D3A" w14:paraId="76B5544E"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A86D3A" w:rsidRDefault="00A86D3A" w14:paraId="25701A2A"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No</w:t>
            </w:r>
          </w:p>
        </w:tc>
        <w:tc>
          <w:tcPr>
            <w:tcW w:w="4334" w:type="dxa"/>
            <w:tcBorders>
              <w:top w:val="single" w:color="auto" w:sz="4" w:space="0"/>
              <w:left w:val="single" w:color="auto" w:sz="4" w:space="0"/>
              <w:bottom w:val="single" w:color="auto" w:sz="4" w:space="0"/>
              <w:right w:val="single" w:color="auto" w:sz="4" w:space="0"/>
            </w:tcBorders>
            <w:tcMar/>
            <w:hideMark/>
          </w:tcPr>
          <w:p w:rsidR="00A86D3A" w:rsidRDefault="00A86D3A" w14:paraId="58A89167"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Marital status description (e.g. Single, Married)</w:t>
            </w:r>
          </w:p>
          <w:p w:rsidR="00A86D3A" w:rsidRDefault="00A86D3A" w14:paraId="55DEF595"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i/>
                <w:iCs/>
                <w:color w:val="000000" w:themeColor="text1"/>
                <w:szCs w:val="20"/>
                <w:lang w:val="en-GB"/>
              </w:rPr>
              <w:t>VaCMS will not send this data to MWRP for evaluation of mwrStatus</w:t>
            </w:r>
          </w:p>
        </w:tc>
      </w:tr>
      <w:tr w:rsidR="00F15C8A" w:rsidTr="7E802495" w14:paraId="11E732BC" w14:textId="77777777">
        <w:tc>
          <w:tcPr>
            <w:tcW w:w="2538" w:type="dxa"/>
            <w:tcBorders>
              <w:top w:val="single" w:color="auto" w:sz="4" w:space="0"/>
              <w:left w:val="single" w:color="auto" w:sz="4" w:space="0"/>
              <w:bottom w:val="single" w:color="auto" w:sz="4" w:space="0"/>
              <w:right w:val="single" w:color="auto" w:sz="4" w:space="0"/>
            </w:tcBorders>
            <w:tcMar/>
            <w:hideMark/>
          </w:tcPr>
          <w:p w:rsidR="00F15C8A" w:rsidRDefault="00F15C8A" w14:paraId="265B501F"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EastAsia" w:cstheme="majorBidi"/>
                <w:color w:val="000000" w:themeColor="text1"/>
              </w:rPr>
              <w:t>primaryModeOfCommunication</w:t>
            </w:r>
          </w:p>
        </w:tc>
        <w:tc>
          <w:tcPr>
            <w:tcW w:w="1890" w:type="dxa"/>
            <w:tcBorders>
              <w:top w:val="single" w:color="auto" w:sz="4" w:space="0"/>
              <w:left w:val="single" w:color="auto" w:sz="4" w:space="0"/>
              <w:bottom w:val="single" w:color="auto" w:sz="4" w:space="0"/>
              <w:right w:val="single" w:color="auto" w:sz="4" w:space="0"/>
            </w:tcBorders>
            <w:tcMar/>
            <w:hideMark/>
          </w:tcPr>
          <w:p w:rsidR="00F15C8A" w:rsidRDefault="00F15C8A" w14:paraId="181D837D"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F15C8A" w:rsidRDefault="00F15C8A" w14:paraId="3F4A1E2A"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hideMark/>
          </w:tcPr>
          <w:p w:rsidR="00F15C8A" w:rsidRDefault="00F15C8A" w14:paraId="1973FD3D"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Reference table – denoting Email/Text/Paper mail</w:t>
            </w:r>
          </w:p>
          <w:p w:rsidR="00F15C8A" w:rsidRDefault="00F15C8A" w14:paraId="11C6C7AF" w14:textId="77777777">
            <w:pPr>
              <w:pStyle w:val="TableText10"/>
              <w:spacing w:line="276" w:lineRule="auto"/>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Reference table: RT_METHODOFCONTACT</w:t>
            </w:r>
          </w:p>
        </w:tc>
      </w:tr>
      <w:tr w:rsidR="002B2DEA" w:rsidTr="7E802495" w14:paraId="52B44058" w14:textId="77777777">
        <w:tc>
          <w:tcPr>
            <w:tcW w:w="2538" w:type="dxa"/>
            <w:tcBorders>
              <w:top w:val="single" w:color="auto" w:sz="4" w:space="0"/>
              <w:left w:val="single" w:color="auto" w:sz="4" w:space="0"/>
              <w:bottom w:val="single" w:color="auto" w:sz="4" w:space="0"/>
              <w:right w:val="single" w:color="auto" w:sz="4" w:space="0"/>
            </w:tcBorders>
            <w:tcMar/>
            <w:hideMark/>
          </w:tcPr>
          <w:p w:rsidR="002B2DEA" w:rsidRDefault="002B2DEA" w14:paraId="62F782F4"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verificationType</w:t>
            </w:r>
          </w:p>
        </w:tc>
        <w:tc>
          <w:tcPr>
            <w:tcW w:w="1890" w:type="dxa"/>
            <w:tcBorders>
              <w:top w:val="single" w:color="auto" w:sz="4" w:space="0"/>
              <w:left w:val="single" w:color="auto" w:sz="4" w:space="0"/>
              <w:bottom w:val="single" w:color="auto" w:sz="4" w:space="0"/>
              <w:right w:val="single" w:color="auto" w:sz="4" w:space="0"/>
            </w:tcBorders>
            <w:tcMar/>
            <w:hideMark/>
          </w:tcPr>
          <w:p w:rsidR="002B2DEA" w:rsidRDefault="002B2DEA" w14:paraId="4C67A41B" w14:textId="54CC6A66">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String</w:t>
            </w:r>
          </w:p>
        </w:tc>
        <w:tc>
          <w:tcPr>
            <w:tcW w:w="1260" w:type="dxa"/>
            <w:tcBorders>
              <w:top w:val="single" w:color="auto" w:sz="4" w:space="0"/>
              <w:left w:val="single" w:color="auto" w:sz="4" w:space="0"/>
              <w:bottom w:val="single" w:color="auto" w:sz="4" w:space="0"/>
              <w:right w:val="single" w:color="auto" w:sz="4" w:space="0"/>
            </w:tcBorders>
            <w:tcMar/>
            <w:hideMark/>
          </w:tcPr>
          <w:p w:rsidR="002B2DEA" w:rsidRDefault="002B2DEA" w14:paraId="3F0F7501" w14:textId="77777777">
            <w:pPr>
              <w:pStyle w:val="TableText10"/>
              <w:spacing w:line="276" w:lineRule="auto"/>
              <w:rPr>
                <w:rFonts w:asciiTheme="majorHAnsi" w:hAnsiTheme="majorHAnsi" w:eastAsiaTheme="minorHAnsi" w:cstheme="majorHAnsi"/>
                <w:color w:val="000000"/>
                <w:szCs w:val="20"/>
              </w:rPr>
            </w:pPr>
            <w:r>
              <w:rPr>
                <w:rFonts w:ascii="Calibri" w:hAnsi="Calibri" w:eastAsia="Calibri" w:cs="Calibri"/>
                <w:color w:val="000000" w:themeColor="text1"/>
                <w:szCs w:val="20"/>
                <w:lang w:val="en-GB"/>
              </w:rPr>
              <w:t>Yes</w:t>
            </w:r>
          </w:p>
        </w:tc>
        <w:tc>
          <w:tcPr>
            <w:tcW w:w="4334" w:type="dxa"/>
            <w:tcBorders>
              <w:top w:val="single" w:color="auto" w:sz="4" w:space="0"/>
              <w:left w:val="single" w:color="auto" w:sz="4" w:space="0"/>
              <w:bottom w:val="single" w:color="auto" w:sz="4" w:space="0"/>
              <w:right w:val="single" w:color="auto" w:sz="4" w:space="0"/>
            </w:tcBorders>
            <w:tcMar/>
            <w:hideMark/>
          </w:tcPr>
          <w:p w:rsidR="002B2DEA" w:rsidRDefault="002B2DEA" w14:paraId="4F086EFE"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Verification types requested: EARNED_INCOME, WORK_REQUIREMENTS</w:t>
            </w:r>
          </w:p>
          <w:p w:rsidR="002B2DEA" w:rsidRDefault="002B2DEA" w14:paraId="1196F8FE" w14:textId="77777777">
            <w:pPr>
              <w:pStyle w:val="TableText10"/>
              <w:spacing w:line="276" w:lineRule="auto"/>
              <w:rPr>
                <w:rFonts w:ascii="Calibri" w:hAnsi="Calibri" w:eastAsia="Calibri" w:cs="Calibri"/>
                <w:color w:val="000000" w:themeColor="text1"/>
                <w:szCs w:val="20"/>
              </w:rPr>
            </w:pPr>
            <w:r>
              <w:rPr>
                <w:rFonts w:ascii="Calibri" w:hAnsi="Calibri" w:eastAsia="Calibri" w:cs="Calibri"/>
                <w:color w:val="000000" w:themeColor="text1"/>
                <w:szCs w:val="20"/>
                <w:lang w:val="en-GB"/>
              </w:rPr>
              <w:t>Reference table: RT_VETY</w:t>
            </w:r>
          </w:p>
          <w:p w:rsidR="002B2DEA" w:rsidRDefault="002B2DEA" w14:paraId="67DADF45" w14:textId="77777777">
            <w:pPr>
              <w:pStyle w:val="TableText10"/>
              <w:spacing w:line="276" w:lineRule="auto"/>
              <w:rPr>
                <w:rFonts w:asciiTheme="majorHAnsi" w:hAnsiTheme="majorHAnsi" w:eastAsiaTheme="minorEastAsia" w:cstheme="majorHAnsi"/>
                <w:color w:val="000000" w:themeColor="text1"/>
                <w:szCs w:val="20"/>
              </w:rPr>
            </w:pPr>
            <w:r>
              <w:rPr>
                <w:rFonts w:ascii="Calibri" w:hAnsi="Calibri" w:eastAsia="Calibri" w:cs="Calibri"/>
                <w:color w:val="000000" w:themeColor="text1"/>
                <w:szCs w:val="20"/>
                <w:lang w:val="en-GB"/>
              </w:rPr>
              <w:t>This value/field calls out the verification that should be performed for an applicant/recipient. For MWRP, VaCMS will send the value “WORK_REQUIREMENTS” for evaluation of work requirements for an applicant/recipient.</w:t>
            </w:r>
            <w:r>
              <w:rPr>
                <w:rFonts w:asciiTheme="majorHAnsi" w:hAnsiTheme="majorHAnsi" w:eastAsiaTheme="minorEastAsia" w:cstheme="majorBidi"/>
                <w:color w:val="000000" w:themeColor="text1"/>
                <w:lang w:val="en-GB"/>
              </w:rPr>
              <w:t xml:space="preserve"> </w:t>
            </w:r>
          </w:p>
        </w:tc>
      </w:tr>
      <w:tr w:rsidRPr="00B04A8E" w:rsidR="00CA33B5" w:rsidTr="7E802495" w14:paraId="1DC52DEA" w14:textId="77777777">
        <w:tc>
          <w:tcPr>
            <w:tcW w:w="2538" w:type="dxa"/>
            <w:tcBorders>
              <w:top w:val="single" w:color="auto" w:sz="4" w:space="0"/>
              <w:left w:val="single" w:color="auto" w:sz="4" w:space="0"/>
              <w:bottom w:val="single" w:color="auto" w:sz="4" w:space="0"/>
              <w:right w:val="single" w:color="auto" w:sz="4" w:space="0"/>
            </w:tcBorders>
            <w:tcMar/>
          </w:tcPr>
          <w:p w:rsidRPr="007D7F48" w:rsidR="00CA33B5" w:rsidP="00CA33B5" w:rsidRDefault="00CA33B5" w14:paraId="093A0084" w14:textId="4B8CB32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alternateEmail</w:t>
            </w:r>
          </w:p>
        </w:tc>
        <w:tc>
          <w:tcPr>
            <w:tcW w:w="1890" w:type="dxa"/>
            <w:tcBorders>
              <w:top w:val="single" w:color="auto" w:sz="4" w:space="0"/>
              <w:left w:val="single" w:color="auto" w:sz="4" w:space="0"/>
              <w:bottom w:val="single" w:color="auto" w:sz="4" w:space="0"/>
              <w:right w:val="single" w:color="auto" w:sz="4" w:space="0"/>
            </w:tcBorders>
            <w:tcMar/>
          </w:tcPr>
          <w:p w:rsidRPr="007D7F48" w:rsidR="00CA33B5" w:rsidP="00CA33B5" w:rsidRDefault="00CA33B5" w14:paraId="11328AA4" w14:textId="6FC1BC4D">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7D7F48" w:rsidR="00CA33B5" w:rsidP="00CA33B5" w:rsidRDefault="00CA33B5" w14:paraId="5AFD8261" w14:textId="7661CDB5">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7D7F48" w:rsidR="00CA33B5" w:rsidP="00CA33B5" w:rsidRDefault="00CA33B5" w14:paraId="6CC6F386" w14:textId="77777777">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Alternate/backup email address</w:t>
            </w:r>
          </w:p>
          <w:p w:rsidRPr="007D7F48" w:rsidR="00CA33B5" w:rsidP="00CA33B5" w:rsidRDefault="00CA33B5" w14:paraId="4A7FA40C" w14:textId="27796001">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This is same as Contact email address captured in VaCMS</w:t>
            </w:r>
          </w:p>
        </w:tc>
      </w:tr>
      <w:tr w:rsidRPr="00B04A8E" w:rsidR="00431200" w:rsidTr="7E802495" w14:paraId="6E04E01E" w14:textId="77777777">
        <w:tc>
          <w:tcPr>
            <w:tcW w:w="2538"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0411FE5C" w14:textId="77777777">
            <w:pPr>
              <w:pStyle w:val="TableText10"/>
              <w:rPr>
                <w:rFonts w:asciiTheme="majorHAnsi" w:hAnsiTheme="majorHAnsi" w:eastAsiaTheme="minorEastAsia" w:cstheme="majorHAnsi"/>
                <w:szCs w:val="20"/>
                <w:lang w:val="en-GB"/>
              </w:rPr>
            </w:pPr>
            <w:r w:rsidRPr="008661F6">
              <w:rPr>
                <w:rFonts w:asciiTheme="majorHAnsi" w:hAnsiTheme="majorHAnsi" w:eastAsiaTheme="minorHAnsi" w:cstheme="majorHAnsi"/>
                <w:color w:val="000000"/>
                <w:szCs w:val="20"/>
              </w:rPr>
              <w:t>phoneData</w:t>
            </w:r>
          </w:p>
        </w:tc>
        <w:tc>
          <w:tcPr>
            <w:tcW w:w="189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4157B363"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color w:val="000000"/>
                <w:szCs w:val="20"/>
              </w:rPr>
              <w:t>Array&lt;PhoneDTO&gt;</w:t>
            </w:r>
          </w:p>
        </w:tc>
        <w:tc>
          <w:tcPr>
            <w:tcW w:w="126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5C89BDFF"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color w:val="000000"/>
                <w:szCs w:val="20"/>
              </w:rPr>
              <w:t>No</w:t>
            </w:r>
          </w:p>
        </w:tc>
        <w:tc>
          <w:tcPr>
            <w:tcW w:w="4334"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2B4AC218"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color w:val="000000"/>
                <w:szCs w:val="20"/>
              </w:rPr>
              <w:t>List of phone contact records (see PhoneDTO)</w:t>
            </w:r>
          </w:p>
        </w:tc>
      </w:tr>
      <w:tr w:rsidRPr="00B04A8E" w:rsidR="00431200" w:rsidTr="7E802495" w14:paraId="7B8696EB" w14:textId="77777777">
        <w:tc>
          <w:tcPr>
            <w:tcW w:w="2538" w:type="dxa"/>
            <w:tcBorders>
              <w:top w:val="single" w:color="auto" w:sz="4" w:space="0"/>
              <w:left w:val="single" w:color="auto" w:sz="4" w:space="0"/>
              <w:bottom w:val="single" w:color="auto" w:sz="4" w:space="0"/>
              <w:right w:val="single" w:color="auto" w:sz="4" w:space="0"/>
            </w:tcBorders>
            <w:tcMar/>
          </w:tcPr>
          <w:p w:rsidRPr="008661F6" w:rsidR="00431200" w:rsidP="5AD8E5F2" w:rsidRDefault="5A598DC2" w14:paraId="4C16D117" w14:textId="3F6DEAC9">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color w:val="000000" w:themeColor="text1"/>
              </w:rPr>
              <w:t>a</w:t>
            </w:r>
            <w:r w:rsidRPr="5AD8E5F2" w:rsidR="75ACDC7B">
              <w:rPr>
                <w:rFonts w:asciiTheme="majorHAnsi" w:hAnsiTheme="majorHAnsi" w:eastAsiaTheme="minorEastAsia" w:cstheme="majorBidi"/>
                <w:color w:val="000000" w:themeColor="text1"/>
              </w:rPr>
              <w:t>ddresses</w:t>
            </w:r>
          </w:p>
        </w:tc>
        <w:tc>
          <w:tcPr>
            <w:tcW w:w="189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2260324E"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color w:val="000000"/>
                <w:szCs w:val="20"/>
              </w:rPr>
              <w:t>Array&lt;AddressDTO&gt;</w:t>
            </w:r>
          </w:p>
        </w:tc>
        <w:tc>
          <w:tcPr>
            <w:tcW w:w="126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5F7690BB"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629B5130"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color w:val="000000"/>
                <w:szCs w:val="20"/>
              </w:rPr>
              <w:t>Residential and/or mailing addresses (see AddressDTO)</w:t>
            </w:r>
          </w:p>
        </w:tc>
      </w:tr>
      <w:tr w:rsidRPr="00B04A8E" w:rsidR="00431200" w:rsidTr="7E802495" w14:paraId="5D631190" w14:textId="77777777">
        <w:tc>
          <w:tcPr>
            <w:tcW w:w="2538"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7558B891"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headOfHousehold</w:t>
            </w:r>
          </w:p>
        </w:tc>
        <w:tc>
          <w:tcPr>
            <w:tcW w:w="189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67AD94F9"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Boolean</w:t>
            </w:r>
          </w:p>
        </w:tc>
        <w:tc>
          <w:tcPr>
            <w:tcW w:w="126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09390FDE"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6D227157"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True if the applicant/recipient is the head of household</w:t>
            </w:r>
          </w:p>
        </w:tc>
      </w:tr>
      <w:tr w:rsidRPr="00B04A8E" w:rsidR="00175691" w:rsidTr="7E802495" w14:paraId="4FA1BCE9" w14:textId="77777777">
        <w:tc>
          <w:tcPr>
            <w:tcW w:w="2538" w:type="dxa"/>
            <w:tcBorders>
              <w:top w:val="single" w:color="auto" w:sz="4" w:space="0"/>
              <w:left w:val="single" w:color="auto" w:sz="4" w:space="0"/>
              <w:bottom w:val="single" w:color="auto" w:sz="4" w:space="0"/>
              <w:right w:val="single" w:color="auto" w:sz="4" w:space="0"/>
            </w:tcBorders>
            <w:tcMar/>
          </w:tcPr>
          <w:p w:rsidRPr="008661F6" w:rsidR="00175691" w:rsidP="00175691" w:rsidRDefault="00175691" w14:paraId="7CF33A71" w14:textId="7602F63F">
            <w:pPr>
              <w:pStyle w:val="TableText10"/>
              <w:rPr>
                <w:rFonts w:asciiTheme="majorHAnsi" w:hAnsiTheme="majorHAnsi" w:eastAsiaTheme="minorHAnsi" w:cstheme="majorHAnsi"/>
                <w:szCs w:val="20"/>
              </w:rPr>
            </w:pPr>
            <w:r w:rsidRPr="008661F6">
              <w:rPr>
                <w:rStyle w:val="normaltextrun"/>
                <w:rFonts w:asciiTheme="majorHAnsi" w:hAnsiTheme="majorHAnsi" w:cstheme="majorHAnsi"/>
                <w:szCs w:val="20"/>
                <w:lang w:val="en-GB"/>
              </w:rPr>
              <w:lastRenderedPageBreak/>
              <w:t>requiresCEEvaluation</w:t>
            </w:r>
            <w:r w:rsidRPr="008661F6">
              <w:rPr>
                <w:rStyle w:val="eop"/>
                <w:rFonts w:asciiTheme="majorHAnsi" w:hAnsiTheme="majorHAnsi" w:cstheme="majorHAnsi"/>
                <w:szCs w:val="20"/>
              </w:rPr>
              <w:t> </w:t>
            </w:r>
          </w:p>
        </w:tc>
        <w:tc>
          <w:tcPr>
            <w:tcW w:w="1890" w:type="dxa"/>
            <w:tcBorders>
              <w:top w:val="single" w:color="auto" w:sz="4" w:space="0"/>
              <w:left w:val="single" w:color="auto" w:sz="4" w:space="0"/>
              <w:bottom w:val="single" w:color="auto" w:sz="4" w:space="0"/>
              <w:right w:val="single" w:color="auto" w:sz="4" w:space="0"/>
            </w:tcBorders>
            <w:tcMar/>
          </w:tcPr>
          <w:p w:rsidRPr="008661F6" w:rsidR="00175691" w:rsidP="00175691" w:rsidRDefault="00175691" w14:paraId="1A160261" w14:textId="6AADCCC4">
            <w:pPr>
              <w:pStyle w:val="TableText10"/>
              <w:rPr>
                <w:rFonts w:asciiTheme="majorHAnsi" w:hAnsiTheme="majorHAnsi" w:eastAsiaTheme="minorHAnsi" w:cstheme="majorHAnsi"/>
                <w:szCs w:val="20"/>
              </w:rPr>
            </w:pPr>
            <w:r w:rsidRPr="008661F6">
              <w:rPr>
                <w:rStyle w:val="normaltextrun"/>
                <w:rFonts w:asciiTheme="majorHAnsi" w:hAnsiTheme="majorHAnsi" w:cstheme="majorHAnsi"/>
                <w:szCs w:val="20"/>
                <w:lang w:val="en-GB"/>
              </w:rPr>
              <w:t>Boolean</w:t>
            </w:r>
            <w:r w:rsidRPr="008661F6">
              <w:rPr>
                <w:rStyle w:val="eop"/>
                <w:rFonts w:asciiTheme="majorHAnsi" w:hAnsiTheme="majorHAnsi" w:cstheme="majorHAnsi"/>
                <w:szCs w:val="20"/>
              </w:rPr>
              <w:t> </w:t>
            </w:r>
          </w:p>
        </w:tc>
        <w:tc>
          <w:tcPr>
            <w:tcW w:w="1260" w:type="dxa"/>
            <w:tcBorders>
              <w:top w:val="single" w:color="auto" w:sz="4" w:space="0"/>
              <w:left w:val="single" w:color="auto" w:sz="4" w:space="0"/>
              <w:bottom w:val="single" w:color="auto" w:sz="4" w:space="0"/>
              <w:right w:val="single" w:color="auto" w:sz="4" w:space="0"/>
            </w:tcBorders>
            <w:tcMar/>
          </w:tcPr>
          <w:p w:rsidRPr="008661F6" w:rsidR="00175691" w:rsidP="00175691" w:rsidRDefault="00175691" w14:paraId="59660A58" w14:textId="28955B0A">
            <w:pPr>
              <w:pStyle w:val="TableText10"/>
              <w:rPr>
                <w:rFonts w:asciiTheme="majorHAnsi" w:hAnsiTheme="majorHAnsi" w:eastAsiaTheme="minorHAnsi" w:cstheme="majorHAnsi"/>
                <w:szCs w:val="20"/>
              </w:rPr>
            </w:pPr>
            <w:r w:rsidRPr="008661F6">
              <w:rPr>
                <w:rStyle w:val="normaltextrun"/>
                <w:rFonts w:asciiTheme="majorHAnsi" w:hAnsiTheme="majorHAnsi" w:cstheme="majorHAnsi"/>
                <w:szCs w:val="20"/>
                <w:lang w:val="en-GB"/>
              </w:rPr>
              <w:t>Yes</w:t>
            </w:r>
            <w:r w:rsidRPr="008661F6">
              <w:rPr>
                <w:rStyle w:val="eop"/>
                <w:rFonts w:asciiTheme="majorHAnsi" w:hAnsiTheme="majorHAnsi" w:cstheme="majorHAnsi"/>
                <w:szCs w:val="20"/>
              </w:rPr>
              <w:t> </w:t>
            </w:r>
          </w:p>
        </w:tc>
        <w:tc>
          <w:tcPr>
            <w:tcW w:w="4334" w:type="dxa"/>
            <w:tcBorders>
              <w:top w:val="single" w:color="auto" w:sz="4" w:space="0"/>
              <w:left w:val="single" w:color="auto" w:sz="4" w:space="0"/>
              <w:bottom w:val="single" w:color="auto" w:sz="4" w:space="0"/>
              <w:right w:val="single" w:color="auto" w:sz="4" w:space="0"/>
            </w:tcBorders>
            <w:tcMar/>
          </w:tcPr>
          <w:p w:rsidRPr="008661F6" w:rsidR="00175691" w:rsidP="00175691" w:rsidRDefault="00175691" w14:paraId="3AA7BA45" w14:textId="04D24E53">
            <w:pPr>
              <w:pStyle w:val="TableText10"/>
              <w:rPr>
                <w:rFonts w:asciiTheme="majorHAnsi" w:hAnsiTheme="majorHAnsi" w:eastAsiaTheme="minorHAnsi" w:cstheme="majorHAnsi"/>
                <w:szCs w:val="20"/>
              </w:rPr>
            </w:pPr>
            <w:r w:rsidRPr="008661F6">
              <w:rPr>
                <w:rStyle w:val="normaltextrun"/>
                <w:rFonts w:asciiTheme="majorHAnsi" w:hAnsiTheme="majorHAnsi" w:cstheme="majorHAnsi"/>
                <w:szCs w:val="20"/>
                <w:lang w:val="en-GB"/>
              </w:rPr>
              <w:t>This flag is used to determine if MWR evaluation needs to be performed for the respective household member</w:t>
            </w:r>
            <w:r w:rsidRPr="008661F6">
              <w:rPr>
                <w:rStyle w:val="eop"/>
                <w:rFonts w:asciiTheme="majorHAnsi" w:hAnsiTheme="majorHAnsi" w:cstheme="majorHAnsi"/>
                <w:szCs w:val="20"/>
              </w:rPr>
              <w:t> </w:t>
            </w:r>
          </w:p>
        </w:tc>
      </w:tr>
      <w:tr w:rsidRPr="00B04A8E" w:rsidR="00431200" w:rsidTr="7E802495" w14:paraId="1A6664ED" w14:textId="77777777">
        <w:tc>
          <w:tcPr>
            <w:tcW w:w="2538"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3CA59E00"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relationshipWithHOH</w:t>
            </w:r>
          </w:p>
        </w:tc>
        <w:tc>
          <w:tcPr>
            <w:tcW w:w="189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38AB33ED"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String</w:t>
            </w:r>
          </w:p>
        </w:tc>
        <w:tc>
          <w:tcPr>
            <w:tcW w:w="126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1AF3E158"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Yes</w:t>
            </w:r>
          </w:p>
        </w:tc>
        <w:tc>
          <w:tcPr>
            <w:tcW w:w="4334"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1918A312" w14:textId="77777777">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color w:val="000000"/>
                <w:szCs w:val="20"/>
              </w:rPr>
              <w:t>Relationship of individual to head of household (Self, Spouse, Child, etc.)</w:t>
            </w:r>
          </w:p>
          <w:p w:rsidRPr="008661F6" w:rsidR="00431200" w:rsidP="000D596E" w:rsidRDefault="00431200" w14:paraId="6134A28F" w14:textId="77777777">
            <w:pPr>
              <w:pStyle w:val="TableText10"/>
              <w:rPr>
                <w:rFonts w:asciiTheme="majorHAnsi" w:hAnsiTheme="majorHAnsi" w:eastAsiaTheme="minorEastAsia" w:cstheme="majorHAnsi"/>
                <w:color w:val="000000" w:themeColor="text1"/>
                <w:szCs w:val="20"/>
              </w:rPr>
            </w:pPr>
            <w:r w:rsidRPr="008661F6">
              <w:rPr>
                <w:rFonts w:asciiTheme="majorHAnsi" w:hAnsiTheme="majorHAnsi" w:eastAsiaTheme="minorEastAsia" w:cstheme="majorHAnsi"/>
                <w:color w:val="000000" w:themeColor="text1"/>
                <w:szCs w:val="20"/>
              </w:rPr>
              <w:t>Relationship of applicant/recipient to HOH</w:t>
            </w:r>
          </w:p>
          <w:p w:rsidRPr="008661F6" w:rsidR="00431200" w:rsidP="000D596E" w:rsidRDefault="000C7751" w14:paraId="3B4D2A8E" w14:textId="13EE5445">
            <w:pPr>
              <w:pStyle w:val="TableText10"/>
              <w:rPr>
                <w:rFonts w:asciiTheme="majorHAnsi" w:hAnsiTheme="majorHAnsi" w:eastAsiaTheme="minorHAnsi" w:cstheme="majorHAnsi"/>
                <w:color w:val="000000"/>
                <w:szCs w:val="20"/>
              </w:rPr>
            </w:pPr>
            <w:r w:rsidRPr="008661F6">
              <w:rPr>
                <w:rFonts w:asciiTheme="majorHAnsi" w:hAnsiTheme="majorHAnsi" w:eastAsiaTheme="minorHAnsi" w:cstheme="majorHAnsi"/>
                <w:szCs w:val="20"/>
              </w:rPr>
              <w:t>R</w:t>
            </w:r>
            <w:r w:rsidRPr="008661F6" w:rsidR="00431200">
              <w:rPr>
                <w:rFonts w:asciiTheme="majorHAnsi" w:hAnsiTheme="majorHAnsi" w:eastAsiaTheme="minorHAnsi" w:cstheme="majorHAnsi"/>
                <w:szCs w:val="20"/>
              </w:rPr>
              <w:t>eference table: RT_RELATIONTYPE</w:t>
            </w:r>
          </w:p>
        </w:tc>
      </w:tr>
      <w:tr w:rsidRPr="00B04A8E" w:rsidR="00431200" w:rsidTr="7E802495" w14:paraId="683D470B" w14:textId="77777777">
        <w:tc>
          <w:tcPr>
            <w:tcW w:w="2538" w:type="dxa"/>
            <w:tcBorders>
              <w:top w:val="single" w:color="auto" w:sz="4" w:space="0"/>
              <w:left w:val="single" w:color="auto" w:sz="4" w:space="0"/>
              <w:bottom w:val="single" w:color="auto" w:sz="4" w:space="0"/>
              <w:right w:val="single" w:color="auto" w:sz="4" w:space="0"/>
            </w:tcBorders>
            <w:tcMar/>
          </w:tcPr>
          <w:p w:rsidRPr="008661F6" w:rsidR="00431200" w:rsidP="20DCA94D" w:rsidRDefault="0E036763" w14:paraId="653A9BAE" w14:textId="06310F80">
            <w:pPr>
              <w:pStyle w:val="TableText10"/>
              <w:rPr>
                <w:rFonts w:asciiTheme="majorHAnsi" w:hAnsiTheme="majorHAnsi" w:eastAsiaTheme="minorEastAsia" w:cstheme="majorBidi"/>
                <w:lang w:val="en-GB"/>
              </w:rPr>
            </w:pPr>
            <w:r w:rsidRPr="20DCA94D">
              <w:rPr>
                <w:rFonts w:asciiTheme="majorHAnsi" w:hAnsiTheme="majorHAnsi" w:eastAsiaTheme="minorEastAsia" w:cstheme="majorBidi"/>
                <w:lang w:val="en-GB"/>
              </w:rPr>
              <w:t>exemptions</w:t>
            </w:r>
          </w:p>
        </w:tc>
        <w:tc>
          <w:tcPr>
            <w:tcW w:w="1890" w:type="dxa"/>
            <w:tcBorders>
              <w:top w:val="single" w:color="auto" w:sz="4" w:space="0"/>
              <w:left w:val="single" w:color="auto" w:sz="4" w:space="0"/>
              <w:bottom w:val="single" w:color="auto" w:sz="4" w:space="0"/>
              <w:right w:val="single" w:color="auto" w:sz="4" w:space="0"/>
            </w:tcBorders>
            <w:tcMar/>
          </w:tcPr>
          <w:p w:rsidRPr="008661F6" w:rsidR="00431200" w:rsidP="5AD8E5F2" w:rsidRDefault="54AE453E" w14:paraId="14735C46" w14:textId="02D8EA97">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lang w:val="en-GB"/>
              </w:rPr>
              <w:t>Exemptions</w:t>
            </w:r>
            <w:r w:rsidRPr="5AD8E5F2" w:rsidR="6E892C03">
              <w:rPr>
                <w:rFonts w:asciiTheme="majorHAnsi" w:hAnsiTheme="majorHAnsi" w:eastAsiaTheme="minorEastAsia" w:cstheme="majorBidi"/>
                <w:lang w:val="en-GB"/>
              </w:rPr>
              <w:t>DTO</w:t>
            </w:r>
          </w:p>
        </w:tc>
        <w:tc>
          <w:tcPr>
            <w:tcW w:w="126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28A798C9"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szCs w:val="20"/>
                <w:lang w:val="en-GB"/>
              </w:rPr>
              <w:t>No</w:t>
            </w:r>
          </w:p>
        </w:tc>
        <w:tc>
          <w:tcPr>
            <w:tcW w:w="4334" w:type="dxa"/>
            <w:tcBorders>
              <w:top w:val="single" w:color="auto" w:sz="4" w:space="0"/>
              <w:left w:val="single" w:color="auto" w:sz="4" w:space="0"/>
              <w:bottom w:val="single" w:color="auto" w:sz="4" w:space="0"/>
              <w:right w:val="single" w:color="auto" w:sz="4" w:space="0"/>
            </w:tcBorders>
            <w:tcMar/>
          </w:tcPr>
          <w:p w:rsidRPr="008661F6" w:rsidR="00431200" w:rsidP="5AD8E5F2" w:rsidRDefault="6E892C03" w14:paraId="409D2911" w14:textId="2C33AACE">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lang w:val="en-GB"/>
              </w:rPr>
              <w:t xml:space="preserve">List of verified </w:t>
            </w:r>
            <w:r w:rsidRPr="5AD8E5F2" w:rsidR="62D98BA8">
              <w:rPr>
                <w:rFonts w:asciiTheme="majorHAnsi" w:hAnsiTheme="majorHAnsi" w:eastAsiaTheme="minorEastAsia" w:cstheme="majorBidi"/>
                <w:lang w:val="en-GB"/>
              </w:rPr>
              <w:t>exclusion</w:t>
            </w:r>
            <w:r w:rsidRPr="5AD8E5F2" w:rsidR="6FDA538C">
              <w:rPr>
                <w:rFonts w:asciiTheme="majorHAnsi" w:hAnsiTheme="majorHAnsi" w:eastAsiaTheme="minorEastAsia" w:cstheme="majorBidi"/>
                <w:lang w:val="en-GB"/>
              </w:rPr>
              <w:t>, exceptions</w:t>
            </w:r>
            <w:r w:rsidRPr="5AD8E5F2" w:rsidR="62D98BA8">
              <w:rPr>
                <w:rFonts w:asciiTheme="majorHAnsi" w:hAnsiTheme="majorHAnsi" w:eastAsiaTheme="minorEastAsia" w:cstheme="majorBidi"/>
                <w:lang w:val="en-GB"/>
              </w:rPr>
              <w:t xml:space="preserve"> </w:t>
            </w:r>
            <w:r w:rsidRPr="5AD8E5F2">
              <w:rPr>
                <w:rFonts w:asciiTheme="majorHAnsi" w:hAnsiTheme="majorHAnsi" w:eastAsiaTheme="minorEastAsia" w:cstheme="majorBidi"/>
                <w:lang w:val="en-GB"/>
              </w:rPr>
              <w:t>records</w:t>
            </w:r>
            <w:r w:rsidRPr="5AD8E5F2" w:rsidR="4E15F98F">
              <w:rPr>
                <w:rFonts w:asciiTheme="majorHAnsi" w:hAnsiTheme="majorHAnsi" w:eastAsiaTheme="minorEastAsia" w:cstheme="majorBidi"/>
                <w:lang w:val="en-GB"/>
              </w:rPr>
              <w:t>, when</w:t>
            </w:r>
            <w:r w:rsidRPr="5AD8E5F2">
              <w:rPr>
                <w:rFonts w:asciiTheme="majorHAnsi" w:hAnsiTheme="majorHAnsi" w:eastAsiaTheme="minorEastAsia" w:cstheme="majorBidi"/>
                <w:lang w:val="en-GB"/>
              </w:rPr>
              <w:t xml:space="preserve"> Present </w:t>
            </w:r>
          </w:p>
        </w:tc>
      </w:tr>
      <w:tr w:rsidRPr="00B04A8E" w:rsidR="00431200" w:rsidTr="7E802495" w14:paraId="14C02DE5" w14:textId="77777777">
        <w:tc>
          <w:tcPr>
            <w:tcW w:w="2538" w:type="dxa"/>
            <w:tcBorders>
              <w:top w:val="single" w:color="auto" w:sz="4" w:space="0"/>
              <w:left w:val="single" w:color="auto" w:sz="4" w:space="0"/>
              <w:bottom w:val="single" w:color="auto" w:sz="4" w:space="0"/>
              <w:right w:val="single" w:color="auto" w:sz="4" w:space="0"/>
            </w:tcBorders>
            <w:tcMar/>
          </w:tcPr>
          <w:p w:rsidRPr="008661F6" w:rsidR="00431200" w:rsidP="5AD8E5F2" w:rsidRDefault="207B4B34" w14:paraId="548AD373" w14:textId="20D9FD66">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lang w:val="en-GB"/>
              </w:rPr>
              <w:t>e</w:t>
            </w:r>
            <w:r w:rsidRPr="5AD8E5F2" w:rsidR="1CBA7CDC">
              <w:rPr>
                <w:rFonts w:asciiTheme="majorHAnsi" w:hAnsiTheme="majorHAnsi" w:eastAsiaTheme="minorEastAsia" w:cstheme="majorBidi"/>
                <w:lang w:val="en-GB"/>
              </w:rPr>
              <w:t>ngagements</w:t>
            </w:r>
          </w:p>
        </w:tc>
        <w:tc>
          <w:tcPr>
            <w:tcW w:w="1890" w:type="dxa"/>
            <w:tcBorders>
              <w:top w:val="single" w:color="auto" w:sz="4" w:space="0"/>
              <w:left w:val="single" w:color="auto" w:sz="4" w:space="0"/>
              <w:bottom w:val="single" w:color="auto" w:sz="4" w:space="0"/>
              <w:right w:val="single" w:color="auto" w:sz="4" w:space="0"/>
            </w:tcBorders>
            <w:tcMar/>
          </w:tcPr>
          <w:p w:rsidRPr="008661F6" w:rsidR="00431200" w:rsidP="0AD044C0" w:rsidRDefault="3592EFE3" w14:paraId="6CDEC3CF" w14:textId="77777777">
            <w:pPr>
              <w:pStyle w:val="TableText10"/>
              <w:rPr>
                <w:rFonts w:asciiTheme="majorHAnsi" w:hAnsiTheme="majorHAnsi" w:eastAsiaTheme="minorEastAsia" w:cstheme="majorBidi"/>
                <w:lang w:val="en-GB"/>
              </w:rPr>
            </w:pPr>
            <w:r w:rsidRPr="0AD044C0">
              <w:rPr>
                <w:rFonts w:asciiTheme="majorHAnsi" w:hAnsiTheme="majorHAnsi" w:eastAsiaTheme="minorEastAsia" w:cstheme="majorBidi"/>
                <w:lang w:val="en-GB"/>
              </w:rPr>
              <w:t>CeEngagementsDTO</w:t>
            </w:r>
          </w:p>
        </w:tc>
        <w:tc>
          <w:tcPr>
            <w:tcW w:w="1260" w:type="dxa"/>
            <w:tcBorders>
              <w:top w:val="single" w:color="auto" w:sz="4" w:space="0"/>
              <w:left w:val="single" w:color="auto" w:sz="4" w:space="0"/>
              <w:bottom w:val="single" w:color="auto" w:sz="4" w:space="0"/>
              <w:right w:val="single" w:color="auto" w:sz="4" w:space="0"/>
            </w:tcBorders>
            <w:tcMar/>
          </w:tcPr>
          <w:p w:rsidRPr="008661F6" w:rsidR="00431200" w:rsidP="000D596E" w:rsidRDefault="00431200" w14:paraId="390ABEA8" w14:textId="77777777">
            <w:pPr>
              <w:pStyle w:val="TableText10"/>
              <w:rPr>
                <w:rFonts w:asciiTheme="majorHAnsi" w:hAnsiTheme="majorHAnsi" w:eastAsiaTheme="minorHAnsi" w:cstheme="majorHAnsi"/>
                <w:szCs w:val="20"/>
                <w:lang w:val="en-GB"/>
              </w:rPr>
            </w:pPr>
            <w:r w:rsidRPr="008661F6">
              <w:rPr>
                <w:rFonts w:asciiTheme="majorHAnsi" w:hAnsiTheme="majorHAnsi" w:eastAsiaTheme="minorHAnsi" w:cstheme="majorHAnsi"/>
                <w:szCs w:val="20"/>
                <w:lang w:val="en-GB"/>
              </w:rPr>
              <w:t>No</w:t>
            </w:r>
          </w:p>
        </w:tc>
        <w:tc>
          <w:tcPr>
            <w:tcW w:w="4334" w:type="dxa"/>
            <w:tcBorders>
              <w:top w:val="single" w:color="auto" w:sz="4" w:space="0"/>
              <w:left w:val="single" w:color="auto" w:sz="4" w:space="0"/>
              <w:bottom w:val="single" w:color="auto" w:sz="4" w:space="0"/>
              <w:right w:val="single" w:color="auto" w:sz="4" w:space="0"/>
            </w:tcBorders>
            <w:tcMar/>
          </w:tcPr>
          <w:p w:rsidRPr="008661F6" w:rsidR="00431200" w:rsidP="5AD8E5F2" w:rsidRDefault="1CBA7CDC" w14:paraId="6C410094" w14:textId="612D2DA5">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lang w:val="en-GB"/>
              </w:rPr>
              <w:t xml:space="preserve">Verified CE </w:t>
            </w:r>
            <w:r w:rsidRPr="5AD8E5F2" w:rsidR="5D3D6B15">
              <w:rPr>
                <w:rFonts w:asciiTheme="majorHAnsi" w:hAnsiTheme="majorHAnsi" w:eastAsiaTheme="minorEastAsia" w:cstheme="majorBidi"/>
                <w:lang w:val="en-GB"/>
              </w:rPr>
              <w:t xml:space="preserve">qualifying activity </w:t>
            </w:r>
            <w:r w:rsidRPr="5AD8E5F2">
              <w:rPr>
                <w:rFonts w:asciiTheme="majorHAnsi" w:hAnsiTheme="majorHAnsi" w:eastAsiaTheme="minorEastAsia" w:cstheme="majorBidi"/>
                <w:lang w:val="en-GB"/>
              </w:rPr>
              <w:t>data.</w:t>
            </w:r>
          </w:p>
        </w:tc>
      </w:tr>
      <w:tr w:rsidRPr="00AD51A6" w:rsidR="00D311C1" w:rsidTr="7E802495" w14:paraId="2737CDC5" w14:textId="77777777">
        <w:tc>
          <w:tcPr>
            <w:tcW w:w="2538" w:type="dxa"/>
            <w:tcBorders>
              <w:top w:val="single" w:color="auto" w:sz="4" w:space="0"/>
              <w:left w:val="single" w:color="auto" w:sz="4" w:space="0"/>
              <w:bottom w:val="single" w:color="auto" w:sz="4" w:space="0"/>
              <w:right w:val="single" w:color="auto" w:sz="4" w:space="0"/>
            </w:tcBorders>
            <w:tcMar/>
          </w:tcPr>
          <w:p w:rsidRPr="00AD51A6" w:rsidR="00D311C1" w:rsidP="00D311C1" w:rsidRDefault="00D311C1" w14:paraId="36657907" w14:textId="4EBD3440">
            <w:pPr>
              <w:pStyle w:val="TableText10"/>
              <w:rPr>
                <w:rFonts w:asciiTheme="majorHAnsi" w:hAnsiTheme="majorHAnsi" w:eastAsiaTheme="minorEastAsia" w:cstheme="majorBidi"/>
                <w:szCs w:val="20"/>
                <w:lang w:val="en-GB"/>
              </w:rPr>
            </w:pPr>
            <w:r w:rsidRPr="00AD51A6">
              <w:rPr>
                <w:rStyle w:val="normaltextrun"/>
                <w:rFonts w:ascii="Calibri" w:hAnsi="Calibri" w:cs="Calibri"/>
                <w:szCs w:val="20"/>
              </w:rPr>
              <w:t>edwsMedicalFrailty</w:t>
            </w:r>
            <w:r w:rsidRPr="00AD51A6">
              <w:rPr>
                <w:rStyle w:val="eop"/>
                <w:rFonts w:ascii="Calibri" w:hAnsi="Calibri" w:cs="Calibri"/>
                <w:szCs w:val="20"/>
              </w:rPr>
              <w:t> </w:t>
            </w:r>
          </w:p>
        </w:tc>
        <w:tc>
          <w:tcPr>
            <w:tcW w:w="1890" w:type="dxa"/>
            <w:tcBorders>
              <w:top w:val="single" w:color="auto" w:sz="4" w:space="0"/>
              <w:left w:val="single" w:color="auto" w:sz="4" w:space="0"/>
              <w:bottom w:val="single" w:color="auto" w:sz="4" w:space="0"/>
              <w:right w:val="single" w:color="auto" w:sz="4" w:space="0"/>
            </w:tcBorders>
            <w:tcMar/>
          </w:tcPr>
          <w:p w:rsidRPr="00AD51A6" w:rsidR="00D311C1" w:rsidP="00D311C1" w:rsidRDefault="00D311C1" w14:paraId="6DE0D8FB" w14:textId="4B8A6A25">
            <w:pPr>
              <w:pStyle w:val="TableText10"/>
              <w:rPr>
                <w:rFonts w:asciiTheme="majorHAnsi" w:hAnsiTheme="majorHAnsi" w:eastAsiaTheme="minorEastAsia" w:cstheme="majorBidi"/>
                <w:szCs w:val="20"/>
                <w:lang w:val="en-GB"/>
              </w:rPr>
            </w:pPr>
            <w:r w:rsidRPr="00AD51A6">
              <w:rPr>
                <w:rStyle w:val="normaltextrun"/>
                <w:rFonts w:ascii="Calibri" w:hAnsi="Calibri" w:cs="Calibri"/>
                <w:szCs w:val="20"/>
              </w:rPr>
              <w:t>EDWSFrailtyDTO</w:t>
            </w:r>
            <w:r w:rsidRPr="00AD51A6">
              <w:rPr>
                <w:rStyle w:val="eop"/>
                <w:rFonts w:ascii="Calibri" w:hAnsi="Calibri" w:cs="Calibri"/>
                <w:szCs w:val="20"/>
              </w:rPr>
              <w:t> </w:t>
            </w:r>
          </w:p>
        </w:tc>
        <w:tc>
          <w:tcPr>
            <w:tcW w:w="1260" w:type="dxa"/>
            <w:tcBorders>
              <w:top w:val="single" w:color="auto" w:sz="4" w:space="0"/>
              <w:left w:val="single" w:color="auto" w:sz="4" w:space="0"/>
              <w:bottom w:val="single" w:color="auto" w:sz="4" w:space="0"/>
              <w:right w:val="single" w:color="auto" w:sz="4" w:space="0"/>
            </w:tcBorders>
            <w:tcMar/>
          </w:tcPr>
          <w:p w:rsidRPr="00AD51A6" w:rsidR="00D311C1" w:rsidP="00D311C1" w:rsidRDefault="00D311C1" w14:paraId="65F11469" w14:textId="1816E0B1">
            <w:pPr>
              <w:pStyle w:val="TableText10"/>
              <w:rPr>
                <w:rFonts w:asciiTheme="majorHAnsi" w:hAnsiTheme="majorHAnsi" w:eastAsiaTheme="minorHAnsi" w:cstheme="majorHAnsi"/>
                <w:szCs w:val="20"/>
                <w:lang w:val="en-GB"/>
              </w:rPr>
            </w:pPr>
            <w:r w:rsidRPr="00AD51A6">
              <w:rPr>
                <w:rStyle w:val="normaltextrun"/>
                <w:rFonts w:ascii="Calibri" w:hAnsi="Calibri" w:cs="Calibri"/>
                <w:szCs w:val="20"/>
              </w:rPr>
              <w:t>No</w:t>
            </w:r>
            <w:r w:rsidRPr="00AD51A6">
              <w:rPr>
                <w:rStyle w:val="eop"/>
                <w:rFonts w:ascii="Calibri" w:hAnsi="Calibri" w:cs="Calibri"/>
                <w:szCs w:val="20"/>
              </w:rPr>
              <w:t> </w:t>
            </w:r>
          </w:p>
        </w:tc>
        <w:tc>
          <w:tcPr>
            <w:tcW w:w="4334" w:type="dxa"/>
            <w:tcBorders>
              <w:top w:val="single" w:color="auto" w:sz="4" w:space="0"/>
              <w:left w:val="single" w:color="auto" w:sz="4" w:space="0"/>
              <w:bottom w:val="single" w:color="auto" w:sz="4" w:space="0"/>
              <w:right w:val="single" w:color="auto" w:sz="4" w:space="0"/>
            </w:tcBorders>
            <w:tcMar/>
          </w:tcPr>
          <w:p w:rsidRPr="00AD51A6" w:rsidR="00D311C1" w:rsidP="00D311C1" w:rsidRDefault="00D311C1" w14:paraId="6CA8EA77" w14:textId="40B69236">
            <w:pPr>
              <w:pStyle w:val="TableText10"/>
              <w:rPr>
                <w:rFonts w:asciiTheme="majorHAnsi" w:hAnsiTheme="majorHAnsi" w:eastAsiaTheme="minorEastAsia" w:cstheme="majorBidi"/>
                <w:szCs w:val="20"/>
                <w:lang w:val="en-GB"/>
              </w:rPr>
            </w:pPr>
            <w:r w:rsidRPr="00AD51A6">
              <w:rPr>
                <w:rStyle w:val="normaltextrun"/>
                <w:rFonts w:ascii="Calibri" w:hAnsi="Calibri" w:cs="Calibri"/>
                <w:szCs w:val="20"/>
              </w:rPr>
              <w:t>This DTO holds the response from EDWS for Medical Frailty.</w:t>
            </w:r>
            <w:r w:rsidRPr="00AD51A6">
              <w:rPr>
                <w:rStyle w:val="eop"/>
                <w:rFonts w:ascii="Calibri" w:hAnsi="Calibri" w:cs="Calibri"/>
                <w:szCs w:val="20"/>
              </w:rPr>
              <w:t> </w:t>
            </w:r>
          </w:p>
        </w:tc>
      </w:tr>
      <w:tr w:rsidRPr="00114970" w:rsidR="008E429D" w:rsidTr="7E802495" w14:paraId="1B2E58A1" w14:textId="77777777">
        <w:tc>
          <w:tcPr>
            <w:tcW w:w="2538" w:type="dxa"/>
            <w:tcBorders>
              <w:top w:val="single" w:color="auto" w:sz="4" w:space="0"/>
              <w:left w:val="single" w:color="auto" w:sz="4" w:space="0"/>
              <w:bottom w:val="single" w:color="auto" w:sz="4" w:space="0"/>
              <w:right w:val="single" w:color="auto" w:sz="4" w:space="0"/>
            </w:tcBorders>
            <w:tcMar/>
          </w:tcPr>
          <w:p w:rsidRPr="00114970" w:rsidR="008E429D" w:rsidRDefault="008E429D" w14:paraId="56B73C0E" w14:textId="77777777">
            <w:pPr>
              <w:pStyle w:val="TableText10"/>
              <w:rPr>
                <w:rFonts w:asciiTheme="majorHAnsi" w:hAnsiTheme="majorHAnsi" w:eastAsiaTheme="minorEastAsia" w:cstheme="majorBidi"/>
                <w:szCs w:val="20"/>
                <w:lang w:val="en-GB"/>
              </w:rPr>
            </w:pPr>
            <w:r w:rsidRPr="00114970">
              <w:rPr>
                <w:rFonts w:asciiTheme="majorHAnsi" w:hAnsiTheme="majorHAnsi" w:eastAsiaTheme="minorEastAsia" w:cstheme="majorBidi"/>
                <w:szCs w:val="20"/>
                <w:lang w:val="en-GB"/>
              </w:rPr>
              <w:t>relationshipDetails</w:t>
            </w:r>
          </w:p>
        </w:tc>
        <w:tc>
          <w:tcPr>
            <w:tcW w:w="1890" w:type="dxa"/>
            <w:tcBorders>
              <w:top w:val="single" w:color="auto" w:sz="4" w:space="0"/>
              <w:left w:val="single" w:color="auto" w:sz="4" w:space="0"/>
              <w:bottom w:val="single" w:color="auto" w:sz="4" w:space="0"/>
              <w:right w:val="single" w:color="auto" w:sz="4" w:space="0"/>
            </w:tcBorders>
            <w:tcMar/>
          </w:tcPr>
          <w:p w:rsidRPr="00114970" w:rsidR="008E429D" w:rsidRDefault="008E429D" w14:paraId="4E87D481" w14:textId="2600E03A">
            <w:pPr>
              <w:pStyle w:val="TableText10"/>
              <w:rPr>
                <w:rFonts w:asciiTheme="majorHAnsi" w:hAnsiTheme="majorHAnsi" w:eastAsiaTheme="minorEastAsia" w:cstheme="majorBidi"/>
                <w:szCs w:val="20"/>
                <w:lang w:val="en-GB"/>
              </w:rPr>
            </w:pPr>
            <w:r w:rsidRPr="00114970">
              <w:rPr>
                <w:rFonts w:asciiTheme="majorHAnsi" w:hAnsiTheme="majorHAnsi" w:eastAsiaTheme="minorEastAsia" w:cstheme="majorBidi"/>
                <w:szCs w:val="20"/>
                <w:lang w:val="en-GB"/>
              </w:rPr>
              <w:t>Array&lt;RelationshipDetailsDTO&gt;</w:t>
            </w:r>
          </w:p>
        </w:tc>
        <w:tc>
          <w:tcPr>
            <w:tcW w:w="1260" w:type="dxa"/>
            <w:tcBorders>
              <w:top w:val="single" w:color="auto" w:sz="4" w:space="0"/>
              <w:left w:val="single" w:color="auto" w:sz="4" w:space="0"/>
              <w:bottom w:val="single" w:color="auto" w:sz="4" w:space="0"/>
              <w:right w:val="single" w:color="auto" w:sz="4" w:space="0"/>
            </w:tcBorders>
            <w:tcMar/>
          </w:tcPr>
          <w:p w:rsidRPr="00114970" w:rsidR="008E429D" w:rsidRDefault="008E429D" w14:paraId="4BF03686" w14:textId="77777777">
            <w:pPr>
              <w:pStyle w:val="TableText10"/>
              <w:rPr>
                <w:rFonts w:asciiTheme="majorHAnsi" w:hAnsiTheme="majorHAnsi" w:eastAsiaTheme="minorHAnsi" w:cstheme="majorHAnsi"/>
                <w:szCs w:val="20"/>
                <w:lang w:val="en-GB"/>
              </w:rPr>
            </w:pPr>
            <w:r w:rsidRPr="00114970">
              <w:rPr>
                <w:rFonts w:asciiTheme="majorHAnsi" w:hAnsiTheme="majorHAnsi" w:eastAsiaTheme="minorHAnsi" w:cstheme="majorHAnsi"/>
                <w:szCs w:val="20"/>
                <w:lang w:val="en-GB"/>
              </w:rPr>
              <w:t>No</w:t>
            </w:r>
          </w:p>
        </w:tc>
        <w:tc>
          <w:tcPr>
            <w:tcW w:w="4334" w:type="dxa"/>
            <w:tcBorders>
              <w:top w:val="single" w:color="auto" w:sz="4" w:space="0"/>
              <w:left w:val="single" w:color="auto" w:sz="4" w:space="0"/>
              <w:bottom w:val="single" w:color="auto" w:sz="4" w:space="0"/>
              <w:right w:val="single" w:color="auto" w:sz="4" w:space="0"/>
            </w:tcBorders>
            <w:tcMar/>
          </w:tcPr>
          <w:p w:rsidRPr="00114970" w:rsidR="008E429D" w:rsidRDefault="4763E2EE" w14:paraId="7FD6B2E3" w14:textId="0AC611C4">
            <w:pPr>
              <w:pStyle w:val="TableText10"/>
              <w:rPr>
                <w:szCs w:val="20"/>
              </w:rPr>
            </w:pPr>
            <w:r w:rsidRPr="00114970">
              <w:rPr>
                <w:rFonts w:asciiTheme="majorHAnsi" w:hAnsiTheme="majorHAnsi" w:eastAsiaTheme="minorEastAsia" w:cstheme="majorBidi"/>
                <w:szCs w:val="20"/>
                <w:lang w:val="en-GB"/>
              </w:rPr>
              <w:t xml:space="preserve">Relationship with other individuals in the case. </w:t>
            </w:r>
          </w:p>
          <w:p w:rsidRPr="00114970" w:rsidR="008E429D" w:rsidP="5AD8E5F2" w:rsidRDefault="008E429D" w14:paraId="59688E77" w14:textId="6B8004E8">
            <w:pPr>
              <w:pStyle w:val="TableText10"/>
              <w:rPr>
                <w:rFonts w:asciiTheme="majorHAnsi" w:hAnsiTheme="majorHAnsi" w:eastAsiaTheme="minorEastAsia" w:cstheme="majorBidi"/>
                <w:szCs w:val="20"/>
                <w:lang w:val="en-GB"/>
              </w:rPr>
            </w:pPr>
          </w:p>
        </w:tc>
      </w:tr>
    </w:tbl>
    <w:p w:rsidRPr="00AD51A6" w:rsidR="00431200" w:rsidP="00431200" w:rsidRDefault="00431200" w14:paraId="2BAD750C" w14:textId="77777777">
      <w:pPr>
        <w:ind w:left="1440" w:right="162"/>
        <w:rPr>
          <w:rFonts w:ascii="Calibri" w:hAnsi="Calibri" w:cs="Calibri"/>
          <w:sz w:val="20"/>
          <w:szCs w:val="20"/>
        </w:rPr>
      </w:pPr>
    </w:p>
    <w:p w:rsidRPr="00AD51A6" w:rsidR="00C71A13" w:rsidP="00C71A13" w:rsidRDefault="00C71A13" w14:paraId="2E1CFB9D" w14:textId="77777777">
      <w:pPr>
        <w:ind w:right="162"/>
        <w:rPr>
          <w:rFonts w:ascii="Calibri" w:hAnsi="Calibri" w:cs="Calibri"/>
          <w:sz w:val="20"/>
          <w:szCs w:val="20"/>
        </w:rPr>
      </w:pPr>
      <w:r w:rsidRPr="00AD51A6">
        <w:rPr>
          <w:rFonts w:ascii="Calibri" w:hAnsi="Calibri" w:cs="Calibri"/>
          <w:sz w:val="20"/>
          <w:szCs w:val="20"/>
        </w:rPr>
        <w:t>EDWSFrailtyDTO: </w:t>
      </w:r>
    </w:p>
    <w:tbl>
      <w:tblPr>
        <w:tblStyle w:val="DEDTable"/>
        <w:tblW w:w="0" w:type="dxa"/>
        <w:tblLook w:val="04A0" w:firstRow="1" w:lastRow="0" w:firstColumn="1" w:lastColumn="0" w:noHBand="0" w:noVBand="1"/>
      </w:tblPr>
      <w:tblGrid>
        <w:gridCol w:w="3195"/>
        <w:gridCol w:w="1275"/>
        <w:gridCol w:w="1320"/>
        <w:gridCol w:w="3525"/>
      </w:tblGrid>
      <w:tr w:rsidRPr="00114970" w:rsidR="00C71A13" w:rsidTr="00DF0F98" w14:paraId="239D3E23" w14:textId="77777777">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195" w:type="dxa"/>
            <w:hideMark/>
          </w:tcPr>
          <w:p w:rsidRPr="00AD51A6" w:rsidR="00C71A13" w:rsidP="00C71A13" w:rsidRDefault="00C71A13" w14:paraId="28ED9199" w14:textId="77777777">
            <w:pPr>
              <w:ind w:right="162"/>
              <w:rPr>
                <w:rFonts w:ascii="Calibri" w:hAnsi="Calibri" w:cs="Calibri"/>
                <w:sz w:val="20"/>
                <w:szCs w:val="20"/>
              </w:rPr>
            </w:pPr>
            <w:r w:rsidRPr="00AD51A6">
              <w:rPr>
                <w:rFonts w:ascii="Calibri" w:hAnsi="Calibri" w:cs="Calibri"/>
                <w:b w:val="0"/>
                <w:bCs/>
                <w:sz w:val="20"/>
                <w:szCs w:val="20"/>
              </w:rPr>
              <w:t>Field</w:t>
            </w:r>
            <w:r w:rsidRPr="00AD51A6">
              <w:rPr>
                <w:rFonts w:ascii="Calibri" w:hAnsi="Calibri" w:cs="Calibri"/>
                <w:sz w:val="20"/>
                <w:szCs w:val="20"/>
              </w:rPr>
              <w:t> </w:t>
            </w:r>
          </w:p>
        </w:tc>
        <w:tc>
          <w:tcPr>
            <w:tcW w:w="1275" w:type="dxa"/>
            <w:hideMark/>
          </w:tcPr>
          <w:p w:rsidRPr="00AD51A6" w:rsidR="00C71A13" w:rsidP="00C71A13" w:rsidRDefault="00C71A13" w14:paraId="3CF77313" w14:textId="77777777">
            <w:pPr>
              <w:ind w:right="16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b w:val="0"/>
                <w:bCs/>
                <w:sz w:val="20"/>
                <w:szCs w:val="20"/>
              </w:rPr>
              <w:t>Type</w:t>
            </w:r>
            <w:r w:rsidRPr="00AD51A6">
              <w:rPr>
                <w:rFonts w:ascii="Calibri" w:hAnsi="Calibri" w:cs="Calibri"/>
                <w:sz w:val="20"/>
                <w:szCs w:val="20"/>
              </w:rPr>
              <w:t> </w:t>
            </w:r>
          </w:p>
        </w:tc>
        <w:tc>
          <w:tcPr>
            <w:tcW w:w="1320" w:type="dxa"/>
            <w:hideMark/>
          </w:tcPr>
          <w:p w:rsidRPr="00AD51A6" w:rsidR="00C71A13" w:rsidP="00C71A13" w:rsidRDefault="00C71A13" w14:paraId="7C06673B" w14:textId="77777777">
            <w:pPr>
              <w:ind w:right="16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b w:val="0"/>
                <w:bCs/>
                <w:sz w:val="20"/>
                <w:szCs w:val="20"/>
              </w:rPr>
              <w:t>Required</w:t>
            </w:r>
            <w:r w:rsidRPr="00AD51A6">
              <w:rPr>
                <w:rFonts w:ascii="Calibri" w:hAnsi="Calibri" w:cs="Calibri"/>
                <w:sz w:val="20"/>
                <w:szCs w:val="20"/>
              </w:rPr>
              <w:t> </w:t>
            </w:r>
          </w:p>
        </w:tc>
        <w:tc>
          <w:tcPr>
            <w:tcW w:w="3525" w:type="dxa"/>
            <w:hideMark/>
          </w:tcPr>
          <w:p w:rsidRPr="00AD51A6" w:rsidR="00C71A13" w:rsidP="00C71A13" w:rsidRDefault="00C71A13" w14:paraId="1CB33FA4" w14:textId="77777777">
            <w:pPr>
              <w:ind w:right="16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b w:val="0"/>
                <w:bCs/>
                <w:sz w:val="20"/>
                <w:szCs w:val="20"/>
              </w:rPr>
              <w:t>Description</w:t>
            </w:r>
            <w:r w:rsidRPr="00AD51A6">
              <w:rPr>
                <w:rFonts w:ascii="Calibri" w:hAnsi="Calibri" w:cs="Calibri"/>
                <w:sz w:val="20"/>
                <w:szCs w:val="20"/>
              </w:rPr>
              <w:t> </w:t>
            </w:r>
          </w:p>
        </w:tc>
      </w:tr>
      <w:tr w:rsidRPr="00114970" w:rsidR="00C71A13" w:rsidTr="00DF0F98" w14:paraId="2F5036E5" w14:textId="77777777">
        <w:trPr>
          <w:trHeight w:val="525"/>
        </w:trPr>
        <w:tc>
          <w:tcPr>
            <w:cnfStyle w:val="001000000000" w:firstRow="0" w:lastRow="0" w:firstColumn="1" w:lastColumn="0" w:oddVBand="0" w:evenVBand="0" w:oddHBand="0" w:evenHBand="0" w:firstRowFirstColumn="0" w:firstRowLastColumn="0" w:lastRowFirstColumn="0" w:lastRowLastColumn="0"/>
            <w:tcW w:w="3195" w:type="dxa"/>
            <w:hideMark/>
          </w:tcPr>
          <w:p w:rsidRPr="00AD51A6" w:rsidR="00C71A13" w:rsidP="00C71A13" w:rsidRDefault="00C71A13" w14:paraId="62658A19" w14:textId="77777777">
            <w:pPr>
              <w:ind w:right="162"/>
              <w:rPr>
                <w:rFonts w:ascii="Calibri" w:hAnsi="Calibri" w:cs="Calibri"/>
                <w:sz w:val="20"/>
                <w:szCs w:val="20"/>
              </w:rPr>
            </w:pPr>
            <w:r w:rsidRPr="00AD51A6">
              <w:rPr>
                <w:rFonts w:ascii="Calibri" w:hAnsi="Calibri" w:cs="Calibri"/>
                <w:sz w:val="20"/>
                <w:szCs w:val="20"/>
              </w:rPr>
              <w:t>requestId </w:t>
            </w:r>
          </w:p>
        </w:tc>
        <w:tc>
          <w:tcPr>
            <w:tcW w:w="1275" w:type="dxa"/>
            <w:hideMark/>
          </w:tcPr>
          <w:p w:rsidRPr="00AD51A6" w:rsidR="00C71A13" w:rsidP="00C71A13" w:rsidRDefault="00C71A13" w14:paraId="6C6FC290"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String </w:t>
            </w:r>
          </w:p>
        </w:tc>
        <w:tc>
          <w:tcPr>
            <w:tcW w:w="1320" w:type="dxa"/>
            <w:hideMark/>
          </w:tcPr>
          <w:p w:rsidRPr="00AD51A6" w:rsidR="00C71A13" w:rsidP="00C71A13" w:rsidRDefault="00C71A13" w14:paraId="1687F438"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Yes </w:t>
            </w:r>
          </w:p>
        </w:tc>
        <w:tc>
          <w:tcPr>
            <w:tcW w:w="3525" w:type="dxa"/>
            <w:hideMark/>
          </w:tcPr>
          <w:p w:rsidRPr="00AD51A6" w:rsidR="00C71A13" w:rsidP="00C71A13" w:rsidRDefault="00C71A13" w14:paraId="78B0BD04"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Echoes the unique request ID from the request payload (maps to requestID from MWRP) </w:t>
            </w:r>
          </w:p>
        </w:tc>
      </w:tr>
      <w:tr w:rsidRPr="00114970" w:rsidR="00C71A13" w:rsidTr="00DF0F98" w14:paraId="3857B0F7" w14:textId="77777777">
        <w:trPr>
          <w:trHeight w:val="195"/>
        </w:trPr>
        <w:tc>
          <w:tcPr>
            <w:cnfStyle w:val="001000000000" w:firstRow="0" w:lastRow="0" w:firstColumn="1" w:lastColumn="0" w:oddVBand="0" w:evenVBand="0" w:oddHBand="0" w:evenHBand="0" w:firstRowFirstColumn="0" w:firstRowLastColumn="0" w:lastRowFirstColumn="0" w:lastRowLastColumn="0"/>
            <w:tcW w:w="3195" w:type="dxa"/>
            <w:hideMark/>
          </w:tcPr>
          <w:p w:rsidRPr="00AD51A6" w:rsidR="00C71A13" w:rsidP="00C71A13" w:rsidRDefault="00C71A13" w14:paraId="3356AD29" w14:textId="77777777">
            <w:pPr>
              <w:ind w:right="162"/>
              <w:rPr>
                <w:rFonts w:ascii="Calibri" w:hAnsi="Calibri" w:cs="Calibri"/>
                <w:sz w:val="20"/>
                <w:szCs w:val="20"/>
              </w:rPr>
            </w:pPr>
            <w:r w:rsidRPr="00AD51A6">
              <w:rPr>
                <w:rFonts w:ascii="Calibri" w:hAnsi="Calibri" w:cs="Calibri"/>
                <w:sz w:val="20"/>
                <w:szCs w:val="20"/>
              </w:rPr>
              <w:t>medicallyFrail </w:t>
            </w:r>
          </w:p>
        </w:tc>
        <w:tc>
          <w:tcPr>
            <w:tcW w:w="1275" w:type="dxa"/>
            <w:hideMark/>
          </w:tcPr>
          <w:p w:rsidRPr="00AD51A6" w:rsidR="00C71A13" w:rsidP="00C71A13" w:rsidRDefault="00C71A13" w14:paraId="1F3DB9B1"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Boolean </w:t>
            </w:r>
          </w:p>
        </w:tc>
        <w:tc>
          <w:tcPr>
            <w:tcW w:w="1320" w:type="dxa"/>
            <w:hideMark/>
          </w:tcPr>
          <w:p w:rsidRPr="00AD51A6" w:rsidR="00C71A13" w:rsidP="00C71A13" w:rsidRDefault="00C71A13" w14:paraId="1E096CD5"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Yes </w:t>
            </w:r>
          </w:p>
        </w:tc>
        <w:tc>
          <w:tcPr>
            <w:tcW w:w="3525" w:type="dxa"/>
            <w:hideMark/>
          </w:tcPr>
          <w:p w:rsidRPr="00AD51A6" w:rsidR="00C71A13" w:rsidP="00C71A13" w:rsidRDefault="00C71A13" w14:paraId="6AA0DD53"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Boolean flag indicating whether the individual is medically frail or not </w:t>
            </w:r>
          </w:p>
        </w:tc>
      </w:tr>
      <w:tr w:rsidRPr="00114970" w:rsidR="00C71A13" w:rsidTr="00DF0F98" w14:paraId="6A3100D5" w14:textId="77777777">
        <w:trPr>
          <w:trHeight w:val="195"/>
        </w:trPr>
        <w:tc>
          <w:tcPr>
            <w:cnfStyle w:val="001000000000" w:firstRow="0" w:lastRow="0" w:firstColumn="1" w:lastColumn="0" w:oddVBand="0" w:evenVBand="0" w:oddHBand="0" w:evenHBand="0" w:firstRowFirstColumn="0" w:firstRowLastColumn="0" w:lastRowFirstColumn="0" w:lastRowLastColumn="0"/>
            <w:tcW w:w="3195" w:type="dxa"/>
            <w:hideMark/>
          </w:tcPr>
          <w:p w:rsidRPr="00AD51A6" w:rsidR="00C71A13" w:rsidP="00C71A13" w:rsidRDefault="00C71A13" w14:paraId="172CB838" w14:textId="77777777">
            <w:pPr>
              <w:ind w:right="162"/>
              <w:rPr>
                <w:rFonts w:ascii="Calibri" w:hAnsi="Calibri" w:cs="Calibri"/>
                <w:sz w:val="20"/>
                <w:szCs w:val="20"/>
              </w:rPr>
            </w:pPr>
            <w:r w:rsidRPr="00AD51A6">
              <w:rPr>
                <w:rFonts w:ascii="Calibri" w:hAnsi="Calibri" w:cs="Calibri"/>
                <w:sz w:val="20"/>
                <w:szCs w:val="20"/>
              </w:rPr>
              <w:t>circumstanceStartDate </w:t>
            </w:r>
          </w:p>
        </w:tc>
        <w:tc>
          <w:tcPr>
            <w:tcW w:w="1275" w:type="dxa"/>
            <w:hideMark/>
          </w:tcPr>
          <w:p w:rsidRPr="00AD51A6" w:rsidR="00C71A13" w:rsidP="00C71A13" w:rsidRDefault="00C71A13" w14:paraId="29A3F092"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w:t>
            </w:r>
          </w:p>
        </w:tc>
        <w:tc>
          <w:tcPr>
            <w:tcW w:w="1320" w:type="dxa"/>
            <w:hideMark/>
          </w:tcPr>
          <w:p w:rsidRPr="00AD51A6" w:rsidR="00C71A13" w:rsidP="00C71A13" w:rsidRDefault="00C71A13" w14:paraId="1150DBAC"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No </w:t>
            </w:r>
          </w:p>
        </w:tc>
        <w:tc>
          <w:tcPr>
            <w:tcW w:w="3525" w:type="dxa"/>
            <w:hideMark/>
          </w:tcPr>
          <w:p w:rsidRPr="00AD51A6" w:rsidR="00C71A13" w:rsidP="00C71A13" w:rsidRDefault="00C71A13" w14:paraId="660805A9"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on start of the medical frail circumstance for that individual (ISO 8601 YYYY-MM-DD)  </w:t>
            </w:r>
          </w:p>
          <w:p w:rsidRPr="00AD51A6" w:rsidR="00C71A13" w:rsidP="00C71A13" w:rsidRDefault="00C71A13" w14:paraId="5CCE1CBA"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should be Null if the individual is not medically frail </w:t>
            </w:r>
          </w:p>
        </w:tc>
      </w:tr>
      <w:tr w:rsidRPr="00114970" w:rsidR="00C71A13" w:rsidTr="00DF0F98" w14:paraId="0348773F" w14:textId="77777777">
        <w:trPr>
          <w:trHeight w:val="195"/>
        </w:trPr>
        <w:tc>
          <w:tcPr>
            <w:cnfStyle w:val="001000000000" w:firstRow="0" w:lastRow="0" w:firstColumn="1" w:lastColumn="0" w:oddVBand="0" w:evenVBand="0" w:oddHBand="0" w:evenHBand="0" w:firstRowFirstColumn="0" w:firstRowLastColumn="0" w:lastRowFirstColumn="0" w:lastRowLastColumn="0"/>
            <w:tcW w:w="3195" w:type="dxa"/>
            <w:hideMark/>
          </w:tcPr>
          <w:p w:rsidRPr="00AD51A6" w:rsidR="00C71A13" w:rsidP="00C71A13" w:rsidRDefault="00C71A13" w14:paraId="74F9CF7B" w14:textId="77777777">
            <w:pPr>
              <w:ind w:right="162"/>
              <w:rPr>
                <w:rFonts w:ascii="Calibri" w:hAnsi="Calibri" w:cs="Calibri"/>
                <w:sz w:val="20"/>
                <w:szCs w:val="20"/>
              </w:rPr>
            </w:pPr>
            <w:r w:rsidRPr="00AD51A6">
              <w:rPr>
                <w:rFonts w:ascii="Calibri" w:hAnsi="Calibri" w:cs="Calibri"/>
                <w:sz w:val="20"/>
                <w:szCs w:val="20"/>
              </w:rPr>
              <w:t>circumstanceEndDate </w:t>
            </w:r>
          </w:p>
        </w:tc>
        <w:tc>
          <w:tcPr>
            <w:tcW w:w="1275" w:type="dxa"/>
            <w:hideMark/>
          </w:tcPr>
          <w:p w:rsidRPr="00AD51A6" w:rsidR="00C71A13" w:rsidP="00C71A13" w:rsidRDefault="00C71A13" w14:paraId="2E99954D"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w:t>
            </w:r>
          </w:p>
        </w:tc>
        <w:tc>
          <w:tcPr>
            <w:tcW w:w="1320" w:type="dxa"/>
            <w:hideMark/>
          </w:tcPr>
          <w:p w:rsidRPr="00AD51A6" w:rsidR="00C71A13" w:rsidP="00C71A13" w:rsidRDefault="00C71A13" w14:paraId="550168F0"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No </w:t>
            </w:r>
          </w:p>
        </w:tc>
        <w:tc>
          <w:tcPr>
            <w:tcW w:w="3525" w:type="dxa"/>
            <w:hideMark/>
          </w:tcPr>
          <w:p w:rsidRPr="00AD51A6" w:rsidR="00C71A13" w:rsidP="00C71A13" w:rsidRDefault="00C71A13" w14:paraId="3223A158"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End date (ISO 8601 YYYY-MM-DD) for the medical frail circumstance, if present; null if ongoing </w:t>
            </w:r>
          </w:p>
          <w:p w:rsidRPr="00AD51A6" w:rsidR="00C71A13" w:rsidP="00C71A13" w:rsidRDefault="00C71A13" w14:paraId="1BF184DD"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 </w:t>
            </w:r>
          </w:p>
          <w:p w:rsidRPr="00AD51A6" w:rsidR="00C71A13" w:rsidP="00C71A13" w:rsidRDefault="00C71A13" w14:paraId="1B82C83C"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EDWS End date being sent back to MWRP is to be treated as the EDWS Med Frailty Verification Date. </w:t>
            </w:r>
          </w:p>
        </w:tc>
      </w:tr>
    </w:tbl>
    <w:p w:rsidR="4F8F680E" w:rsidP="4F8F680E" w:rsidRDefault="4F8F680E" w14:paraId="0B8D668C" w14:textId="5C43B765">
      <w:pPr>
        <w:ind w:right="162"/>
        <w:rPr>
          <w:rFonts w:ascii="Calibri" w:hAnsi="Calibri" w:cs="Calibri"/>
        </w:rPr>
      </w:pPr>
    </w:p>
    <w:p w:rsidRPr="00114970" w:rsidR="009C16BF" w:rsidP="009C16BF" w:rsidRDefault="009C16BF" w14:paraId="769770B7" w14:textId="77777777">
      <w:pPr>
        <w:ind w:right="162"/>
        <w:rPr>
          <w:rFonts w:ascii="Calibri" w:hAnsi="Calibri" w:cs="Calibri"/>
        </w:rPr>
      </w:pPr>
      <w:r w:rsidRPr="00AD51A6">
        <w:rPr>
          <w:rFonts w:ascii="Calibri" w:hAnsi="Calibri" w:cs="Calibri"/>
          <w:sz w:val="22"/>
          <w:szCs w:val="22"/>
          <w:lang w:val="en-GB"/>
        </w:rPr>
        <w:t>RelationshipDetailsDTO</w:t>
      </w:r>
      <w:r w:rsidRPr="00AD51A6">
        <w:rPr>
          <w:rFonts w:ascii="Calibri" w:hAnsi="Calibri" w:cs="Calibri"/>
          <w:lang w:val="en-GB"/>
        </w:rPr>
        <w:t>:</w:t>
      </w:r>
      <w:r w:rsidRPr="00114970">
        <w:rPr>
          <w:rFonts w:ascii="Calibri" w:hAnsi="Calibri" w:cs="Calibri"/>
        </w:rPr>
        <w:t> </w:t>
      </w:r>
    </w:p>
    <w:tbl>
      <w:tblPr>
        <w:tblStyle w:val="DEDTable"/>
        <w:tblW w:w="9350" w:type="dxa"/>
        <w:tblLook w:val="04A0" w:firstRow="1" w:lastRow="0" w:firstColumn="1" w:lastColumn="0" w:noHBand="0" w:noVBand="1"/>
      </w:tblPr>
      <w:tblGrid>
        <w:gridCol w:w="2395"/>
        <w:gridCol w:w="1176"/>
        <w:gridCol w:w="1325"/>
        <w:gridCol w:w="4454"/>
      </w:tblGrid>
      <w:tr w:rsidRPr="009C16BF" w:rsidR="009C16BF" w:rsidTr="00EA28B9" w14:paraId="425535B4"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95" w:type="dxa"/>
            <w:hideMark/>
          </w:tcPr>
          <w:p w:rsidRPr="00605064" w:rsidR="009C16BF" w:rsidP="009C16BF" w:rsidRDefault="009C16BF" w14:paraId="2ACC1A70" w14:textId="77777777">
            <w:pPr>
              <w:ind w:right="162"/>
              <w:rPr>
                <w:rFonts w:ascii="Calibri" w:hAnsi="Calibri" w:cs="Calibri"/>
                <w:b w:val="0"/>
                <w:sz w:val="20"/>
                <w:szCs w:val="20"/>
              </w:rPr>
            </w:pPr>
            <w:r w:rsidRPr="00BC4753">
              <w:rPr>
                <w:rFonts w:ascii="Calibri" w:hAnsi="Calibri" w:cs="Calibri"/>
                <w:b w:val="0"/>
                <w:sz w:val="20"/>
                <w:szCs w:val="20"/>
                <w:lang w:val="en-GB"/>
              </w:rPr>
              <w:t>Field</w:t>
            </w:r>
            <w:r w:rsidRPr="00605064">
              <w:rPr>
                <w:rFonts w:ascii="Calibri" w:hAnsi="Calibri" w:cs="Calibri"/>
                <w:b w:val="0"/>
                <w:sz w:val="20"/>
                <w:szCs w:val="20"/>
              </w:rPr>
              <w:t> </w:t>
            </w:r>
          </w:p>
        </w:tc>
        <w:tc>
          <w:tcPr>
            <w:tcW w:w="1176" w:type="dxa"/>
            <w:hideMark/>
          </w:tcPr>
          <w:p w:rsidRPr="00605064" w:rsidR="009C16BF" w:rsidP="009C16BF" w:rsidRDefault="009C16BF" w14:paraId="731EFB33" w14:textId="77777777">
            <w:pPr>
              <w:ind w:right="162"/>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rPr>
            </w:pPr>
            <w:r w:rsidRPr="00605064">
              <w:rPr>
                <w:rFonts w:ascii="Calibri" w:hAnsi="Calibri" w:cs="Calibri"/>
                <w:b w:val="0"/>
                <w:sz w:val="20"/>
                <w:szCs w:val="20"/>
                <w:lang w:val="en-GB"/>
              </w:rPr>
              <w:t>Type</w:t>
            </w:r>
            <w:r w:rsidRPr="00605064">
              <w:rPr>
                <w:rFonts w:ascii="Calibri" w:hAnsi="Calibri" w:cs="Calibri"/>
                <w:b w:val="0"/>
                <w:sz w:val="20"/>
                <w:szCs w:val="20"/>
              </w:rPr>
              <w:t> </w:t>
            </w:r>
          </w:p>
        </w:tc>
        <w:tc>
          <w:tcPr>
            <w:tcW w:w="1325" w:type="dxa"/>
            <w:hideMark/>
          </w:tcPr>
          <w:p w:rsidRPr="00605064" w:rsidR="009C16BF" w:rsidP="009C16BF" w:rsidRDefault="009C16BF" w14:paraId="0697BC6E" w14:textId="77777777">
            <w:pPr>
              <w:ind w:right="162"/>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rPr>
            </w:pPr>
            <w:r w:rsidRPr="00605064">
              <w:rPr>
                <w:rFonts w:ascii="Calibri" w:hAnsi="Calibri" w:cs="Calibri"/>
                <w:b w:val="0"/>
                <w:sz w:val="20"/>
                <w:szCs w:val="20"/>
                <w:lang w:val="en-GB"/>
              </w:rPr>
              <w:t>Required</w:t>
            </w:r>
            <w:r w:rsidRPr="00605064">
              <w:rPr>
                <w:rFonts w:ascii="Calibri" w:hAnsi="Calibri" w:cs="Calibri"/>
                <w:b w:val="0"/>
                <w:sz w:val="20"/>
                <w:szCs w:val="20"/>
              </w:rPr>
              <w:t> </w:t>
            </w:r>
          </w:p>
        </w:tc>
        <w:tc>
          <w:tcPr>
            <w:tcW w:w="4454" w:type="dxa"/>
            <w:hideMark/>
          </w:tcPr>
          <w:p w:rsidRPr="00605064" w:rsidR="009C16BF" w:rsidP="009C16BF" w:rsidRDefault="009C16BF" w14:paraId="062486D4" w14:textId="77777777">
            <w:pPr>
              <w:ind w:right="162"/>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rPr>
            </w:pPr>
            <w:r w:rsidRPr="00605064">
              <w:rPr>
                <w:rFonts w:ascii="Calibri" w:hAnsi="Calibri" w:cs="Calibri"/>
                <w:b w:val="0"/>
                <w:sz w:val="20"/>
                <w:szCs w:val="20"/>
                <w:lang w:val="en-GB"/>
              </w:rPr>
              <w:t>Description</w:t>
            </w:r>
            <w:r w:rsidRPr="00605064">
              <w:rPr>
                <w:rFonts w:ascii="Calibri" w:hAnsi="Calibri" w:cs="Calibri"/>
                <w:b w:val="0"/>
                <w:sz w:val="20"/>
                <w:szCs w:val="20"/>
              </w:rPr>
              <w:t> </w:t>
            </w:r>
          </w:p>
        </w:tc>
      </w:tr>
      <w:tr w:rsidRPr="009C16BF" w:rsidR="009C16BF" w:rsidTr="00EA28B9" w14:paraId="5F302DA9"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BC4753" w:rsidR="009C16BF" w:rsidP="009C16BF" w:rsidRDefault="009C16BF" w14:paraId="59FA0731" w14:textId="77777777">
            <w:pPr>
              <w:ind w:right="162"/>
              <w:rPr>
                <w:rFonts w:ascii="Calibri" w:hAnsi="Calibri" w:cs="Calibri"/>
                <w:sz w:val="20"/>
                <w:szCs w:val="20"/>
              </w:rPr>
            </w:pPr>
            <w:r w:rsidRPr="00BC4753">
              <w:rPr>
                <w:rFonts w:ascii="Calibri" w:hAnsi="Calibri" w:cs="Calibri"/>
                <w:b w:val="0"/>
                <w:sz w:val="20"/>
                <w:szCs w:val="20"/>
                <w:lang w:val="en-GB"/>
              </w:rPr>
              <w:t>clientId</w:t>
            </w:r>
            <w:r w:rsidRPr="00BC4753">
              <w:rPr>
                <w:rFonts w:ascii="Calibri" w:hAnsi="Calibri" w:cs="Calibri"/>
                <w:b w:val="0"/>
                <w:sz w:val="20"/>
                <w:szCs w:val="20"/>
              </w:rPr>
              <w:t> </w:t>
            </w:r>
          </w:p>
        </w:tc>
        <w:tc>
          <w:tcPr>
            <w:tcW w:w="1176" w:type="dxa"/>
            <w:hideMark/>
          </w:tcPr>
          <w:p w:rsidRPr="00BC4753" w:rsidR="009C16BF" w:rsidP="009C16BF" w:rsidRDefault="009C16BF" w14:paraId="67F2C39B"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Number</w:t>
            </w:r>
            <w:r w:rsidRPr="00BC4753">
              <w:rPr>
                <w:rFonts w:ascii="Calibri" w:hAnsi="Calibri" w:cs="Calibri"/>
                <w:sz w:val="20"/>
                <w:szCs w:val="20"/>
              </w:rPr>
              <w:t> </w:t>
            </w:r>
          </w:p>
        </w:tc>
        <w:tc>
          <w:tcPr>
            <w:tcW w:w="1325" w:type="dxa"/>
            <w:hideMark/>
          </w:tcPr>
          <w:p w:rsidRPr="00BC4753" w:rsidR="009C16BF" w:rsidP="009C16BF" w:rsidRDefault="009C16BF" w14:paraId="67470538"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rsidRPr="00BC4753" w:rsidR="009C16BF" w:rsidP="0082384E" w:rsidRDefault="2863C90E" w14:paraId="2AA03579" w14:textId="572DD66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2384E">
              <w:rPr>
                <w:rFonts w:ascii="Calibri" w:hAnsi="Calibri" w:cs="Calibri"/>
                <w:sz w:val="20"/>
                <w:szCs w:val="20"/>
                <w:lang w:val="en-GB"/>
              </w:rPr>
              <w:t>Unique client identification number (VaCMS Client ID)</w:t>
            </w:r>
          </w:p>
        </w:tc>
      </w:tr>
      <w:tr w:rsidRPr="009C16BF" w:rsidR="009C16BF" w:rsidTr="00EA28B9" w14:paraId="67A142D6"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BC4753" w:rsidR="009C16BF" w:rsidP="009C16BF" w:rsidRDefault="009C16BF" w14:paraId="565489E7" w14:textId="77777777">
            <w:pPr>
              <w:ind w:right="162"/>
              <w:rPr>
                <w:rFonts w:ascii="Calibri" w:hAnsi="Calibri" w:cs="Calibri"/>
                <w:sz w:val="20"/>
                <w:szCs w:val="20"/>
              </w:rPr>
            </w:pPr>
            <w:r w:rsidRPr="00BC4753">
              <w:rPr>
                <w:rFonts w:ascii="Calibri" w:hAnsi="Calibri" w:cs="Calibri"/>
                <w:b w:val="0"/>
                <w:sz w:val="20"/>
                <w:szCs w:val="20"/>
                <w:lang w:val="en-GB"/>
              </w:rPr>
              <w:t>reverseClientId</w:t>
            </w:r>
            <w:r w:rsidRPr="00BC4753">
              <w:rPr>
                <w:rFonts w:ascii="Calibri" w:hAnsi="Calibri" w:cs="Calibri"/>
                <w:b w:val="0"/>
                <w:sz w:val="20"/>
                <w:szCs w:val="20"/>
              </w:rPr>
              <w:t> </w:t>
            </w:r>
          </w:p>
        </w:tc>
        <w:tc>
          <w:tcPr>
            <w:tcW w:w="1176" w:type="dxa"/>
            <w:hideMark/>
          </w:tcPr>
          <w:p w:rsidRPr="00BC4753" w:rsidR="009C16BF" w:rsidP="009C16BF" w:rsidRDefault="009C16BF" w14:paraId="043B5723"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Number</w:t>
            </w:r>
            <w:r w:rsidRPr="00BC4753">
              <w:rPr>
                <w:rFonts w:ascii="Calibri" w:hAnsi="Calibri" w:cs="Calibri"/>
                <w:sz w:val="20"/>
                <w:szCs w:val="20"/>
              </w:rPr>
              <w:t> </w:t>
            </w:r>
          </w:p>
        </w:tc>
        <w:tc>
          <w:tcPr>
            <w:tcW w:w="1325" w:type="dxa"/>
            <w:hideMark/>
          </w:tcPr>
          <w:p w:rsidRPr="00BC4753" w:rsidR="009C16BF" w:rsidP="009C16BF" w:rsidRDefault="009C16BF" w14:paraId="738A829F"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rsidRPr="00BC4753" w:rsidR="009C16BF" w:rsidP="009C16BF" w:rsidRDefault="3EB66CDB" w14:paraId="23C214B6" w14:textId="57E44EFD">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D8E5F2">
              <w:rPr>
                <w:rFonts w:ascii="Calibri" w:hAnsi="Calibri" w:cs="Calibri"/>
                <w:sz w:val="20"/>
                <w:szCs w:val="20"/>
                <w:lang w:val="en-GB"/>
              </w:rPr>
              <w:t>client </w:t>
            </w:r>
            <w:r w:rsidRPr="5AD8E5F2" w:rsidR="1E643E1A">
              <w:rPr>
                <w:rFonts w:ascii="Calibri" w:hAnsi="Calibri" w:cs="Calibri"/>
                <w:sz w:val="20"/>
                <w:szCs w:val="20"/>
                <w:lang w:val="en-GB"/>
              </w:rPr>
              <w:t>identification</w:t>
            </w:r>
            <w:r w:rsidRPr="5AD8E5F2">
              <w:rPr>
                <w:rFonts w:ascii="Calibri" w:hAnsi="Calibri" w:cs="Calibri"/>
                <w:sz w:val="20"/>
                <w:szCs w:val="20"/>
                <w:lang w:val="en-GB"/>
              </w:rPr>
              <w:t> number of other person related to Client Id</w:t>
            </w:r>
            <w:r w:rsidRPr="5AD8E5F2" w:rsidR="6FB4216F">
              <w:rPr>
                <w:rFonts w:ascii="Calibri" w:hAnsi="Calibri" w:cs="Calibri"/>
                <w:sz w:val="20"/>
                <w:szCs w:val="20"/>
                <w:lang w:val="en-GB"/>
              </w:rPr>
              <w:t>, used to link household members</w:t>
            </w:r>
          </w:p>
        </w:tc>
      </w:tr>
      <w:tr w:rsidRPr="009C16BF" w:rsidR="009C16BF" w:rsidTr="00EA28B9" w14:paraId="7823E62C"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BC4753" w:rsidR="009C16BF" w:rsidP="009C16BF" w:rsidRDefault="009C16BF" w14:paraId="308DF8D7" w14:textId="77777777">
            <w:pPr>
              <w:ind w:right="162"/>
              <w:rPr>
                <w:rFonts w:ascii="Calibri" w:hAnsi="Calibri" w:cs="Calibri"/>
                <w:sz w:val="20"/>
                <w:szCs w:val="20"/>
              </w:rPr>
            </w:pPr>
            <w:r w:rsidRPr="00BC4753">
              <w:rPr>
                <w:rFonts w:ascii="Calibri" w:hAnsi="Calibri" w:cs="Calibri"/>
                <w:b w:val="0"/>
                <w:sz w:val="20"/>
                <w:szCs w:val="20"/>
                <w:lang w:val="en-GB"/>
              </w:rPr>
              <w:t>relationType</w:t>
            </w:r>
            <w:r w:rsidRPr="00BC4753">
              <w:rPr>
                <w:rFonts w:ascii="Calibri" w:hAnsi="Calibri" w:cs="Calibri"/>
                <w:b w:val="0"/>
                <w:sz w:val="20"/>
                <w:szCs w:val="20"/>
              </w:rPr>
              <w:t> </w:t>
            </w:r>
          </w:p>
        </w:tc>
        <w:tc>
          <w:tcPr>
            <w:tcW w:w="1176" w:type="dxa"/>
            <w:hideMark/>
          </w:tcPr>
          <w:p w:rsidRPr="00BC4753" w:rsidR="009C16BF" w:rsidP="009C16BF" w:rsidRDefault="009C16BF" w14:paraId="51901590"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String</w:t>
            </w:r>
            <w:r w:rsidRPr="00BC4753">
              <w:rPr>
                <w:rFonts w:ascii="Calibri" w:hAnsi="Calibri" w:cs="Calibri"/>
                <w:sz w:val="20"/>
                <w:szCs w:val="20"/>
              </w:rPr>
              <w:t> </w:t>
            </w:r>
          </w:p>
        </w:tc>
        <w:tc>
          <w:tcPr>
            <w:tcW w:w="1325" w:type="dxa"/>
            <w:hideMark/>
          </w:tcPr>
          <w:p w:rsidRPr="00BC4753" w:rsidR="009C16BF" w:rsidP="009C16BF" w:rsidRDefault="009C16BF" w14:paraId="1F981DC4"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rsidRPr="00BC4753" w:rsidR="009C16BF" w:rsidP="009C16BF" w:rsidRDefault="009C16BF" w14:paraId="29BAA39F" w14:textId="3BB491E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Relationship type; RT</w:t>
            </w:r>
            <w:r w:rsidR="005649D9">
              <w:rPr>
                <w:rFonts w:ascii="Calibri" w:hAnsi="Calibri" w:cs="Calibri"/>
                <w:sz w:val="20"/>
                <w:szCs w:val="20"/>
                <w:lang w:val="en-GB"/>
              </w:rPr>
              <w:t>_</w:t>
            </w:r>
            <w:r w:rsidRPr="00BC4753">
              <w:rPr>
                <w:rFonts w:ascii="Calibri" w:hAnsi="Calibri" w:cs="Calibri"/>
                <w:sz w:val="20"/>
                <w:szCs w:val="20"/>
                <w:lang w:val="en-GB"/>
              </w:rPr>
              <w:t>MACECHILDRELATIONSHIP </w:t>
            </w:r>
            <w:r w:rsidRPr="00BC4753">
              <w:rPr>
                <w:rFonts w:ascii="Calibri" w:hAnsi="Calibri" w:cs="Calibri"/>
                <w:sz w:val="20"/>
                <w:szCs w:val="20"/>
              </w:rPr>
              <w:t> </w:t>
            </w:r>
          </w:p>
        </w:tc>
      </w:tr>
      <w:tr w:rsidRPr="009C16BF" w:rsidR="009C16BF" w:rsidTr="00EA28B9" w14:paraId="60D37CD0"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BC4753" w:rsidR="009C16BF" w:rsidP="009C16BF" w:rsidRDefault="009C16BF" w14:paraId="144216E8" w14:textId="77777777">
            <w:pPr>
              <w:ind w:right="162"/>
              <w:rPr>
                <w:rFonts w:ascii="Calibri" w:hAnsi="Calibri" w:cs="Calibri"/>
                <w:sz w:val="20"/>
                <w:szCs w:val="20"/>
              </w:rPr>
            </w:pPr>
            <w:r w:rsidRPr="00BC4753">
              <w:rPr>
                <w:rFonts w:ascii="Calibri" w:hAnsi="Calibri" w:cs="Calibri"/>
                <w:b w:val="0"/>
                <w:sz w:val="20"/>
                <w:szCs w:val="20"/>
                <w:lang w:val="en-GB"/>
              </w:rPr>
              <w:lastRenderedPageBreak/>
              <w:t>effectiveBeginDate</w:t>
            </w:r>
            <w:r w:rsidRPr="00BC4753">
              <w:rPr>
                <w:rFonts w:ascii="Calibri" w:hAnsi="Calibri" w:cs="Calibri"/>
                <w:b w:val="0"/>
                <w:sz w:val="20"/>
                <w:szCs w:val="20"/>
              </w:rPr>
              <w:t> </w:t>
            </w:r>
          </w:p>
        </w:tc>
        <w:tc>
          <w:tcPr>
            <w:tcW w:w="1176" w:type="dxa"/>
            <w:hideMark/>
          </w:tcPr>
          <w:p w:rsidRPr="00BC4753" w:rsidR="009C16BF" w:rsidP="009C16BF" w:rsidRDefault="009C16BF" w14:paraId="46756B91"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Date</w:t>
            </w:r>
            <w:r w:rsidRPr="00BC4753">
              <w:rPr>
                <w:rFonts w:ascii="Calibri" w:hAnsi="Calibri" w:cs="Calibri"/>
                <w:sz w:val="20"/>
                <w:szCs w:val="20"/>
              </w:rPr>
              <w:t> </w:t>
            </w:r>
          </w:p>
        </w:tc>
        <w:tc>
          <w:tcPr>
            <w:tcW w:w="1325" w:type="dxa"/>
            <w:hideMark/>
          </w:tcPr>
          <w:p w:rsidRPr="00BC4753" w:rsidR="009C16BF" w:rsidP="009C16BF" w:rsidRDefault="009C16BF" w14:paraId="21AC76BD"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Yes</w:t>
            </w:r>
            <w:r w:rsidRPr="00BC4753">
              <w:rPr>
                <w:rFonts w:ascii="Calibri" w:hAnsi="Calibri" w:cs="Calibri"/>
                <w:sz w:val="20"/>
                <w:szCs w:val="20"/>
              </w:rPr>
              <w:t> </w:t>
            </w:r>
          </w:p>
        </w:tc>
        <w:tc>
          <w:tcPr>
            <w:tcW w:w="4454" w:type="dxa"/>
            <w:hideMark/>
          </w:tcPr>
          <w:p w:rsidRPr="00BC4753" w:rsidR="009C16BF" w:rsidP="009C16BF" w:rsidRDefault="00EA28B9" w14:paraId="7053FB10" w14:textId="43B9F140">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Pr="009C16BF" w:rsidR="009C16BF" w:rsidTr="00EA28B9" w14:paraId="565D6EED"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BC4753" w:rsidR="009C16BF" w:rsidP="009C16BF" w:rsidRDefault="009C16BF" w14:paraId="2C6815E6" w14:textId="77777777">
            <w:pPr>
              <w:ind w:right="162"/>
              <w:rPr>
                <w:rFonts w:ascii="Calibri" w:hAnsi="Calibri" w:cs="Calibri"/>
                <w:sz w:val="20"/>
                <w:szCs w:val="20"/>
              </w:rPr>
            </w:pPr>
            <w:r w:rsidRPr="00BC4753">
              <w:rPr>
                <w:rFonts w:ascii="Calibri" w:hAnsi="Calibri" w:cs="Calibri"/>
                <w:b w:val="0"/>
                <w:sz w:val="20"/>
                <w:szCs w:val="20"/>
                <w:lang w:val="en-GB"/>
              </w:rPr>
              <w:t>effectiveEndDate</w:t>
            </w:r>
            <w:r w:rsidRPr="00BC4753">
              <w:rPr>
                <w:rFonts w:ascii="Calibri" w:hAnsi="Calibri" w:cs="Calibri"/>
                <w:b w:val="0"/>
                <w:sz w:val="20"/>
                <w:szCs w:val="20"/>
              </w:rPr>
              <w:t> </w:t>
            </w:r>
          </w:p>
        </w:tc>
        <w:tc>
          <w:tcPr>
            <w:tcW w:w="1176" w:type="dxa"/>
            <w:hideMark/>
          </w:tcPr>
          <w:p w:rsidRPr="00BC4753" w:rsidR="009C16BF" w:rsidP="009C16BF" w:rsidRDefault="009C16BF" w14:paraId="301CE655"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Date</w:t>
            </w:r>
            <w:r w:rsidRPr="00BC4753">
              <w:rPr>
                <w:rFonts w:ascii="Calibri" w:hAnsi="Calibri" w:cs="Calibri"/>
                <w:sz w:val="20"/>
                <w:szCs w:val="20"/>
              </w:rPr>
              <w:t> </w:t>
            </w:r>
          </w:p>
        </w:tc>
        <w:tc>
          <w:tcPr>
            <w:tcW w:w="1325" w:type="dxa"/>
            <w:hideMark/>
          </w:tcPr>
          <w:p w:rsidRPr="00BC4753" w:rsidR="009C16BF" w:rsidP="009C16BF" w:rsidRDefault="009C16BF" w14:paraId="5FBD132F"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No</w:t>
            </w:r>
            <w:r w:rsidRPr="00BC4753">
              <w:rPr>
                <w:rFonts w:ascii="Calibri" w:hAnsi="Calibri" w:cs="Calibri"/>
                <w:sz w:val="20"/>
                <w:szCs w:val="20"/>
              </w:rPr>
              <w:t> </w:t>
            </w:r>
          </w:p>
        </w:tc>
        <w:tc>
          <w:tcPr>
            <w:tcW w:w="4454" w:type="dxa"/>
            <w:hideMark/>
          </w:tcPr>
          <w:p w:rsidRPr="00BC4753" w:rsidR="009C16BF" w:rsidP="009C16BF" w:rsidRDefault="008D6DA6" w14:paraId="7395D6C6" w14:textId="768D894C">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51A6">
              <w:rPr>
                <w:rFonts w:ascii="Calibri" w:hAnsi="Calibri" w:cs="Calibri"/>
                <w:sz w:val="20"/>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9C16BF" w:rsidR="009C16BF" w:rsidTr="00EA28B9" w14:paraId="5115BFDD"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BC4753" w:rsidR="009C16BF" w:rsidP="009C16BF" w:rsidRDefault="009C16BF" w14:paraId="597563D2" w14:textId="77777777">
            <w:pPr>
              <w:ind w:right="162"/>
              <w:rPr>
                <w:rFonts w:ascii="Calibri" w:hAnsi="Calibri" w:cs="Calibri"/>
                <w:sz w:val="20"/>
                <w:szCs w:val="20"/>
              </w:rPr>
            </w:pPr>
            <w:r w:rsidRPr="00BC4753">
              <w:rPr>
                <w:rFonts w:ascii="Calibri" w:hAnsi="Calibri" w:cs="Calibri"/>
                <w:b w:val="0"/>
                <w:sz w:val="20"/>
                <w:szCs w:val="20"/>
                <w:lang w:val="en-GB"/>
              </w:rPr>
              <w:t>updateSw</w:t>
            </w:r>
            <w:r w:rsidRPr="00BC4753">
              <w:rPr>
                <w:rFonts w:ascii="Calibri" w:hAnsi="Calibri" w:cs="Calibri"/>
                <w:b w:val="0"/>
                <w:sz w:val="20"/>
                <w:szCs w:val="20"/>
              </w:rPr>
              <w:t> </w:t>
            </w:r>
          </w:p>
        </w:tc>
        <w:tc>
          <w:tcPr>
            <w:tcW w:w="1176" w:type="dxa"/>
            <w:hideMark/>
          </w:tcPr>
          <w:p w:rsidRPr="00BC4753" w:rsidR="009C16BF" w:rsidP="009C16BF" w:rsidRDefault="009C16BF" w14:paraId="07835472"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C4753">
              <w:rPr>
                <w:rFonts w:ascii="Calibri" w:hAnsi="Calibri" w:cs="Calibri"/>
                <w:sz w:val="20"/>
                <w:szCs w:val="20"/>
                <w:lang w:val="en-GB"/>
              </w:rPr>
              <w:t>String</w:t>
            </w:r>
            <w:r w:rsidRPr="00BC4753">
              <w:rPr>
                <w:rFonts w:ascii="Calibri" w:hAnsi="Calibri" w:cs="Calibri"/>
                <w:sz w:val="20"/>
                <w:szCs w:val="20"/>
              </w:rPr>
              <w:t> </w:t>
            </w:r>
          </w:p>
        </w:tc>
        <w:tc>
          <w:tcPr>
            <w:tcW w:w="1325" w:type="dxa"/>
            <w:hideMark/>
          </w:tcPr>
          <w:p w:rsidRPr="003A34B0" w:rsidR="009C16BF" w:rsidP="009C16BF" w:rsidRDefault="009C16BF" w14:paraId="544B5522"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A34B0">
              <w:rPr>
                <w:rFonts w:ascii="Calibri" w:hAnsi="Calibri" w:cs="Calibri"/>
                <w:sz w:val="20"/>
                <w:szCs w:val="20"/>
                <w:lang w:val="en-GB"/>
              </w:rPr>
              <w:t>No</w:t>
            </w:r>
            <w:r w:rsidRPr="003A34B0">
              <w:rPr>
                <w:rFonts w:ascii="Calibri" w:hAnsi="Calibri" w:cs="Calibri"/>
                <w:sz w:val="20"/>
                <w:szCs w:val="20"/>
              </w:rPr>
              <w:t> </w:t>
            </w:r>
          </w:p>
        </w:tc>
        <w:tc>
          <w:tcPr>
            <w:tcW w:w="4454" w:type="dxa"/>
            <w:hideMark/>
          </w:tcPr>
          <w:p w:rsidR="00CD6AA5" w:rsidP="00CD6AA5" w:rsidRDefault="00CD6AA5" w14:paraId="5425FE29" w14:textId="77777777">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3A34B0" w:rsidR="009C16BF" w:rsidP="009C16BF" w:rsidRDefault="00CD6AA5" w14:paraId="690DCA46" w14:textId="6F76CAAA">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2190D">
              <w:rPr>
                <w:rFonts w:ascii="Calibri" w:hAnsi="Calibri" w:eastAsia="Calibri" w:cs="Calibri"/>
                <w:color w:val="000000" w:themeColor="text1"/>
              </w:rPr>
              <w:t>E.g.: 'Yes'/'No'</w:t>
            </w:r>
          </w:p>
        </w:tc>
      </w:tr>
      <w:tr w:rsidRPr="009C16BF" w:rsidR="009C16BF" w:rsidTr="00EA28B9" w14:paraId="379425BA"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3A34B0" w:rsidR="009C16BF" w:rsidP="009C16BF" w:rsidRDefault="009C16BF" w14:paraId="4A6E525B" w14:textId="77777777">
            <w:pPr>
              <w:ind w:right="162"/>
              <w:rPr>
                <w:rFonts w:ascii="Calibri" w:hAnsi="Calibri" w:cs="Calibri"/>
                <w:sz w:val="20"/>
                <w:szCs w:val="20"/>
              </w:rPr>
            </w:pPr>
            <w:r w:rsidRPr="003A34B0">
              <w:rPr>
                <w:rFonts w:ascii="Calibri" w:hAnsi="Calibri" w:cs="Calibri"/>
                <w:b w:val="0"/>
                <w:sz w:val="20"/>
                <w:szCs w:val="20"/>
                <w:lang w:val="en-GB"/>
              </w:rPr>
              <w:t>source</w:t>
            </w:r>
            <w:r w:rsidRPr="003A34B0">
              <w:rPr>
                <w:rFonts w:ascii="Calibri" w:hAnsi="Calibri" w:cs="Calibri"/>
                <w:b w:val="0"/>
                <w:sz w:val="20"/>
                <w:szCs w:val="20"/>
              </w:rPr>
              <w:t> </w:t>
            </w:r>
          </w:p>
        </w:tc>
        <w:tc>
          <w:tcPr>
            <w:tcW w:w="1176" w:type="dxa"/>
            <w:hideMark/>
          </w:tcPr>
          <w:p w:rsidRPr="003A34B0" w:rsidR="009C16BF" w:rsidP="009C16BF" w:rsidRDefault="009C16BF" w14:paraId="055A5B6F"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A34B0">
              <w:rPr>
                <w:rFonts w:ascii="Calibri" w:hAnsi="Calibri" w:cs="Calibri"/>
                <w:sz w:val="20"/>
                <w:szCs w:val="20"/>
                <w:lang w:val="en-GB"/>
              </w:rPr>
              <w:t>String</w:t>
            </w:r>
            <w:r w:rsidRPr="003A34B0">
              <w:rPr>
                <w:rFonts w:ascii="Calibri" w:hAnsi="Calibri" w:cs="Calibri"/>
                <w:sz w:val="20"/>
                <w:szCs w:val="20"/>
              </w:rPr>
              <w:t> </w:t>
            </w:r>
          </w:p>
        </w:tc>
        <w:tc>
          <w:tcPr>
            <w:tcW w:w="1325" w:type="dxa"/>
            <w:hideMark/>
          </w:tcPr>
          <w:p w:rsidRPr="003A34B0" w:rsidR="009C16BF" w:rsidP="009C16BF" w:rsidRDefault="009C16BF" w14:paraId="767253CA"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A34B0">
              <w:rPr>
                <w:rFonts w:ascii="Calibri" w:hAnsi="Calibri" w:cs="Calibri"/>
                <w:sz w:val="20"/>
                <w:szCs w:val="20"/>
                <w:lang w:val="en-GB"/>
              </w:rPr>
              <w:t>Yes</w:t>
            </w:r>
            <w:r w:rsidRPr="003A34B0">
              <w:rPr>
                <w:rFonts w:ascii="Calibri" w:hAnsi="Calibri" w:cs="Calibri"/>
                <w:sz w:val="20"/>
                <w:szCs w:val="20"/>
              </w:rPr>
              <w:t> </w:t>
            </w:r>
          </w:p>
        </w:tc>
        <w:tc>
          <w:tcPr>
            <w:tcW w:w="4454" w:type="dxa"/>
            <w:hideMark/>
          </w:tcPr>
          <w:p w:rsidRPr="00AD51A6" w:rsidR="009C16BF" w:rsidP="19420413" w:rsidRDefault="45BF7561" w14:paraId="24B7757B" w14:textId="4DB4091D">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Bidi"/>
                <w:sz w:val="20"/>
                <w:szCs w:val="20"/>
              </w:rPr>
            </w:pPr>
            <w:r w:rsidRPr="00AD51A6">
              <w:rPr>
                <w:rFonts w:eastAsia="Calibri" w:asciiTheme="majorHAnsi" w:hAnsiTheme="majorHAnsi" w:cstheme="majorBidi"/>
                <w:sz w:val="20"/>
                <w:szCs w:val="20"/>
                <w:lang w:val="en-GB"/>
              </w:rPr>
              <w:t xml:space="preserve"> Source System: </w:t>
            </w:r>
            <w:r w:rsidRPr="00AD51A6">
              <w:rPr>
                <w:rFonts w:eastAsia="Calibri" w:asciiTheme="majorHAnsi" w:hAnsiTheme="majorHAnsi" w:cstheme="majorBidi"/>
                <w:sz w:val="20"/>
                <w:szCs w:val="20"/>
              </w:rPr>
              <w:t>The system that MWRP received this data from (could be "MWRP" if the data was uploaded to MWRP).</w:t>
            </w:r>
            <w:r w:rsidRPr="00AD51A6">
              <w:rPr>
                <w:rFonts w:eastAsia="Calibri" w:asciiTheme="majorHAnsi" w:hAnsiTheme="majorHAnsi" w:cstheme="majorBidi"/>
                <w:sz w:val="20"/>
                <w:szCs w:val="20"/>
                <w:lang w:val="en-GB"/>
              </w:rPr>
              <w:t xml:space="preserve"> </w:t>
            </w:r>
          </w:p>
          <w:p w:rsidRPr="00926B0E" w:rsidR="009C16BF" w:rsidP="19420413" w:rsidRDefault="45BF7561" w14:paraId="6961CA0F" w14:textId="57EC75BE">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Bidi"/>
                <w:szCs w:val="20"/>
              </w:rPr>
            </w:pPr>
            <w:r w:rsidRPr="00926B0E">
              <w:rPr>
                <w:rFonts w:eastAsia="Calibri" w:asciiTheme="majorHAnsi" w:hAnsiTheme="majorHAnsi" w:cstheme="majorBidi"/>
                <w:szCs w:val="20"/>
                <w:lang w:val="en-GB"/>
              </w:rPr>
              <w:t>Eg: VaCMS</w:t>
            </w:r>
          </w:p>
          <w:p w:rsidRPr="00605064" w:rsidR="009C16BF" w:rsidP="009C16BF" w:rsidRDefault="009C16BF" w14:paraId="1B055B81" w14:textId="25C2129C">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Pr="009C16BF" w:rsidR="009C16BF" w:rsidTr="00EA28B9" w14:paraId="536DA295" w14:textId="77777777">
        <w:trPr>
          <w:trHeight w:val="315"/>
        </w:trPr>
        <w:tc>
          <w:tcPr>
            <w:cnfStyle w:val="001000000000" w:firstRow="0" w:lastRow="0" w:firstColumn="1" w:lastColumn="0" w:oddVBand="0" w:evenVBand="0" w:oddHBand="0" w:evenHBand="0" w:firstRowFirstColumn="0" w:firstRowLastColumn="0" w:lastRowFirstColumn="0" w:lastRowLastColumn="0"/>
            <w:tcW w:w="2395" w:type="dxa"/>
            <w:hideMark/>
          </w:tcPr>
          <w:p w:rsidRPr="005649D9" w:rsidR="009C16BF" w:rsidP="009C16BF" w:rsidRDefault="009C16BF" w14:paraId="49781D72" w14:textId="412709E2">
            <w:pPr>
              <w:ind w:right="162"/>
              <w:rPr>
                <w:rFonts w:ascii="Calibri" w:hAnsi="Calibri" w:cs="Calibri"/>
                <w:sz w:val="20"/>
                <w:szCs w:val="20"/>
              </w:rPr>
            </w:pPr>
            <w:r w:rsidRPr="005649D9">
              <w:rPr>
                <w:rFonts w:ascii="Calibri" w:hAnsi="Calibri" w:cs="Calibri"/>
                <w:b w:val="0"/>
                <w:sz w:val="20"/>
                <w:szCs w:val="20"/>
                <w:lang w:val="en-GB"/>
              </w:rPr>
              <w:t>vaCMSSequenceNum</w:t>
            </w:r>
            <w:r w:rsidRPr="005649D9">
              <w:rPr>
                <w:rFonts w:ascii="Calibri" w:hAnsi="Calibri" w:cs="Calibri"/>
                <w:b w:val="0"/>
                <w:sz w:val="20"/>
                <w:szCs w:val="20"/>
              </w:rPr>
              <w:t> </w:t>
            </w:r>
          </w:p>
        </w:tc>
        <w:tc>
          <w:tcPr>
            <w:tcW w:w="1176" w:type="dxa"/>
            <w:hideMark/>
          </w:tcPr>
          <w:p w:rsidRPr="005649D9" w:rsidR="009C16BF" w:rsidP="009C16BF" w:rsidRDefault="009C16BF" w14:paraId="200E8631" w14:textId="77777777">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5649D9">
              <w:rPr>
                <w:rFonts w:ascii="Calibri" w:hAnsi="Calibri" w:cs="Calibri"/>
                <w:sz w:val="20"/>
                <w:szCs w:val="20"/>
                <w:lang w:val="en-GB"/>
              </w:rPr>
              <w:t>String </w:t>
            </w:r>
            <w:r w:rsidRPr="005649D9">
              <w:rPr>
                <w:rFonts w:ascii="Calibri" w:hAnsi="Calibri" w:cs="Calibri"/>
                <w:sz w:val="20"/>
                <w:szCs w:val="20"/>
              </w:rPr>
              <w:t> </w:t>
            </w:r>
          </w:p>
        </w:tc>
        <w:tc>
          <w:tcPr>
            <w:tcW w:w="1325" w:type="dxa"/>
            <w:hideMark/>
          </w:tcPr>
          <w:p w:rsidRPr="00667582" w:rsidR="009C16BF" w:rsidP="009C16BF" w:rsidRDefault="009C16BF" w14:paraId="683ECF3A" w14:textId="36B63484">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5649D9">
              <w:rPr>
                <w:rFonts w:ascii="Calibri" w:hAnsi="Calibri" w:cs="Calibri"/>
                <w:sz w:val="20"/>
                <w:szCs w:val="20"/>
                <w:lang w:val="en-GB"/>
              </w:rPr>
              <w:t>Yes</w:t>
            </w:r>
          </w:p>
        </w:tc>
        <w:tc>
          <w:tcPr>
            <w:tcW w:w="4454" w:type="dxa"/>
            <w:hideMark/>
          </w:tcPr>
          <w:p w:rsidRPr="00667582" w:rsidR="009C16BF" w:rsidP="009C16BF" w:rsidRDefault="356ACE9A" w14:paraId="4CA0E492" w14:textId="5CD89976">
            <w:pPr>
              <w:ind w:right="162"/>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44BE5DE9">
              <w:rPr>
                <w:rFonts w:ascii="Calibri" w:hAnsi="Calibri" w:cs="Calibri"/>
                <w:sz w:val="20"/>
                <w:szCs w:val="20"/>
                <w:lang w:val="en-GB"/>
              </w:rPr>
              <w:t>vaCMSSequenceNum is a unique number for each data set at the household level—for example, education records coming from VaCMS. Retain the sequence number when the data is updated in MWRP by customer/worker.</w:t>
            </w:r>
          </w:p>
        </w:tc>
      </w:tr>
    </w:tbl>
    <w:p w:rsidR="4F8F680E" w:rsidP="4F8F680E" w:rsidRDefault="4F8F680E" w14:paraId="1A413F93" w14:textId="3CE2A93C">
      <w:pPr>
        <w:ind w:right="162"/>
        <w:rPr>
          <w:rFonts w:ascii="Calibri" w:hAnsi="Calibri" w:cs="Calibri"/>
        </w:rPr>
      </w:pPr>
    </w:p>
    <w:p w:rsidR="000E2292" w:rsidP="00044695" w:rsidRDefault="000E2292" w14:paraId="6380D502" w14:textId="77777777">
      <w:pPr>
        <w:ind w:right="162"/>
        <w:textAlignment w:val="baseline"/>
        <w:rPr>
          <w:rFonts w:ascii="Calibri" w:hAnsi="Calibri" w:cs="Calibri" w:eastAsiaTheme="minorEastAsia"/>
          <w:color w:val="000000" w:themeColor="text1"/>
          <w:sz w:val="22"/>
          <w:szCs w:val="22"/>
        </w:rPr>
      </w:pPr>
    </w:p>
    <w:p w:rsidRPr="005A49B8" w:rsidR="00DC3856" w:rsidP="008661F6" w:rsidRDefault="1B13D7B2" w14:paraId="32C6376B" w14:textId="43E23D18">
      <w:pPr>
        <w:ind w:right="162"/>
        <w:textAlignment w:val="baseline"/>
        <w:rPr>
          <w:rFonts w:ascii="Calibri" w:hAnsi="Calibri" w:cs="Calibri"/>
          <w:sz w:val="22"/>
          <w:szCs w:val="22"/>
        </w:rPr>
      </w:pPr>
      <w:r w:rsidRPr="5AD8E5F2">
        <w:rPr>
          <w:rFonts w:ascii="Calibri" w:hAnsi="Calibri" w:cs="Calibri" w:eastAsiaTheme="minorEastAsia"/>
          <w:color w:val="000000" w:themeColor="text1"/>
          <w:sz w:val="22"/>
          <w:szCs w:val="22"/>
        </w:rPr>
        <w:t>RulesEvaluatedResultsDTO</w:t>
      </w:r>
      <w:r w:rsidRPr="5AD8E5F2" w:rsidR="12BEFA0F">
        <w:rPr>
          <w:rFonts w:ascii="Calibri" w:hAnsi="Calibri" w:cs="Calibri"/>
          <w:sz w:val="22"/>
          <w:szCs w:val="22"/>
        </w:rPr>
        <w:t>:</w:t>
      </w:r>
      <w:r w:rsidRPr="5AD8E5F2" w:rsidR="4B057B45">
        <w:rPr>
          <w:rFonts w:ascii="Calibri" w:hAnsi="Calibri" w:cs="Calibri"/>
          <w:sz w:val="22"/>
          <w:szCs w:val="22"/>
        </w:rPr>
        <w:t xml:space="preserve"> List of rules along with status (Pass, Fail</w:t>
      </w:r>
      <w:r w:rsidRPr="5AD8E5F2" w:rsidR="367CCD7B">
        <w:rPr>
          <w:rFonts w:ascii="Calibri" w:hAnsi="Calibri" w:cs="Calibri"/>
          <w:sz w:val="22"/>
          <w:szCs w:val="22"/>
        </w:rPr>
        <w:t>). This information used to display in VaCMS Eligibility Summary.</w:t>
      </w:r>
      <w:r w:rsidRPr="5AD8E5F2" w:rsidR="4C8F657C">
        <w:rPr>
          <w:rFonts w:ascii="Calibri" w:hAnsi="Calibri" w:cs="Calibri"/>
          <w:sz w:val="22"/>
          <w:szCs w:val="22"/>
        </w:rPr>
        <w:t xml:space="preserve">  </w:t>
      </w:r>
    </w:p>
    <w:tbl>
      <w:tblPr>
        <w:tblW w:w="964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28"/>
        <w:gridCol w:w="1710"/>
        <w:gridCol w:w="1620"/>
        <w:gridCol w:w="3690"/>
      </w:tblGrid>
      <w:tr w:rsidR="547EDEB1" w:rsidTr="5AD8E5F2" w14:paraId="5FE6C022" w14:textId="77777777">
        <w:trPr>
          <w:trHeight w:val="300"/>
        </w:trPr>
        <w:tc>
          <w:tcPr>
            <w:tcW w:w="2628" w:type="dxa"/>
            <w:shd w:val="clear" w:color="auto" w:fill="000000" w:themeFill="text1"/>
          </w:tcPr>
          <w:p w:rsidR="547EDEB1" w:rsidP="547EDEB1" w:rsidRDefault="547EDEB1" w14:paraId="7A284F8D" w14:textId="77777777">
            <w:pPr>
              <w:pStyle w:val="TableText10HeaderCenter"/>
              <w:rPr>
                <w:rFonts w:ascii="Calibri" w:hAnsi="Calibri" w:cs="Calibri"/>
                <w:b w:val="0"/>
                <w:sz w:val="22"/>
                <w:szCs w:val="22"/>
              </w:rPr>
            </w:pPr>
            <w:r w:rsidRPr="31714CD1">
              <w:rPr>
                <w:rFonts w:ascii="Calibri" w:hAnsi="Calibri" w:cs="Calibri"/>
                <w:sz w:val="22"/>
                <w:szCs w:val="22"/>
              </w:rPr>
              <w:t>Field</w:t>
            </w:r>
          </w:p>
        </w:tc>
        <w:tc>
          <w:tcPr>
            <w:tcW w:w="1710" w:type="dxa"/>
            <w:shd w:val="clear" w:color="auto" w:fill="000000" w:themeFill="text1"/>
          </w:tcPr>
          <w:p w:rsidR="547EDEB1" w:rsidP="547EDEB1" w:rsidRDefault="547EDEB1" w14:paraId="6E6B2BEA" w14:textId="77777777">
            <w:pPr>
              <w:pStyle w:val="TableText10HeaderCenter"/>
              <w:rPr>
                <w:rFonts w:ascii="Calibri" w:hAnsi="Calibri" w:cs="Calibri"/>
                <w:b w:val="0"/>
                <w:sz w:val="22"/>
                <w:szCs w:val="22"/>
              </w:rPr>
            </w:pPr>
            <w:r w:rsidRPr="31714CD1">
              <w:rPr>
                <w:rFonts w:ascii="Calibri" w:hAnsi="Calibri" w:cs="Calibri"/>
                <w:sz w:val="22"/>
                <w:szCs w:val="22"/>
              </w:rPr>
              <w:t>Type</w:t>
            </w:r>
          </w:p>
        </w:tc>
        <w:tc>
          <w:tcPr>
            <w:tcW w:w="1620" w:type="dxa"/>
            <w:shd w:val="clear" w:color="auto" w:fill="000000" w:themeFill="text1"/>
          </w:tcPr>
          <w:p w:rsidR="547EDEB1" w:rsidP="547EDEB1" w:rsidRDefault="547EDEB1" w14:paraId="65145017" w14:textId="77777777">
            <w:pPr>
              <w:pStyle w:val="TableText10HeaderCenter"/>
              <w:rPr>
                <w:rFonts w:ascii="Calibri" w:hAnsi="Calibri" w:cs="Calibri"/>
                <w:b w:val="0"/>
                <w:sz w:val="22"/>
                <w:szCs w:val="22"/>
              </w:rPr>
            </w:pPr>
            <w:r w:rsidRPr="31714CD1">
              <w:rPr>
                <w:rFonts w:ascii="Calibri" w:hAnsi="Calibri" w:cs="Calibri"/>
                <w:sz w:val="22"/>
                <w:szCs w:val="22"/>
              </w:rPr>
              <w:t>Required</w:t>
            </w:r>
          </w:p>
        </w:tc>
        <w:tc>
          <w:tcPr>
            <w:tcW w:w="3690" w:type="dxa"/>
            <w:shd w:val="clear" w:color="auto" w:fill="000000" w:themeFill="text1"/>
          </w:tcPr>
          <w:p w:rsidR="547EDEB1" w:rsidP="547EDEB1" w:rsidRDefault="547EDEB1" w14:paraId="19430914" w14:textId="77777777">
            <w:pPr>
              <w:pStyle w:val="TableText10HeaderCenter"/>
              <w:rPr>
                <w:rFonts w:ascii="Calibri" w:hAnsi="Calibri" w:cs="Calibri"/>
                <w:b w:val="0"/>
                <w:sz w:val="22"/>
                <w:szCs w:val="22"/>
              </w:rPr>
            </w:pPr>
            <w:r w:rsidRPr="31714CD1">
              <w:rPr>
                <w:rFonts w:ascii="Calibri" w:hAnsi="Calibri" w:cs="Calibri"/>
                <w:sz w:val="22"/>
                <w:szCs w:val="22"/>
              </w:rPr>
              <w:t>Description</w:t>
            </w:r>
          </w:p>
        </w:tc>
      </w:tr>
      <w:tr w:rsidR="547EDEB1" w:rsidTr="5AD8E5F2" w14:paraId="39BD9B96" w14:textId="77777777">
        <w:trPr>
          <w:trHeight w:val="300"/>
        </w:trPr>
        <w:tc>
          <w:tcPr>
            <w:tcW w:w="2628" w:type="dxa"/>
            <w:tcBorders>
              <w:top w:val="single" w:color="auto" w:sz="4" w:space="0"/>
              <w:left w:val="single" w:color="auto" w:sz="4" w:space="0"/>
              <w:bottom w:val="single" w:color="auto" w:sz="4" w:space="0"/>
              <w:right w:val="single" w:color="auto" w:sz="4" w:space="0"/>
            </w:tcBorders>
          </w:tcPr>
          <w:p w:rsidRPr="007D7F48" w:rsidR="39C1973A" w:rsidP="547EDEB1" w:rsidRDefault="39C1973A" w14:paraId="5D8ADB69" w14:textId="4EC7D98A">
            <w:pPr>
              <w:pStyle w:val="TableText10"/>
              <w:rPr>
                <w:szCs w:val="20"/>
              </w:rPr>
            </w:pPr>
            <w:r w:rsidRPr="005A49B8">
              <w:rPr>
                <w:rFonts w:ascii="Calibri" w:hAnsi="Calibri" w:cs="Calibri" w:eastAsiaTheme="minorEastAsia"/>
                <w:szCs w:val="20"/>
                <w:lang w:val="en-GB"/>
              </w:rPr>
              <w:t>ruleId</w:t>
            </w:r>
          </w:p>
        </w:tc>
        <w:tc>
          <w:tcPr>
            <w:tcW w:w="1710" w:type="dxa"/>
            <w:tcBorders>
              <w:top w:val="single" w:color="auto" w:sz="4" w:space="0"/>
              <w:left w:val="single" w:color="auto" w:sz="4" w:space="0"/>
              <w:bottom w:val="single" w:color="auto" w:sz="4" w:space="0"/>
              <w:right w:val="single" w:color="auto" w:sz="4" w:space="0"/>
            </w:tcBorders>
          </w:tcPr>
          <w:p w:rsidRPr="005A49B8" w:rsidR="39C1973A" w:rsidP="31714CD1" w:rsidRDefault="39C1973A" w14:paraId="3F61FD12" w14:textId="5125818D">
            <w:pPr>
              <w:pStyle w:val="TableText10"/>
              <w:rPr>
                <w:rFonts w:ascii="Calibri" w:hAnsi="Calibri" w:cs="Calibri" w:eastAsiaTheme="minorEastAsia"/>
                <w:szCs w:val="20"/>
                <w:lang w:val="en-GB"/>
              </w:rPr>
            </w:pPr>
            <w:r w:rsidRPr="005A49B8">
              <w:rPr>
                <w:rFonts w:ascii="Calibri" w:hAnsi="Calibri" w:cs="Calibri" w:eastAsiaTheme="minorEastAsia"/>
                <w:szCs w:val="20"/>
                <w:lang w:val="en-GB"/>
              </w:rPr>
              <w:t>String</w:t>
            </w:r>
          </w:p>
        </w:tc>
        <w:tc>
          <w:tcPr>
            <w:tcW w:w="1620" w:type="dxa"/>
            <w:tcBorders>
              <w:top w:val="single" w:color="auto" w:sz="4" w:space="0"/>
              <w:left w:val="single" w:color="auto" w:sz="4" w:space="0"/>
              <w:bottom w:val="single" w:color="auto" w:sz="4" w:space="0"/>
              <w:right w:val="single" w:color="auto" w:sz="4" w:space="0"/>
            </w:tcBorders>
          </w:tcPr>
          <w:p w:rsidRPr="005A49B8" w:rsidR="547EDEB1" w:rsidP="31714CD1" w:rsidRDefault="547EDEB1" w14:paraId="6C4DDDEE" w14:textId="77777777">
            <w:pPr>
              <w:pStyle w:val="TableText10"/>
              <w:rPr>
                <w:rFonts w:ascii="Calibri" w:hAnsi="Calibri" w:cs="Calibri" w:eastAsiaTheme="minorEastAsia"/>
                <w:szCs w:val="20"/>
                <w:lang w:val="en-GB"/>
              </w:rPr>
            </w:pPr>
            <w:r w:rsidRPr="005A49B8">
              <w:rPr>
                <w:rFonts w:ascii="Calibri" w:hAnsi="Calibri" w:cs="Calibri" w:eastAsiaTheme="minorEastAsia"/>
                <w:szCs w:val="20"/>
                <w:lang w:val="en-GB"/>
              </w:rPr>
              <w:t>Yes</w:t>
            </w:r>
          </w:p>
        </w:tc>
        <w:tc>
          <w:tcPr>
            <w:tcW w:w="3690" w:type="dxa"/>
            <w:tcBorders>
              <w:top w:val="single" w:color="auto" w:sz="4" w:space="0"/>
              <w:left w:val="single" w:color="auto" w:sz="4" w:space="0"/>
              <w:bottom w:val="single" w:color="auto" w:sz="4" w:space="0"/>
              <w:right w:val="single" w:color="auto" w:sz="4" w:space="0"/>
            </w:tcBorders>
          </w:tcPr>
          <w:p w:rsidR="79B95996" w:rsidP="5AD8E5F2" w:rsidRDefault="25D889C4" w14:paraId="54D3214C" w14:textId="77777777">
            <w:pPr>
              <w:pStyle w:val="TableText10"/>
              <w:rPr>
                <w:rFonts w:ascii="Calibri" w:hAnsi="Calibri" w:cs="Calibri" w:eastAsiaTheme="minorEastAsia"/>
                <w:lang w:val="en-GB"/>
              </w:rPr>
            </w:pPr>
            <w:r w:rsidRPr="5AD8E5F2">
              <w:rPr>
                <w:rFonts w:ascii="Calibri" w:hAnsi="Calibri" w:cs="Calibri" w:eastAsiaTheme="minorEastAsia"/>
                <w:lang w:val="en-GB"/>
              </w:rPr>
              <w:t>Rule Id</w:t>
            </w:r>
          </w:p>
          <w:p w:rsidRPr="007D7F48" w:rsidR="00A85A19" w:rsidP="5AD8E5F2" w:rsidRDefault="00A85A19" w14:paraId="06101F7A" w14:textId="4A308D5B">
            <w:pPr>
              <w:pStyle w:val="TableText10"/>
              <w:rPr>
                <w:rFonts w:ascii="Calibri" w:hAnsi="Calibri" w:cs="Calibri" w:eastAsiaTheme="minorEastAsia"/>
                <w:lang w:val="en-GB"/>
              </w:rPr>
            </w:pPr>
            <w:r>
              <w:rPr>
                <w:rFonts w:ascii="Calibri" w:hAnsi="Calibri" w:cs="Calibri" w:eastAsiaTheme="minorEastAsia"/>
                <w:lang w:val="en-GB"/>
              </w:rPr>
              <w:t>Circumstance Code from RT_ECHC</w:t>
            </w:r>
          </w:p>
        </w:tc>
      </w:tr>
      <w:tr w:rsidR="547EDEB1" w:rsidTr="5AD8E5F2" w14:paraId="6A636442" w14:textId="77777777">
        <w:trPr>
          <w:trHeight w:val="300"/>
        </w:trPr>
        <w:tc>
          <w:tcPr>
            <w:tcW w:w="2628" w:type="dxa"/>
            <w:tcBorders>
              <w:top w:val="single" w:color="auto" w:sz="4" w:space="0"/>
              <w:left w:val="single" w:color="auto" w:sz="4" w:space="0"/>
              <w:bottom w:val="single" w:color="auto" w:sz="4" w:space="0"/>
              <w:right w:val="single" w:color="auto" w:sz="4" w:space="0"/>
            </w:tcBorders>
          </w:tcPr>
          <w:p w:rsidRPr="005A49B8" w:rsidR="069AF3C9" w:rsidP="31714CD1" w:rsidRDefault="069AF3C9" w14:paraId="12507CF0" w14:textId="6EFC0796">
            <w:pPr>
              <w:pStyle w:val="TableText10"/>
              <w:rPr>
                <w:rFonts w:asciiTheme="majorHAnsi" w:hAnsiTheme="majorHAnsi" w:eastAsiaTheme="majorEastAsia" w:cstheme="majorBidi"/>
                <w:color w:val="000000" w:themeColor="text1"/>
                <w:szCs w:val="20"/>
                <w:lang w:val="en-GB"/>
              </w:rPr>
            </w:pPr>
            <w:r w:rsidRPr="005A49B8">
              <w:rPr>
                <w:rFonts w:asciiTheme="majorHAnsi" w:hAnsiTheme="majorHAnsi" w:eastAsiaTheme="majorEastAsia" w:cstheme="majorBidi"/>
                <w:color w:val="000000" w:themeColor="text1"/>
                <w:szCs w:val="20"/>
                <w:lang w:val="en-GB"/>
              </w:rPr>
              <w:t>r</w:t>
            </w:r>
            <w:r w:rsidRPr="005A49B8" w:rsidR="79B95996">
              <w:rPr>
                <w:rFonts w:asciiTheme="majorHAnsi" w:hAnsiTheme="majorHAnsi" w:eastAsiaTheme="majorEastAsia" w:cstheme="majorBidi"/>
                <w:color w:val="000000" w:themeColor="text1"/>
                <w:szCs w:val="20"/>
                <w:lang w:val="en-GB"/>
              </w:rPr>
              <w:t>uleName</w:t>
            </w:r>
          </w:p>
        </w:tc>
        <w:tc>
          <w:tcPr>
            <w:tcW w:w="1710" w:type="dxa"/>
            <w:tcBorders>
              <w:top w:val="single" w:color="auto" w:sz="4" w:space="0"/>
              <w:left w:val="single" w:color="auto" w:sz="4" w:space="0"/>
              <w:bottom w:val="single" w:color="auto" w:sz="4" w:space="0"/>
              <w:right w:val="single" w:color="auto" w:sz="4" w:space="0"/>
            </w:tcBorders>
          </w:tcPr>
          <w:p w:rsidRPr="005A49B8" w:rsidR="547EDEB1" w:rsidP="31714CD1" w:rsidRDefault="547EDEB1" w14:paraId="3CE9D2A9" w14:textId="3B98D707">
            <w:pPr>
              <w:pStyle w:val="TableText10"/>
              <w:rPr>
                <w:rFonts w:asciiTheme="majorHAnsi" w:hAnsiTheme="majorHAnsi" w:eastAsiaTheme="majorEastAsia" w:cstheme="majorBidi"/>
                <w:color w:val="000000" w:themeColor="text1"/>
                <w:szCs w:val="20"/>
              </w:rPr>
            </w:pPr>
            <w:r w:rsidRPr="005A49B8">
              <w:rPr>
                <w:rFonts w:asciiTheme="majorHAnsi" w:hAnsiTheme="majorHAnsi" w:eastAsiaTheme="majorEastAsia" w:cstheme="majorBidi"/>
                <w:color w:val="000000" w:themeColor="text1"/>
                <w:szCs w:val="20"/>
                <w:lang w:val="en-GB"/>
              </w:rPr>
              <w:t>String</w:t>
            </w:r>
          </w:p>
        </w:tc>
        <w:tc>
          <w:tcPr>
            <w:tcW w:w="1620" w:type="dxa"/>
            <w:tcBorders>
              <w:top w:val="single" w:color="auto" w:sz="4" w:space="0"/>
              <w:left w:val="single" w:color="auto" w:sz="4" w:space="0"/>
              <w:bottom w:val="single" w:color="auto" w:sz="4" w:space="0"/>
              <w:right w:val="single" w:color="auto" w:sz="4" w:space="0"/>
            </w:tcBorders>
          </w:tcPr>
          <w:p w:rsidRPr="005A49B8" w:rsidR="547EDEB1" w:rsidP="31714CD1" w:rsidRDefault="547EDEB1" w14:paraId="21064DF3" w14:textId="10BAC9F1">
            <w:pPr>
              <w:pStyle w:val="TableText10"/>
              <w:rPr>
                <w:rFonts w:asciiTheme="majorHAnsi" w:hAnsiTheme="majorHAnsi" w:eastAsiaTheme="majorEastAsia" w:cstheme="majorBidi"/>
                <w:color w:val="000000" w:themeColor="text1"/>
                <w:szCs w:val="20"/>
              </w:rPr>
            </w:pPr>
            <w:r w:rsidRPr="005A49B8">
              <w:rPr>
                <w:rFonts w:asciiTheme="majorHAnsi" w:hAnsiTheme="majorHAnsi" w:eastAsiaTheme="majorEastAsia" w:cstheme="majorBidi"/>
                <w:color w:val="000000" w:themeColor="text1"/>
                <w:szCs w:val="20"/>
                <w:lang w:val="en-GB"/>
              </w:rPr>
              <w:t>Yes</w:t>
            </w:r>
          </w:p>
        </w:tc>
        <w:tc>
          <w:tcPr>
            <w:tcW w:w="3690" w:type="dxa"/>
            <w:tcBorders>
              <w:top w:val="single" w:color="auto" w:sz="4" w:space="0"/>
              <w:left w:val="single" w:color="auto" w:sz="4" w:space="0"/>
              <w:bottom w:val="single" w:color="auto" w:sz="4" w:space="0"/>
              <w:right w:val="single" w:color="auto" w:sz="4" w:space="0"/>
            </w:tcBorders>
          </w:tcPr>
          <w:p w:rsidRPr="007D7F48" w:rsidR="508D645F" w:rsidP="547EDEB1" w:rsidRDefault="508D645F" w14:paraId="22C3C23C" w14:textId="17266B76">
            <w:pPr>
              <w:pStyle w:val="TableText10"/>
              <w:rPr>
                <w:szCs w:val="20"/>
              </w:rPr>
            </w:pPr>
            <w:r w:rsidRPr="005A49B8">
              <w:rPr>
                <w:rFonts w:asciiTheme="majorHAnsi" w:hAnsiTheme="majorHAnsi" w:eastAsiaTheme="majorEastAsia" w:cstheme="majorBidi"/>
                <w:szCs w:val="20"/>
                <w:lang w:val="en-GB"/>
              </w:rPr>
              <w:t>Name of the rule</w:t>
            </w:r>
          </w:p>
        </w:tc>
      </w:tr>
      <w:tr w:rsidR="547EDEB1" w:rsidTr="5AD8E5F2" w14:paraId="24BC72A4" w14:textId="77777777">
        <w:trPr>
          <w:trHeight w:val="300"/>
        </w:trPr>
        <w:tc>
          <w:tcPr>
            <w:tcW w:w="2628" w:type="dxa"/>
            <w:tcBorders>
              <w:top w:val="single" w:color="auto" w:sz="4" w:space="0"/>
              <w:left w:val="single" w:color="auto" w:sz="4" w:space="0"/>
              <w:bottom w:val="single" w:color="auto" w:sz="4" w:space="0"/>
              <w:right w:val="single" w:color="auto" w:sz="4" w:space="0"/>
            </w:tcBorders>
          </w:tcPr>
          <w:p w:rsidRPr="005A49B8" w:rsidR="29785CD5" w:rsidP="31714CD1" w:rsidRDefault="29785CD5" w14:paraId="1C45B524" w14:textId="70F8DC48">
            <w:pPr>
              <w:pStyle w:val="TableText10"/>
              <w:rPr>
                <w:rFonts w:asciiTheme="majorHAnsi" w:hAnsiTheme="majorHAnsi" w:eastAsiaTheme="majorEastAsia" w:cstheme="majorBidi"/>
                <w:szCs w:val="20"/>
                <w:lang w:val="en-GB"/>
              </w:rPr>
            </w:pPr>
            <w:r w:rsidRPr="005A49B8">
              <w:rPr>
                <w:rFonts w:asciiTheme="majorHAnsi" w:hAnsiTheme="majorHAnsi" w:eastAsiaTheme="majorEastAsia" w:cstheme="majorBidi"/>
                <w:szCs w:val="20"/>
                <w:lang w:val="en-GB"/>
              </w:rPr>
              <w:t>result</w:t>
            </w:r>
          </w:p>
        </w:tc>
        <w:tc>
          <w:tcPr>
            <w:tcW w:w="1710" w:type="dxa"/>
            <w:tcBorders>
              <w:top w:val="single" w:color="auto" w:sz="4" w:space="0"/>
              <w:left w:val="single" w:color="auto" w:sz="4" w:space="0"/>
              <w:bottom w:val="single" w:color="auto" w:sz="4" w:space="0"/>
              <w:right w:val="single" w:color="auto" w:sz="4" w:space="0"/>
            </w:tcBorders>
          </w:tcPr>
          <w:p w:rsidRPr="005A49B8" w:rsidR="547EDEB1" w:rsidP="31714CD1" w:rsidRDefault="547EDEB1" w14:paraId="795B5DFA" w14:textId="4CE04DF7">
            <w:pPr>
              <w:pStyle w:val="TableText10"/>
              <w:rPr>
                <w:rFonts w:asciiTheme="majorHAnsi" w:hAnsiTheme="majorHAnsi" w:eastAsiaTheme="majorEastAsia" w:cstheme="majorBidi"/>
                <w:color w:val="000000" w:themeColor="text1"/>
                <w:szCs w:val="20"/>
                <w:lang w:val="en-GB"/>
              </w:rPr>
            </w:pPr>
            <w:r w:rsidRPr="005A49B8">
              <w:rPr>
                <w:rFonts w:asciiTheme="majorHAnsi" w:hAnsiTheme="majorHAnsi" w:eastAsiaTheme="majorEastAsia" w:cstheme="majorBidi"/>
                <w:color w:val="000000" w:themeColor="text1"/>
                <w:szCs w:val="20"/>
                <w:lang w:val="en-GB"/>
              </w:rPr>
              <w:t>String</w:t>
            </w:r>
          </w:p>
        </w:tc>
        <w:tc>
          <w:tcPr>
            <w:tcW w:w="1620" w:type="dxa"/>
            <w:tcBorders>
              <w:top w:val="single" w:color="auto" w:sz="4" w:space="0"/>
              <w:left w:val="single" w:color="auto" w:sz="4" w:space="0"/>
              <w:bottom w:val="single" w:color="auto" w:sz="4" w:space="0"/>
              <w:right w:val="single" w:color="auto" w:sz="4" w:space="0"/>
            </w:tcBorders>
          </w:tcPr>
          <w:p w:rsidRPr="007D7F48" w:rsidR="39880D9C" w:rsidP="547EDEB1" w:rsidRDefault="39880D9C" w14:paraId="44D0B492" w14:textId="3AA0ADD7">
            <w:pPr>
              <w:pStyle w:val="TableText10"/>
              <w:rPr>
                <w:szCs w:val="20"/>
              </w:rPr>
            </w:pPr>
            <w:r w:rsidRPr="005A49B8">
              <w:rPr>
                <w:rFonts w:asciiTheme="majorHAnsi" w:hAnsiTheme="majorHAnsi" w:eastAsiaTheme="majorEastAsia" w:cstheme="majorBidi"/>
                <w:color w:val="000000" w:themeColor="text1"/>
                <w:szCs w:val="20"/>
                <w:lang w:val="en-GB"/>
              </w:rPr>
              <w:t>Yes</w:t>
            </w:r>
          </w:p>
        </w:tc>
        <w:tc>
          <w:tcPr>
            <w:tcW w:w="3690" w:type="dxa"/>
            <w:tcBorders>
              <w:top w:val="single" w:color="auto" w:sz="4" w:space="0"/>
              <w:left w:val="single" w:color="auto" w:sz="4" w:space="0"/>
              <w:bottom w:val="single" w:color="auto" w:sz="4" w:space="0"/>
              <w:right w:val="single" w:color="auto" w:sz="4" w:space="0"/>
            </w:tcBorders>
          </w:tcPr>
          <w:p w:rsidRPr="005A49B8" w:rsidR="39880D9C" w:rsidP="5AD8E5F2" w:rsidRDefault="4D78159C" w14:paraId="5FA0D2F0" w14:textId="6CA54053">
            <w:pPr>
              <w:pStyle w:val="TableText10"/>
              <w:rPr>
                <w:rFonts w:asciiTheme="majorHAnsi" w:hAnsiTheme="majorHAnsi" w:eastAsiaTheme="majorEastAsia" w:cstheme="majorBidi"/>
                <w:lang w:val="en-GB"/>
              </w:rPr>
            </w:pPr>
            <w:r w:rsidRPr="5AD8E5F2">
              <w:rPr>
                <w:rFonts w:asciiTheme="majorHAnsi" w:hAnsiTheme="majorHAnsi" w:eastAsiaTheme="majorEastAsia" w:cstheme="majorBidi"/>
                <w:lang w:val="en-GB"/>
              </w:rPr>
              <w:t xml:space="preserve">Execution results </w:t>
            </w:r>
            <w:r w:rsidRPr="5AD8E5F2" w:rsidR="0722675B">
              <w:rPr>
                <w:rFonts w:ascii="Calibri" w:hAnsi="Calibri" w:cs="Calibri" w:eastAsiaTheme="minorEastAsia"/>
                <w:color w:val="000000" w:themeColor="text1"/>
              </w:rPr>
              <w:t>(Pass, Fail</w:t>
            </w:r>
            <w:r w:rsidRPr="5AD8E5F2" w:rsidR="0722675B">
              <w:rPr>
                <w:rFonts w:ascii="Calibri" w:hAnsi="Calibri" w:cs="Calibri" w:eastAsiaTheme="minorEastAsia"/>
                <w:strike/>
                <w:color w:val="000000" w:themeColor="text1"/>
              </w:rPr>
              <w:t>, Not Applicable, Not evaluated</w:t>
            </w:r>
            <w:r w:rsidRPr="5AD8E5F2" w:rsidR="0722675B">
              <w:rPr>
                <w:rFonts w:ascii="Calibri" w:hAnsi="Calibri" w:cs="Calibri" w:eastAsiaTheme="minorEastAsia"/>
                <w:color w:val="000000" w:themeColor="text1"/>
              </w:rPr>
              <w:t xml:space="preserve">). This information is used to display in VaCMS Eligibility Summary. </w:t>
            </w:r>
            <w:r w:rsidRPr="5AD8E5F2" w:rsidR="0722675B">
              <w:rPr>
                <w:rFonts w:ascii="Calibri" w:hAnsi="Calibri" w:cs="Calibri" w:eastAsiaTheme="minorEastAsia"/>
                <w:i/>
                <w:iCs/>
                <w:color w:val="000000" w:themeColor="text1"/>
              </w:rPr>
              <w:t xml:space="preserve"> </w:t>
            </w:r>
          </w:p>
        </w:tc>
      </w:tr>
      <w:tr w:rsidR="31714CD1" w:rsidTr="5AD8E5F2" w14:paraId="1BA6AA4E" w14:textId="77777777">
        <w:trPr>
          <w:trHeight w:val="300"/>
        </w:trPr>
        <w:tc>
          <w:tcPr>
            <w:tcW w:w="2628" w:type="dxa"/>
            <w:tcBorders>
              <w:top w:val="single" w:color="auto" w:sz="4" w:space="0"/>
              <w:left w:val="single" w:color="auto" w:sz="4" w:space="0"/>
              <w:bottom w:val="single" w:color="auto" w:sz="4" w:space="0"/>
              <w:right w:val="single" w:color="auto" w:sz="4" w:space="0"/>
            </w:tcBorders>
          </w:tcPr>
          <w:p w:rsidRPr="005424B9" w:rsidR="31714CD1" w:rsidP="000938C4" w:rsidRDefault="5625A1C8" w14:paraId="4C96D8E6" w14:textId="593E743C">
            <w:pPr>
              <w:spacing w:before="240" w:after="120" w:line="240" w:lineRule="atLeast"/>
              <w:rPr>
                <w:rFonts w:ascii="Calibri" w:hAnsi="Calibri" w:eastAsia="Calibri" w:cs="Calibri"/>
                <w:sz w:val="20"/>
                <w:szCs w:val="20"/>
              </w:rPr>
            </w:pPr>
            <w:r w:rsidRPr="5AD8E5F2">
              <w:rPr>
                <w:rFonts w:ascii="Calibri" w:hAnsi="Calibri" w:eastAsia="Calibri" w:cs="Calibri"/>
                <w:sz w:val="20"/>
                <w:szCs w:val="20"/>
                <w:lang w:val="en-GB"/>
              </w:rPr>
              <w:t>a</w:t>
            </w:r>
            <w:r w:rsidRPr="5AD8E5F2" w:rsidR="159BBA0D">
              <w:rPr>
                <w:rFonts w:ascii="Calibri" w:hAnsi="Calibri" w:eastAsia="Calibri" w:cs="Calibri"/>
                <w:sz w:val="20"/>
                <w:szCs w:val="20"/>
                <w:lang w:val="en-GB"/>
              </w:rPr>
              <w:t>ctivityType</w:t>
            </w:r>
          </w:p>
        </w:tc>
        <w:tc>
          <w:tcPr>
            <w:tcW w:w="1710" w:type="dxa"/>
            <w:tcBorders>
              <w:top w:val="single" w:color="auto" w:sz="4" w:space="0"/>
              <w:left w:val="single" w:color="auto" w:sz="4" w:space="0"/>
              <w:bottom w:val="single" w:color="auto" w:sz="4" w:space="0"/>
              <w:right w:val="single" w:color="auto" w:sz="4" w:space="0"/>
            </w:tcBorders>
          </w:tcPr>
          <w:p w:rsidRPr="005424B9" w:rsidR="31714CD1" w:rsidP="000938C4" w:rsidRDefault="31714CD1" w14:paraId="4650278F" w14:textId="39AE4259">
            <w:pPr>
              <w:spacing w:before="240" w:after="120" w:line="240" w:lineRule="atLeast"/>
              <w:rPr>
                <w:rFonts w:ascii="Calibri" w:hAnsi="Calibri" w:eastAsia="Calibri" w:cs="Calibri"/>
                <w:sz w:val="20"/>
                <w:szCs w:val="20"/>
              </w:rPr>
            </w:pPr>
            <w:r w:rsidRPr="005424B9">
              <w:rPr>
                <w:rFonts w:ascii="Calibri" w:hAnsi="Calibri" w:eastAsia="Calibri" w:cs="Calibri"/>
                <w:sz w:val="20"/>
                <w:szCs w:val="20"/>
                <w:lang w:val="en-GB"/>
              </w:rPr>
              <w:t>String</w:t>
            </w:r>
          </w:p>
        </w:tc>
        <w:tc>
          <w:tcPr>
            <w:tcW w:w="1620" w:type="dxa"/>
            <w:tcBorders>
              <w:top w:val="single" w:color="auto" w:sz="4" w:space="0"/>
              <w:left w:val="single" w:color="auto" w:sz="4" w:space="0"/>
              <w:bottom w:val="single" w:color="auto" w:sz="4" w:space="0"/>
              <w:right w:val="single" w:color="auto" w:sz="4" w:space="0"/>
            </w:tcBorders>
          </w:tcPr>
          <w:p w:rsidRPr="005424B9" w:rsidR="31714CD1" w:rsidP="000938C4" w:rsidRDefault="31714CD1" w14:paraId="0F53FC5D" w14:textId="4ECA7234">
            <w:pPr>
              <w:spacing w:before="240" w:after="120" w:line="240" w:lineRule="atLeast"/>
              <w:rPr>
                <w:rFonts w:ascii="Calibri" w:hAnsi="Calibri" w:eastAsia="Calibri" w:cs="Calibri"/>
                <w:sz w:val="20"/>
                <w:szCs w:val="20"/>
              </w:rPr>
            </w:pPr>
            <w:r w:rsidRPr="005424B9">
              <w:rPr>
                <w:rFonts w:ascii="Calibri" w:hAnsi="Calibri" w:eastAsia="Calibri" w:cs="Calibri"/>
                <w:sz w:val="20"/>
                <w:szCs w:val="20"/>
                <w:lang w:val="en-GB"/>
              </w:rPr>
              <w:t>Yes</w:t>
            </w:r>
          </w:p>
        </w:tc>
        <w:tc>
          <w:tcPr>
            <w:tcW w:w="3690" w:type="dxa"/>
            <w:tcBorders>
              <w:top w:val="single" w:color="auto" w:sz="4" w:space="0"/>
              <w:left w:val="single" w:color="auto" w:sz="4" w:space="0"/>
              <w:bottom w:val="single" w:color="auto" w:sz="4" w:space="0"/>
              <w:right w:val="single" w:color="auto" w:sz="4" w:space="0"/>
            </w:tcBorders>
          </w:tcPr>
          <w:p w:rsidRPr="005424B9" w:rsidR="31714CD1" w:rsidP="000938C4" w:rsidRDefault="31714CD1" w14:paraId="3A101D23" w14:textId="3F299BCC">
            <w:pPr>
              <w:spacing w:before="240" w:after="120" w:line="240" w:lineRule="atLeast"/>
              <w:rPr>
                <w:rFonts w:ascii="Calibri" w:hAnsi="Calibri" w:eastAsia="Calibri" w:cs="Calibri"/>
                <w:sz w:val="20"/>
                <w:szCs w:val="20"/>
              </w:rPr>
            </w:pPr>
            <w:r w:rsidRPr="005424B9">
              <w:rPr>
                <w:rFonts w:ascii="Calibri" w:hAnsi="Calibri" w:eastAsia="Calibri" w:cs="Calibri"/>
                <w:sz w:val="20"/>
                <w:szCs w:val="20"/>
                <w:lang w:val="en-GB"/>
              </w:rPr>
              <w:t>RT_ACTIVITY</w:t>
            </w:r>
          </w:p>
        </w:tc>
      </w:tr>
    </w:tbl>
    <w:p w:rsidRPr="005A49B8" w:rsidR="7139F42A" w:rsidP="7139F42A" w:rsidRDefault="7139F42A" w14:paraId="7235A6E7" w14:textId="47409846">
      <w:pPr>
        <w:pStyle w:val="paragraph"/>
        <w:spacing w:before="0" w:beforeAutospacing="0" w:after="0" w:afterAutospacing="0"/>
        <w:ind w:right="150"/>
        <w:rPr>
          <w:rStyle w:val="findhit"/>
          <w:rFonts w:ascii="Calibri" w:hAnsi="Calibri" w:cs="Calibri"/>
          <w:sz w:val="22"/>
          <w:szCs w:val="22"/>
        </w:rPr>
      </w:pPr>
    </w:p>
    <w:p w:rsidRPr="005424B9" w:rsidR="6F59AAAB" w:rsidP="005A49B8" w:rsidRDefault="6F59AAAB" w14:paraId="4E0F96D0" w14:textId="65EB2B05">
      <w:pPr>
        <w:spacing w:before="120"/>
        <w:ind w:right="162"/>
        <w:rPr>
          <w:rFonts w:ascii="Calibri" w:hAnsi="Calibri" w:eastAsia="Calibri" w:cs="Calibri"/>
          <w:sz w:val="20"/>
          <w:szCs w:val="20"/>
        </w:rPr>
      </w:pPr>
      <w:r w:rsidRPr="005424B9">
        <w:rPr>
          <w:rFonts w:ascii="Calibri" w:hAnsi="Calibri" w:eastAsia="Calibri" w:cs="Calibri"/>
          <w:sz w:val="20"/>
          <w:szCs w:val="20"/>
          <w:lang w:val="en-GB"/>
        </w:rPr>
        <w:t>VeteranDi</w:t>
      </w:r>
      <w:r w:rsidRPr="005424B9" w:rsidR="00DB680E">
        <w:rPr>
          <w:rFonts w:ascii="Calibri" w:hAnsi="Calibri" w:eastAsia="Calibri" w:cs="Calibri"/>
          <w:sz w:val="20"/>
          <w:szCs w:val="20"/>
          <w:lang w:val="en-GB"/>
        </w:rPr>
        <w:t>s</w:t>
      </w:r>
      <w:r w:rsidRPr="005424B9">
        <w:rPr>
          <w:rFonts w:ascii="Calibri" w:hAnsi="Calibri" w:eastAsia="Calibri" w:cs="Calibri"/>
          <w:sz w:val="20"/>
          <w:szCs w:val="20"/>
          <w:lang w:val="en-GB"/>
        </w:rPr>
        <w:t>abilityCircumstanceDTO:</w:t>
      </w:r>
    </w:p>
    <w:tbl>
      <w:tblPr>
        <w:tblStyle w:val="DEDTable"/>
        <w:tblW w:w="0" w:type="auto"/>
        <w:tblLook w:val="05A0" w:firstRow="1" w:lastRow="0" w:firstColumn="1" w:lastColumn="1" w:noHBand="0" w:noVBand="1"/>
      </w:tblPr>
      <w:tblGrid>
        <w:gridCol w:w="3684"/>
        <w:gridCol w:w="1089"/>
        <w:gridCol w:w="1048"/>
        <w:gridCol w:w="3529"/>
      </w:tblGrid>
      <w:tr w:rsidRPr="005424B9" w:rsidR="7139F42A" w:rsidTr="016D1326" w14:paraId="23AF1C32"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325AEF97" w14:textId="3E1B14B6">
            <w:pPr>
              <w:pStyle w:val="TableText10HeaderCenter"/>
              <w:rPr>
                <w:rFonts w:eastAsia="Calibri" w:asciiTheme="majorHAnsi" w:hAnsiTheme="majorHAnsi" w:cstheme="majorHAnsi"/>
                <w:b/>
                <w:sz w:val="22"/>
                <w:szCs w:val="22"/>
              </w:rPr>
            </w:pPr>
            <w:r w:rsidRPr="005424B9">
              <w:rPr>
                <w:rFonts w:eastAsia="Calibri" w:asciiTheme="majorHAnsi" w:hAnsiTheme="majorHAnsi" w:cstheme="majorHAnsi"/>
                <w:b/>
                <w:sz w:val="22"/>
                <w:szCs w:val="22"/>
                <w:lang w:val="en-GB"/>
              </w:rPr>
              <w:t>Field</w:t>
            </w:r>
          </w:p>
        </w:tc>
        <w:tc>
          <w:tcPr>
            <w:tcW w:w="1089" w:type="dxa"/>
          </w:tcPr>
          <w:p w:rsidRPr="005424B9" w:rsidR="7139F42A" w:rsidP="005A49B8" w:rsidRDefault="7139F42A" w14:paraId="0237378D" w14:textId="7FBDD980">
            <w:pPr>
              <w:pStyle w:val="TableText10HeaderCenter"/>
              <w:cnfStyle w:val="100000000000" w:firstRow="1" w:lastRow="0" w:firstColumn="0" w:lastColumn="0" w:oddVBand="0" w:evenVBand="0" w:oddHBand="0" w:evenHBand="0" w:firstRowFirstColumn="0" w:firstRowLastColumn="0" w:lastRowFirstColumn="0" w:lastRowLastColumn="0"/>
              <w:rPr>
                <w:rFonts w:eastAsia="Calibri" w:asciiTheme="majorHAnsi" w:hAnsiTheme="majorHAnsi" w:cstheme="majorHAnsi"/>
                <w:b/>
                <w:sz w:val="22"/>
                <w:szCs w:val="22"/>
              </w:rPr>
            </w:pPr>
            <w:r w:rsidRPr="005424B9">
              <w:rPr>
                <w:rFonts w:eastAsia="Calibri" w:asciiTheme="majorHAnsi" w:hAnsiTheme="majorHAnsi" w:cstheme="majorHAnsi"/>
                <w:b/>
                <w:sz w:val="22"/>
                <w:szCs w:val="22"/>
                <w:lang w:val="en-GB"/>
              </w:rPr>
              <w:t>Type</w:t>
            </w:r>
          </w:p>
        </w:tc>
        <w:tc>
          <w:tcPr>
            <w:tcW w:w="1048" w:type="dxa"/>
          </w:tcPr>
          <w:p w:rsidRPr="005424B9" w:rsidR="7139F42A" w:rsidP="005A49B8" w:rsidRDefault="7139F42A" w14:paraId="1A983617" w14:textId="254F19F0">
            <w:pPr>
              <w:pStyle w:val="TableText10HeaderCenter"/>
              <w:cnfStyle w:val="100000000000" w:firstRow="1" w:lastRow="0" w:firstColumn="0" w:lastColumn="0" w:oddVBand="0" w:evenVBand="0" w:oddHBand="0" w:evenHBand="0" w:firstRowFirstColumn="0" w:firstRowLastColumn="0" w:lastRowFirstColumn="0" w:lastRowLastColumn="0"/>
              <w:rPr>
                <w:rFonts w:eastAsia="Calibri" w:asciiTheme="majorHAnsi" w:hAnsiTheme="majorHAnsi" w:cstheme="majorHAnsi"/>
                <w:b/>
                <w:sz w:val="22"/>
                <w:szCs w:val="22"/>
              </w:rPr>
            </w:pPr>
            <w:r w:rsidRPr="005424B9">
              <w:rPr>
                <w:rFonts w:eastAsia="Calibri" w:asciiTheme="majorHAnsi" w:hAnsiTheme="majorHAnsi" w:cstheme="majorHAnsi"/>
                <w:b/>
                <w:sz w:val="22"/>
                <w:szCs w:val="22"/>
                <w:lang w:val="en-GB"/>
              </w:rPr>
              <w:t>Required</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7139F42A" w:rsidP="005A49B8" w:rsidRDefault="7139F42A" w14:paraId="11F54B48" w14:textId="22CE6F49">
            <w:pPr>
              <w:pStyle w:val="TableText10HeaderCenter"/>
              <w:rPr>
                <w:rFonts w:eastAsia="Calibri" w:asciiTheme="majorHAnsi" w:hAnsiTheme="majorHAnsi" w:cstheme="majorHAnsi"/>
                <w:b/>
                <w:sz w:val="22"/>
                <w:szCs w:val="22"/>
              </w:rPr>
            </w:pPr>
            <w:r w:rsidRPr="005424B9">
              <w:rPr>
                <w:rFonts w:eastAsia="Calibri" w:asciiTheme="majorHAnsi" w:hAnsiTheme="majorHAnsi" w:cstheme="majorHAnsi"/>
                <w:b/>
                <w:sz w:val="22"/>
                <w:szCs w:val="22"/>
                <w:lang w:val="en-GB"/>
              </w:rPr>
              <w:t>Description</w:t>
            </w:r>
          </w:p>
        </w:tc>
      </w:tr>
      <w:tr w:rsidRPr="005424B9" w:rsidR="7139F42A" w:rsidTr="016D1326" w14:paraId="5B69958A"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4F748E6D" w14:paraId="744D0C67" w14:textId="3D9E4158">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c</w:t>
            </w:r>
            <w:r w:rsidRPr="005424B9" w:rsidR="3C713B02">
              <w:rPr>
                <w:rFonts w:eastAsia="Calibri" w:asciiTheme="majorHAnsi" w:hAnsiTheme="majorHAnsi" w:cstheme="majorHAnsi"/>
                <w:b w:val="0"/>
                <w:szCs w:val="20"/>
                <w:lang w:val="en-GB"/>
              </w:rPr>
              <w:t>ircumstanceCode</w:t>
            </w:r>
          </w:p>
        </w:tc>
        <w:tc>
          <w:tcPr>
            <w:tcW w:w="1089" w:type="dxa"/>
          </w:tcPr>
          <w:p w:rsidRPr="005424B9" w:rsidR="7139F42A" w:rsidP="005A49B8" w:rsidRDefault="7139F42A" w14:paraId="2800BC85" w14:textId="3D1C93E4">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String</w:t>
            </w:r>
          </w:p>
        </w:tc>
        <w:tc>
          <w:tcPr>
            <w:tcW w:w="1048" w:type="dxa"/>
          </w:tcPr>
          <w:p w:rsidRPr="005424B9" w:rsidR="7139F42A" w:rsidP="5AD8E5F2" w:rsidRDefault="014AFBB7" w14:paraId="79C71C8E" w14:textId="09307CC9">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Bidi"/>
              </w:rPr>
            </w:pPr>
            <w:r w:rsidRPr="5AD8E5F2">
              <w:rPr>
                <w:rFonts w:eastAsia="Calibri" w:asciiTheme="majorHAnsi" w:hAnsiTheme="majorHAnsi" w:cstheme="majorBidi"/>
                <w:lang w:val="en-GB"/>
              </w:rPr>
              <w:t>Yes</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005B5A8B" w:rsidP="5AD8E5F2" w:rsidRDefault="30F6E8DD" w14:paraId="4409CAD6" w14:textId="1DA3F579">
            <w:pPr>
              <w:textAlignment w:val="baseline"/>
              <w:rPr>
                <w:rFonts w:asciiTheme="majorHAnsi" w:hAnsiTheme="majorHAnsi" w:cstheme="majorBidi"/>
                <w:sz w:val="20"/>
                <w:szCs w:val="20"/>
              </w:rPr>
            </w:pPr>
            <w:r w:rsidRPr="5AD8E5F2">
              <w:rPr>
                <w:rFonts w:eastAsia="Calibri" w:asciiTheme="majorHAnsi" w:hAnsiTheme="majorHAnsi" w:cstheme="majorBidi"/>
                <w:b w:val="0"/>
                <w:bCs w:val="0"/>
                <w:sz w:val="20"/>
                <w:szCs w:val="20"/>
                <w:lang w:val="en-GB"/>
              </w:rPr>
              <w:t>Circumstance code from Exemption Hierarchy table</w:t>
            </w:r>
          </w:p>
          <w:p w:rsidRPr="005424B9" w:rsidR="7139F42A" w:rsidP="005A49B8" w:rsidRDefault="7139F42A" w14:paraId="4B7A00B6" w14:textId="3C600FA1">
            <w:pPr>
              <w:pStyle w:val="TableText10"/>
              <w:rPr>
                <w:rFonts w:eastAsia="Calibri" w:asciiTheme="majorHAnsi" w:hAnsiTheme="majorHAnsi" w:cstheme="majorHAnsi"/>
                <w:szCs w:val="20"/>
              </w:rPr>
            </w:pPr>
          </w:p>
          <w:p w:rsidRPr="005424B9" w:rsidR="7139F42A" w:rsidP="005A49B8" w:rsidRDefault="7139F42A" w14:paraId="5011B9D2" w14:textId="644843E8">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Reference table: RT_ECHC</w:t>
            </w:r>
          </w:p>
        </w:tc>
      </w:tr>
      <w:tr w:rsidRPr="005424B9" w:rsidR="7139F42A" w:rsidTr="016D1326" w14:paraId="3705B8FC"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0965CF90" w14:textId="6CF28A3C">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lastRenderedPageBreak/>
              <w:t>verificationSource</w:t>
            </w:r>
          </w:p>
        </w:tc>
        <w:tc>
          <w:tcPr>
            <w:tcW w:w="1089" w:type="dxa"/>
          </w:tcPr>
          <w:p w:rsidRPr="005424B9" w:rsidR="7139F42A" w:rsidP="005A49B8" w:rsidRDefault="7139F42A" w14:paraId="74BAB9A2" w14:textId="2AC1DEDC">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String</w:t>
            </w:r>
          </w:p>
        </w:tc>
        <w:tc>
          <w:tcPr>
            <w:tcW w:w="1048" w:type="dxa"/>
          </w:tcPr>
          <w:p w:rsidRPr="005424B9" w:rsidR="7139F42A" w:rsidP="005A49B8" w:rsidRDefault="7139F42A" w14:paraId="7B7A5977" w14:textId="5EEBFB07">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00D86F36" w:rsidP="005A49B8" w:rsidRDefault="00D86F36" w14:paraId="0C9644BC" w14:textId="390A9FD2">
            <w:pPr>
              <w:pStyle w:val="TableText10"/>
              <w:rPr>
                <w:rFonts w:eastAsia="Calibri" w:asciiTheme="majorHAnsi" w:hAnsiTheme="majorHAnsi" w:cstheme="majorHAnsi"/>
                <w:color w:val="000000"/>
                <w:szCs w:val="20"/>
              </w:rPr>
            </w:pPr>
            <w:r w:rsidRPr="00111217">
              <w:rPr>
                <w:rFonts w:asciiTheme="majorHAnsi" w:hAnsiTheme="majorHAnsi" w:cstheme="majorHAnsi"/>
                <w:b w:val="0"/>
                <w:color w:val="000000"/>
                <w:szCs w:val="20"/>
              </w:rPr>
              <w:t>Any acronym VaCMS uses to specify the official document, database, or proof used to validate client information.</w:t>
            </w:r>
          </w:p>
          <w:p w:rsidRPr="005424B9" w:rsidR="7139F42A" w:rsidP="005A49B8" w:rsidRDefault="7139F42A" w14:paraId="4A87724C" w14:textId="486FB51E">
            <w:pPr>
              <w:pStyle w:val="TableText10"/>
              <w:rPr>
                <w:rFonts w:eastAsia="Calibri" w:asciiTheme="majorHAnsi" w:hAnsiTheme="majorHAnsi" w:cstheme="majorHAnsi"/>
                <w:color w:val="D13438"/>
                <w:szCs w:val="20"/>
              </w:rPr>
            </w:pPr>
            <w:r w:rsidRPr="005424B9">
              <w:rPr>
                <w:rFonts w:eastAsia="Calibri" w:asciiTheme="majorHAnsi" w:hAnsiTheme="majorHAnsi" w:cstheme="majorHAnsi"/>
                <w:b w:val="0"/>
                <w:color w:val="000000" w:themeColor="text1"/>
                <w:szCs w:val="20"/>
                <w:lang w:val="en-GB"/>
              </w:rPr>
              <w:t>Verification source captured in VaCMS</w:t>
            </w:r>
          </w:p>
          <w:p w:rsidRPr="005424B9" w:rsidR="7139F42A" w:rsidP="005A49B8" w:rsidRDefault="7139F42A" w14:paraId="22C40903" w14:textId="24F094F8">
            <w:pPr>
              <w:pStyle w:val="TableText10"/>
              <w:rPr>
                <w:rFonts w:eastAsia="Arial" w:asciiTheme="majorHAnsi" w:hAnsiTheme="majorHAnsi" w:cstheme="majorHAnsi"/>
                <w:szCs w:val="20"/>
              </w:rPr>
            </w:pPr>
            <w:r w:rsidRPr="005424B9">
              <w:rPr>
                <w:rFonts w:eastAsia="Calibri" w:asciiTheme="majorHAnsi" w:hAnsiTheme="majorHAnsi" w:cstheme="majorHAnsi"/>
                <w:b w:val="0"/>
                <w:szCs w:val="20"/>
                <w:lang w:val="en-GB"/>
              </w:rPr>
              <w:t>Reference Table: RT_</w:t>
            </w:r>
            <w:r w:rsidRPr="005424B9">
              <w:rPr>
                <w:rFonts w:eastAsia="Arial" w:asciiTheme="majorHAnsi" w:hAnsiTheme="majorHAnsi" w:cstheme="majorHAnsi"/>
                <w:b w:val="0"/>
                <w:szCs w:val="20"/>
                <w:lang w:val="en-GB"/>
              </w:rPr>
              <w:t xml:space="preserve"> MACEVETERANVERIF</w:t>
            </w:r>
          </w:p>
        </w:tc>
      </w:tr>
      <w:tr w:rsidRPr="005424B9" w:rsidR="7139F42A" w:rsidTr="016D1326" w14:paraId="106ACA10"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55E171EC" w14:textId="5E233A9B">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verificationDate</w:t>
            </w:r>
          </w:p>
        </w:tc>
        <w:tc>
          <w:tcPr>
            <w:tcW w:w="1089" w:type="dxa"/>
          </w:tcPr>
          <w:p w:rsidRPr="005424B9" w:rsidR="7139F42A" w:rsidP="005A49B8" w:rsidRDefault="7139F42A" w14:paraId="5001EA31" w14:textId="2E804AB0">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Date</w:t>
            </w:r>
          </w:p>
        </w:tc>
        <w:tc>
          <w:tcPr>
            <w:tcW w:w="1048" w:type="dxa"/>
          </w:tcPr>
          <w:p w:rsidRPr="005424B9" w:rsidR="7139F42A" w:rsidP="005A49B8" w:rsidRDefault="7139F42A" w14:paraId="7653D1BD" w14:textId="5ABEBB10">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7139F42A" w:rsidP="005A49B8" w:rsidRDefault="7139F42A" w14:paraId="5C34823D" w14:textId="6C8A8A9C">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Verification date in the format “YYYY-MM-DD”</w:t>
            </w:r>
          </w:p>
        </w:tc>
      </w:tr>
      <w:tr w:rsidRPr="005424B9" w:rsidR="7139F42A" w:rsidTr="016D1326" w14:paraId="5B61DBAC"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6D088C8B" w14:textId="262584EE">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effectiveBeginDate</w:t>
            </w:r>
          </w:p>
        </w:tc>
        <w:tc>
          <w:tcPr>
            <w:tcW w:w="1089" w:type="dxa"/>
          </w:tcPr>
          <w:p w:rsidRPr="005424B9" w:rsidR="7139F42A" w:rsidP="005A49B8" w:rsidRDefault="7139F42A" w14:paraId="2AA1C8DA" w14:textId="679DAEB7">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Date</w:t>
            </w:r>
          </w:p>
        </w:tc>
        <w:tc>
          <w:tcPr>
            <w:tcW w:w="1048" w:type="dxa"/>
          </w:tcPr>
          <w:p w:rsidRPr="005424B9" w:rsidR="7139F42A" w:rsidP="005A49B8" w:rsidRDefault="7139F42A" w14:paraId="68DDAEA5" w14:textId="1F6B70A5">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AD51A6" w:rsidR="7139F42A" w:rsidP="005A49B8" w:rsidRDefault="00EA28B9" w14:paraId="10A7DA9C" w14:textId="135FE346">
            <w:pPr>
              <w:pStyle w:val="TableText10"/>
              <w:rPr>
                <w:rFonts w:eastAsia="Calibri" w:asciiTheme="majorHAnsi" w:hAnsiTheme="majorHAnsi" w:cstheme="majorHAnsi"/>
                <w:b w:val="0"/>
                <w:bCs w:val="0"/>
                <w:color w:val="000000" w:themeColor="text1"/>
                <w:szCs w:val="20"/>
              </w:rPr>
            </w:pPr>
            <w:r w:rsidRPr="00AD51A6">
              <w:rPr>
                <w:rFonts w:ascii="Calibri" w:hAnsi="Calibri" w:cs="Calibri"/>
                <w:b w:val="0"/>
                <w:bCs w:val="0"/>
                <w:szCs w:val="20"/>
              </w:rPr>
              <w:t>Date on which the circumstance became effective in the source system (VaCMS). Null indicates the record remains active.</w:t>
            </w:r>
          </w:p>
        </w:tc>
      </w:tr>
      <w:tr w:rsidRPr="005424B9" w:rsidR="7139F42A" w:rsidTr="016D1326" w14:paraId="43EE221A"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09CB0CD0" w14:textId="769984AA">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effectiveEndDate</w:t>
            </w:r>
          </w:p>
        </w:tc>
        <w:tc>
          <w:tcPr>
            <w:tcW w:w="1089" w:type="dxa"/>
          </w:tcPr>
          <w:p w:rsidRPr="005424B9" w:rsidR="7139F42A" w:rsidP="005A49B8" w:rsidRDefault="7139F42A" w14:paraId="443BBB79" w14:textId="3939D7FB">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Date</w:t>
            </w:r>
          </w:p>
        </w:tc>
        <w:tc>
          <w:tcPr>
            <w:tcW w:w="1048" w:type="dxa"/>
          </w:tcPr>
          <w:p w:rsidRPr="005424B9" w:rsidR="7139F42A" w:rsidP="005A49B8" w:rsidRDefault="7139F42A" w14:paraId="1952CBA9" w14:textId="09E25576">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AD51A6" w:rsidR="7139F42A" w:rsidP="005A49B8" w:rsidRDefault="00D41356" w14:paraId="05135E3D" w14:textId="379021F1">
            <w:pPr>
              <w:pStyle w:val="TableText10"/>
              <w:rPr>
                <w:rFonts w:eastAsia="Calibri" w:asciiTheme="majorHAnsi" w:hAnsiTheme="majorHAnsi" w:cstheme="majorHAnsi"/>
                <w:b w:val="0"/>
                <w:bCs w:val="0"/>
                <w:color w:val="000000" w:themeColor="text1"/>
                <w:szCs w:val="20"/>
              </w:rPr>
            </w:pPr>
            <w:r w:rsidRPr="00AD51A6">
              <w:rPr>
                <w:rFonts w:ascii="Calibri" w:hAnsi="Calibri" w:cs="Calibri"/>
                <w:b w:val="0"/>
                <w:bCs w:val="0"/>
                <w:szCs w:val="20"/>
              </w:rPr>
              <w:t>Date on which the circumstance ceased to be effective in the source system (VaCMS). Null indicates the record remains active.</w:t>
            </w:r>
            <w:r w:rsidRPr="00AD51A6">
              <w:rPr>
                <w:rFonts w:ascii="Calibri" w:hAnsi="Calibri" w:eastAsia="Aptos Narrow" w:cs="Calibri"/>
                <w:b w:val="0"/>
                <w:bCs w:val="0"/>
                <w:color w:val="242424"/>
                <w:szCs w:val="20"/>
              </w:rPr>
              <w:t xml:space="preserve"> </w:t>
            </w:r>
          </w:p>
        </w:tc>
      </w:tr>
      <w:tr w:rsidRPr="005424B9" w:rsidR="7139F42A" w:rsidTr="016D1326" w14:paraId="7A7F1DC7"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1F8348E0" w14:textId="109F7A22">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veteranWith100percentDisability</w:t>
            </w:r>
          </w:p>
        </w:tc>
        <w:tc>
          <w:tcPr>
            <w:tcW w:w="1089" w:type="dxa"/>
          </w:tcPr>
          <w:p w:rsidRPr="005424B9" w:rsidR="7139F42A" w:rsidP="005A49B8" w:rsidRDefault="7139F42A" w14:paraId="7D1DD3F7" w14:textId="2DD6B785">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Boolean</w:t>
            </w:r>
          </w:p>
        </w:tc>
        <w:tc>
          <w:tcPr>
            <w:tcW w:w="1048" w:type="dxa"/>
          </w:tcPr>
          <w:p w:rsidRPr="005424B9" w:rsidR="7139F42A" w:rsidP="005A49B8" w:rsidRDefault="7139F42A" w14:paraId="624D67AB" w14:textId="0D5B73E5">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7139F42A" w:rsidP="005A49B8" w:rsidRDefault="7139F42A" w14:paraId="231D9CC6" w14:textId="779FC5D2">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Is an adult in your household a veteran who has been given a 100% disability rating by the U.S. Department of Veteran’s Administration?</w:t>
            </w:r>
          </w:p>
        </w:tc>
      </w:tr>
      <w:tr w:rsidRPr="005424B9" w:rsidR="7139F42A" w:rsidTr="016D1326" w14:paraId="219AD3DF"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19E25F72" w14:textId="52368768">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veteranDisabilitySubtypes</w:t>
            </w:r>
          </w:p>
        </w:tc>
        <w:tc>
          <w:tcPr>
            <w:tcW w:w="1089" w:type="dxa"/>
          </w:tcPr>
          <w:p w:rsidRPr="005424B9" w:rsidR="7139F42A" w:rsidP="005A49B8" w:rsidRDefault="7139F42A" w14:paraId="55338C8F" w14:textId="0DAD8885">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String</w:t>
            </w:r>
          </w:p>
        </w:tc>
        <w:tc>
          <w:tcPr>
            <w:tcW w:w="1048" w:type="dxa"/>
          </w:tcPr>
          <w:p w:rsidRPr="005424B9" w:rsidR="7139F42A" w:rsidP="005A49B8" w:rsidRDefault="7139F42A" w14:paraId="5F7B56D7" w14:textId="02790D7C">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themeColor="text1"/>
                <w:szCs w:val="20"/>
              </w:rPr>
            </w:pPr>
            <w:r w:rsidRPr="005424B9">
              <w:rPr>
                <w:rFonts w:eastAsia="Calibri" w:asciiTheme="majorHAnsi" w:hAnsiTheme="majorHAnsi" w:cstheme="majorHAnsi"/>
                <w:color w:val="000000" w:themeColor="text1"/>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7139F42A" w:rsidP="005A49B8" w:rsidRDefault="7139F42A" w14:paraId="4506AE5D" w14:textId="53ED9A9F">
            <w:pPr>
              <w:pStyle w:val="TableText10"/>
              <w:rPr>
                <w:rFonts w:eastAsia="Calibri" w:asciiTheme="majorHAnsi" w:hAnsiTheme="majorHAnsi" w:cstheme="majorHAnsi"/>
                <w:color w:val="000000" w:themeColor="text1"/>
                <w:szCs w:val="20"/>
              </w:rPr>
            </w:pPr>
            <w:r w:rsidRPr="005424B9">
              <w:rPr>
                <w:rFonts w:eastAsia="Calibri" w:asciiTheme="majorHAnsi" w:hAnsiTheme="majorHAnsi" w:cstheme="majorHAnsi"/>
                <w:b w:val="0"/>
                <w:color w:val="000000" w:themeColor="text1"/>
                <w:szCs w:val="20"/>
                <w:lang w:val="en-GB"/>
              </w:rPr>
              <w:t>Select how the U.S. Department of Veteran’s Administration has categorized the disability</w:t>
            </w:r>
          </w:p>
          <w:p w:rsidRPr="005424B9" w:rsidR="7139F42A" w:rsidP="005A49B8" w:rsidRDefault="7139F42A" w14:paraId="4C0A0030" w14:textId="44E7825A">
            <w:pPr>
              <w:pStyle w:val="TableText10"/>
              <w:rPr>
                <w:rFonts w:eastAsia="Arial" w:asciiTheme="majorHAnsi" w:hAnsiTheme="majorHAnsi" w:cstheme="majorHAnsi"/>
                <w:szCs w:val="20"/>
              </w:rPr>
            </w:pPr>
            <w:r w:rsidRPr="005424B9">
              <w:rPr>
                <w:rFonts w:eastAsia="Calibri" w:asciiTheme="majorHAnsi" w:hAnsiTheme="majorHAnsi" w:cstheme="majorHAnsi"/>
                <w:b w:val="0"/>
                <w:color w:val="000000" w:themeColor="text1"/>
                <w:szCs w:val="20"/>
                <w:lang w:val="en-GB"/>
              </w:rPr>
              <w:t>Reference Table: RT_</w:t>
            </w:r>
            <w:r w:rsidRPr="005424B9">
              <w:rPr>
                <w:rFonts w:eastAsia="Arial" w:asciiTheme="majorHAnsi" w:hAnsiTheme="majorHAnsi" w:cstheme="majorHAnsi"/>
                <w:b w:val="0"/>
                <w:szCs w:val="20"/>
                <w:lang w:val="en-GB"/>
              </w:rPr>
              <w:t xml:space="preserve"> MACEVTDC</w:t>
            </w:r>
          </w:p>
        </w:tc>
      </w:tr>
      <w:tr w:rsidRPr="005424B9" w:rsidR="7139F42A" w:rsidTr="016D1326" w14:paraId="0BD49832"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7139F42A" w14:paraId="349469ED" w14:textId="25ADF665">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source</w:t>
            </w:r>
          </w:p>
        </w:tc>
        <w:tc>
          <w:tcPr>
            <w:tcW w:w="1089" w:type="dxa"/>
          </w:tcPr>
          <w:p w:rsidRPr="005424B9" w:rsidR="7139F42A" w:rsidP="005A49B8" w:rsidRDefault="7139F42A" w14:paraId="49481EAA" w14:textId="30EE1859">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String</w:t>
            </w:r>
          </w:p>
        </w:tc>
        <w:tc>
          <w:tcPr>
            <w:tcW w:w="1048" w:type="dxa"/>
          </w:tcPr>
          <w:p w:rsidRPr="005424B9" w:rsidR="7139F42A" w:rsidP="005A49B8" w:rsidRDefault="7139F42A" w14:paraId="75C441FA" w14:textId="66E3CD78">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Yes</w:t>
            </w:r>
          </w:p>
        </w:tc>
        <w:tc>
          <w:tcPr>
            <w:cnfStyle w:val="000100000000" w:firstRow="0" w:lastRow="0" w:firstColumn="0" w:lastColumn="1" w:oddVBand="0" w:evenVBand="0" w:oddHBand="0" w:evenHBand="0" w:firstRowFirstColumn="0" w:firstRowLastColumn="0" w:lastRowFirstColumn="0" w:lastRowLastColumn="0"/>
            <w:tcW w:w="3529" w:type="dxa"/>
          </w:tcPr>
          <w:p w:rsidRPr="005424B9" w:rsidR="009E4FDE" w:rsidP="009E4FDE" w:rsidRDefault="009E4FDE" w14:paraId="1B8CBB2E" w14:textId="77777777">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 xml:space="preserve">Source System: </w:t>
            </w:r>
            <w:r w:rsidRPr="005424B9">
              <w:rPr>
                <w:rFonts w:eastAsia="Calibri" w:asciiTheme="majorHAnsi" w:hAnsiTheme="majorHAnsi" w:cstheme="majorHAnsi"/>
                <w:b w:val="0"/>
                <w:szCs w:val="20"/>
              </w:rPr>
              <w:t>The system that MWRP received this data from (could be "MWRP" if the data was uploaded to MWRP).</w:t>
            </w:r>
            <w:r w:rsidRPr="005424B9">
              <w:rPr>
                <w:rFonts w:eastAsia="Calibri" w:asciiTheme="majorHAnsi" w:hAnsiTheme="majorHAnsi" w:cstheme="majorHAnsi"/>
                <w:b w:val="0"/>
                <w:szCs w:val="20"/>
                <w:lang w:val="en-GB"/>
              </w:rPr>
              <w:t xml:space="preserve"> </w:t>
            </w:r>
          </w:p>
          <w:p w:rsidRPr="005424B9" w:rsidR="7139F42A" w:rsidP="005A49B8" w:rsidRDefault="7139F42A" w14:paraId="381CABFD" w14:textId="57EC75BE">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Eg: VaCMS</w:t>
            </w:r>
          </w:p>
        </w:tc>
      </w:tr>
      <w:tr w:rsidRPr="005424B9" w:rsidR="7139F42A" w:rsidTr="016D1326" w14:paraId="1AE889E2"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05A49B8" w:rsidRDefault="00350920" w14:paraId="4BB9FB6F" w14:textId="0E33E8FA">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updateSw</w:t>
            </w:r>
          </w:p>
        </w:tc>
        <w:tc>
          <w:tcPr>
            <w:tcW w:w="1089" w:type="dxa"/>
          </w:tcPr>
          <w:p w:rsidRPr="005424B9" w:rsidR="7139F42A" w:rsidP="005A49B8" w:rsidRDefault="7139F42A" w14:paraId="5264F5D8" w14:textId="77B98AF3">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String</w:t>
            </w:r>
          </w:p>
        </w:tc>
        <w:tc>
          <w:tcPr>
            <w:tcW w:w="1048" w:type="dxa"/>
          </w:tcPr>
          <w:p w:rsidRPr="005424B9" w:rsidR="7139F42A" w:rsidP="005A49B8" w:rsidRDefault="7139F42A" w14:paraId="494C6C0D" w14:textId="2DE625BC">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No</w:t>
            </w:r>
          </w:p>
        </w:tc>
        <w:tc>
          <w:tcPr>
            <w:cnfStyle w:val="000100000000" w:firstRow="0" w:lastRow="0" w:firstColumn="0" w:lastColumn="1" w:oddVBand="0" w:evenVBand="0" w:oddHBand="0" w:evenHBand="0" w:firstRowFirstColumn="0" w:firstRowLastColumn="0" w:lastRowFirstColumn="0" w:lastRowLastColumn="0"/>
            <w:tcW w:w="3529" w:type="dxa"/>
          </w:tcPr>
          <w:p w:rsidRPr="00984662" w:rsidR="00D04C98" w:rsidP="00D04C98" w:rsidRDefault="00D04C98" w14:paraId="48E14389" w14:textId="77777777">
            <w:pPr>
              <w:pStyle w:val="TableText10"/>
              <w:rPr>
                <w:rFonts w:ascii="Calibri" w:hAnsi="Calibri" w:eastAsia="Calibri" w:cs="Calibri"/>
                <w:b w:val="0"/>
                <w:bCs w:val="0"/>
                <w:color w:val="000000" w:themeColor="text1"/>
              </w:rPr>
            </w:pPr>
            <w:r w:rsidRPr="00984662">
              <w:rPr>
                <w:rFonts w:ascii="Calibri" w:hAnsi="Calibri" w:eastAsia="Calibri" w:cs="Calibri"/>
                <w:b w:val="0"/>
                <w:bCs w:val="0"/>
                <w:color w:val="000000" w:themeColor="text1"/>
              </w:rPr>
              <w:t xml:space="preserve">Indicates whether source-system data was updated within MWRP </w:t>
            </w:r>
          </w:p>
          <w:p w:rsidRPr="009B121A" w:rsidR="7139F42A" w:rsidP="005A49B8" w:rsidRDefault="00D04C98" w14:paraId="57F53F32" w14:textId="3412912A">
            <w:pPr>
              <w:pStyle w:val="TableText10"/>
              <w:rPr>
                <w:rFonts w:eastAsia="Calibri" w:asciiTheme="majorHAnsi" w:hAnsiTheme="majorHAnsi" w:cstheme="majorHAnsi"/>
                <w:b w:val="0"/>
                <w:szCs w:val="20"/>
              </w:rPr>
            </w:pPr>
            <w:r w:rsidRPr="00984662">
              <w:rPr>
                <w:rFonts w:ascii="Calibri" w:hAnsi="Calibri" w:eastAsia="Calibri" w:cs="Calibri"/>
                <w:b w:val="0"/>
                <w:bCs w:val="0"/>
                <w:color w:val="000000" w:themeColor="text1"/>
              </w:rPr>
              <w:t>E.g.: 'Yes'/'No'</w:t>
            </w:r>
          </w:p>
        </w:tc>
      </w:tr>
      <w:tr w:rsidRPr="005424B9" w:rsidR="00493BF9" w:rsidTr="016D1326" w14:paraId="6013E063"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00493BF9" w:rsidP="00493BF9" w:rsidRDefault="00493BF9" w14:paraId="7BBD1998" w14:textId="29731CAD">
            <w:pPr>
              <w:pStyle w:val="TableText10"/>
              <w:rPr>
                <w:rFonts w:eastAsia="Calibri" w:asciiTheme="majorHAnsi" w:hAnsiTheme="majorHAnsi" w:cstheme="majorHAnsi"/>
                <w:szCs w:val="20"/>
              </w:rPr>
            </w:pPr>
            <w:r w:rsidRPr="005424B9">
              <w:rPr>
                <w:rFonts w:eastAsia="Calibri" w:asciiTheme="majorHAnsi" w:hAnsiTheme="majorHAnsi" w:cstheme="majorHAnsi"/>
                <w:b w:val="0"/>
                <w:szCs w:val="20"/>
                <w:lang w:val="en-GB"/>
              </w:rPr>
              <w:t xml:space="preserve">vaCMSSequenceNum </w:t>
            </w:r>
          </w:p>
        </w:tc>
        <w:tc>
          <w:tcPr>
            <w:tcW w:w="1089" w:type="dxa"/>
          </w:tcPr>
          <w:p w:rsidRPr="005424B9" w:rsidR="00493BF9" w:rsidP="00493BF9" w:rsidRDefault="00493BF9" w14:paraId="4BB49C5C" w14:textId="575FB260">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String</w:t>
            </w:r>
          </w:p>
        </w:tc>
        <w:tc>
          <w:tcPr>
            <w:tcW w:w="1048" w:type="dxa"/>
          </w:tcPr>
          <w:p w:rsidRPr="005424B9" w:rsidR="00493BF9" w:rsidP="00493BF9" w:rsidRDefault="00493BF9" w14:paraId="26431ECD" w14:textId="1B4411F5">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szCs w:val="20"/>
              </w:rPr>
            </w:pPr>
            <w:r w:rsidRPr="005424B9">
              <w:rPr>
                <w:rFonts w:eastAsia="Calibri" w:asciiTheme="majorHAnsi" w:hAnsiTheme="majorHAnsi" w:cstheme="majorHAnsi"/>
                <w:szCs w:val="20"/>
                <w:lang w:val="en-GB"/>
              </w:rPr>
              <w:t>Yes</w:t>
            </w:r>
          </w:p>
        </w:tc>
        <w:tc>
          <w:tcPr>
            <w:cnfStyle w:val="000100000000" w:firstRow="0" w:lastRow="0" w:firstColumn="0" w:lastColumn="1" w:oddVBand="0" w:evenVBand="0" w:oddHBand="0" w:evenHBand="0" w:firstRowFirstColumn="0" w:firstRowLastColumn="0" w:lastRowFirstColumn="0" w:lastRowLastColumn="0"/>
            <w:tcW w:w="3529" w:type="dxa"/>
          </w:tcPr>
          <w:p w:rsidRPr="002B18AC" w:rsidR="00493BF9" w:rsidP="5AD8E5F2" w:rsidRDefault="00D04C98" w14:paraId="573C5681" w14:textId="77417EA8">
            <w:pPr>
              <w:pStyle w:val="TableText10"/>
            </w:pPr>
            <w:r w:rsidRPr="44BE5DE9">
              <w:rPr>
                <w:rFonts w:eastAsia="Calibri" w:asciiTheme="majorHAnsi" w:hAnsiTheme="majorHAnsi" w:cstheme="majorBidi"/>
                <w:b w:val="0"/>
                <w:bCs w:val="0"/>
                <w:lang w:val="en-GB"/>
              </w:rPr>
              <w:t>vaCMSSequenceNum is a unique number for each data set at the household level—for example, education records coming from VaCMS. Retain the sequence number when the data is updated in MWRP by customer/worker.  </w:t>
            </w:r>
          </w:p>
        </w:tc>
      </w:tr>
      <w:tr w:rsidRPr="0006610C" w:rsidR="7139F42A" w:rsidTr="016D1326" w14:paraId="5456D890" w14:textId="77777777">
        <w:trPr>
          <w:trHeight w:val="285"/>
        </w:trPr>
        <w:tc>
          <w:tcPr>
            <w:cnfStyle w:val="001000000000" w:firstRow="0" w:lastRow="0" w:firstColumn="1" w:lastColumn="0" w:oddVBand="0" w:evenVBand="0" w:oddHBand="0" w:evenHBand="0" w:firstRowFirstColumn="0" w:firstRowLastColumn="0" w:lastRowFirstColumn="0" w:lastRowLastColumn="0"/>
            <w:tcW w:w="3684" w:type="dxa"/>
          </w:tcPr>
          <w:p w:rsidRPr="005424B9" w:rsidR="7139F42A" w:rsidP="016D1326" w:rsidRDefault="7139F42A" w14:paraId="41343200" w14:textId="1FAFD0ED">
            <w:pPr>
              <w:pStyle w:val="TableText10"/>
              <w:rPr>
                <w:rFonts w:eastAsia="Calibri" w:asciiTheme="majorHAnsi" w:hAnsiTheme="majorHAnsi" w:cstheme="majorBidi"/>
              </w:rPr>
            </w:pPr>
            <w:del w:author="Marri, Rajababu" w:date="2026-10-21T21:03:00Z" w16du:dateUtc="2026-10-21T21:03:13Z" w:id="55">
              <w:r w:rsidRPr="016D1326" w:rsidDel="5B6CB2B5">
                <w:rPr>
                  <w:rFonts w:eastAsia="Calibri" w:asciiTheme="majorHAnsi" w:hAnsiTheme="majorHAnsi" w:cstheme="majorBidi"/>
                  <w:b w:val="0"/>
                  <w:lang w:val="en-GB"/>
                </w:rPr>
                <w:delText>applicationSource</w:delText>
              </w:r>
            </w:del>
          </w:p>
        </w:tc>
        <w:tc>
          <w:tcPr>
            <w:tcW w:w="1089" w:type="dxa"/>
          </w:tcPr>
          <w:p w:rsidRPr="005424B9" w:rsidR="7139F42A" w:rsidP="016D1326" w:rsidRDefault="7139F42A" w14:paraId="64A6C387" w14:textId="7BC276E6">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Bidi"/>
              </w:rPr>
            </w:pPr>
            <w:del w:author="Marri, Rajababu" w:date="2026-10-21T21:03:00Z" w16du:dateUtc="2026-10-21T21:03:13Z" w:id="56">
              <w:r w:rsidRPr="016D1326" w:rsidDel="5B6CB2B5">
                <w:rPr>
                  <w:rFonts w:eastAsia="Calibri" w:asciiTheme="majorHAnsi" w:hAnsiTheme="majorHAnsi" w:cstheme="majorBidi"/>
                  <w:lang w:val="en-GB"/>
                </w:rPr>
                <w:delText>String</w:delText>
              </w:r>
            </w:del>
          </w:p>
        </w:tc>
        <w:tc>
          <w:tcPr>
            <w:tcW w:w="1048" w:type="dxa"/>
          </w:tcPr>
          <w:p w:rsidRPr="005424B9" w:rsidR="7139F42A" w:rsidP="016D1326" w:rsidRDefault="7139F42A" w14:paraId="60D08F41" w14:textId="5E6E10D1">
            <w:pPr>
              <w:pStyle w:val="TableText10"/>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Bidi"/>
              </w:rPr>
            </w:pPr>
            <w:del w:author="Marri, Rajababu" w:date="2026-10-21T21:03:00Z" w16du:dateUtc="2026-10-21T21:03:13Z" w:id="57">
              <w:r w:rsidRPr="016D1326" w:rsidDel="5B6CB2B5">
                <w:rPr>
                  <w:rFonts w:eastAsia="Calibri" w:asciiTheme="majorHAnsi" w:hAnsiTheme="majorHAnsi" w:cstheme="majorBidi"/>
                  <w:lang w:val="en-GB"/>
                </w:rPr>
                <w:delText>No</w:delText>
              </w:r>
            </w:del>
          </w:p>
        </w:tc>
        <w:tc>
          <w:tcPr>
            <w:cnfStyle w:val="000100000000" w:firstRow="0" w:lastRow="0" w:firstColumn="0" w:lastColumn="1" w:oddVBand="0" w:evenVBand="0" w:oddHBand="0" w:evenHBand="0" w:firstRowFirstColumn="0" w:firstRowLastColumn="0" w:lastRowFirstColumn="0" w:lastRowLastColumn="0"/>
            <w:tcW w:w="3529" w:type="dxa"/>
          </w:tcPr>
          <w:p w:rsidRPr="0006610C" w:rsidR="7139F42A" w:rsidP="016D1326" w:rsidRDefault="7139F42A" w14:paraId="2C3AB8BC" w14:textId="5D753B8B">
            <w:pPr>
              <w:pStyle w:val="TableText10"/>
              <w:rPr>
                <w:rFonts w:eastAsia="Calibri" w:asciiTheme="majorHAnsi" w:hAnsiTheme="majorHAnsi" w:cstheme="majorBidi"/>
                <w:lang w:val="fr-FR"/>
              </w:rPr>
            </w:pPr>
            <w:del w:author="Marri, Rajababu" w:date="2026-10-21T21:03:00Z" w16du:dateUtc="2026-10-21T21:03:13Z" w:id="58">
              <w:r w:rsidRPr="016D1326" w:rsidDel="5B6CB2B5">
                <w:rPr>
                  <w:rFonts w:eastAsia="Calibri" w:asciiTheme="majorHAnsi" w:hAnsiTheme="majorHAnsi" w:cstheme="majorBidi"/>
                  <w:b w:val="0"/>
                  <w:bCs w:val="0"/>
                  <w:lang w:val="fr-FR"/>
                </w:rPr>
                <w:delText>Application Source. Ex: ‘Paper’,’CommonHelp”,’RDE’.</w:delText>
              </w:r>
            </w:del>
          </w:p>
        </w:tc>
      </w:tr>
    </w:tbl>
    <w:p w:rsidRPr="0006610C" w:rsidR="7139F42A" w:rsidP="7139F42A" w:rsidRDefault="7139F42A" w14:paraId="27B2C669" w14:textId="4F0AF1D2">
      <w:pPr>
        <w:pStyle w:val="paragraph"/>
        <w:spacing w:before="0" w:beforeAutospacing="0" w:after="0" w:afterAutospacing="0"/>
        <w:ind w:right="150"/>
        <w:rPr>
          <w:rStyle w:val="findhit"/>
          <w:rFonts w:ascii="Calibri" w:hAnsi="Calibri" w:cs="Calibri"/>
          <w:sz w:val="22"/>
          <w:szCs w:val="22"/>
          <w:lang w:val="fr-FR"/>
        </w:rPr>
      </w:pPr>
    </w:p>
    <w:p w:rsidRPr="0006610C" w:rsidR="7139F42A" w:rsidP="7139F42A" w:rsidRDefault="7139F42A" w14:paraId="3F5BC6DA" w14:textId="33AF0FD8">
      <w:pPr>
        <w:pStyle w:val="paragraph"/>
        <w:spacing w:before="0" w:beforeAutospacing="0" w:after="0" w:afterAutospacing="0"/>
        <w:ind w:right="150"/>
        <w:rPr>
          <w:rStyle w:val="findhit"/>
          <w:rFonts w:ascii="Calibri" w:hAnsi="Calibri" w:cs="Calibri"/>
          <w:sz w:val="22"/>
          <w:szCs w:val="22"/>
          <w:lang w:val="fr-FR"/>
        </w:rPr>
      </w:pPr>
    </w:p>
    <w:p w:rsidRPr="005A49B8" w:rsidR="00DC3856" w:rsidP="31714CD1" w:rsidRDefault="00DC3856" w14:paraId="093082F9" w14:textId="0768F462">
      <w:pPr>
        <w:pStyle w:val="paragraph"/>
        <w:spacing w:before="0" w:beforeAutospacing="0" w:after="0" w:afterAutospacing="0"/>
        <w:ind w:right="150"/>
        <w:textAlignment w:val="baseline"/>
        <w:rPr>
          <w:rFonts w:ascii="Segoe UI" w:hAnsi="Segoe UI" w:cs="Segoe UI"/>
          <w:sz w:val="22"/>
          <w:szCs w:val="22"/>
        </w:rPr>
      </w:pPr>
      <w:r w:rsidRPr="005A49B8">
        <w:rPr>
          <w:rStyle w:val="findhit"/>
          <w:rFonts w:ascii="Calibri" w:hAnsi="Calibri" w:cs="Calibri"/>
          <w:sz w:val="22"/>
          <w:szCs w:val="22"/>
        </w:rPr>
        <w:t>CircumstanceDTO</w:t>
      </w:r>
      <w:r w:rsidRPr="005A49B8">
        <w:rPr>
          <w:rStyle w:val="normaltextrun"/>
          <w:rFonts w:ascii="Calibri" w:hAnsi="Calibri" w:cs="Calibri"/>
          <w:sz w:val="22"/>
          <w:szCs w:val="22"/>
        </w:rPr>
        <w:t xml:space="preserve">: This includes the circumstances that are not only the current circumstance but also includes any circumstances that may have ended since the last certification date. This is to support </w:t>
      </w:r>
      <w:r w:rsidRPr="005A49B8" w:rsidR="00325115">
        <w:rPr>
          <w:rStyle w:val="normaltextrun"/>
          <w:rFonts w:ascii="Calibri" w:hAnsi="Calibri" w:cs="Calibri"/>
          <w:sz w:val="22"/>
          <w:szCs w:val="22"/>
        </w:rPr>
        <w:t>review</w:t>
      </w:r>
      <w:r w:rsidRPr="005A49B8">
        <w:rPr>
          <w:rStyle w:val="normaltextrun"/>
          <w:rFonts w:ascii="Calibri" w:hAnsi="Calibri" w:cs="Calibri"/>
          <w:sz w:val="22"/>
          <w:szCs w:val="22"/>
        </w:rPr>
        <w:t xml:space="preserve"> evaluation logic at the MWRP layer.</w:t>
      </w:r>
      <w:r w:rsidRPr="005A49B8">
        <w:rPr>
          <w:rStyle w:val="eop"/>
          <w:rFonts w:ascii="Calibri" w:hAnsi="Calibri" w:cs="Calibri"/>
          <w:sz w:val="22"/>
          <w:szCs w:val="22"/>
        </w:rPr>
        <w:t> </w:t>
      </w:r>
    </w:p>
    <w:p w:rsidR="00DC3856" w:rsidP="00DC3856" w:rsidRDefault="00DC3856" w14:paraId="251D4487" w14:textId="77777777">
      <w:pPr>
        <w:pStyle w:val="paragraph"/>
        <w:spacing w:before="0" w:beforeAutospacing="0" w:after="0" w:afterAutospacing="0"/>
        <w:ind w:right="150"/>
        <w:textAlignment w:val="baseline"/>
        <w:rPr>
          <w:rFonts w:ascii="Segoe UI" w:hAnsi="Segoe UI" w:cs="Segoe UI"/>
          <w:sz w:val="18"/>
          <w:szCs w:val="18"/>
        </w:rPr>
      </w:pPr>
      <w:r>
        <w:rPr>
          <w:rStyle w:val="eop"/>
          <w:rFonts w:ascii="Calibri" w:hAnsi="Calibri" w:cs="Calibri"/>
          <w:color w:val="8764B8"/>
          <w:sz w:val="20"/>
          <w:szCs w:val="20"/>
        </w:rPr>
        <w:t> </w:t>
      </w:r>
    </w:p>
    <w:tbl>
      <w:tblPr>
        <w:tblW w:w="9652" w:type="dxa"/>
        <w:tblInd w:w="-12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452"/>
        <w:gridCol w:w="2250"/>
        <w:gridCol w:w="1260"/>
        <w:gridCol w:w="3690"/>
      </w:tblGrid>
      <w:tr w:rsidR="00DC3856" w:rsidTr="5AD8E5F2" w14:paraId="4BC938EC" w14:textId="77777777">
        <w:trPr>
          <w:trHeight w:val="307"/>
        </w:trPr>
        <w:tc>
          <w:tcPr>
            <w:tcW w:w="2452" w:type="dxa"/>
            <w:tcBorders>
              <w:top w:val="single" w:color="auto" w:sz="6" w:space="0"/>
              <w:left w:val="single" w:color="auto" w:sz="6" w:space="0"/>
              <w:bottom w:val="single" w:color="auto" w:sz="4" w:space="0"/>
              <w:right w:val="single" w:color="auto" w:sz="6" w:space="0"/>
            </w:tcBorders>
            <w:shd w:val="clear" w:color="auto" w:fill="000000" w:themeFill="text1"/>
            <w:hideMark/>
          </w:tcPr>
          <w:p w:rsidRPr="00884A0E" w:rsidR="00DC3856" w:rsidP="00884A0E" w:rsidRDefault="00DC3856" w14:paraId="6EDAC01D" w14:textId="77777777">
            <w:pPr>
              <w:pStyle w:val="TableText10HeaderCenter"/>
              <w:rPr>
                <w:rFonts w:ascii="Calibri" w:hAnsi="Calibri" w:cs="Calibri"/>
                <w:sz w:val="22"/>
                <w:szCs w:val="22"/>
              </w:rPr>
            </w:pPr>
            <w:r w:rsidRPr="00304FBC">
              <w:rPr>
                <w:rFonts w:ascii="Calibri" w:hAnsi="Calibri" w:cs="Calibri"/>
                <w:sz w:val="22"/>
                <w:szCs w:val="22"/>
              </w:rPr>
              <w:t>Field </w:t>
            </w:r>
          </w:p>
        </w:tc>
        <w:tc>
          <w:tcPr>
            <w:tcW w:w="2250" w:type="dxa"/>
            <w:tcBorders>
              <w:top w:val="single" w:color="auto" w:sz="6" w:space="0"/>
              <w:left w:val="single" w:color="auto" w:sz="6" w:space="0"/>
              <w:bottom w:val="single" w:color="auto" w:sz="4" w:space="0"/>
              <w:right w:val="single" w:color="auto" w:sz="6" w:space="0"/>
            </w:tcBorders>
            <w:shd w:val="clear" w:color="auto" w:fill="000000" w:themeFill="text1"/>
            <w:hideMark/>
          </w:tcPr>
          <w:p w:rsidRPr="00884A0E" w:rsidR="00DC3856" w:rsidP="00884A0E" w:rsidRDefault="00DC3856" w14:paraId="590906E7" w14:textId="77777777">
            <w:pPr>
              <w:pStyle w:val="TableText10HeaderCenter"/>
              <w:rPr>
                <w:rFonts w:ascii="Calibri" w:hAnsi="Calibri" w:cs="Calibri"/>
                <w:sz w:val="22"/>
                <w:szCs w:val="22"/>
              </w:rPr>
            </w:pPr>
            <w:r w:rsidRPr="00304FBC">
              <w:rPr>
                <w:rFonts w:ascii="Calibri" w:hAnsi="Calibri" w:cs="Calibri"/>
                <w:sz w:val="22"/>
                <w:szCs w:val="22"/>
              </w:rPr>
              <w:t>Type </w:t>
            </w:r>
          </w:p>
        </w:tc>
        <w:tc>
          <w:tcPr>
            <w:tcW w:w="1260" w:type="dxa"/>
            <w:tcBorders>
              <w:top w:val="single" w:color="auto" w:sz="6" w:space="0"/>
              <w:left w:val="single" w:color="auto" w:sz="6" w:space="0"/>
              <w:bottom w:val="single" w:color="auto" w:sz="4" w:space="0"/>
              <w:right w:val="single" w:color="auto" w:sz="6" w:space="0"/>
            </w:tcBorders>
            <w:shd w:val="clear" w:color="auto" w:fill="000000" w:themeFill="text1"/>
            <w:hideMark/>
          </w:tcPr>
          <w:p w:rsidRPr="00884A0E" w:rsidR="00DC3856" w:rsidP="00884A0E" w:rsidRDefault="00DC3856" w14:paraId="4A5ABB30" w14:textId="77777777">
            <w:pPr>
              <w:pStyle w:val="TableText10HeaderCenter"/>
              <w:rPr>
                <w:rFonts w:ascii="Calibri" w:hAnsi="Calibri" w:cs="Calibri"/>
                <w:sz w:val="22"/>
                <w:szCs w:val="22"/>
              </w:rPr>
            </w:pPr>
            <w:r w:rsidRPr="00304FBC">
              <w:rPr>
                <w:rFonts w:ascii="Calibri" w:hAnsi="Calibri" w:cs="Calibri"/>
                <w:sz w:val="22"/>
                <w:szCs w:val="22"/>
              </w:rPr>
              <w:t>Required </w:t>
            </w:r>
          </w:p>
        </w:tc>
        <w:tc>
          <w:tcPr>
            <w:tcW w:w="3690" w:type="dxa"/>
            <w:tcBorders>
              <w:top w:val="single" w:color="auto" w:sz="6" w:space="0"/>
              <w:left w:val="single" w:color="auto" w:sz="6" w:space="0"/>
              <w:bottom w:val="single" w:color="auto" w:sz="4" w:space="0"/>
              <w:right w:val="single" w:color="auto" w:sz="6" w:space="0"/>
            </w:tcBorders>
            <w:shd w:val="clear" w:color="auto" w:fill="000000" w:themeFill="text1"/>
            <w:hideMark/>
          </w:tcPr>
          <w:p w:rsidRPr="00884A0E" w:rsidR="00DC3856" w:rsidP="00884A0E" w:rsidRDefault="00DC3856" w14:paraId="15CBF02A" w14:textId="77777777">
            <w:pPr>
              <w:pStyle w:val="TableText10HeaderCenter"/>
              <w:rPr>
                <w:rFonts w:ascii="Calibri" w:hAnsi="Calibri" w:cs="Calibri"/>
                <w:sz w:val="22"/>
                <w:szCs w:val="22"/>
              </w:rPr>
            </w:pPr>
            <w:r w:rsidRPr="00304FBC">
              <w:rPr>
                <w:rFonts w:ascii="Calibri" w:hAnsi="Calibri" w:cs="Calibri"/>
                <w:sz w:val="22"/>
                <w:szCs w:val="22"/>
              </w:rPr>
              <w:t>Description </w:t>
            </w:r>
          </w:p>
        </w:tc>
      </w:tr>
      <w:tr w:rsidR="00DC3856" w:rsidTr="008B7147" w14:paraId="3CC48069" w14:textId="77777777">
        <w:trPr>
          <w:trHeight w:val="300"/>
        </w:trPr>
        <w:tc>
          <w:tcPr>
            <w:tcW w:w="2452"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0199A262" w14:textId="77777777">
            <w:pPr>
              <w:pStyle w:val="paragraph"/>
              <w:spacing w:before="0" w:beforeAutospacing="0" w:after="0" w:afterAutospacing="0"/>
              <w:textAlignment w:val="baseline"/>
            </w:pPr>
            <w:r w:rsidRPr="00727CCC">
              <w:rPr>
                <w:rStyle w:val="normaltextrun"/>
                <w:rFonts w:ascii="Calibri" w:hAnsi="Calibri" w:cs="Calibri"/>
                <w:sz w:val="20"/>
                <w:szCs w:val="20"/>
                <w:u w:val="single"/>
              </w:rPr>
              <w:t>circumstanceCode</w:t>
            </w:r>
            <w:r w:rsidRPr="00727CCC">
              <w:rPr>
                <w:rStyle w:val="eop"/>
                <w:rFonts w:ascii="Calibri" w:hAnsi="Calibri" w:cs="Calibri"/>
                <w:sz w:val="20"/>
                <w:szCs w:val="20"/>
              </w:rPr>
              <w:t> </w:t>
            </w:r>
          </w:p>
        </w:tc>
        <w:tc>
          <w:tcPr>
            <w:tcW w:w="2250"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7DF74B9C" w14:textId="77777777">
            <w:pPr>
              <w:pStyle w:val="paragraph"/>
              <w:spacing w:before="0" w:beforeAutospacing="0" w:after="0" w:afterAutospacing="0"/>
              <w:textAlignment w:val="baseline"/>
            </w:pPr>
            <w:r w:rsidRPr="00727CCC">
              <w:rPr>
                <w:rStyle w:val="normaltextrun"/>
                <w:rFonts w:ascii="Calibri" w:hAnsi="Calibri" w:cs="Calibri"/>
                <w:sz w:val="20"/>
                <w:szCs w:val="20"/>
              </w:rPr>
              <w:t>String</w:t>
            </w:r>
            <w:r w:rsidRPr="00727CCC">
              <w:rPr>
                <w:rStyle w:val="eop"/>
                <w:rFonts w:ascii="Calibri" w:hAnsi="Calibri" w:cs="Calibri"/>
                <w:sz w:val="20"/>
                <w:szCs w:val="20"/>
              </w:rPr>
              <w:t> </w:t>
            </w:r>
          </w:p>
        </w:tc>
        <w:tc>
          <w:tcPr>
            <w:tcW w:w="1260"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131CA0DA" w14:textId="77777777">
            <w:pPr>
              <w:pStyle w:val="paragraph"/>
              <w:spacing w:before="0" w:beforeAutospacing="0" w:after="0" w:afterAutospacing="0"/>
              <w:textAlignment w:val="baseline"/>
            </w:pPr>
            <w:r w:rsidRPr="00727CCC">
              <w:rPr>
                <w:rStyle w:val="normaltextrun"/>
                <w:rFonts w:ascii="Calibri" w:hAnsi="Calibri" w:cs="Calibri"/>
                <w:sz w:val="20"/>
                <w:szCs w:val="20"/>
              </w:rPr>
              <w:t>Yes</w:t>
            </w:r>
            <w:r w:rsidRPr="00727CCC">
              <w:rPr>
                <w:rStyle w:val="eop"/>
                <w:rFonts w:ascii="Calibri" w:hAnsi="Calibri" w:cs="Calibri"/>
                <w:sz w:val="20"/>
                <w:szCs w:val="20"/>
              </w:rPr>
              <w:t> </w:t>
            </w:r>
          </w:p>
        </w:tc>
        <w:tc>
          <w:tcPr>
            <w:tcW w:w="3690" w:type="dxa"/>
            <w:tcBorders>
              <w:top w:val="single" w:color="auto" w:sz="4" w:space="0"/>
              <w:left w:val="single" w:color="auto" w:sz="4" w:space="0"/>
              <w:bottom w:val="single" w:color="auto" w:sz="4" w:space="0"/>
              <w:right w:val="single" w:color="auto" w:sz="4" w:space="0"/>
            </w:tcBorders>
            <w:hideMark/>
          </w:tcPr>
          <w:p w:rsidRPr="00727CCC" w:rsidR="00DC3856" w:rsidP="5AD8E5F2" w:rsidRDefault="002B18AC" w14:paraId="7E4C3B3F" w14:textId="093776E1">
            <w:pPr>
              <w:pStyle w:val="TableText10"/>
              <w:spacing w:before="0" w:after="0"/>
              <w:textAlignment w:val="baseline"/>
              <w:rPr>
                <w:rFonts w:eastAsia="Calibri" w:asciiTheme="majorHAnsi" w:hAnsiTheme="majorHAnsi" w:cstheme="majorBidi"/>
              </w:rPr>
            </w:pPr>
            <w:r w:rsidRPr="00727CCC">
              <w:rPr>
                <w:rStyle w:val="normaltextrun"/>
                <w:rFonts w:ascii="Calibri" w:hAnsi="Calibri" w:cs="Calibri"/>
                <w:szCs w:val="20"/>
              </w:rPr>
              <w:t>CE exemption circumstance code </w:t>
            </w:r>
          </w:p>
          <w:p w:rsidRPr="00727CCC" w:rsidR="00DC3856" w:rsidP="008B7147" w:rsidRDefault="45F9B812" w14:paraId="4C538FE7" w14:textId="19364D22">
            <w:pPr>
              <w:pStyle w:val="paragraph"/>
              <w:spacing w:before="0" w:beforeAutospacing="0" w:after="0" w:afterAutospacing="0"/>
              <w:textAlignment w:val="baseline"/>
              <w:rPr>
                <w:rStyle w:val="eop"/>
                <w:rFonts w:ascii="Calibri" w:hAnsi="Calibri" w:cs="Calibri"/>
                <w:szCs w:val="20"/>
              </w:rPr>
            </w:pPr>
            <w:r w:rsidRPr="0082384E">
              <w:rPr>
                <w:rFonts w:eastAsia="Calibri" w:asciiTheme="majorHAnsi" w:hAnsiTheme="majorHAnsi" w:cstheme="majorBidi"/>
                <w:sz w:val="20"/>
                <w:szCs w:val="20"/>
                <w:lang w:val="en-GB"/>
              </w:rPr>
              <w:t>Reference table: RT_ECHC</w:t>
            </w:r>
            <w:r w:rsidRPr="0082384E">
              <w:rPr>
                <w:rStyle w:val="normaltextrun"/>
                <w:rFonts w:ascii="Calibri" w:hAnsi="Calibri" w:cs="Calibri"/>
                <w:sz w:val="15"/>
                <w:szCs w:val="15"/>
              </w:rPr>
              <w:t xml:space="preserve"> </w:t>
            </w:r>
          </w:p>
        </w:tc>
      </w:tr>
      <w:tr w:rsidR="00DC3856" w:rsidTr="5AD8E5F2" w14:paraId="6AE9AA70" w14:textId="77777777">
        <w:trPr>
          <w:trHeight w:val="307"/>
        </w:trPr>
        <w:tc>
          <w:tcPr>
            <w:tcW w:w="2452"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597F20C6" w14:textId="77777777">
            <w:pPr>
              <w:pStyle w:val="paragraph"/>
              <w:spacing w:before="0" w:beforeAutospacing="0" w:after="0" w:afterAutospacing="0"/>
              <w:textAlignment w:val="baseline"/>
            </w:pPr>
            <w:r w:rsidRPr="00727CCC">
              <w:rPr>
                <w:rStyle w:val="normaltextrun"/>
                <w:rFonts w:ascii="Calibri" w:hAnsi="Calibri" w:cs="Calibri"/>
                <w:sz w:val="20"/>
                <w:szCs w:val="20"/>
                <w:u w:val="single"/>
              </w:rPr>
              <w:t>circumstanceDescription</w:t>
            </w:r>
            <w:r w:rsidRPr="00727CCC">
              <w:rPr>
                <w:rStyle w:val="eop"/>
                <w:rFonts w:ascii="Calibri" w:hAnsi="Calibri" w:cs="Calibri"/>
                <w:sz w:val="20"/>
                <w:szCs w:val="20"/>
              </w:rPr>
              <w:t> </w:t>
            </w:r>
          </w:p>
        </w:tc>
        <w:tc>
          <w:tcPr>
            <w:tcW w:w="2250"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7D192398" w14:textId="77777777">
            <w:pPr>
              <w:pStyle w:val="paragraph"/>
              <w:spacing w:before="0" w:beforeAutospacing="0" w:after="0" w:afterAutospacing="0"/>
              <w:textAlignment w:val="baseline"/>
            </w:pPr>
            <w:r w:rsidRPr="00727CCC">
              <w:rPr>
                <w:rStyle w:val="normaltextrun"/>
                <w:rFonts w:ascii="Calibri" w:hAnsi="Calibri" w:cs="Calibri"/>
                <w:sz w:val="20"/>
                <w:szCs w:val="20"/>
              </w:rPr>
              <w:t>String</w:t>
            </w:r>
            <w:r w:rsidRPr="00727CCC">
              <w:rPr>
                <w:rStyle w:val="eop"/>
                <w:rFonts w:ascii="Calibri" w:hAnsi="Calibri" w:cs="Calibri"/>
                <w:sz w:val="20"/>
                <w:szCs w:val="20"/>
              </w:rPr>
              <w:t> </w:t>
            </w:r>
          </w:p>
        </w:tc>
        <w:tc>
          <w:tcPr>
            <w:tcW w:w="1260"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48776BFD" w14:textId="77777777">
            <w:pPr>
              <w:pStyle w:val="paragraph"/>
              <w:spacing w:before="0" w:beforeAutospacing="0" w:after="0" w:afterAutospacing="0"/>
              <w:textAlignment w:val="baseline"/>
            </w:pPr>
            <w:r w:rsidRPr="00727CCC">
              <w:rPr>
                <w:rStyle w:val="normaltextrun"/>
                <w:rFonts w:ascii="Calibri" w:hAnsi="Calibri" w:cs="Calibri"/>
                <w:sz w:val="20"/>
                <w:szCs w:val="20"/>
              </w:rPr>
              <w:t>Yes</w:t>
            </w:r>
            <w:r w:rsidRPr="00727CCC">
              <w:rPr>
                <w:rStyle w:val="eop"/>
                <w:rFonts w:ascii="Calibri" w:hAnsi="Calibri" w:cs="Calibri"/>
                <w:sz w:val="20"/>
                <w:szCs w:val="20"/>
              </w:rPr>
              <w:t> </w:t>
            </w:r>
          </w:p>
        </w:tc>
        <w:tc>
          <w:tcPr>
            <w:tcW w:w="3690" w:type="dxa"/>
            <w:tcBorders>
              <w:top w:val="single" w:color="auto" w:sz="4" w:space="0"/>
              <w:left w:val="single" w:color="auto" w:sz="4" w:space="0"/>
              <w:bottom w:val="single" w:color="auto" w:sz="4" w:space="0"/>
              <w:right w:val="single" w:color="auto" w:sz="4" w:space="0"/>
            </w:tcBorders>
            <w:hideMark/>
          </w:tcPr>
          <w:p w:rsidRPr="00727CCC" w:rsidR="00DC3856" w:rsidP="5AD8E5F2" w:rsidRDefault="6B97ACF1" w14:paraId="2876A6CC" w14:textId="09946E25">
            <w:pPr>
              <w:pStyle w:val="paragraph"/>
              <w:spacing w:before="0" w:beforeAutospacing="0" w:after="0" w:afterAutospacing="0"/>
              <w:textAlignment w:val="baseline"/>
            </w:pPr>
            <w:r w:rsidRPr="5AD8E5F2">
              <w:rPr>
                <w:rStyle w:val="normaltextrun"/>
                <w:rFonts w:ascii="Calibri" w:hAnsi="Calibri" w:cs="Calibri"/>
                <w:sz w:val="20"/>
                <w:szCs w:val="20"/>
              </w:rPr>
              <w:t>D</w:t>
            </w:r>
            <w:r w:rsidRPr="5AD8E5F2" w:rsidR="2624A1F6">
              <w:rPr>
                <w:rStyle w:val="normaltextrun"/>
                <w:rFonts w:ascii="Calibri" w:hAnsi="Calibri" w:cs="Calibri"/>
                <w:sz w:val="20"/>
                <w:szCs w:val="20"/>
              </w:rPr>
              <w:t>escription of the circumstance</w:t>
            </w:r>
            <w:r w:rsidRPr="5AD8E5F2" w:rsidR="2624A1F6">
              <w:rPr>
                <w:rStyle w:val="eop"/>
                <w:rFonts w:ascii="Calibri" w:hAnsi="Calibri" w:cs="Calibri"/>
                <w:sz w:val="20"/>
                <w:szCs w:val="20"/>
              </w:rPr>
              <w:t> </w:t>
            </w:r>
          </w:p>
        </w:tc>
      </w:tr>
      <w:tr w:rsidR="00DC3856" w:rsidTr="5AD8E5F2" w14:paraId="0B11C58B" w14:textId="77777777">
        <w:trPr>
          <w:trHeight w:val="307"/>
        </w:trPr>
        <w:tc>
          <w:tcPr>
            <w:tcW w:w="2452" w:type="dxa"/>
            <w:tcBorders>
              <w:top w:val="single" w:color="auto" w:sz="4" w:space="0"/>
              <w:left w:val="single" w:color="auto" w:sz="4" w:space="0"/>
              <w:bottom w:val="single" w:color="auto" w:sz="4" w:space="0"/>
              <w:right w:val="single" w:color="auto" w:sz="4" w:space="0"/>
            </w:tcBorders>
            <w:hideMark/>
          </w:tcPr>
          <w:p w:rsidRPr="00727CCC" w:rsidR="00DC3856" w:rsidP="5AD8E5F2" w:rsidRDefault="37C9974D" w14:paraId="213C6BB9" w14:textId="25608308">
            <w:pPr>
              <w:pStyle w:val="paragraph"/>
              <w:spacing w:before="0" w:beforeAutospacing="0" w:after="0" w:afterAutospacing="0"/>
              <w:textAlignment w:val="baseline"/>
            </w:pPr>
            <w:r w:rsidRPr="5AD8E5F2">
              <w:rPr>
                <w:rStyle w:val="normaltextrun"/>
                <w:rFonts w:ascii="Calibri" w:hAnsi="Calibri" w:cs="Calibri"/>
                <w:sz w:val="20"/>
                <w:szCs w:val="20"/>
                <w:u w:val="single"/>
              </w:rPr>
              <w:t>circumstanceDe</w:t>
            </w:r>
            <w:r w:rsidRPr="5AD8E5F2" w:rsidR="2624A1F6">
              <w:rPr>
                <w:rStyle w:val="normaltextrun"/>
                <w:rFonts w:ascii="Calibri" w:hAnsi="Calibri" w:cs="Calibri"/>
                <w:sz w:val="20"/>
                <w:szCs w:val="20"/>
                <w:u w:val="single"/>
              </w:rPr>
              <w:t>tails</w:t>
            </w:r>
          </w:p>
        </w:tc>
        <w:tc>
          <w:tcPr>
            <w:tcW w:w="2250"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25FD5460" w14:textId="2BFCF084">
            <w:pPr>
              <w:pStyle w:val="paragraph"/>
              <w:spacing w:before="0" w:beforeAutospacing="0" w:after="0" w:afterAutospacing="0"/>
              <w:textAlignment w:val="baseline"/>
            </w:pPr>
            <w:r w:rsidRPr="00727CCC">
              <w:rPr>
                <w:rStyle w:val="normaltextrun"/>
                <w:rFonts w:ascii="Calibri" w:hAnsi="Calibri" w:cs="Calibri"/>
                <w:sz w:val="20"/>
                <w:szCs w:val="20"/>
              </w:rPr>
              <w:t>Array&lt;CircumstanceDetailDTO&gt;</w:t>
            </w:r>
            <w:r w:rsidRPr="00727CCC">
              <w:rPr>
                <w:rStyle w:val="eop"/>
                <w:rFonts w:ascii="Calibri" w:hAnsi="Calibri" w:cs="Calibri"/>
                <w:sz w:val="20"/>
                <w:szCs w:val="20"/>
              </w:rPr>
              <w:t> </w:t>
            </w:r>
          </w:p>
        </w:tc>
        <w:tc>
          <w:tcPr>
            <w:tcW w:w="1260" w:type="dxa"/>
            <w:tcBorders>
              <w:top w:val="single" w:color="auto" w:sz="4" w:space="0"/>
              <w:left w:val="single" w:color="auto" w:sz="4" w:space="0"/>
              <w:bottom w:val="single" w:color="auto" w:sz="4" w:space="0"/>
              <w:right w:val="single" w:color="auto" w:sz="4" w:space="0"/>
            </w:tcBorders>
            <w:hideMark/>
          </w:tcPr>
          <w:p w:rsidRPr="00727CCC" w:rsidR="00DC3856" w:rsidRDefault="00DC3856" w14:paraId="029ABB40" w14:textId="77777777">
            <w:pPr>
              <w:pStyle w:val="paragraph"/>
              <w:spacing w:before="0" w:beforeAutospacing="0" w:after="0" w:afterAutospacing="0"/>
              <w:textAlignment w:val="baseline"/>
            </w:pPr>
            <w:r w:rsidRPr="00727CCC">
              <w:rPr>
                <w:rStyle w:val="normaltextrun"/>
                <w:rFonts w:ascii="Calibri" w:hAnsi="Calibri" w:cs="Calibri"/>
                <w:sz w:val="20"/>
                <w:szCs w:val="20"/>
              </w:rPr>
              <w:t>Yes</w:t>
            </w:r>
            <w:r w:rsidRPr="00727CCC">
              <w:rPr>
                <w:rStyle w:val="eop"/>
                <w:rFonts w:ascii="Calibri" w:hAnsi="Calibri" w:cs="Calibri"/>
                <w:sz w:val="20"/>
                <w:szCs w:val="20"/>
              </w:rPr>
              <w:t> </w:t>
            </w:r>
          </w:p>
        </w:tc>
        <w:tc>
          <w:tcPr>
            <w:tcW w:w="3690" w:type="dxa"/>
            <w:tcBorders>
              <w:top w:val="single" w:color="auto" w:sz="4" w:space="0"/>
              <w:left w:val="single" w:color="auto" w:sz="4" w:space="0"/>
              <w:bottom w:val="single" w:color="auto" w:sz="4" w:space="0"/>
              <w:right w:val="single" w:color="auto" w:sz="4" w:space="0"/>
            </w:tcBorders>
            <w:hideMark/>
          </w:tcPr>
          <w:p w:rsidRPr="00727CCC" w:rsidR="00DC3856" w:rsidP="5AD8E5F2" w:rsidRDefault="2624A1F6" w14:paraId="050E2799" w14:textId="14D4D3A4">
            <w:pPr>
              <w:pStyle w:val="paragraph"/>
              <w:spacing w:before="0" w:beforeAutospacing="0" w:after="0" w:afterAutospacing="0"/>
              <w:textAlignment w:val="baseline"/>
            </w:pPr>
            <w:r w:rsidRPr="5AD8E5F2">
              <w:rPr>
                <w:rStyle w:val="normaltextrun"/>
                <w:rFonts w:ascii="Calibri" w:hAnsi="Calibri" w:cs="Calibri"/>
                <w:sz w:val="20"/>
                <w:szCs w:val="20"/>
              </w:rPr>
              <w:t>Captures data for a given circumstance that changed since the last certification date</w:t>
            </w:r>
            <w:r w:rsidRPr="5AD8E5F2">
              <w:rPr>
                <w:rStyle w:val="eop"/>
                <w:rFonts w:ascii="Calibri" w:hAnsi="Calibri" w:cs="Calibri"/>
                <w:sz w:val="20"/>
                <w:szCs w:val="20"/>
              </w:rPr>
              <w:t> </w:t>
            </w:r>
          </w:p>
        </w:tc>
      </w:tr>
    </w:tbl>
    <w:p w:rsidR="00DC3856" w:rsidP="00DC3856" w:rsidRDefault="00DC3856" w14:paraId="43D42F5F" w14:textId="77777777">
      <w:pPr>
        <w:pStyle w:val="paragraph"/>
        <w:spacing w:before="0" w:beforeAutospacing="0" w:after="0" w:afterAutospacing="0"/>
        <w:ind w:right="150"/>
        <w:textAlignment w:val="baseline"/>
        <w:rPr>
          <w:rFonts w:ascii="Segoe UI" w:hAnsi="Segoe UI" w:cs="Segoe UI"/>
          <w:sz w:val="18"/>
          <w:szCs w:val="18"/>
        </w:rPr>
      </w:pPr>
      <w:r>
        <w:rPr>
          <w:rStyle w:val="eop"/>
          <w:rFonts w:ascii="Calibri" w:hAnsi="Calibri" w:cs="Calibri"/>
          <w:color w:val="8764B8"/>
          <w:sz w:val="20"/>
          <w:szCs w:val="20"/>
        </w:rPr>
        <w:t> </w:t>
      </w:r>
    </w:p>
    <w:p w:rsidRPr="005A49B8" w:rsidR="00DC3856" w:rsidP="5AD8E5F2" w:rsidRDefault="4661B47A" w14:paraId="3E2A2579" w14:textId="4E7EBC5E">
      <w:pPr>
        <w:pStyle w:val="paragraph"/>
        <w:spacing w:before="0" w:beforeAutospacing="0" w:after="0" w:afterAutospacing="0"/>
        <w:ind w:right="150"/>
        <w:textAlignment w:val="baseline"/>
        <w:rPr>
          <w:rFonts w:ascii="Segoe UI" w:hAnsi="Segoe UI" w:cs="Segoe UI"/>
          <w:sz w:val="22"/>
          <w:szCs w:val="22"/>
        </w:rPr>
      </w:pPr>
      <w:r w:rsidRPr="5AD8E5F2">
        <w:rPr>
          <w:rStyle w:val="normaltextrun"/>
          <w:rFonts w:ascii="Calibri" w:hAnsi="Calibri" w:cs="Calibri"/>
          <w:sz w:val="22"/>
          <w:szCs w:val="22"/>
          <w:u w:val="single"/>
        </w:rPr>
        <w:t>CircumstanceDetailDTO: </w:t>
      </w:r>
      <w:r w:rsidRPr="5AD8E5F2">
        <w:rPr>
          <w:rStyle w:val="eop"/>
          <w:rFonts w:ascii="Calibri" w:hAnsi="Calibri" w:cs="Calibri"/>
          <w:sz w:val="22"/>
          <w:szCs w:val="22"/>
        </w:rPr>
        <w:t> </w:t>
      </w:r>
      <w:r w:rsidRPr="5AD8E5F2" w:rsidR="067E73FC">
        <w:rPr>
          <w:rStyle w:val="normaltextrun"/>
          <w:rFonts w:ascii="Calibri" w:hAnsi="Calibri" w:cs="Calibri"/>
          <w:sz w:val="22"/>
          <w:szCs w:val="22"/>
        </w:rPr>
        <w:t xml:space="preserve"> This includes  the current circumstance </w:t>
      </w:r>
      <w:r w:rsidRPr="5AD8E5F2" w:rsidR="74E4613A">
        <w:rPr>
          <w:rStyle w:val="normaltextrun"/>
          <w:rFonts w:ascii="Calibri" w:hAnsi="Calibri" w:cs="Calibri"/>
          <w:sz w:val="22"/>
          <w:szCs w:val="22"/>
        </w:rPr>
        <w:t xml:space="preserve">and </w:t>
      </w:r>
      <w:r w:rsidRPr="5AD8E5F2" w:rsidR="067E73FC">
        <w:rPr>
          <w:rStyle w:val="normaltextrun"/>
          <w:rFonts w:ascii="Calibri" w:hAnsi="Calibri" w:cs="Calibri"/>
          <w:sz w:val="22"/>
          <w:szCs w:val="22"/>
        </w:rPr>
        <w:t>any circumstances that ended since the last certification date. This is to support review evaluation logic at the MWRP layer.</w:t>
      </w:r>
      <w:r w:rsidRPr="5AD8E5F2" w:rsidR="067E73FC">
        <w:rPr>
          <w:rStyle w:val="eop"/>
          <w:rFonts w:ascii="Calibri" w:hAnsi="Calibri" w:cs="Calibri"/>
          <w:sz w:val="22"/>
          <w:szCs w:val="22"/>
        </w:rPr>
        <w:t> </w:t>
      </w:r>
    </w:p>
    <w:p w:rsidR="00DC3856" w:rsidP="00DC3856" w:rsidRDefault="00DC3856" w14:paraId="71EC720A" w14:textId="77777777">
      <w:pPr>
        <w:pStyle w:val="paragraph"/>
        <w:spacing w:before="0" w:beforeAutospacing="0" w:after="0" w:afterAutospacing="0"/>
        <w:ind w:right="150"/>
        <w:textAlignment w:val="baseline"/>
        <w:rPr>
          <w:rFonts w:ascii="Segoe UI" w:hAnsi="Segoe UI" w:cs="Segoe UI"/>
          <w:sz w:val="18"/>
          <w:szCs w:val="18"/>
        </w:rPr>
      </w:pPr>
      <w:r>
        <w:rPr>
          <w:rStyle w:val="eop"/>
          <w:rFonts w:ascii="Calibri" w:hAnsi="Calibri" w:cs="Calibri"/>
          <w:color w:val="8764B8"/>
          <w:sz w:val="20"/>
          <w:szCs w:val="20"/>
        </w:rPr>
        <w:t> </w:t>
      </w:r>
    </w:p>
    <w:tbl>
      <w:tblPr>
        <w:tblW w:w="965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A0" w:firstRow="1" w:lastRow="0" w:firstColumn="1" w:lastColumn="0" w:noHBand="0" w:noVBand="1"/>
      </w:tblPr>
      <w:tblGrid>
        <w:gridCol w:w="2542"/>
        <w:gridCol w:w="1710"/>
        <w:gridCol w:w="1440"/>
        <w:gridCol w:w="3960"/>
      </w:tblGrid>
      <w:tr w:rsidR="00DC3856" w:rsidTr="016D1326" w14:paraId="7FC0C950" w14:textId="77777777">
        <w:trPr>
          <w:trHeight w:val="300"/>
        </w:trPr>
        <w:tc>
          <w:tcPr>
            <w:tcW w:w="2542" w:type="dxa"/>
            <w:shd w:val="clear" w:color="auto" w:fill="000000" w:themeFill="text1"/>
            <w:hideMark/>
          </w:tcPr>
          <w:p w:rsidRPr="008661F6" w:rsidR="00DC3856" w:rsidP="00304FBC" w:rsidRDefault="00DC3856" w14:paraId="16DFD6BB" w14:textId="77777777">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Field </w:t>
            </w:r>
          </w:p>
        </w:tc>
        <w:tc>
          <w:tcPr>
            <w:tcW w:w="1710" w:type="dxa"/>
            <w:shd w:val="clear" w:color="auto" w:fill="000000" w:themeFill="text1"/>
            <w:hideMark/>
          </w:tcPr>
          <w:p w:rsidRPr="008661F6" w:rsidR="00DC3856" w:rsidP="00304FBC" w:rsidRDefault="00DC3856" w14:paraId="243D8965" w14:textId="77777777">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Type </w:t>
            </w:r>
          </w:p>
        </w:tc>
        <w:tc>
          <w:tcPr>
            <w:tcW w:w="1440" w:type="dxa"/>
            <w:shd w:val="clear" w:color="auto" w:fill="000000" w:themeFill="text1"/>
            <w:hideMark/>
          </w:tcPr>
          <w:p w:rsidRPr="008661F6" w:rsidR="00DC3856" w:rsidP="00304FBC" w:rsidRDefault="00DC3856" w14:paraId="67CCA9C7" w14:textId="77777777">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Required </w:t>
            </w:r>
          </w:p>
        </w:tc>
        <w:tc>
          <w:tcPr>
            <w:tcW w:w="3960" w:type="dxa"/>
            <w:shd w:val="clear" w:color="auto" w:fill="000000" w:themeFill="text1"/>
            <w:hideMark/>
          </w:tcPr>
          <w:p w:rsidRPr="008661F6" w:rsidR="00DC3856" w:rsidP="00304FBC" w:rsidRDefault="00DC3856" w14:paraId="319A1913" w14:textId="77777777">
            <w:pPr>
              <w:pStyle w:val="TableText10HeaderCenter"/>
              <w:rPr>
                <w:rFonts w:asciiTheme="majorHAnsi" w:hAnsiTheme="majorHAnsi" w:cstheme="majorHAnsi"/>
                <w:b w:val="0"/>
                <w:sz w:val="22"/>
                <w:szCs w:val="22"/>
              </w:rPr>
            </w:pPr>
            <w:r w:rsidRPr="008661F6">
              <w:rPr>
                <w:rFonts w:asciiTheme="majorHAnsi" w:hAnsiTheme="majorHAnsi" w:cstheme="majorHAnsi"/>
                <w:sz w:val="22"/>
                <w:szCs w:val="22"/>
              </w:rPr>
              <w:t>Description </w:t>
            </w:r>
          </w:p>
        </w:tc>
      </w:tr>
      <w:tr w:rsidR="00DC3856" w:rsidTr="016D1326" w14:paraId="4F9D950B" w14:textId="77777777">
        <w:trPr>
          <w:trHeight w:val="300"/>
        </w:trPr>
        <w:tc>
          <w:tcPr>
            <w:tcW w:w="2542" w:type="dxa"/>
            <w:hideMark/>
          </w:tcPr>
          <w:p w:rsidRPr="008661F6" w:rsidR="00DC3856" w:rsidRDefault="00DC3856" w14:paraId="21CEC9DF"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verificationSource</w:t>
            </w:r>
            <w:r w:rsidRPr="008661F6">
              <w:rPr>
                <w:rStyle w:val="eop"/>
                <w:rFonts w:asciiTheme="majorHAnsi" w:hAnsiTheme="majorHAnsi" w:cstheme="majorHAnsi"/>
                <w:sz w:val="20"/>
                <w:szCs w:val="20"/>
              </w:rPr>
              <w:t> </w:t>
            </w:r>
          </w:p>
        </w:tc>
        <w:tc>
          <w:tcPr>
            <w:tcW w:w="1710" w:type="dxa"/>
            <w:hideMark/>
          </w:tcPr>
          <w:p w:rsidRPr="008661F6" w:rsidR="00DC3856" w:rsidRDefault="00DC3856" w14:paraId="1523237E"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String</w:t>
            </w:r>
            <w:r w:rsidRPr="008661F6">
              <w:rPr>
                <w:rStyle w:val="eop"/>
                <w:rFonts w:asciiTheme="majorHAnsi" w:hAnsiTheme="majorHAnsi" w:cstheme="majorHAnsi"/>
                <w:sz w:val="20"/>
                <w:szCs w:val="20"/>
              </w:rPr>
              <w:t> </w:t>
            </w:r>
          </w:p>
        </w:tc>
        <w:tc>
          <w:tcPr>
            <w:tcW w:w="1440" w:type="dxa"/>
            <w:hideMark/>
          </w:tcPr>
          <w:p w:rsidRPr="008661F6" w:rsidR="00DC3856" w:rsidRDefault="00DC3856" w14:paraId="00154416"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rsidRPr="005424B9" w:rsidR="00033B7D" w:rsidP="00605064" w:rsidRDefault="00033B7D" w14:paraId="2EF42BF3" w14:textId="411B8967">
            <w:pPr>
              <w:pStyle w:val="TableText10"/>
              <w:rPr>
                <w:rStyle w:val="normaltextrun"/>
                <w:rFonts w:asciiTheme="majorHAnsi" w:hAnsiTheme="majorHAnsi" w:cstheme="majorHAnsi"/>
                <w:color w:val="000000"/>
                <w:szCs w:val="20"/>
              </w:rPr>
            </w:pPr>
            <w:r w:rsidRPr="003E7EE7">
              <w:rPr>
                <w:rFonts w:asciiTheme="majorHAnsi" w:hAnsiTheme="majorHAnsi" w:cstheme="majorHAnsi"/>
                <w:color w:val="000000"/>
                <w:szCs w:val="20"/>
              </w:rPr>
              <w:t>Any acronym VaCMS uses to specify the official document, database, or proof used to validate client information</w:t>
            </w:r>
            <w:r>
              <w:rPr>
                <w:rFonts w:asciiTheme="majorHAnsi" w:hAnsiTheme="majorHAnsi" w:cstheme="majorHAnsi"/>
                <w:color w:val="000000"/>
                <w:szCs w:val="20"/>
              </w:rPr>
              <w:t>.</w:t>
            </w:r>
          </w:p>
          <w:p w:rsidRPr="008661F6" w:rsidR="00DC3856" w:rsidRDefault="00DC3856" w14:paraId="4AE1B305" w14:textId="29B56519">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Verification source captured in VaCMS</w:t>
            </w:r>
            <w:r w:rsidRPr="008661F6">
              <w:rPr>
                <w:rStyle w:val="eop"/>
                <w:rFonts w:asciiTheme="majorHAnsi" w:hAnsiTheme="majorHAnsi" w:cstheme="majorHAnsi"/>
                <w:sz w:val="20"/>
                <w:szCs w:val="20"/>
              </w:rPr>
              <w:t> </w:t>
            </w:r>
          </w:p>
        </w:tc>
      </w:tr>
      <w:tr w:rsidR="00DC3856" w:rsidTr="016D1326" w14:paraId="0EE3AB33" w14:textId="77777777">
        <w:trPr>
          <w:trHeight w:val="300"/>
        </w:trPr>
        <w:tc>
          <w:tcPr>
            <w:tcW w:w="2542" w:type="dxa"/>
            <w:hideMark/>
          </w:tcPr>
          <w:p w:rsidRPr="008661F6" w:rsidR="00DC3856" w:rsidRDefault="00DC3856" w14:paraId="6B6BA062"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verificationDate</w:t>
            </w:r>
            <w:r w:rsidRPr="008661F6">
              <w:rPr>
                <w:rStyle w:val="eop"/>
                <w:rFonts w:asciiTheme="majorHAnsi" w:hAnsiTheme="majorHAnsi" w:cstheme="majorHAnsi"/>
                <w:sz w:val="20"/>
                <w:szCs w:val="20"/>
              </w:rPr>
              <w:t> </w:t>
            </w:r>
          </w:p>
        </w:tc>
        <w:tc>
          <w:tcPr>
            <w:tcW w:w="1710" w:type="dxa"/>
            <w:hideMark/>
          </w:tcPr>
          <w:p w:rsidRPr="008661F6" w:rsidR="00DC3856" w:rsidRDefault="00DC3856" w14:paraId="1AF4C431"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Date</w:t>
            </w:r>
            <w:r w:rsidRPr="008661F6">
              <w:rPr>
                <w:rStyle w:val="eop"/>
                <w:rFonts w:asciiTheme="majorHAnsi" w:hAnsiTheme="majorHAnsi" w:cstheme="majorHAnsi"/>
                <w:sz w:val="20"/>
                <w:szCs w:val="20"/>
              </w:rPr>
              <w:t> </w:t>
            </w:r>
          </w:p>
        </w:tc>
        <w:tc>
          <w:tcPr>
            <w:tcW w:w="1440" w:type="dxa"/>
            <w:hideMark/>
          </w:tcPr>
          <w:p w:rsidRPr="008661F6" w:rsidR="00DC3856" w:rsidRDefault="00DC3856" w14:paraId="3B17578E"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rsidRPr="008661F6" w:rsidR="00DC3856" w:rsidRDefault="00DC3856" w14:paraId="0986AE91"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Verification date in the format “YYYY-MM-DD”</w:t>
            </w:r>
            <w:r w:rsidRPr="008661F6">
              <w:rPr>
                <w:rStyle w:val="eop"/>
                <w:rFonts w:asciiTheme="majorHAnsi" w:hAnsiTheme="majorHAnsi" w:cstheme="majorHAnsi"/>
                <w:sz w:val="20"/>
                <w:szCs w:val="20"/>
              </w:rPr>
              <w:t> </w:t>
            </w:r>
          </w:p>
        </w:tc>
      </w:tr>
      <w:tr w:rsidR="00DC3856" w:rsidTr="016D1326" w14:paraId="61B62250" w14:textId="77777777">
        <w:trPr>
          <w:trHeight w:val="300"/>
        </w:trPr>
        <w:tc>
          <w:tcPr>
            <w:tcW w:w="2542" w:type="dxa"/>
            <w:hideMark/>
          </w:tcPr>
          <w:p w:rsidRPr="008661F6" w:rsidR="00DC3856" w:rsidRDefault="00DC3856" w14:paraId="4F2B71AF"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effectiveBeginDate</w:t>
            </w:r>
            <w:r w:rsidRPr="008661F6">
              <w:rPr>
                <w:rStyle w:val="eop"/>
                <w:rFonts w:asciiTheme="majorHAnsi" w:hAnsiTheme="majorHAnsi" w:cstheme="majorHAnsi"/>
                <w:sz w:val="20"/>
                <w:szCs w:val="20"/>
              </w:rPr>
              <w:t> </w:t>
            </w:r>
          </w:p>
        </w:tc>
        <w:tc>
          <w:tcPr>
            <w:tcW w:w="1710" w:type="dxa"/>
            <w:hideMark/>
          </w:tcPr>
          <w:p w:rsidRPr="008661F6" w:rsidR="00DC3856" w:rsidRDefault="00DC3856" w14:paraId="50B51C37"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Date</w:t>
            </w:r>
            <w:r w:rsidRPr="008661F6">
              <w:rPr>
                <w:rStyle w:val="eop"/>
                <w:rFonts w:asciiTheme="majorHAnsi" w:hAnsiTheme="majorHAnsi" w:cstheme="majorHAnsi"/>
                <w:sz w:val="20"/>
                <w:szCs w:val="20"/>
              </w:rPr>
              <w:t> </w:t>
            </w:r>
          </w:p>
        </w:tc>
        <w:tc>
          <w:tcPr>
            <w:tcW w:w="1440" w:type="dxa"/>
            <w:hideMark/>
          </w:tcPr>
          <w:p w:rsidRPr="008661F6" w:rsidR="00DC3856" w:rsidRDefault="00DC3856" w14:paraId="4F085B6C"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rsidRPr="008661F6" w:rsidR="00DC3856" w:rsidRDefault="00EA28B9" w14:paraId="0EA8183A" w14:textId="23B5A32B">
            <w:pPr>
              <w:pStyle w:val="paragraph"/>
              <w:spacing w:before="0" w:beforeAutospacing="0" w:after="0" w:afterAutospacing="0"/>
              <w:textAlignment w:val="baseline"/>
              <w:rPr>
                <w:rFonts w:asciiTheme="majorHAnsi" w:hAnsiTheme="majorHAnsi" w:cstheme="majorHAns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00DC3856" w:rsidTr="016D1326" w14:paraId="49D55269" w14:textId="77777777">
        <w:trPr>
          <w:trHeight w:val="300"/>
        </w:trPr>
        <w:tc>
          <w:tcPr>
            <w:tcW w:w="2542" w:type="dxa"/>
            <w:hideMark/>
          </w:tcPr>
          <w:p w:rsidRPr="008661F6" w:rsidR="00DC3856" w:rsidRDefault="00DC3856" w14:paraId="234F4E93"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u w:val="single"/>
              </w:rPr>
              <w:t>effectiveEndDate</w:t>
            </w:r>
            <w:r w:rsidRPr="008661F6">
              <w:rPr>
                <w:rStyle w:val="eop"/>
                <w:rFonts w:asciiTheme="majorHAnsi" w:hAnsiTheme="majorHAnsi" w:cstheme="majorHAnsi"/>
                <w:sz w:val="20"/>
                <w:szCs w:val="20"/>
              </w:rPr>
              <w:t> </w:t>
            </w:r>
          </w:p>
        </w:tc>
        <w:tc>
          <w:tcPr>
            <w:tcW w:w="1710" w:type="dxa"/>
            <w:hideMark/>
          </w:tcPr>
          <w:p w:rsidRPr="008661F6" w:rsidR="00DC3856" w:rsidRDefault="00DC3856" w14:paraId="34862C61"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Date</w:t>
            </w:r>
            <w:r w:rsidRPr="008661F6">
              <w:rPr>
                <w:rStyle w:val="eop"/>
                <w:rFonts w:asciiTheme="majorHAnsi" w:hAnsiTheme="majorHAnsi" w:cstheme="majorHAnsi"/>
                <w:sz w:val="20"/>
                <w:szCs w:val="20"/>
              </w:rPr>
              <w:t> </w:t>
            </w:r>
          </w:p>
        </w:tc>
        <w:tc>
          <w:tcPr>
            <w:tcW w:w="1440" w:type="dxa"/>
            <w:hideMark/>
          </w:tcPr>
          <w:p w:rsidRPr="008661F6" w:rsidR="00DC3856" w:rsidRDefault="00DC3856" w14:paraId="1A6149F3" w14:textId="77777777">
            <w:pPr>
              <w:pStyle w:val="paragraph"/>
              <w:spacing w:before="0" w:beforeAutospacing="0" w:after="0" w:afterAutospacing="0"/>
              <w:textAlignment w:val="baseline"/>
              <w:rPr>
                <w:rFonts w:asciiTheme="majorHAnsi" w:hAnsiTheme="majorHAnsi" w:cstheme="majorHAnsi"/>
                <w:sz w:val="20"/>
                <w:szCs w:val="20"/>
              </w:rPr>
            </w:pPr>
            <w:r w:rsidRPr="008661F6">
              <w:rPr>
                <w:rStyle w:val="normaltextrun"/>
                <w:rFonts w:asciiTheme="majorHAnsi" w:hAnsiTheme="majorHAnsi" w:cstheme="majorHAnsi"/>
                <w:sz w:val="20"/>
                <w:szCs w:val="20"/>
              </w:rPr>
              <w:t>No</w:t>
            </w:r>
            <w:r w:rsidRPr="008661F6">
              <w:rPr>
                <w:rStyle w:val="eop"/>
                <w:rFonts w:asciiTheme="majorHAnsi" w:hAnsiTheme="majorHAnsi" w:cstheme="majorHAnsi"/>
                <w:sz w:val="20"/>
                <w:szCs w:val="20"/>
              </w:rPr>
              <w:t> </w:t>
            </w:r>
          </w:p>
        </w:tc>
        <w:tc>
          <w:tcPr>
            <w:tcW w:w="3960" w:type="dxa"/>
            <w:hideMark/>
          </w:tcPr>
          <w:p w:rsidRPr="008661F6" w:rsidR="00DC3856" w:rsidRDefault="00D41356" w14:paraId="215EB869" w14:textId="4D47E482">
            <w:pPr>
              <w:pStyle w:val="paragraph"/>
              <w:spacing w:before="0" w:beforeAutospacing="0" w:after="0" w:afterAutospacing="0"/>
              <w:textAlignment w:val="baseline"/>
              <w:rPr>
                <w:rFonts w:asciiTheme="majorHAnsi" w:hAnsiTheme="majorHAnsi" w:cstheme="majorHAnsi"/>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00007863" w:rsidTr="016D1326" w14:paraId="7EEF7820" w14:textId="77777777">
        <w:trPr>
          <w:trHeight w:val="300"/>
        </w:trPr>
        <w:tc>
          <w:tcPr>
            <w:tcW w:w="2542" w:type="dxa"/>
          </w:tcPr>
          <w:p w:rsidRPr="008661F6" w:rsidR="00007863" w:rsidP="00007863" w:rsidRDefault="00007863" w14:paraId="3A965762" w14:textId="07BE75F3">
            <w:pPr>
              <w:pStyle w:val="paragraph"/>
              <w:spacing w:before="0" w:beforeAutospacing="0" w:after="0" w:afterAutospacing="0"/>
              <w:textAlignment w:val="baseline"/>
              <w:rPr>
                <w:rStyle w:val="normaltextrun"/>
                <w:rFonts w:asciiTheme="majorHAnsi" w:hAnsiTheme="majorHAnsi" w:cstheme="majorHAnsi"/>
                <w:sz w:val="20"/>
                <w:szCs w:val="20"/>
                <w:u w:val="single"/>
              </w:rPr>
            </w:pPr>
            <w:r w:rsidRPr="008661F6">
              <w:rPr>
                <w:rFonts w:asciiTheme="majorHAnsi" w:hAnsiTheme="majorHAnsi" w:eastAsiaTheme="minorEastAsia" w:cstheme="majorHAnsi"/>
                <w:sz w:val="20"/>
                <w:szCs w:val="20"/>
              </w:rPr>
              <w:t>blindOrDisabled</w:t>
            </w:r>
          </w:p>
        </w:tc>
        <w:tc>
          <w:tcPr>
            <w:tcW w:w="1710" w:type="dxa"/>
          </w:tcPr>
          <w:p w:rsidRPr="008661F6" w:rsidR="00007863" w:rsidP="00007863" w:rsidRDefault="00007863" w14:paraId="34A31216" w14:textId="30BFA0ED">
            <w:pPr>
              <w:pStyle w:val="paragraph"/>
              <w:spacing w:before="0" w:beforeAutospacing="0" w:after="0" w:afterAutospacing="0"/>
              <w:textAlignment w:val="baseline"/>
              <w:rPr>
                <w:rStyle w:val="normaltextrun"/>
                <w:rFonts w:asciiTheme="majorHAnsi" w:hAnsiTheme="majorHAnsi" w:cstheme="majorHAnsi"/>
                <w:sz w:val="20"/>
                <w:szCs w:val="20"/>
              </w:rPr>
            </w:pPr>
            <w:r w:rsidRPr="008661F6">
              <w:rPr>
                <w:rFonts w:asciiTheme="majorHAnsi" w:hAnsiTheme="majorHAnsi" w:eastAsiaTheme="minorEastAsia" w:cstheme="majorHAnsi"/>
                <w:sz w:val="20"/>
                <w:szCs w:val="20"/>
              </w:rPr>
              <w:t>Boolean</w:t>
            </w:r>
          </w:p>
        </w:tc>
        <w:tc>
          <w:tcPr>
            <w:tcW w:w="1440" w:type="dxa"/>
          </w:tcPr>
          <w:p w:rsidRPr="008661F6" w:rsidR="00007863" w:rsidP="5AD8E5F2" w:rsidRDefault="52C7B18D" w14:paraId="6EF99468" w14:textId="428D8009">
            <w:pPr>
              <w:pStyle w:val="paragraph"/>
              <w:spacing w:before="0" w:beforeAutospacing="0" w:after="0" w:afterAutospacing="0"/>
              <w:textAlignment w:val="baseline"/>
              <w:rPr>
                <w:rStyle w:val="normaltextrun"/>
                <w:rFonts w:asciiTheme="majorHAnsi" w:hAnsiTheme="majorHAnsi" w:cstheme="majorBidi"/>
                <w:sz w:val="20"/>
                <w:szCs w:val="20"/>
              </w:rPr>
            </w:pPr>
            <w:r w:rsidRPr="5AD8E5F2">
              <w:rPr>
                <w:rFonts w:asciiTheme="majorHAnsi" w:hAnsiTheme="majorHAnsi" w:eastAsiaTheme="minorEastAsia" w:cstheme="majorBidi"/>
                <w:sz w:val="20"/>
                <w:szCs w:val="20"/>
              </w:rPr>
              <w:t>No</w:t>
            </w:r>
          </w:p>
        </w:tc>
        <w:tc>
          <w:tcPr>
            <w:tcW w:w="3960" w:type="dxa"/>
          </w:tcPr>
          <w:p w:rsidRPr="008661F6" w:rsidR="00007863" w:rsidP="5AD8E5F2" w:rsidRDefault="3369D79F" w14:paraId="77BF3F62" w14:textId="697C79D4">
            <w:pPr>
              <w:pStyle w:val="paragraph"/>
              <w:spacing w:before="0" w:beforeAutospacing="0" w:after="0" w:afterAutospacing="0"/>
              <w:textAlignment w:val="baseline"/>
              <w:rPr>
                <w:rFonts w:eastAsia="Aptos Narrow" w:asciiTheme="majorHAnsi" w:hAnsiTheme="majorHAnsi" w:cstheme="majorBidi"/>
                <w:sz w:val="20"/>
                <w:szCs w:val="20"/>
              </w:rPr>
            </w:pPr>
            <w:r w:rsidRPr="5AD8E5F2">
              <w:rPr>
                <w:rFonts w:eastAsia="Aptos Narrow" w:asciiTheme="majorHAnsi" w:hAnsiTheme="majorHAnsi" w:cstheme="majorBidi"/>
                <w:sz w:val="20"/>
                <w:szCs w:val="20"/>
              </w:rPr>
              <w:t>Data from VaCMS indicating blindness or other disabled condition</w:t>
            </w:r>
          </w:p>
        </w:tc>
      </w:tr>
      <w:tr w:rsidR="0075676A" w:rsidTr="016D1326" w14:paraId="3B0DA086" w14:textId="77777777">
        <w:trPr>
          <w:trHeight w:val="300"/>
        </w:trPr>
        <w:tc>
          <w:tcPr>
            <w:tcW w:w="2542" w:type="dxa"/>
          </w:tcPr>
          <w:p w:rsidRPr="008B3694" w:rsidR="0075676A" w:rsidP="6AAF79EE" w:rsidRDefault="2F853F38" w14:paraId="77DC839A" w14:textId="1D8D4862">
            <w:pPr>
              <w:pStyle w:val="paragraph"/>
              <w:spacing w:before="0" w:beforeAutospacing="0" w:after="0" w:afterAutospacing="0"/>
              <w:textAlignment w:val="baseline"/>
              <w:rPr>
                <w:rFonts w:asciiTheme="majorHAnsi" w:hAnsiTheme="majorHAnsi" w:cstheme="majorBidi"/>
                <w:color w:val="000000" w:themeColor="text1"/>
                <w:sz w:val="20"/>
                <w:szCs w:val="20"/>
              </w:rPr>
            </w:pPr>
            <w:del w:author="Bond, Olivia" w:date="2026-10-20T19:10:00Z" w16du:dateUtc="2026-10-20T23:10:00Z" w:id="59">
              <w:r w:rsidRPr="00044F7F" w:rsidDel="00A02283">
                <w:rPr>
                  <w:rFonts w:asciiTheme="majorHAnsi" w:hAnsiTheme="majorHAnsi" w:cstheme="majorBidi"/>
                  <w:color w:val="000000" w:themeColor="text1"/>
                  <w:sz w:val="20"/>
                  <w:szCs w:val="20"/>
                </w:rPr>
                <w:delText>individualComplying</w:delText>
              </w:r>
              <w:r w:rsidRPr="003B1247" w:rsidDel="00A02283" w:rsidR="2BAC1F3F">
                <w:rPr>
                  <w:rFonts w:asciiTheme="majorHAnsi" w:hAnsiTheme="majorHAnsi" w:cstheme="majorBidi"/>
                  <w:color w:val="000000" w:themeColor="text1"/>
                  <w:sz w:val="20"/>
                  <w:szCs w:val="20"/>
                </w:rPr>
                <w:delText>W</w:delText>
              </w:r>
              <w:r w:rsidRPr="00044F7F" w:rsidDel="00A02283">
                <w:rPr>
                  <w:rFonts w:asciiTheme="majorHAnsi" w:hAnsiTheme="majorHAnsi" w:cstheme="majorBidi"/>
                  <w:color w:val="000000" w:themeColor="text1"/>
                  <w:sz w:val="20"/>
                  <w:szCs w:val="20"/>
                </w:rPr>
                <w:delText>ithTANFWorkParticipationRequirements</w:delText>
              </w:r>
            </w:del>
            <w:ins w:author="Bond, Olivia" w:date="2026-10-20T19:10:00Z" w16du:dateUtc="2026-10-20T23:10:00Z" w:id="60">
              <w:r w:rsidR="00A02283">
                <w:rPr>
                  <w:rFonts w:asciiTheme="majorHAnsi" w:hAnsiTheme="majorHAnsi" w:cstheme="majorBidi"/>
                  <w:color w:val="000000" w:themeColor="text1"/>
                  <w:sz w:val="20"/>
                  <w:szCs w:val="20"/>
                </w:rPr>
                <w:t xml:space="preserve"> enrolledForTANF</w:t>
              </w:r>
            </w:ins>
          </w:p>
        </w:tc>
        <w:tc>
          <w:tcPr>
            <w:tcW w:w="1710" w:type="dxa"/>
          </w:tcPr>
          <w:p w:rsidRPr="00044F7F" w:rsidR="0075676A" w:rsidP="0075676A" w:rsidRDefault="0075676A" w14:paraId="61B1B004" w14:textId="0BD99E21">
            <w:pPr>
              <w:pStyle w:val="paragraph"/>
              <w:spacing w:before="0" w:beforeAutospacing="0" w:after="0" w:afterAutospacing="0"/>
              <w:textAlignment w:val="baseline"/>
              <w:rPr>
                <w:rStyle w:val="normaltextrun"/>
                <w:rFonts w:asciiTheme="majorHAnsi" w:hAnsiTheme="majorHAnsi" w:cstheme="majorHAnsi"/>
                <w:sz w:val="20"/>
                <w:szCs w:val="20"/>
              </w:rPr>
            </w:pPr>
            <w:r w:rsidRPr="00044F7F">
              <w:rPr>
                <w:rFonts w:asciiTheme="majorHAnsi" w:hAnsiTheme="majorHAnsi" w:cstheme="majorHAnsi"/>
                <w:color w:val="000000"/>
                <w:sz w:val="20"/>
                <w:szCs w:val="20"/>
              </w:rPr>
              <w:t>Boolean</w:t>
            </w:r>
          </w:p>
        </w:tc>
        <w:tc>
          <w:tcPr>
            <w:tcW w:w="1440" w:type="dxa"/>
          </w:tcPr>
          <w:p w:rsidRPr="00044F7F" w:rsidR="0075676A" w:rsidP="0075676A" w:rsidRDefault="0075676A" w14:paraId="78BA7A11" w14:textId="101AEBE5">
            <w:pPr>
              <w:pStyle w:val="paragraph"/>
              <w:spacing w:before="0" w:beforeAutospacing="0" w:after="0" w:afterAutospacing="0"/>
              <w:textAlignment w:val="baseline"/>
              <w:rPr>
                <w:rStyle w:val="normaltextrun"/>
                <w:rFonts w:asciiTheme="majorHAnsi" w:hAnsiTheme="majorHAnsi" w:cstheme="majorHAnsi"/>
                <w:sz w:val="20"/>
                <w:szCs w:val="20"/>
              </w:rPr>
            </w:pPr>
            <w:r w:rsidRPr="00044F7F">
              <w:rPr>
                <w:rFonts w:asciiTheme="majorHAnsi" w:hAnsiTheme="majorHAnsi" w:cstheme="majorHAnsi"/>
                <w:color w:val="000000"/>
                <w:sz w:val="20"/>
                <w:szCs w:val="20"/>
              </w:rPr>
              <w:t>No</w:t>
            </w:r>
          </w:p>
        </w:tc>
        <w:tc>
          <w:tcPr>
            <w:tcW w:w="3960" w:type="dxa"/>
          </w:tcPr>
          <w:p w:rsidRPr="008661F6" w:rsidR="0075676A" w:rsidP="5AD8E5F2" w:rsidRDefault="0D728D0E" w14:paraId="24E9DE9B" w14:textId="2BB79FB9">
            <w:pPr>
              <w:pStyle w:val="paragraph"/>
              <w:spacing w:before="0" w:beforeAutospacing="0" w:after="0" w:afterAutospacing="0"/>
              <w:textAlignment w:val="baseline"/>
              <w:rPr>
                <w:rFonts w:asciiTheme="majorHAnsi" w:hAnsiTheme="majorHAnsi" w:cstheme="majorBidi"/>
                <w:sz w:val="20"/>
                <w:szCs w:val="20"/>
              </w:rPr>
            </w:pPr>
            <w:r w:rsidRPr="00044F7F">
              <w:rPr>
                <w:rFonts w:asciiTheme="majorHAnsi" w:hAnsiTheme="majorHAnsi" w:cstheme="majorBidi"/>
                <w:color w:val="000000" w:themeColor="text1"/>
                <w:sz w:val="20"/>
                <w:szCs w:val="20"/>
              </w:rPr>
              <w:t xml:space="preserve"> Individual </w:t>
            </w:r>
            <w:r w:rsidRPr="00044F7F" w:rsidR="12114D7A">
              <w:rPr>
                <w:rFonts w:asciiTheme="majorHAnsi" w:hAnsiTheme="majorHAnsi" w:cstheme="majorBidi"/>
                <w:color w:val="000000" w:themeColor="text1"/>
                <w:sz w:val="20"/>
                <w:szCs w:val="20"/>
              </w:rPr>
              <w:t>c</w:t>
            </w:r>
            <w:r w:rsidRPr="00044F7F">
              <w:rPr>
                <w:rFonts w:asciiTheme="majorHAnsi" w:hAnsiTheme="majorHAnsi" w:cstheme="majorBidi"/>
                <w:color w:val="000000" w:themeColor="text1"/>
                <w:sz w:val="20"/>
                <w:szCs w:val="20"/>
              </w:rPr>
              <w:t>omplying with TANF Work Participation Requirements</w:t>
            </w:r>
          </w:p>
        </w:tc>
      </w:tr>
      <w:tr w:rsidR="00073D28" w:rsidTr="016D1326" w14:paraId="3E04E31D" w14:textId="77777777">
        <w:trPr>
          <w:trHeight w:val="300"/>
        </w:trPr>
        <w:tc>
          <w:tcPr>
            <w:tcW w:w="2542" w:type="dxa"/>
          </w:tcPr>
          <w:p w:rsidRPr="008661F6" w:rsidR="00073D28" w:rsidP="20DCA94D" w:rsidRDefault="4228A2F0" w14:paraId="4FD2006C" w14:textId="2A79B4E4">
            <w:pPr>
              <w:pStyle w:val="paragraph"/>
              <w:spacing w:before="0" w:beforeAutospacing="0" w:after="0" w:afterAutospacing="0"/>
              <w:textAlignment w:val="baseline"/>
              <w:rPr>
                <w:rFonts w:asciiTheme="majorHAnsi" w:hAnsiTheme="majorHAnsi" w:eastAsiaTheme="minorEastAsia" w:cstheme="majorBidi"/>
                <w:sz w:val="20"/>
                <w:szCs w:val="20"/>
              </w:rPr>
            </w:pPr>
            <w:r w:rsidRPr="20DCA94D">
              <w:rPr>
                <w:rStyle w:val="normaltextrun"/>
                <w:rFonts w:asciiTheme="majorHAnsi" w:hAnsiTheme="majorHAnsi" w:cstheme="majorBidi"/>
                <w:sz w:val="20"/>
                <w:szCs w:val="20"/>
                <w:u w:val="single"/>
                <w:lang w:val="en-GB"/>
              </w:rPr>
              <w:t>approvedFo</w:t>
            </w:r>
            <w:r w:rsidR="003F082E">
              <w:rPr>
                <w:rStyle w:val="normaltextrun"/>
                <w:rFonts w:asciiTheme="majorHAnsi" w:hAnsiTheme="majorHAnsi" w:cstheme="majorBidi"/>
                <w:sz w:val="20"/>
                <w:szCs w:val="20"/>
                <w:u w:val="single"/>
                <w:lang w:val="en-GB"/>
              </w:rPr>
              <w:t>r</w:t>
            </w:r>
            <w:r w:rsidR="003F082E">
              <w:rPr>
                <w:rStyle w:val="normaltextrun"/>
                <w:rFonts w:asciiTheme="majorHAnsi" w:hAnsiTheme="majorHAnsi" w:cstheme="majorBidi"/>
                <w:u w:val="single"/>
                <w:lang w:val="en-GB"/>
              </w:rPr>
              <w:t>SNAP</w:t>
            </w:r>
            <w:r w:rsidRPr="20DCA94D" w:rsidR="437F8871">
              <w:rPr>
                <w:rStyle w:val="findhit"/>
                <w:rFonts w:asciiTheme="majorHAnsi" w:hAnsiTheme="majorHAnsi" w:cstheme="majorBidi"/>
                <w:sz w:val="20"/>
                <w:szCs w:val="20"/>
                <w:u w:val="single"/>
                <w:lang w:val="en-GB"/>
              </w:rPr>
              <w:t>AndNotExemptFromSNAPWorkRequirement</w:t>
            </w:r>
            <w:r w:rsidRPr="20DCA94D">
              <w:rPr>
                <w:rStyle w:val="eop"/>
                <w:rFonts w:asciiTheme="majorHAnsi" w:hAnsiTheme="majorHAnsi" w:cstheme="majorBidi"/>
                <w:sz w:val="20"/>
                <w:szCs w:val="20"/>
              </w:rPr>
              <w:t> </w:t>
            </w:r>
            <w:r w:rsidRPr="20DCA94D" w:rsidR="61FF57FE">
              <w:rPr>
                <w:rStyle w:val="eop"/>
                <w:rFonts w:asciiTheme="majorHAnsi" w:hAnsiTheme="majorHAnsi" w:cstheme="majorBidi"/>
                <w:sz w:val="20"/>
                <w:szCs w:val="20"/>
              </w:rPr>
              <w:t xml:space="preserve"> </w:t>
            </w:r>
          </w:p>
        </w:tc>
        <w:tc>
          <w:tcPr>
            <w:tcW w:w="1710" w:type="dxa"/>
          </w:tcPr>
          <w:p w:rsidRPr="008661F6" w:rsidR="00073D28" w:rsidP="00073D28" w:rsidRDefault="00073D28" w14:paraId="466715A9" w14:textId="67E6A255">
            <w:pPr>
              <w:pStyle w:val="paragraph"/>
              <w:spacing w:before="0" w:beforeAutospacing="0" w:after="0" w:afterAutospacing="0"/>
              <w:textAlignment w:val="baseline"/>
              <w:rPr>
                <w:rFonts w:asciiTheme="majorHAnsi" w:hAnsiTheme="majorHAnsi" w:eastAsiaTheme="minorEastAsia" w:cstheme="majorHAnsi"/>
                <w:sz w:val="20"/>
                <w:szCs w:val="20"/>
              </w:rPr>
            </w:pPr>
            <w:r w:rsidRPr="008661F6">
              <w:rPr>
                <w:rStyle w:val="normaltextrun"/>
                <w:rFonts w:asciiTheme="majorHAnsi" w:hAnsiTheme="majorHAnsi" w:cstheme="majorHAnsi"/>
                <w:sz w:val="20"/>
                <w:szCs w:val="20"/>
                <w:lang w:val="en-GB"/>
              </w:rPr>
              <w:t>Boolean</w:t>
            </w:r>
            <w:r w:rsidRPr="008661F6">
              <w:rPr>
                <w:rStyle w:val="eop"/>
                <w:rFonts w:asciiTheme="majorHAnsi" w:hAnsiTheme="majorHAnsi" w:cstheme="majorHAnsi"/>
                <w:sz w:val="20"/>
                <w:szCs w:val="20"/>
              </w:rPr>
              <w:t> </w:t>
            </w:r>
          </w:p>
        </w:tc>
        <w:tc>
          <w:tcPr>
            <w:tcW w:w="1440" w:type="dxa"/>
          </w:tcPr>
          <w:p w:rsidRPr="008661F6" w:rsidR="00073D28" w:rsidP="00073D28" w:rsidRDefault="00073D28" w14:paraId="7BB6D9D8" w14:textId="15EE7F7B">
            <w:pPr>
              <w:pStyle w:val="paragraph"/>
              <w:spacing w:before="0" w:beforeAutospacing="0" w:after="0" w:afterAutospacing="0"/>
              <w:textAlignment w:val="baseline"/>
              <w:rPr>
                <w:rFonts w:asciiTheme="majorHAnsi" w:hAnsiTheme="majorHAnsi" w:eastAsiaTheme="minorEastAsia" w:cstheme="majorHAnsi"/>
                <w:sz w:val="20"/>
                <w:szCs w:val="20"/>
              </w:rPr>
            </w:pPr>
            <w:r w:rsidRPr="008661F6">
              <w:rPr>
                <w:rStyle w:val="normaltextrun"/>
                <w:rFonts w:asciiTheme="majorHAnsi" w:hAnsiTheme="majorHAnsi" w:cstheme="majorHAnsi"/>
                <w:sz w:val="20"/>
                <w:szCs w:val="20"/>
                <w:lang w:val="en-GB"/>
              </w:rPr>
              <w:t>No</w:t>
            </w:r>
            <w:r w:rsidRPr="008661F6">
              <w:rPr>
                <w:rStyle w:val="eop"/>
                <w:rFonts w:asciiTheme="majorHAnsi" w:hAnsiTheme="majorHAnsi" w:cstheme="majorHAnsi"/>
                <w:sz w:val="20"/>
                <w:szCs w:val="20"/>
              </w:rPr>
              <w:t> </w:t>
            </w:r>
          </w:p>
        </w:tc>
        <w:tc>
          <w:tcPr>
            <w:tcW w:w="3960" w:type="dxa"/>
          </w:tcPr>
          <w:p w:rsidRPr="008661F6" w:rsidR="00073D28" w:rsidP="31714CD1" w:rsidRDefault="17083C60" w14:paraId="30D0316D" w14:textId="7B9ED974">
            <w:pPr>
              <w:pStyle w:val="paragraph"/>
              <w:spacing w:before="0" w:beforeAutospacing="0" w:after="0" w:afterAutospacing="0"/>
              <w:textAlignment w:val="baseline"/>
              <w:rPr>
                <w:rFonts w:asciiTheme="majorHAnsi" w:hAnsiTheme="majorHAnsi" w:cstheme="majorBidi"/>
                <w:sz w:val="20"/>
                <w:szCs w:val="20"/>
              </w:rPr>
            </w:pPr>
            <w:r w:rsidRPr="20DCA94D">
              <w:rPr>
                <w:rFonts w:asciiTheme="majorHAnsi" w:hAnsiTheme="majorHAnsi" w:cstheme="majorBidi"/>
                <w:color w:val="000000" w:themeColor="text1"/>
                <w:sz w:val="20"/>
                <w:szCs w:val="20"/>
              </w:rPr>
              <w:t xml:space="preserve"> Member of a household receiving Supplemental Nutrition Assistance Program (SNAP) and not exempt from SNAP work requirements</w:t>
            </w:r>
          </w:p>
        </w:tc>
      </w:tr>
      <w:tr w:rsidR="00A02283" w:rsidTr="016D1326" w14:paraId="4D34222C" w14:textId="77777777">
        <w:trPr>
          <w:trHeight w:val="300"/>
          <w:ins w:author="Bond, Olivia" w:date="2026-10-20T19:09:00Z" w:id="61"/>
        </w:trPr>
        <w:tc>
          <w:tcPr>
            <w:tcW w:w="2542" w:type="dxa"/>
          </w:tcPr>
          <w:p w:rsidRPr="00A02283" w:rsidR="00A02283" w:rsidP="00A02283" w:rsidRDefault="00A02283" w14:paraId="1FE8D2E0" w14:textId="5A6BBA39">
            <w:pPr>
              <w:pStyle w:val="paragraph"/>
              <w:spacing w:before="0" w:beforeAutospacing="0" w:after="0" w:afterAutospacing="0"/>
              <w:textAlignment w:val="baseline"/>
              <w:rPr>
                <w:ins w:author="Bond, Olivia" w:date="2026-10-20T19:09:00Z" w16du:dateUtc="2026-10-20T23:09:00Z" w:id="62"/>
                <w:rStyle w:val="normaltextrun"/>
                <w:rFonts w:asciiTheme="majorHAnsi" w:hAnsiTheme="majorHAnsi" w:cstheme="majorBidi"/>
                <w:sz w:val="20"/>
                <w:szCs w:val="20"/>
                <w:u w:val="single"/>
                <w:lang w:val="en-GB"/>
              </w:rPr>
            </w:pPr>
            <w:ins w:author="Bond, Olivia" w:date="2026-10-20T19:09:00Z" w16du:dateUtc="2026-10-20T23:09:00Z" w:id="63">
              <w:r w:rsidRPr="00A02283">
                <w:rPr>
                  <w:rFonts w:asciiTheme="majorHAnsi" w:hAnsiTheme="majorHAnsi" w:eastAsiaTheme="minorEastAsia" w:cstheme="majorBidi"/>
                  <w:sz w:val="20"/>
                  <w:szCs w:val="20"/>
                  <w:rPrChange w:author="Bond, Olivia" w:date="2026-10-20T19:09:00Z" w16du:dateUtc="2026-10-20T23:09:00Z" w:id="64">
                    <w:rPr>
                      <w:rFonts w:asciiTheme="majorHAnsi" w:hAnsiTheme="majorHAnsi" w:eastAsiaTheme="minorEastAsia" w:cstheme="majorBidi"/>
                    </w:rPr>
                  </w:rPrChange>
                </w:rPr>
                <w:t>SNAPExemptionType</w:t>
              </w:r>
            </w:ins>
          </w:p>
        </w:tc>
        <w:tc>
          <w:tcPr>
            <w:tcW w:w="1710" w:type="dxa"/>
          </w:tcPr>
          <w:p w:rsidRPr="00A02283" w:rsidR="00A02283" w:rsidP="00A02283" w:rsidRDefault="00A02283" w14:paraId="41EEAB06" w14:textId="71D415A3">
            <w:pPr>
              <w:pStyle w:val="paragraph"/>
              <w:spacing w:before="0" w:beforeAutospacing="0" w:after="0" w:afterAutospacing="0"/>
              <w:textAlignment w:val="baseline"/>
              <w:rPr>
                <w:ins w:author="Bond, Olivia" w:date="2026-10-20T19:09:00Z" w16du:dateUtc="2026-10-20T23:09:00Z" w:id="65"/>
                <w:rStyle w:val="normaltextrun"/>
                <w:rFonts w:asciiTheme="majorHAnsi" w:hAnsiTheme="majorHAnsi" w:cstheme="majorHAnsi"/>
                <w:sz w:val="20"/>
                <w:szCs w:val="20"/>
                <w:lang w:val="en-GB"/>
              </w:rPr>
            </w:pPr>
            <w:ins w:author="Bond, Olivia" w:date="2026-10-20T19:09:00Z" w16du:dateUtc="2026-10-20T23:09:00Z" w:id="66">
              <w:r w:rsidRPr="00A02283">
                <w:rPr>
                  <w:rFonts w:asciiTheme="majorHAnsi" w:hAnsiTheme="majorHAnsi" w:eastAsiaTheme="minorEastAsia" w:cstheme="majorBidi"/>
                  <w:sz w:val="20"/>
                  <w:szCs w:val="20"/>
                  <w:rPrChange w:author="Bond, Olivia" w:date="2026-10-20T19:09:00Z" w16du:dateUtc="2026-10-20T23:09:00Z" w:id="67">
                    <w:rPr>
                      <w:rFonts w:asciiTheme="majorHAnsi" w:hAnsiTheme="majorHAnsi" w:eastAsiaTheme="minorEastAsia" w:cstheme="majorBidi"/>
                    </w:rPr>
                  </w:rPrChange>
                </w:rPr>
                <w:t>String</w:t>
              </w:r>
            </w:ins>
          </w:p>
        </w:tc>
        <w:tc>
          <w:tcPr>
            <w:tcW w:w="1440" w:type="dxa"/>
          </w:tcPr>
          <w:p w:rsidRPr="00A02283" w:rsidR="00A02283" w:rsidP="00A02283" w:rsidRDefault="00A02283" w14:paraId="7C23E23D" w14:textId="704F14DC">
            <w:pPr>
              <w:pStyle w:val="paragraph"/>
              <w:spacing w:before="0" w:beforeAutospacing="0" w:after="0" w:afterAutospacing="0"/>
              <w:textAlignment w:val="baseline"/>
              <w:rPr>
                <w:ins w:author="Bond, Olivia" w:date="2026-10-20T19:09:00Z" w16du:dateUtc="2026-10-20T23:09:00Z" w:id="68"/>
                <w:rStyle w:val="normaltextrun"/>
                <w:rFonts w:asciiTheme="majorHAnsi" w:hAnsiTheme="majorHAnsi" w:cstheme="majorHAnsi"/>
                <w:sz w:val="20"/>
                <w:szCs w:val="20"/>
                <w:lang w:val="en-GB"/>
              </w:rPr>
            </w:pPr>
            <w:ins w:author="Bond, Olivia" w:date="2026-10-20T19:09:00Z" w16du:dateUtc="2026-10-20T23:09:00Z" w:id="69">
              <w:r w:rsidRPr="00A02283">
                <w:rPr>
                  <w:rFonts w:asciiTheme="majorHAnsi" w:hAnsiTheme="majorHAnsi" w:eastAsiaTheme="minorEastAsia" w:cstheme="majorBidi"/>
                  <w:sz w:val="20"/>
                  <w:szCs w:val="20"/>
                  <w:rPrChange w:author="Bond, Olivia" w:date="2026-10-20T19:09:00Z" w16du:dateUtc="2026-10-20T23:09:00Z" w:id="70">
                    <w:rPr>
                      <w:rFonts w:asciiTheme="majorHAnsi" w:hAnsiTheme="majorHAnsi" w:eastAsiaTheme="minorEastAsia" w:cstheme="majorBidi"/>
                    </w:rPr>
                  </w:rPrChange>
                </w:rPr>
                <w:t>No</w:t>
              </w:r>
            </w:ins>
          </w:p>
        </w:tc>
        <w:tc>
          <w:tcPr>
            <w:tcW w:w="3960" w:type="dxa"/>
          </w:tcPr>
          <w:p w:rsidRPr="00A02283" w:rsidR="00A02283" w:rsidP="00A02283" w:rsidRDefault="00A02283" w14:paraId="24E0257F" w14:textId="77777777">
            <w:pPr>
              <w:pStyle w:val="TableText10"/>
              <w:rPr>
                <w:ins w:author="Bond, Olivia" w:date="2026-10-20T19:09:00Z" w16du:dateUtc="2026-10-20T23:09:00Z" w:id="71"/>
                <w:szCs w:val="20"/>
              </w:rPr>
            </w:pPr>
            <w:ins w:author="Bond, Olivia" w:date="2026-10-20T19:09:00Z" w16du:dateUtc="2026-10-20T23:09:00Z" w:id="72">
              <w:r w:rsidRPr="00A02283">
                <w:rPr>
                  <w:rFonts w:asciiTheme="majorHAnsi" w:hAnsiTheme="majorHAnsi" w:eastAsiaTheme="minorEastAsia" w:cstheme="majorBidi"/>
                  <w:color w:val="000000" w:themeColor="text1"/>
                  <w:szCs w:val="20"/>
                </w:rPr>
                <w:t>SNAP Exemption Codes</w:t>
              </w:r>
            </w:ins>
          </w:p>
          <w:p w:rsidRPr="00A02283" w:rsidR="00A02283" w:rsidP="00A02283" w:rsidRDefault="00A02283" w14:paraId="07AB2EEE" w14:textId="460B506E">
            <w:pPr>
              <w:pStyle w:val="paragraph"/>
              <w:spacing w:before="0" w:beforeAutospacing="0" w:after="0" w:afterAutospacing="0"/>
              <w:textAlignment w:val="baseline"/>
              <w:rPr>
                <w:ins w:author="Bond, Olivia" w:date="2026-10-20T19:09:00Z" w16du:dateUtc="2026-10-20T23:09:00Z" w:id="73"/>
                <w:rFonts w:asciiTheme="majorHAnsi" w:hAnsiTheme="majorHAnsi" w:cstheme="majorBidi"/>
                <w:color w:val="000000" w:themeColor="text1"/>
                <w:sz w:val="20"/>
                <w:szCs w:val="20"/>
              </w:rPr>
            </w:pPr>
            <w:ins w:author="Bond, Olivia" w:date="2026-10-20T19:09:00Z" w16du:dateUtc="2026-10-20T23:09:00Z" w:id="74">
              <w:r w:rsidRPr="00A02283">
                <w:rPr>
                  <w:rFonts w:asciiTheme="majorHAnsi" w:hAnsiTheme="majorHAnsi" w:eastAsiaTheme="minorEastAsia" w:cstheme="majorBidi"/>
                  <w:color w:val="000000" w:themeColor="text1"/>
                  <w:sz w:val="20"/>
                  <w:szCs w:val="20"/>
                  <w:rPrChange w:author="Bond, Olivia" w:date="2026-10-20T19:09:00Z" w16du:dateUtc="2026-10-20T23:09:00Z" w:id="75">
                    <w:rPr>
                      <w:rFonts w:asciiTheme="majorHAnsi" w:hAnsiTheme="majorHAnsi" w:eastAsiaTheme="minorEastAsia" w:cstheme="majorBidi"/>
                      <w:color w:val="000000" w:themeColor="text1"/>
                    </w:rPr>
                  </w:rPrChange>
                </w:rPr>
                <w:t>Reference Table: RT_EMPEXMTRSN</w:t>
              </w:r>
            </w:ins>
          </w:p>
        </w:tc>
      </w:tr>
      <w:tr w:rsidR="00A02283" w:rsidTr="016D1326" w14:paraId="7F1CB1BB" w14:textId="77777777">
        <w:trPr>
          <w:trHeight w:val="300"/>
        </w:trPr>
        <w:tc>
          <w:tcPr>
            <w:tcW w:w="2542" w:type="dxa"/>
          </w:tcPr>
          <w:p w:rsidRPr="00922223" w:rsidR="00A02283" w:rsidP="00A02283" w:rsidRDefault="00A02283" w14:paraId="1F563795" w14:textId="22AD7DEF">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source</w:t>
            </w:r>
          </w:p>
        </w:tc>
        <w:tc>
          <w:tcPr>
            <w:tcW w:w="1710" w:type="dxa"/>
          </w:tcPr>
          <w:p w:rsidRPr="00922223" w:rsidR="00A02283" w:rsidP="00A02283" w:rsidRDefault="00A02283" w14:paraId="499F08E6" w14:textId="74C50114">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String</w:t>
            </w:r>
          </w:p>
        </w:tc>
        <w:tc>
          <w:tcPr>
            <w:tcW w:w="1440" w:type="dxa"/>
          </w:tcPr>
          <w:p w:rsidRPr="00922223" w:rsidR="00A02283" w:rsidP="00A02283" w:rsidRDefault="00A02283" w14:paraId="75253B1D" w14:textId="44C7528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Yes</w:t>
            </w:r>
          </w:p>
        </w:tc>
        <w:tc>
          <w:tcPr>
            <w:tcW w:w="3960" w:type="dxa"/>
          </w:tcPr>
          <w:p w:rsidRPr="008E69F0" w:rsidR="00A02283" w:rsidP="00A02283" w:rsidRDefault="00A02283" w14:paraId="19A5E918"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922223" w:rsidR="00A02283" w:rsidDel="547EDEB1" w:rsidP="00A02283" w:rsidRDefault="00A02283" w14:paraId="3059C664" w14:textId="10997B61">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Eg: VaCMS</w:t>
            </w:r>
          </w:p>
        </w:tc>
      </w:tr>
      <w:tr w:rsidR="00A02283" w:rsidTr="016D1326" w14:paraId="5902D9D4" w14:textId="77777777">
        <w:trPr>
          <w:trHeight w:val="300"/>
        </w:trPr>
        <w:tc>
          <w:tcPr>
            <w:tcW w:w="2542" w:type="dxa"/>
          </w:tcPr>
          <w:p w:rsidRPr="00922223" w:rsidR="00A02283" w:rsidP="00A02283" w:rsidRDefault="00A02283" w14:paraId="0ADB571C" w14:textId="36046583">
            <w:pPr>
              <w:pStyle w:val="paragraph"/>
              <w:spacing w:before="0" w:beforeAutospacing="0" w:after="0" w:afterAutospacing="0"/>
              <w:textAlignment w:val="baseline"/>
              <w:rPr>
                <w:rFonts w:ascii="Calibri" w:hAnsi="Calibri" w:cs="Calibri"/>
                <w:color w:val="000000" w:themeColor="text1"/>
                <w:sz w:val="20"/>
                <w:szCs w:val="20"/>
              </w:rPr>
            </w:pPr>
            <w:r>
              <w:rPr>
                <w:rFonts w:ascii="Calibri" w:hAnsi="Calibri" w:cs="Calibri"/>
                <w:color w:val="000000" w:themeColor="text1"/>
                <w:sz w:val="20"/>
                <w:szCs w:val="20"/>
              </w:rPr>
              <w:t>updateSw</w:t>
            </w:r>
          </w:p>
        </w:tc>
        <w:tc>
          <w:tcPr>
            <w:tcW w:w="1710" w:type="dxa"/>
          </w:tcPr>
          <w:p w:rsidRPr="00922223" w:rsidR="00A02283" w:rsidP="00A02283" w:rsidRDefault="00A02283" w14:paraId="1BA99089" w14:textId="1D53D100">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String</w:t>
            </w:r>
          </w:p>
        </w:tc>
        <w:tc>
          <w:tcPr>
            <w:tcW w:w="1440" w:type="dxa"/>
          </w:tcPr>
          <w:p w:rsidRPr="00922223" w:rsidR="00A02283" w:rsidP="00A02283" w:rsidRDefault="00A02283" w14:paraId="531A968F" w14:textId="33859C48">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No</w:t>
            </w:r>
          </w:p>
        </w:tc>
        <w:tc>
          <w:tcPr>
            <w:tcW w:w="3960" w:type="dxa"/>
          </w:tcPr>
          <w:p w:rsidR="00A02283" w:rsidP="00A02283" w:rsidRDefault="00A02283" w14:paraId="1165650A"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922223" w:rsidR="00A02283" w:rsidDel="547EDEB1" w:rsidP="00A02283" w:rsidRDefault="00A02283" w14:paraId="3E0ECE08" w14:textId="5BC30F9B">
            <w:pPr>
              <w:pStyle w:val="paragraph"/>
              <w:spacing w:before="0" w:beforeAutospacing="0" w:after="0" w:afterAutospacing="0"/>
              <w:textAlignment w:val="baseline"/>
              <w:rPr>
                <w:rFonts w:ascii="Calibri" w:hAnsi="Calibri" w:cs="Calibri"/>
                <w:color w:val="000000" w:themeColor="text1"/>
                <w:sz w:val="20"/>
                <w:szCs w:val="20"/>
              </w:rPr>
            </w:pPr>
            <w:r w:rsidRPr="0012190D">
              <w:rPr>
                <w:rFonts w:ascii="Calibri" w:hAnsi="Calibri" w:eastAsia="Calibri" w:cs="Calibri"/>
                <w:color w:val="000000" w:themeColor="text1"/>
              </w:rPr>
              <w:t>E.g.: 'Yes'/'No'</w:t>
            </w:r>
          </w:p>
        </w:tc>
      </w:tr>
      <w:tr w:rsidR="00A02283" w:rsidTr="016D1326" w14:paraId="58D7E9D5" w14:textId="77777777">
        <w:trPr>
          <w:trHeight w:val="300"/>
        </w:trPr>
        <w:tc>
          <w:tcPr>
            <w:tcW w:w="2542" w:type="dxa"/>
          </w:tcPr>
          <w:p w:rsidRPr="00922223" w:rsidR="00A02283" w:rsidP="00A02283" w:rsidRDefault="00A02283" w14:paraId="5D6B7A72" w14:textId="010522A2">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vaCMSSequenceNum   </w:t>
            </w:r>
          </w:p>
        </w:tc>
        <w:tc>
          <w:tcPr>
            <w:tcW w:w="1710" w:type="dxa"/>
          </w:tcPr>
          <w:p w:rsidRPr="00922223" w:rsidR="00A02283" w:rsidP="00A02283" w:rsidRDefault="00A02283" w14:paraId="7F455ED9" w14:textId="3D0E4BA3">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String  </w:t>
            </w:r>
          </w:p>
        </w:tc>
        <w:tc>
          <w:tcPr>
            <w:tcW w:w="1440" w:type="dxa"/>
          </w:tcPr>
          <w:p w:rsidRPr="00922223" w:rsidR="00A02283" w:rsidP="00A02283" w:rsidRDefault="00A02283" w14:paraId="23549934" w14:textId="68787B30">
            <w:pPr>
              <w:pStyle w:val="paragraph"/>
              <w:spacing w:before="0" w:beforeAutospacing="0" w:after="0" w:afterAutospacing="0"/>
              <w:textAlignment w:val="baseline"/>
              <w:rPr>
                <w:rFonts w:ascii="Calibri" w:hAnsi="Calibri" w:cs="Calibri"/>
                <w:color w:val="000000" w:themeColor="text1"/>
                <w:sz w:val="20"/>
                <w:szCs w:val="20"/>
              </w:rPr>
            </w:pPr>
            <w:r w:rsidRPr="31714CD1">
              <w:rPr>
                <w:rFonts w:ascii="Calibri" w:hAnsi="Calibri" w:cs="Calibri"/>
                <w:color w:val="000000" w:themeColor="text1"/>
                <w:sz w:val="20"/>
                <w:szCs w:val="20"/>
              </w:rPr>
              <w:t>Yes  </w:t>
            </w:r>
          </w:p>
        </w:tc>
        <w:tc>
          <w:tcPr>
            <w:tcW w:w="3960" w:type="dxa"/>
          </w:tcPr>
          <w:p w:rsidRPr="00922223" w:rsidR="00A02283" w:rsidDel="547EDEB1" w:rsidP="00A02283" w:rsidRDefault="00A02283" w14:paraId="7F8628CB" w14:textId="46F5D753">
            <w:pPr>
              <w:pStyle w:val="paragraph"/>
              <w:spacing w:before="0" w:beforeAutospacing="0" w:after="0" w:afterAutospacing="0"/>
              <w:textAlignment w:val="baseline"/>
              <w:rPr>
                <w:rFonts w:ascii="Calibri" w:hAnsi="Calibri" w:cs="Calibri"/>
                <w:color w:val="000000" w:themeColor="text1"/>
                <w:sz w:val="20"/>
                <w:szCs w:val="20"/>
              </w:rPr>
            </w:pPr>
            <w:r>
              <w:rPr>
                <w:rStyle w:val="normaltextrun"/>
                <w:rFonts w:ascii="Calibri" w:hAnsi="Calibri" w:cs="Calibri"/>
                <w:color w:val="000000"/>
                <w:sz w:val="20"/>
                <w:szCs w:val="20"/>
                <w:shd w:val="clear" w:color="auto" w:fill="FFFFFF"/>
              </w:rPr>
              <w:t xml:space="preserve">vaCMSSequenceNum is a unique number for each data set at the household level—for </w:t>
            </w:r>
            <w:r>
              <w:rPr>
                <w:rStyle w:val="normaltextrun"/>
                <w:rFonts w:ascii="Calibri" w:hAnsi="Calibri" w:cs="Calibri"/>
                <w:color w:val="000000"/>
                <w:sz w:val="20"/>
                <w:szCs w:val="20"/>
                <w:shd w:val="clear" w:color="auto" w:fill="FFFFFF"/>
              </w:rPr>
              <w:lastRenderedPageBreak/>
              <w:t>example, education records coming from VaCMS. Retain the sequence number when the data is updated in MWRP by customer/worker.</w:t>
            </w:r>
          </w:p>
        </w:tc>
      </w:tr>
      <w:tr w:rsidRPr="0006610C" w:rsidR="00A02283" w:rsidTr="016D1326" w14:paraId="5F581D14" w14:textId="77777777">
        <w:trPr>
          <w:trHeight w:val="300"/>
        </w:trPr>
        <w:tc>
          <w:tcPr>
            <w:tcW w:w="2542" w:type="dxa"/>
          </w:tcPr>
          <w:p w:rsidR="00A02283" w:rsidP="00A02283" w:rsidRDefault="00A02283" w14:paraId="52247280" w14:textId="2AF57B2F">
            <w:pPr>
              <w:pStyle w:val="TableText10"/>
              <w:rPr>
                <w:rFonts w:ascii="Calibri" w:hAnsi="Calibri" w:eastAsia="Calibri" w:cs="Calibri"/>
                <w:color w:val="000000" w:themeColor="text1"/>
                <w:lang w:val="en-GB"/>
              </w:rPr>
            </w:pPr>
            <w:del w:author="Marri, Rajababu" w:date="2026-10-21T21:03:00Z" w16du:dateUtc="2026-10-21T21:03:22Z" w:id="76">
              <w:r w:rsidRPr="016D1326" w:rsidDel="6F80C137">
                <w:rPr>
                  <w:rFonts w:ascii="Calibri" w:hAnsi="Calibri" w:eastAsia="Calibri" w:cs="Calibri"/>
                  <w:color w:val="000000" w:themeColor="text1"/>
                  <w:lang w:val="en-GB"/>
                </w:rPr>
                <w:lastRenderedPageBreak/>
                <w:delText>applicationSource</w:delText>
              </w:r>
            </w:del>
          </w:p>
        </w:tc>
        <w:tc>
          <w:tcPr>
            <w:tcW w:w="1710" w:type="dxa"/>
          </w:tcPr>
          <w:p w:rsidR="00A02283" w:rsidP="00A02283" w:rsidRDefault="00A02283" w14:paraId="77E40E48" w14:textId="7620EBDD">
            <w:pPr>
              <w:pStyle w:val="TableText10"/>
              <w:rPr>
                <w:rFonts w:ascii="Calibri" w:hAnsi="Calibri" w:eastAsia="Calibri" w:cs="Calibri"/>
                <w:color w:val="000000" w:themeColor="text1"/>
                <w:lang w:val="en-GB"/>
              </w:rPr>
            </w:pPr>
            <w:del w:author="Marri, Rajababu" w:date="2026-10-21T21:03:00Z" w16du:dateUtc="2026-10-21T21:03:22Z" w:id="77">
              <w:r w:rsidRPr="016D1326" w:rsidDel="6F80C137">
                <w:rPr>
                  <w:rFonts w:ascii="Calibri" w:hAnsi="Calibri" w:eastAsia="Calibri" w:cs="Calibri"/>
                  <w:color w:val="000000" w:themeColor="text1"/>
                  <w:lang w:val="en-GB"/>
                </w:rPr>
                <w:delText>String</w:delText>
              </w:r>
            </w:del>
          </w:p>
        </w:tc>
        <w:tc>
          <w:tcPr>
            <w:tcW w:w="1440" w:type="dxa"/>
          </w:tcPr>
          <w:p w:rsidR="00A02283" w:rsidP="00A02283" w:rsidRDefault="00A02283" w14:paraId="1F215B80" w14:textId="6F4643AD">
            <w:pPr>
              <w:pStyle w:val="TableText10"/>
              <w:rPr>
                <w:rFonts w:ascii="Calibri" w:hAnsi="Calibri" w:eastAsia="Calibri" w:cs="Calibri"/>
                <w:color w:val="000000" w:themeColor="text1"/>
                <w:lang w:val="en-GB"/>
              </w:rPr>
            </w:pPr>
            <w:del w:author="Marri, Rajababu" w:date="2026-10-21T21:03:00Z" w16du:dateUtc="2026-10-21T21:03:22Z" w:id="78">
              <w:r w:rsidRPr="016D1326" w:rsidDel="6F80C137">
                <w:rPr>
                  <w:rFonts w:ascii="Calibri" w:hAnsi="Calibri" w:eastAsia="Calibri" w:cs="Calibri"/>
                  <w:color w:val="000000" w:themeColor="text1"/>
                  <w:lang w:val="en-GB"/>
                </w:rPr>
                <w:delText>No</w:delText>
              </w:r>
            </w:del>
          </w:p>
        </w:tc>
        <w:tc>
          <w:tcPr>
            <w:tcW w:w="3960" w:type="dxa"/>
          </w:tcPr>
          <w:p w:rsidRPr="0006610C" w:rsidR="00A02283" w:rsidP="00A02283" w:rsidRDefault="00A02283" w14:paraId="0FD491CB" w14:textId="7EE6150B">
            <w:pPr>
              <w:pStyle w:val="TableText10"/>
              <w:rPr>
                <w:rFonts w:ascii="Calibri" w:hAnsi="Calibri" w:eastAsia="Calibri" w:cs="Calibri"/>
                <w:color w:val="000000" w:themeColor="text1"/>
                <w:lang w:val="fr-FR"/>
              </w:rPr>
            </w:pPr>
            <w:del w:author="Marri, Rajababu" w:date="2026-10-21T21:03:00Z" w16du:dateUtc="2026-10-21T21:03:22Z" w:id="79">
              <w:r w:rsidRPr="016D1326" w:rsidDel="6F80C137">
                <w:rPr>
                  <w:rFonts w:ascii="Calibri" w:hAnsi="Calibri" w:eastAsia="Calibri" w:cs="Calibri"/>
                  <w:color w:val="000000" w:themeColor="text1"/>
                  <w:lang w:val="fr-FR"/>
                </w:rPr>
                <w:delText>Application Source. Ex: ‘Paper’,’CommonHelp”,’RDE’.</w:delText>
              </w:r>
            </w:del>
          </w:p>
        </w:tc>
      </w:tr>
    </w:tbl>
    <w:p w:rsidRPr="0006610C" w:rsidR="00431200" w:rsidP="00431200" w:rsidRDefault="00431200" w14:paraId="661A0278" w14:textId="77777777">
      <w:pPr>
        <w:ind w:right="162"/>
        <w:rPr>
          <w:rFonts w:ascii="Calibri" w:hAnsi="Calibri" w:cs="Calibri"/>
          <w:lang w:val="fr-FR"/>
        </w:rPr>
      </w:pPr>
    </w:p>
    <w:p w:rsidRPr="0006610C" w:rsidR="00DC3856" w:rsidP="00431200" w:rsidRDefault="00DC3856" w14:paraId="66AAD44E" w14:textId="77777777">
      <w:pPr>
        <w:ind w:right="162"/>
        <w:rPr>
          <w:rFonts w:ascii="Calibri" w:hAnsi="Calibri" w:cs="Calibri"/>
          <w:lang w:val="fr-FR"/>
        </w:rPr>
      </w:pPr>
    </w:p>
    <w:p w:rsidRPr="005A49B8" w:rsidR="00431200" w:rsidP="20DCA94D" w:rsidRDefault="0AF7631D" w14:paraId="0EDDB13B" w14:textId="264D3F75">
      <w:pPr>
        <w:spacing w:before="20" w:after="120"/>
        <w:rPr>
          <w:rFonts w:ascii="Calibri" w:hAnsi="Calibri" w:cs="Calibri"/>
          <w:sz w:val="22"/>
          <w:szCs w:val="22"/>
        </w:rPr>
      </w:pPr>
      <w:r w:rsidRPr="5AD8E5F2">
        <w:rPr>
          <w:rFonts w:ascii="Calibri" w:hAnsi="Calibri" w:cs="Calibri"/>
          <w:sz w:val="22"/>
          <w:szCs w:val="22"/>
        </w:rPr>
        <w:t>Exemption</w:t>
      </w:r>
      <w:r w:rsidRPr="5AD8E5F2" w:rsidR="6E892C03">
        <w:rPr>
          <w:rFonts w:ascii="Calibri" w:hAnsi="Calibri" w:cs="Calibri"/>
          <w:sz w:val="22"/>
          <w:szCs w:val="22"/>
        </w:rPr>
        <w:t>Results (</w:t>
      </w:r>
      <w:r w:rsidRPr="5AD8E5F2" w:rsidR="5A33BA44">
        <w:rPr>
          <w:rFonts w:asciiTheme="majorHAnsi" w:hAnsiTheme="majorHAnsi" w:eastAsiaTheme="minorEastAsia" w:cstheme="majorBidi"/>
          <w:sz w:val="22"/>
          <w:szCs w:val="22"/>
          <w:lang w:val="en-GB"/>
        </w:rPr>
        <w:t>ExemptionsDTO</w:t>
      </w:r>
      <w:r w:rsidRPr="5AD8E5F2" w:rsidR="6E892C03">
        <w:rPr>
          <w:rFonts w:ascii="Calibri" w:hAnsi="Calibri" w:cs="Calibri"/>
          <w:sz w:val="22"/>
          <w:szCs w:val="22"/>
        </w:rPr>
        <w:t>):</w:t>
      </w:r>
      <w:r w:rsidRPr="5AD8E5F2" w:rsidR="6D8B3B76">
        <w:rPr>
          <w:rFonts w:ascii="Calibri" w:hAnsi="Calibri" w:cs="Calibri"/>
          <w:sz w:val="22"/>
          <w:szCs w:val="22"/>
        </w:rPr>
        <w:t xml:space="preserve"> Specified Exclusion and Mandatory Exceptions will be combined into an </w:t>
      </w:r>
      <w:r w:rsidRPr="5AD8E5F2" w:rsidR="0D10B31D">
        <w:rPr>
          <w:rFonts w:ascii="Calibri" w:hAnsi="Calibri" w:cs="Calibri"/>
          <w:sz w:val="22"/>
          <w:szCs w:val="22"/>
        </w:rPr>
        <w:t>Exemptions</w:t>
      </w:r>
      <w:r w:rsidRPr="5AD8E5F2" w:rsidR="50C59004">
        <w:rPr>
          <w:rFonts w:ascii="Calibri" w:hAnsi="Calibri" w:cs="Calibri"/>
          <w:sz w:val="22"/>
          <w:szCs w:val="22"/>
        </w:rPr>
        <w:t xml:space="preserve"> DTO</w:t>
      </w:r>
      <w:r w:rsidRPr="5AD8E5F2" w:rsidR="09E327A4">
        <w:rPr>
          <w:rFonts w:ascii="Calibri" w:hAnsi="Calibri" w:cs="Calibri"/>
          <w:sz w:val="22"/>
          <w:szCs w:val="22"/>
        </w:rPr>
        <w:t xml:space="preserve"> with</w:t>
      </w:r>
      <w:r w:rsidRPr="5AD8E5F2" w:rsidR="0D10B31D">
        <w:rPr>
          <w:rFonts w:ascii="Calibri" w:hAnsi="Calibri" w:cs="Calibri"/>
          <w:sz w:val="22"/>
          <w:szCs w:val="22"/>
        </w:rPr>
        <w:t xml:space="preserve"> details</w:t>
      </w:r>
    </w:p>
    <w:p w:rsidRPr="00B04A8E" w:rsidR="00431200" w:rsidP="00431200" w:rsidRDefault="00431200" w14:paraId="69E4CCAB" w14:textId="77777777">
      <w:pPr>
        <w:ind w:left="1440" w:right="162"/>
        <w:rPr>
          <w:rFonts w:ascii="Calibri" w:hAnsi="Calibri" w:cs="Calibri"/>
        </w:rPr>
      </w:pPr>
    </w:p>
    <w:tbl>
      <w:tblPr>
        <w:tblW w:w="4955"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242"/>
        <w:gridCol w:w="2973"/>
        <w:gridCol w:w="901"/>
        <w:gridCol w:w="3150"/>
      </w:tblGrid>
      <w:tr w:rsidRPr="00B04A8E" w:rsidR="00431200" w:rsidTr="016D1326" w14:paraId="723F7F7C" w14:textId="77777777">
        <w:trPr>
          <w:cantSplit/>
          <w:tblHeader/>
        </w:trPr>
        <w:tc>
          <w:tcPr>
            <w:tcW w:w="1210" w:type="pct"/>
            <w:shd w:val="clear" w:color="auto" w:fill="000000" w:themeFill="text1"/>
          </w:tcPr>
          <w:p w:rsidRPr="00B04A8E" w:rsidR="00431200" w:rsidP="000D596E" w:rsidRDefault="00431200" w14:paraId="098CAAB8" w14:textId="77777777">
            <w:pPr>
              <w:pStyle w:val="TableText10HeaderCenter"/>
              <w:rPr>
                <w:rFonts w:ascii="Calibri" w:hAnsi="Calibri" w:cs="Calibri"/>
                <w:b w:val="0"/>
                <w:sz w:val="22"/>
                <w:szCs w:val="22"/>
              </w:rPr>
            </w:pPr>
            <w:r w:rsidRPr="00B04A8E">
              <w:rPr>
                <w:rFonts w:ascii="Calibri" w:hAnsi="Calibri" w:cs="Calibri"/>
                <w:sz w:val="22"/>
                <w:szCs w:val="22"/>
              </w:rPr>
              <w:t>Field</w:t>
            </w:r>
          </w:p>
        </w:tc>
        <w:tc>
          <w:tcPr>
            <w:tcW w:w="1604" w:type="pct"/>
            <w:shd w:val="clear" w:color="auto" w:fill="000000" w:themeFill="text1"/>
          </w:tcPr>
          <w:p w:rsidRPr="00B04A8E" w:rsidR="00431200" w:rsidP="000D596E" w:rsidRDefault="00431200" w14:paraId="747E0C36" w14:textId="77777777">
            <w:pPr>
              <w:pStyle w:val="TableText10HeaderCenter"/>
              <w:rPr>
                <w:rFonts w:ascii="Calibri" w:hAnsi="Calibri" w:cs="Calibri"/>
                <w:b w:val="0"/>
                <w:sz w:val="22"/>
                <w:szCs w:val="22"/>
              </w:rPr>
            </w:pPr>
            <w:r w:rsidRPr="00B04A8E">
              <w:rPr>
                <w:rFonts w:ascii="Calibri" w:hAnsi="Calibri" w:cs="Calibri"/>
                <w:sz w:val="22"/>
                <w:szCs w:val="22"/>
              </w:rPr>
              <w:t>Type</w:t>
            </w:r>
          </w:p>
        </w:tc>
        <w:tc>
          <w:tcPr>
            <w:tcW w:w="486" w:type="pct"/>
            <w:shd w:val="clear" w:color="auto" w:fill="000000" w:themeFill="text1"/>
          </w:tcPr>
          <w:p w:rsidRPr="00B04A8E" w:rsidR="00431200" w:rsidP="005424B9" w:rsidRDefault="00431200" w14:paraId="22A77CBD" w14:textId="77777777">
            <w:pPr>
              <w:pStyle w:val="TableText10HeaderCenter"/>
              <w:jc w:val="left"/>
              <w:rPr>
                <w:rFonts w:ascii="Calibri" w:hAnsi="Calibri" w:cs="Calibri"/>
                <w:b w:val="0"/>
                <w:sz w:val="22"/>
                <w:szCs w:val="22"/>
              </w:rPr>
            </w:pPr>
            <w:r w:rsidRPr="00B04A8E">
              <w:rPr>
                <w:rFonts w:ascii="Calibri" w:hAnsi="Calibri" w:cs="Calibri"/>
                <w:sz w:val="22"/>
                <w:szCs w:val="22"/>
              </w:rPr>
              <w:t>Required</w:t>
            </w:r>
          </w:p>
        </w:tc>
        <w:tc>
          <w:tcPr>
            <w:tcW w:w="1700" w:type="pct"/>
            <w:shd w:val="clear" w:color="auto" w:fill="000000" w:themeFill="text1"/>
          </w:tcPr>
          <w:p w:rsidRPr="00B04A8E" w:rsidR="00431200" w:rsidP="000D596E" w:rsidRDefault="00431200" w14:paraId="0E6921B9" w14:textId="77777777">
            <w:pPr>
              <w:pStyle w:val="TableText10HeaderCenter"/>
              <w:rPr>
                <w:rFonts w:ascii="Calibri" w:hAnsi="Calibri" w:cs="Calibri"/>
                <w:b w:val="0"/>
                <w:sz w:val="22"/>
                <w:szCs w:val="22"/>
              </w:rPr>
            </w:pPr>
            <w:r w:rsidRPr="00B04A8E">
              <w:rPr>
                <w:rFonts w:ascii="Calibri" w:hAnsi="Calibri" w:cs="Calibri"/>
                <w:sz w:val="22"/>
                <w:szCs w:val="22"/>
              </w:rPr>
              <w:t>Description</w:t>
            </w:r>
          </w:p>
        </w:tc>
      </w:tr>
      <w:tr w:rsidRPr="00B04A8E" w:rsidR="00405F7D" w:rsidTr="016D1326" w14:paraId="52817699" w14:textId="77777777">
        <w:tc>
          <w:tcPr>
            <w:tcW w:w="1210" w:type="pct"/>
            <w:tcBorders>
              <w:top w:val="single" w:color="auto" w:sz="4" w:space="0"/>
              <w:left w:val="single" w:color="auto" w:sz="4" w:space="0"/>
              <w:bottom w:val="single" w:color="auto" w:sz="4" w:space="0"/>
              <w:right w:val="single" w:color="auto" w:sz="4" w:space="0"/>
            </w:tcBorders>
          </w:tcPr>
          <w:p w:rsidRPr="00CA7584" w:rsidR="00405F7D" w:rsidP="5AD8E5F2" w:rsidRDefault="0A21C82C" w14:paraId="10F7B395" w14:textId="5B24563E">
            <w:pPr>
              <w:pStyle w:val="TableText10"/>
              <w:rPr>
                <w:rFonts w:asciiTheme="majorHAnsi" w:hAnsiTheme="majorHAnsi" w:eastAsiaTheme="minorEastAsia" w:cstheme="majorBidi"/>
                <w:color w:val="000000"/>
                <w:u w:val="single"/>
                <w:lang w:val="en-GB"/>
              </w:rPr>
            </w:pPr>
            <w:r w:rsidRPr="5AD8E5F2">
              <w:rPr>
                <w:rFonts w:asciiTheme="majorHAnsi" w:hAnsiTheme="majorHAnsi" w:eastAsiaTheme="minorEastAsia" w:cstheme="majorBidi"/>
                <w:color w:val="000000" w:themeColor="text1"/>
              </w:rPr>
              <w:t>p</w:t>
            </w:r>
            <w:r w:rsidRPr="5AD8E5F2" w:rsidR="12A78327">
              <w:rPr>
                <w:rFonts w:asciiTheme="majorHAnsi" w:hAnsiTheme="majorHAnsi" w:eastAsiaTheme="minorEastAsia" w:cstheme="majorBidi"/>
                <w:color w:val="000000" w:themeColor="text1"/>
              </w:rPr>
              <w:t>regnancy</w:t>
            </w:r>
          </w:p>
        </w:tc>
        <w:tc>
          <w:tcPr>
            <w:tcW w:w="1604" w:type="pct"/>
            <w:tcBorders>
              <w:top w:val="single" w:color="auto" w:sz="4" w:space="0"/>
              <w:left w:val="single" w:color="auto" w:sz="4" w:space="0"/>
              <w:bottom w:val="single" w:color="auto" w:sz="4" w:space="0"/>
              <w:right w:val="single" w:color="auto" w:sz="4" w:space="0"/>
            </w:tcBorders>
          </w:tcPr>
          <w:p w:rsidRPr="00CA7584" w:rsidR="00405F7D" w:rsidP="00405F7D" w:rsidRDefault="00405F7D" w14:paraId="09B11E1E" w14:textId="373BA26A">
            <w:pPr>
              <w:pStyle w:val="TableText10"/>
              <w:rPr>
                <w:rFonts w:asciiTheme="majorHAnsi" w:hAnsiTheme="majorHAnsi" w:eastAsiaTheme="minorHAnsi" w:cstheme="majorHAnsi"/>
                <w:color w:val="000000"/>
                <w:szCs w:val="20"/>
                <w:lang w:val="en-GB"/>
              </w:rPr>
            </w:pPr>
            <w:r w:rsidRPr="007D7F48">
              <w:rPr>
                <w:rFonts w:asciiTheme="majorHAnsi" w:hAnsiTheme="majorHAnsi" w:eastAsiaTheme="minorHAnsi" w:cstheme="majorHAnsi"/>
                <w:color w:val="000000"/>
                <w:szCs w:val="20"/>
              </w:rPr>
              <w:t>PregnancyDTO</w:t>
            </w:r>
          </w:p>
        </w:tc>
        <w:tc>
          <w:tcPr>
            <w:tcW w:w="486" w:type="pct"/>
            <w:tcBorders>
              <w:top w:val="single" w:color="auto" w:sz="4" w:space="0"/>
              <w:left w:val="single" w:color="auto" w:sz="4" w:space="0"/>
              <w:bottom w:val="single" w:color="auto" w:sz="4" w:space="0"/>
              <w:right w:val="single" w:color="auto" w:sz="4" w:space="0"/>
            </w:tcBorders>
          </w:tcPr>
          <w:p w:rsidR="00405F7D" w:rsidP="00405F7D" w:rsidRDefault="00405F7D" w14:paraId="6ADD2735" w14:textId="05D29873">
            <w:pPr>
              <w:pStyle w:val="TableText10"/>
              <w:rPr>
                <w:rFonts w:asciiTheme="majorHAnsi" w:hAnsiTheme="majorHAnsi" w:eastAsiaTheme="minorHAnsi" w:cstheme="majorHAnsi"/>
                <w:color w:val="000000"/>
                <w:szCs w:val="20"/>
              </w:rPr>
            </w:pPr>
            <w:r w:rsidRPr="007D7F48">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800C7" w:rsidR="00405F7D" w:rsidP="5AD8E5F2" w:rsidRDefault="12A78327" w14:paraId="413612F1" w14:textId="5EAE3C2A">
            <w:pPr>
              <w:pStyle w:val="TableText10"/>
              <w:rPr>
                <w:rFonts w:asciiTheme="majorHAnsi" w:hAnsiTheme="majorHAnsi" w:eastAsiaTheme="minorEastAsia" w:cstheme="majorBidi"/>
                <w:color w:val="000000" w:themeColor="text1"/>
                <w:lang w:val="en-GB"/>
              </w:rPr>
            </w:pPr>
            <w:r w:rsidRPr="5AD8E5F2">
              <w:rPr>
                <w:rFonts w:asciiTheme="majorHAnsi" w:hAnsiTheme="majorHAnsi" w:eastAsiaTheme="minorEastAsia" w:cstheme="majorBidi"/>
                <w:color w:val="000000" w:themeColor="text1"/>
              </w:rPr>
              <w:t>Pregnancy details received from VaCMS if</w:t>
            </w:r>
            <w:r w:rsidRPr="5AD8E5F2" w:rsidR="2A98661E">
              <w:rPr>
                <w:rFonts w:asciiTheme="majorHAnsi" w:hAnsiTheme="majorHAnsi" w:eastAsiaTheme="minorEastAsia" w:cstheme="majorBidi"/>
                <w:color w:val="000000" w:themeColor="text1"/>
              </w:rPr>
              <w:t xml:space="preserve"> present</w:t>
            </w:r>
            <w:r w:rsidRPr="5AD8E5F2">
              <w:rPr>
                <w:rFonts w:asciiTheme="majorHAnsi" w:hAnsiTheme="majorHAnsi" w:eastAsiaTheme="minorEastAsia" w:cstheme="majorBidi"/>
                <w:color w:val="000000" w:themeColor="text1"/>
              </w:rPr>
              <w:t xml:space="preserve"> </w:t>
            </w:r>
            <w:r w:rsidRPr="5AD8E5F2" w:rsidR="37DB83C1">
              <w:rPr>
                <w:rFonts w:asciiTheme="majorHAnsi" w:hAnsiTheme="majorHAnsi" w:eastAsiaTheme="minorEastAsia" w:cstheme="majorBidi"/>
                <w:color w:val="000000" w:themeColor="text1"/>
              </w:rPr>
              <w:t xml:space="preserve"> - supports both pregnancy and postpartum processing</w:t>
            </w:r>
          </w:p>
        </w:tc>
      </w:tr>
      <w:tr w:rsidRPr="00B04A8E" w:rsidR="005154FF" w:rsidTr="016D1326" w14:paraId="5B1FAD79" w14:textId="77777777">
        <w:tc>
          <w:tcPr>
            <w:tcW w:w="1210" w:type="pct"/>
            <w:tcBorders>
              <w:top w:val="single" w:color="auto" w:sz="4" w:space="0"/>
              <w:left w:val="single" w:color="auto" w:sz="4" w:space="0"/>
              <w:bottom w:val="single" w:color="auto" w:sz="4" w:space="0"/>
              <w:right w:val="single" w:color="auto" w:sz="4" w:space="0"/>
            </w:tcBorders>
          </w:tcPr>
          <w:p w:rsidRPr="007D7F48" w:rsidR="005154FF" w:rsidP="000D596E" w:rsidRDefault="00CA7584" w14:paraId="2C5628EF" w14:textId="646F7826">
            <w:pPr>
              <w:pStyle w:val="TableText10"/>
              <w:rPr>
                <w:rFonts w:asciiTheme="majorHAnsi" w:hAnsiTheme="majorHAnsi" w:eastAsiaTheme="minorHAnsi" w:cstheme="majorHAnsi"/>
                <w:color w:val="000000"/>
                <w:szCs w:val="20"/>
              </w:rPr>
            </w:pPr>
            <w:r w:rsidRPr="00CA7584">
              <w:rPr>
                <w:rFonts w:asciiTheme="majorHAnsi" w:hAnsiTheme="majorHAnsi" w:eastAsiaTheme="minorHAnsi" w:cstheme="majorHAnsi"/>
                <w:color w:val="000000"/>
                <w:szCs w:val="20"/>
                <w:u w:val="single"/>
                <w:lang w:val="en-GB"/>
              </w:rPr>
              <w:t>americanIndianAlaskanNativeCircumstance</w:t>
            </w:r>
            <w:r w:rsidRPr="00CA7584">
              <w:rPr>
                <w:rFonts w:asciiTheme="majorHAnsi" w:hAnsiTheme="majorHAnsi" w:eastAsiaTheme="minorHAnsi" w:cstheme="majorHAnsi"/>
                <w:color w:val="000000"/>
                <w:szCs w:val="20"/>
              </w:rPr>
              <w:t> </w:t>
            </w:r>
          </w:p>
        </w:tc>
        <w:tc>
          <w:tcPr>
            <w:tcW w:w="1604" w:type="pct"/>
            <w:tcBorders>
              <w:top w:val="single" w:color="auto" w:sz="4" w:space="0"/>
              <w:left w:val="single" w:color="auto" w:sz="4" w:space="0"/>
              <w:bottom w:val="single" w:color="auto" w:sz="4" w:space="0"/>
              <w:right w:val="single" w:color="auto" w:sz="4" w:space="0"/>
            </w:tcBorders>
          </w:tcPr>
          <w:p w:rsidRPr="007D7F48" w:rsidR="005154FF" w:rsidP="000D596E" w:rsidRDefault="00CA7584" w14:paraId="006D1286" w14:textId="0854A863">
            <w:pPr>
              <w:pStyle w:val="TableText10"/>
              <w:rPr>
                <w:rFonts w:asciiTheme="majorHAnsi" w:hAnsiTheme="majorHAnsi" w:eastAsiaTheme="minorHAnsi" w:cstheme="majorHAnsi"/>
                <w:color w:val="000000"/>
                <w:szCs w:val="20"/>
              </w:rPr>
            </w:pPr>
            <w:r w:rsidRPr="00CA7584">
              <w:rPr>
                <w:rFonts w:asciiTheme="majorHAnsi" w:hAnsiTheme="majorHAnsi" w:eastAsiaTheme="minorHAnsi" w:cstheme="majorHAnsi"/>
                <w:color w:val="000000"/>
                <w:szCs w:val="20"/>
                <w:lang w:val="en-GB"/>
              </w:rPr>
              <w:t>americanIndianAlaskanNativeDTO</w:t>
            </w:r>
          </w:p>
        </w:tc>
        <w:tc>
          <w:tcPr>
            <w:tcW w:w="486" w:type="pct"/>
            <w:tcBorders>
              <w:top w:val="single" w:color="auto" w:sz="4" w:space="0"/>
              <w:left w:val="single" w:color="auto" w:sz="4" w:space="0"/>
              <w:bottom w:val="single" w:color="auto" w:sz="4" w:space="0"/>
              <w:right w:val="single" w:color="auto" w:sz="4" w:space="0"/>
            </w:tcBorders>
          </w:tcPr>
          <w:p w:rsidRPr="007D7F48" w:rsidR="005154FF" w:rsidP="000D596E" w:rsidRDefault="007800C7" w14:paraId="736C4CE8" w14:textId="6FAF2A68">
            <w:pPr>
              <w:pStyle w:val="TableText10"/>
              <w:rPr>
                <w:rFonts w:asciiTheme="majorHAnsi" w:hAnsiTheme="majorHAnsi" w:eastAsiaTheme="minorHAnsi" w:cstheme="majorHAnsi"/>
                <w:color w:val="000000"/>
                <w:szCs w:val="20"/>
              </w:rPr>
            </w:pPr>
            <w:r>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D7F48" w:rsidR="005154FF" w:rsidP="5AD8E5F2" w:rsidRDefault="380B5166" w14:paraId="1CCF6342" w14:textId="1F601068">
            <w:pPr>
              <w:pStyle w:val="TableText10"/>
              <w:rPr>
                <w:rFonts w:asciiTheme="majorHAnsi" w:hAnsiTheme="majorHAnsi" w:eastAsiaTheme="minorEastAsia" w:cstheme="majorBidi"/>
                <w:color w:val="000000" w:themeColor="text1"/>
              </w:rPr>
            </w:pPr>
            <w:r w:rsidRPr="5AD8E5F2">
              <w:rPr>
                <w:rFonts w:asciiTheme="majorHAnsi" w:hAnsiTheme="majorHAnsi" w:eastAsiaTheme="minorEastAsia" w:cstheme="majorBidi"/>
                <w:color w:val="000000" w:themeColor="text1"/>
                <w:lang w:val="en-GB"/>
              </w:rPr>
              <w:t>Capture AI</w:t>
            </w:r>
            <w:r w:rsidRPr="5AD8E5F2" w:rsidR="5DDD5731">
              <w:rPr>
                <w:rFonts w:asciiTheme="majorHAnsi" w:hAnsiTheme="majorHAnsi" w:eastAsiaTheme="minorEastAsia" w:cstheme="majorBidi"/>
                <w:color w:val="000000" w:themeColor="text1"/>
                <w:lang w:val="en-GB"/>
              </w:rPr>
              <w:t>/</w:t>
            </w:r>
            <w:r w:rsidRPr="5AD8E5F2">
              <w:rPr>
                <w:rFonts w:asciiTheme="majorHAnsi" w:hAnsiTheme="majorHAnsi" w:eastAsiaTheme="minorEastAsia" w:cstheme="majorBidi"/>
                <w:color w:val="000000" w:themeColor="text1"/>
                <w:lang w:val="en-GB"/>
              </w:rPr>
              <w:t>AN details, if present</w:t>
            </w:r>
          </w:p>
        </w:tc>
      </w:tr>
      <w:tr w:rsidRPr="00B04A8E" w:rsidR="00431200" w:rsidTr="016D1326" w14:paraId="6A99D332" w14:textId="77777777">
        <w:tc>
          <w:tcPr>
            <w:tcW w:w="1210" w:type="pct"/>
            <w:tcBorders>
              <w:top w:val="single" w:color="auto" w:sz="4" w:space="0"/>
              <w:left w:val="single" w:color="auto" w:sz="4" w:space="0"/>
              <w:bottom w:val="single" w:color="auto" w:sz="4" w:space="0"/>
              <w:right w:val="single" w:color="auto" w:sz="4" w:space="0"/>
            </w:tcBorders>
          </w:tcPr>
          <w:p w:rsidRPr="007D7F48" w:rsidR="00431200" w:rsidP="5AD8E5F2" w:rsidRDefault="4B90F862" w14:paraId="2504CEA7" w14:textId="22DC120D">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color w:val="000000" w:themeColor="text1"/>
              </w:rPr>
              <w:t>c</w:t>
            </w:r>
            <w:r w:rsidRPr="5AD8E5F2" w:rsidR="75ACDC7B">
              <w:rPr>
                <w:rFonts w:asciiTheme="majorHAnsi" w:hAnsiTheme="majorHAnsi" w:eastAsiaTheme="minorEastAsia" w:cstheme="majorBidi"/>
                <w:color w:val="000000" w:themeColor="text1"/>
              </w:rPr>
              <w:t>areGiverCircumstance</w:t>
            </w:r>
          </w:p>
        </w:tc>
        <w:tc>
          <w:tcPr>
            <w:tcW w:w="1604" w:type="pct"/>
            <w:tcBorders>
              <w:top w:val="single" w:color="auto" w:sz="4" w:space="0"/>
              <w:left w:val="single" w:color="auto" w:sz="4" w:space="0"/>
              <w:bottom w:val="single" w:color="auto" w:sz="4" w:space="0"/>
              <w:right w:val="single" w:color="auto" w:sz="4" w:space="0"/>
            </w:tcBorders>
          </w:tcPr>
          <w:p w:rsidRPr="007D7F48" w:rsidR="00431200" w:rsidP="000D596E" w:rsidRDefault="00431200" w14:paraId="4478AD4A" w14:textId="77777777">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Array&lt;CareGiverCircumstanceDTO&gt;</w:t>
            </w:r>
          </w:p>
        </w:tc>
        <w:tc>
          <w:tcPr>
            <w:tcW w:w="486" w:type="pct"/>
            <w:tcBorders>
              <w:top w:val="single" w:color="auto" w:sz="4" w:space="0"/>
              <w:left w:val="single" w:color="auto" w:sz="4" w:space="0"/>
              <w:bottom w:val="single" w:color="auto" w:sz="4" w:space="0"/>
              <w:right w:val="single" w:color="auto" w:sz="4" w:space="0"/>
            </w:tcBorders>
          </w:tcPr>
          <w:p w:rsidRPr="007D7F48" w:rsidR="00431200" w:rsidP="000D596E" w:rsidRDefault="00431200" w14:paraId="649CDACE" w14:textId="77777777">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D7F48" w:rsidR="00431200" w:rsidP="5AD8E5F2" w:rsidRDefault="75ACDC7B" w14:paraId="7082F264" w14:textId="77CE7514">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color w:val="000000" w:themeColor="text1"/>
              </w:rPr>
              <w:t>CareGiverCircumstance details from VaCMS if</w:t>
            </w:r>
            <w:r w:rsidRPr="5AD8E5F2" w:rsidR="7DB83058">
              <w:rPr>
                <w:rFonts w:asciiTheme="majorHAnsi" w:hAnsiTheme="majorHAnsi" w:eastAsiaTheme="minorEastAsia" w:cstheme="majorBidi"/>
                <w:color w:val="000000" w:themeColor="text1"/>
              </w:rPr>
              <w:t xml:space="preserve"> present</w:t>
            </w:r>
          </w:p>
        </w:tc>
      </w:tr>
      <w:tr w:rsidRPr="00B04A8E" w:rsidR="00AB05A5" w:rsidTr="016D1326" w14:paraId="375F967B" w14:textId="77777777">
        <w:tc>
          <w:tcPr>
            <w:tcW w:w="1210"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6410873A" w14:textId="5AB7455B">
            <w:pPr>
              <w:pStyle w:val="TableText10"/>
              <w:rPr>
                <w:rFonts w:asciiTheme="majorHAnsi" w:hAnsiTheme="majorHAnsi" w:eastAsiaTheme="minorHAnsi" w:cstheme="majorHAnsi"/>
                <w:szCs w:val="20"/>
                <w:lang w:val="en-GB"/>
              </w:rPr>
            </w:pPr>
            <w:r w:rsidRPr="00C848B9">
              <w:rPr>
                <w:rFonts w:asciiTheme="majorHAnsi" w:hAnsiTheme="majorHAnsi" w:eastAsiaTheme="minorHAnsi" w:cstheme="majorHAnsi"/>
                <w:color w:val="000000"/>
                <w:szCs w:val="20"/>
              </w:rPr>
              <w:t>fosterCare</w:t>
            </w:r>
          </w:p>
        </w:tc>
        <w:tc>
          <w:tcPr>
            <w:tcW w:w="1604"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6920A99D" w14:textId="43EC9C5C">
            <w:pPr>
              <w:pStyle w:val="TableText10"/>
              <w:rPr>
                <w:rFonts w:asciiTheme="majorHAnsi" w:hAnsiTheme="majorHAnsi" w:eastAsiaTheme="minorHAnsi" w:cstheme="majorHAnsi"/>
                <w:szCs w:val="20"/>
                <w:lang w:val="en-GB"/>
              </w:rPr>
            </w:pPr>
            <w:r w:rsidRPr="00C848B9">
              <w:rPr>
                <w:rFonts w:asciiTheme="majorHAnsi" w:hAnsiTheme="majorHAnsi" w:eastAsiaTheme="minorHAnsi" w:cstheme="majorHAnsi"/>
                <w:color w:val="000000"/>
                <w:szCs w:val="20"/>
              </w:rPr>
              <w:t>FosterCareDTO</w:t>
            </w:r>
          </w:p>
        </w:tc>
        <w:tc>
          <w:tcPr>
            <w:tcW w:w="486"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2517DB4E" w14:textId="67374944">
            <w:pPr>
              <w:pStyle w:val="TableText10"/>
              <w:rPr>
                <w:rFonts w:asciiTheme="majorHAnsi" w:hAnsiTheme="majorHAnsi" w:eastAsiaTheme="minorHAnsi" w:cstheme="majorHAnsi"/>
                <w:szCs w:val="20"/>
                <w:lang w:val="en-GB"/>
              </w:rPr>
            </w:pPr>
            <w:r w:rsidRPr="00C848B9">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1F450F10" w14:textId="4F02995B">
            <w:pPr>
              <w:pStyle w:val="TableText10"/>
              <w:rPr>
                <w:rFonts w:asciiTheme="majorHAnsi" w:hAnsiTheme="majorHAnsi" w:eastAsiaTheme="minorEastAsia" w:cstheme="majorHAnsi"/>
                <w:color w:val="000000" w:themeColor="text1"/>
                <w:szCs w:val="20"/>
              </w:rPr>
            </w:pPr>
            <w:r w:rsidRPr="00C848B9">
              <w:rPr>
                <w:rFonts w:asciiTheme="majorHAnsi" w:hAnsiTheme="majorHAnsi" w:eastAsiaTheme="minorEastAsia" w:cstheme="majorHAnsi"/>
                <w:color w:val="000000" w:themeColor="text1"/>
                <w:szCs w:val="20"/>
              </w:rPr>
              <w:t xml:space="preserve">Foster Care details for an </w:t>
            </w:r>
            <w:r w:rsidRPr="00C848B9">
              <w:rPr>
                <w:rFonts w:asciiTheme="majorHAnsi" w:hAnsiTheme="majorHAnsi" w:eastAsiaTheme="minorHAnsi" w:cstheme="majorHAnsi"/>
                <w:color w:val="000000"/>
                <w:szCs w:val="20"/>
              </w:rPr>
              <w:t>applicant/recipient</w:t>
            </w:r>
          </w:p>
        </w:tc>
      </w:tr>
      <w:tr w:rsidRPr="00B04A8E" w:rsidR="00AB05A5" w:rsidTr="016D1326" w14:paraId="0F81AEAD" w14:textId="77777777">
        <w:tc>
          <w:tcPr>
            <w:tcW w:w="1210"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095B905D" w14:textId="0793361C">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szCs w:val="20"/>
                <w:lang w:val="en-GB"/>
              </w:rPr>
              <w:t>formerFosterCare</w:t>
            </w:r>
          </w:p>
        </w:tc>
        <w:tc>
          <w:tcPr>
            <w:tcW w:w="1604"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18BDFD27" w14:textId="6DAB1DF1">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szCs w:val="20"/>
                <w:lang w:val="en-GB"/>
              </w:rPr>
              <w:t>FormerFosterCareDTO</w:t>
            </w:r>
          </w:p>
        </w:tc>
        <w:tc>
          <w:tcPr>
            <w:tcW w:w="486"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4BA591F1" w14:textId="78A6ADCA">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szCs w:val="20"/>
                <w:lang w:val="en-GB"/>
              </w:rPr>
              <w:t>No</w:t>
            </w:r>
          </w:p>
        </w:tc>
        <w:tc>
          <w:tcPr>
            <w:tcW w:w="1700" w:type="pct"/>
            <w:tcBorders>
              <w:top w:val="single" w:color="auto" w:sz="4" w:space="0"/>
              <w:left w:val="single" w:color="auto" w:sz="4" w:space="0"/>
              <w:bottom w:val="single" w:color="auto" w:sz="4" w:space="0"/>
              <w:right w:val="single" w:color="auto" w:sz="4" w:space="0"/>
            </w:tcBorders>
          </w:tcPr>
          <w:p w:rsidRPr="007D7F48" w:rsidR="00AB05A5" w:rsidRDefault="7F882D34" w14:paraId="29DC9D0C" w14:textId="64995709">
            <w:pPr>
              <w:pStyle w:val="TableText10"/>
              <w:rPr>
                <w:rFonts w:asciiTheme="majorHAnsi" w:hAnsiTheme="majorHAnsi" w:eastAsiaTheme="minorEastAsia" w:cstheme="majorBidi"/>
                <w:color w:val="000000" w:themeColor="text1"/>
              </w:rPr>
            </w:pPr>
            <w:r w:rsidRPr="5AD8E5F2">
              <w:rPr>
                <w:rFonts w:asciiTheme="majorHAnsi" w:hAnsiTheme="majorHAnsi" w:eastAsiaTheme="minorEastAsia" w:cstheme="majorBidi"/>
                <w:color w:val="000000" w:themeColor="text1"/>
              </w:rPr>
              <w:t xml:space="preserve">Former Foster Care details received from VaCMS if </w:t>
            </w:r>
            <w:r w:rsidRPr="5AD8E5F2" w:rsidR="0BF849C9">
              <w:rPr>
                <w:rFonts w:asciiTheme="majorHAnsi" w:hAnsiTheme="majorHAnsi" w:eastAsiaTheme="minorEastAsia" w:cstheme="majorBidi"/>
                <w:color w:val="000000" w:themeColor="text1"/>
              </w:rPr>
              <w:t>present</w:t>
            </w:r>
          </w:p>
        </w:tc>
      </w:tr>
      <w:tr w:rsidR="4248CEDA" w:rsidTr="016D1326" w14:paraId="7E0DF327" w14:textId="77777777">
        <w:trPr>
          <w:trHeight w:val="300"/>
        </w:trPr>
        <w:tc>
          <w:tcPr>
            <w:tcW w:w="1210" w:type="pct"/>
            <w:tcBorders>
              <w:top w:val="single" w:color="auto" w:sz="4" w:space="0"/>
              <w:left w:val="single" w:color="auto" w:sz="4" w:space="0"/>
              <w:bottom w:val="single" w:color="auto" w:sz="4" w:space="0"/>
              <w:right w:val="single" w:color="auto" w:sz="4" w:space="0"/>
            </w:tcBorders>
          </w:tcPr>
          <w:p w:rsidRPr="003B1247" w:rsidR="4248CEDA" w:rsidP="0082384E" w:rsidRDefault="4248CEDA" w14:paraId="223F4DF6" w14:textId="1E516DA2">
            <w:pPr>
              <w:spacing w:before="20" w:after="120"/>
              <w:rPr>
                <w:rFonts w:ascii="Calibri" w:hAnsi="Calibri" w:eastAsia="Calibri" w:cs="Calibri"/>
                <w:sz w:val="20"/>
                <w:szCs w:val="20"/>
                <w:u w:val="single"/>
                <w:lang w:val="en-GB"/>
              </w:rPr>
            </w:pPr>
            <w:r w:rsidRPr="003B1247">
              <w:rPr>
                <w:rFonts w:ascii="Calibri" w:hAnsi="Calibri" w:eastAsia="Calibri" w:cs="Calibri"/>
                <w:sz w:val="20"/>
                <w:szCs w:val="20"/>
                <w:u w:val="single"/>
                <w:lang w:val="en-GB"/>
              </w:rPr>
              <w:t>priorIncarcerationDetails</w:t>
            </w:r>
          </w:p>
        </w:tc>
        <w:tc>
          <w:tcPr>
            <w:tcW w:w="1604" w:type="pct"/>
            <w:tcBorders>
              <w:top w:val="single" w:color="auto" w:sz="4" w:space="0"/>
              <w:left w:val="single" w:color="auto" w:sz="4" w:space="0"/>
              <w:bottom w:val="single" w:color="auto" w:sz="4" w:space="0"/>
              <w:right w:val="single" w:color="auto" w:sz="4" w:space="0"/>
            </w:tcBorders>
          </w:tcPr>
          <w:p w:rsidRPr="003B1247" w:rsidR="4248CEDA" w:rsidP="0082384E" w:rsidRDefault="4248CEDA" w14:paraId="4ED09D45" w14:textId="756F5201">
            <w:pPr>
              <w:spacing w:before="20" w:after="120"/>
              <w:rPr>
                <w:rFonts w:ascii="Calibri" w:hAnsi="Calibri" w:eastAsia="Calibri" w:cs="Calibri"/>
                <w:sz w:val="20"/>
                <w:szCs w:val="20"/>
                <w:u w:val="single"/>
                <w:lang w:val="en-GB"/>
              </w:rPr>
            </w:pPr>
            <w:r w:rsidRPr="003B1247">
              <w:rPr>
                <w:rFonts w:ascii="Calibri" w:hAnsi="Calibri" w:eastAsia="Calibri" w:cs="Calibri"/>
                <w:sz w:val="20"/>
                <w:szCs w:val="20"/>
                <w:u w:val="single"/>
                <w:lang w:val="en-GB"/>
              </w:rPr>
              <w:t>Array</w:t>
            </w:r>
            <w:r w:rsidRPr="003B1247" w:rsidR="000413E6">
              <w:rPr>
                <w:rFonts w:ascii="Calibri" w:hAnsi="Calibri" w:eastAsia="Calibri" w:cs="Calibri"/>
                <w:sz w:val="20"/>
                <w:szCs w:val="20"/>
                <w:u w:val="single"/>
                <w:lang w:val="en-GB"/>
              </w:rPr>
              <w:t>&lt;</w:t>
            </w:r>
            <w:r w:rsidRPr="003B1247">
              <w:rPr>
                <w:rFonts w:ascii="Calibri" w:hAnsi="Calibri" w:eastAsia="Calibri" w:cs="Calibri"/>
                <w:sz w:val="20"/>
                <w:szCs w:val="20"/>
                <w:u w:val="single"/>
                <w:lang w:val="en-GB"/>
              </w:rPr>
              <w:t>PriorIncarcerationDetailsDTO&gt;</w:t>
            </w:r>
          </w:p>
        </w:tc>
        <w:tc>
          <w:tcPr>
            <w:tcW w:w="486" w:type="pct"/>
            <w:tcBorders>
              <w:top w:val="single" w:color="auto" w:sz="4" w:space="0"/>
              <w:left w:val="single" w:color="auto" w:sz="4" w:space="0"/>
              <w:bottom w:val="single" w:color="auto" w:sz="4" w:space="0"/>
              <w:right w:val="single" w:color="auto" w:sz="4" w:space="0"/>
            </w:tcBorders>
          </w:tcPr>
          <w:p w:rsidRPr="003B1247" w:rsidR="4248CEDA" w:rsidP="0082384E" w:rsidRDefault="4248CEDA" w14:paraId="2778B1A7" w14:textId="0ADE52D9">
            <w:pPr>
              <w:spacing w:before="20" w:after="120"/>
              <w:rPr>
                <w:rFonts w:ascii="Calibri" w:hAnsi="Calibri" w:eastAsia="Calibri" w:cs="Calibri"/>
                <w:sz w:val="20"/>
                <w:szCs w:val="20"/>
                <w:u w:val="single"/>
                <w:lang w:val="en-GB"/>
              </w:rPr>
            </w:pPr>
            <w:r w:rsidRPr="003B1247">
              <w:rPr>
                <w:rFonts w:ascii="Calibri" w:hAnsi="Calibri" w:eastAsia="Calibri" w:cs="Calibri"/>
                <w:sz w:val="20"/>
                <w:szCs w:val="20"/>
                <w:u w:val="single"/>
                <w:lang w:val="en-GB"/>
              </w:rPr>
              <w:t>No</w:t>
            </w:r>
          </w:p>
        </w:tc>
        <w:tc>
          <w:tcPr>
            <w:tcW w:w="1700" w:type="pct"/>
            <w:tcBorders>
              <w:top w:val="single" w:color="auto" w:sz="4" w:space="0"/>
              <w:left w:val="single" w:color="auto" w:sz="4" w:space="0"/>
              <w:bottom w:val="single" w:color="auto" w:sz="4" w:space="0"/>
              <w:right w:val="single" w:color="auto" w:sz="4" w:space="0"/>
            </w:tcBorders>
          </w:tcPr>
          <w:p w:rsidRPr="003B1247" w:rsidR="4248CEDA" w:rsidP="0082384E" w:rsidRDefault="4248CEDA" w14:paraId="076C92C1" w14:textId="5B01CCA9">
            <w:pPr>
              <w:spacing w:before="20" w:after="120"/>
              <w:rPr>
                <w:rFonts w:asciiTheme="majorHAnsi" w:hAnsiTheme="majorHAnsi" w:eastAsiaTheme="minorEastAsia" w:cstheme="majorBidi"/>
              </w:rPr>
            </w:pPr>
            <w:r w:rsidRPr="003B1247">
              <w:rPr>
                <w:rFonts w:ascii="Calibri" w:hAnsi="Calibri" w:eastAsia="Calibri" w:cs="Calibri"/>
                <w:sz w:val="20"/>
                <w:szCs w:val="20"/>
                <w:u w:val="single"/>
                <w:lang w:val="en-GB"/>
              </w:rPr>
              <w:t>Prior Incarceration Details</w:t>
            </w:r>
            <w:r w:rsidRPr="003B1247">
              <w:rPr>
                <w:rFonts w:asciiTheme="majorHAnsi" w:hAnsiTheme="majorHAnsi" w:eastAsiaTheme="minorEastAsia" w:cstheme="majorBidi"/>
              </w:rPr>
              <w:t xml:space="preserve"> </w:t>
            </w:r>
          </w:p>
        </w:tc>
      </w:tr>
      <w:tr w:rsidRPr="00B04A8E" w:rsidR="00AB05A5" w:rsidTr="016D1326" w14:paraId="676989E1" w14:textId="77777777">
        <w:tc>
          <w:tcPr>
            <w:tcW w:w="1210"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031C0F94" w14:textId="0FB000E9">
            <w:pPr>
              <w:pStyle w:val="TableText10"/>
              <w:rPr>
                <w:rFonts w:asciiTheme="majorHAnsi" w:hAnsiTheme="majorHAnsi" w:eastAsiaTheme="minorEastAsia" w:cstheme="majorBidi"/>
                <w:lang w:val="en-GB"/>
              </w:rPr>
            </w:pPr>
            <w:del w:author="Bond, Olivia" w:date="2026-10-20T19:00:00Z" w16du:dateUtc="2026-10-20T23:00:00Z" w:id="80">
              <w:r w:rsidRPr="4248CEDA" w:rsidDel="003A5697">
                <w:rPr>
                  <w:rFonts w:asciiTheme="majorHAnsi" w:hAnsiTheme="majorHAnsi" w:eastAsiaTheme="minorEastAsia" w:cstheme="majorBidi"/>
                  <w:color w:val="000000" w:themeColor="text1"/>
                </w:rPr>
                <w:delText>currentlyIncarcerated</w:delText>
              </w:r>
            </w:del>
            <w:ins w:author="Bond, Olivia" w:date="2026-10-20T19:00:00Z" w16du:dateUtc="2026-10-20T23:00:00Z" w:id="81">
              <w:r w:rsidR="003A5697">
                <w:rPr>
                  <w:rFonts w:asciiTheme="majorHAnsi" w:hAnsiTheme="majorHAnsi" w:eastAsiaTheme="minorEastAsia" w:cstheme="majorBidi"/>
                  <w:color w:val="000000" w:themeColor="text1"/>
                </w:rPr>
                <w:t>incarceratedCircumstance</w:t>
              </w:r>
            </w:ins>
          </w:p>
        </w:tc>
        <w:tc>
          <w:tcPr>
            <w:tcW w:w="1604" w:type="pct"/>
            <w:tcBorders>
              <w:top w:val="single" w:color="auto" w:sz="4" w:space="0"/>
              <w:left w:val="single" w:color="auto" w:sz="4" w:space="0"/>
              <w:bottom w:val="single" w:color="auto" w:sz="4" w:space="0"/>
              <w:right w:val="single" w:color="auto" w:sz="4" w:space="0"/>
            </w:tcBorders>
          </w:tcPr>
          <w:p w:rsidRPr="007D7F48" w:rsidR="00AB05A5" w:rsidP="00AB05A5" w:rsidRDefault="0D05BE49" w14:paraId="668E48B3" w14:textId="7B38A493">
            <w:pPr>
              <w:pStyle w:val="TableText10"/>
              <w:rPr>
                <w:rFonts w:asciiTheme="majorHAnsi" w:hAnsiTheme="majorHAnsi" w:eastAsiaTheme="minorEastAsia" w:cstheme="majorBidi"/>
                <w:lang w:val="en-GB"/>
              </w:rPr>
            </w:pPr>
            <w:r w:rsidRPr="4248CEDA">
              <w:rPr>
                <w:rFonts w:eastAsia="Aptos Narrow" w:asciiTheme="majorHAnsi" w:hAnsiTheme="majorHAnsi" w:cstheme="majorBidi"/>
                <w:color w:val="242424"/>
              </w:rPr>
              <w:t>Array&lt;</w:t>
            </w:r>
            <w:r w:rsidRPr="4248CEDA" w:rsidR="00AB05A5">
              <w:rPr>
                <w:rFonts w:eastAsia="Aptos Narrow" w:asciiTheme="majorHAnsi" w:hAnsiTheme="majorHAnsi" w:cstheme="majorBidi"/>
                <w:color w:val="242424"/>
              </w:rPr>
              <w:t>Incarcerated</w:t>
            </w:r>
            <w:r w:rsidRPr="4248CEDA" w:rsidR="00AB05A5">
              <w:rPr>
                <w:rFonts w:asciiTheme="majorHAnsi" w:hAnsiTheme="majorHAnsi" w:cstheme="majorBidi"/>
                <w:color w:val="000000" w:themeColor="text1"/>
              </w:rPr>
              <w:t>CircumstanceDTO</w:t>
            </w:r>
            <w:r w:rsidRPr="4248CEDA" w:rsidR="1A380C05">
              <w:rPr>
                <w:rFonts w:asciiTheme="majorHAnsi" w:hAnsiTheme="majorHAnsi" w:cstheme="majorBidi"/>
                <w:color w:val="000000" w:themeColor="text1"/>
              </w:rPr>
              <w:t>&gt;</w:t>
            </w:r>
          </w:p>
        </w:tc>
        <w:tc>
          <w:tcPr>
            <w:tcW w:w="486" w:type="pct"/>
            <w:tcBorders>
              <w:top w:val="single" w:color="auto" w:sz="4" w:space="0"/>
              <w:left w:val="single" w:color="auto" w:sz="4" w:space="0"/>
              <w:bottom w:val="single" w:color="auto" w:sz="4" w:space="0"/>
              <w:right w:val="single" w:color="auto" w:sz="4" w:space="0"/>
            </w:tcBorders>
          </w:tcPr>
          <w:p w:rsidRPr="007D7F48" w:rsidR="00AB05A5" w:rsidP="00AB05A5" w:rsidRDefault="00AB05A5" w14:paraId="7B87F41C" w14:textId="33DEE808">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5A49B8" w:rsidR="00AB05A5" w:rsidRDefault="7F882D34" w14:paraId="29ACDB65" w14:textId="4C5BC957">
            <w:pPr>
              <w:pStyle w:val="TableText10"/>
              <w:rPr>
                <w:rFonts w:asciiTheme="majorHAnsi" w:hAnsiTheme="majorHAnsi" w:cstheme="majorBidi"/>
              </w:rPr>
            </w:pPr>
            <w:r w:rsidRPr="5AD8E5F2">
              <w:rPr>
                <w:rFonts w:asciiTheme="majorHAnsi" w:hAnsiTheme="majorHAnsi" w:cstheme="majorBidi"/>
                <w:color w:val="000000" w:themeColor="text1"/>
              </w:rPr>
              <w:t xml:space="preserve"> </w:t>
            </w:r>
            <w:del w:author="Bond, Olivia" w:date="2026-10-20T19:01:00Z" w16du:dateUtc="2026-10-20T23:01:00Z" w:id="82">
              <w:r w:rsidRPr="5AD8E5F2" w:rsidDel="003A5697" w:rsidR="0076AAB3">
                <w:rPr>
                  <w:rFonts w:asciiTheme="majorHAnsi" w:hAnsiTheme="majorHAnsi" w:cstheme="majorBidi"/>
                  <w:color w:val="000000" w:themeColor="text1"/>
                </w:rPr>
                <w:delText>Details of current</w:delText>
              </w:r>
            </w:del>
            <w:ins w:author="Bond, Olivia" w:date="2026-10-20T19:01:00Z" w16du:dateUtc="2026-10-20T23:01:00Z" w:id="83">
              <w:r w:rsidR="003A5697">
                <w:rPr>
                  <w:rFonts w:asciiTheme="majorHAnsi" w:hAnsiTheme="majorHAnsi" w:cstheme="majorBidi"/>
                  <w:color w:val="000000" w:themeColor="text1"/>
                </w:rPr>
                <w:t>Currently</w:t>
              </w:r>
            </w:ins>
            <w:r w:rsidRPr="5AD8E5F2" w:rsidR="0076AAB3">
              <w:rPr>
                <w:rFonts w:asciiTheme="majorHAnsi" w:hAnsiTheme="majorHAnsi" w:cstheme="majorBidi"/>
                <w:color w:val="000000" w:themeColor="text1"/>
              </w:rPr>
              <w:t xml:space="preserve"> incarcer</w:t>
            </w:r>
            <w:ins w:author="Bond, Olivia" w:date="2026-10-20T19:01:00Z" w16du:dateUtc="2026-10-20T23:01:00Z" w:id="84">
              <w:r w:rsidR="003A5697">
                <w:rPr>
                  <w:rFonts w:asciiTheme="majorHAnsi" w:hAnsiTheme="majorHAnsi" w:cstheme="majorBidi"/>
                  <w:color w:val="000000" w:themeColor="text1"/>
                </w:rPr>
                <w:t>ated</w:t>
              </w:r>
            </w:ins>
            <w:del w:author="Bond, Olivia" w:date="2026-10-20T19:01:00Z" w16du:dateUtc="2026-10-20T23:01:00Z" w:id="85">
              <w:r w:rsidRPr="5AD8E5F2" w:rsidDel="003A5697" w:rsidR="0076AAB3">
                <w:rPr>
                  <w:rFonts w:asciiTheme="majorHAnsi" w:hAnsiTheme="majorHAnsi" w:cstheme="majorBidi"/>
                  <w:color w:val="000000" w:themeColor="text1"/>
                </w:rPr>
                <w:delText>ation</w:delText>
              </w:r>
            </w:del>
          </w:p>
        </w:tc>
      </w:tr>
      <w:tr w:rsidRPr="00B04A8E" w:rsidR="005B5EED" w:rsidTr="016D1326" w14:paraId="0995BA3B" w14:textId="77777777">
        <w:tc>
          <w:tcPr>
            <w:tcW w:w="1210"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4E05E03D" w14:textId="60DE9E3B">
            <w:pPr>
              <w:pStyle w:val="TableText10"/>
              <w:rPr>
                <w:rFonts w:asciiTheme="majorHAnsi" w:hAnsiTheme="majorHAnsi" w:eastAsiaTheme="minorEastAsia" w:cstheme="majorHAnsi"/>
                <w:color w:val="000000" w:themeColor="text1"/>
                <w:szCs w:val="20"/>
              </w:rPr>
            </w:pPr>
            <w:r>
              <w:rPr>
                <w:rFonts w:asciiTheme="majorHAnsi" w:hAnsiTheme="majorHAnsi" w:cstheme="majorHAnsi"/>
                <w:color w:val="000000" w:themeColor="text1"/>
                <w:szCs w:val="20"/>
              </w:rPr>
              <w:t>receivingMe</w:t>
            </w:r>
            <w:r w:rsidRPr="00C848B9">
              <w:rPr>
                <w:rFonts w:asciiTheme="majorHAnsi" w:hAnsiTheme="majorHAnsi" w:cstheme="majorHAnsi"/>
                <w:color w:val="000000" w:themeColor="text1"/>
                <w:szCs w:val="20"/>
              </w:rPr>
              <w:t>dicarePartAB</w:t>
            </w:r>
          </w:p>
        </w:tc>
        <w:tc>
          <w:tcPr>
            <w:tcW w:w="1604"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52786CFC" w14:textId="57692EB9">
            <w:pPr>
              <w:pStyle w:val="TableText10"/>
              <w:rPr>
                <w:rFonts w:asciiTheme="majorHAnsi" w:hAnsiTheme="majorHAnsi" w:cstheme="majorHAnsi"/>
                <w:color w:val="000000" w:themeColor="text1"/>
                <w:szCs w:val="20"/>
              </w:rPr>
            </w:pPr>
            <w:r w:rsidRPr="00C848B9">
              <w:rPr>
                <w:rFonts w:asciiTheme="majorHAnsi" w:hAnsiTheme="majorHAnsi" w:cstheme="majorHAnsi"/>
                <w:color w:val="000000" w:themeColor="text1"/>
                <w:szCs w:val="20"/>
              </w:rPr>
              <w:t>Array&lt;MedicarePartABDTO&gt;</w:t>
            </w:r>
          </w:p>
        </w:tc>
        <w:tc>
          <w:tcPr>
            <w:tcW w:w="486"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70F9DDCE" w14:textId="7932619F">
            <w:pPr>
              <w:pStyle w:val="TableText10"/>
              <w:rPr>
                <w:rFonts w:asciiTheme="majorHAnsi" w:hAnsiTheme="majorHAnsi" w:eastAsiaTheme="minorHAnsi" w:cstheme="majorHAnsi"/>
                <w:color w:val="000000"/>
                <w:szCs w:val="20"/>
              </w:rPr>
            </w:pPr>
            <w:r w:rsidRPr="00C848B9">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3CBF1502" w14:textId="1CD7F89D">
            <w:pPr>
              <w:pStyle w:val="TableText10"/>
              <w:rPr>
                <w:rFonts w:asciiTheme="majorHAnsi" w:hAnsiTheme="majorHAnsi" w:eastAsiaTheme="minorEastAsia" w:cstheme="majorHAnsi"/>
                <w:color w:val="000000" w:themeColor="text1"/>
                <w:szCs w:val="20"/>
              </w:rPr>
            </w:pPr>
            <w:r w:rsidRPr="00C848B9">
              <w:rPr>
                <w:rFonts w:asciiTheme="majorHAnsi" w:hAnsiTheme="majorHAnsi" w:eastAsiaTheme="minorEastAsia" w:cstheme="majorHAnsi"/>
                <w:color w:val="000000" w:themeColor="text1"/>
                <w:szCs w:val="20"/>
              </w:rPr>
              <w:t>Medicaid Part A and Part B for an applicant/recipient</w:t>
            </w:r>
          </w:p>
        </w:tc>
      </w:tr>
      <w:tr w:rsidRPr="00B04A8E" w:rsidR="005B5EED" w:rsidTr="016D1326" w14:paraId="1D0B3AE7" w14:textId="77777777">
        <w:tc>
          <w:tcPr>
            <w:tcW w:w="1210"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5F8E2C30" w14:textId="004E0301">
            <w:pPr>
              <w:pStyle w:val="TableText10"/>
              <w:rPr>
                <w:rFonts w:asciiTheme="majorHAnsi" w:hAnsiTheme="majorHAnsi" w:eastAsiaTheme="minorEastAsia" w:cstheme="majorHAnsi"/>
                <w:szCs w:val="20"/>
                <w:lang w:val="en-GB"/>
              </w:rPr>
            </w:pPr>
            <w:r w:rsidRPr="007D7F48">
              <w:rPr>
                <w:rFonts w:asciiTheme="majorHAnsi" w:hAnsiTheme="majorHAnsi" w:eastAsiaTheme="minorEastAsia" w:cstheme="majorHAnsi"/>
                <w:color w:val="000000" w:themeColor="text1"/>
                <w:szCs w:val="20"/>
              </w:rPr>
              <w:t>receivingMedicarePartAB</w:t>
            </w:r>
            <w:r w:rsidR="006569AA">
              <w:rPr>
                <w:rFonts w:asciiTheme="majorHAnsi" w:hAnsiTheme="majorHAnsi" w:eastAsiaTheme="minorEastAsia" w:cstheme="majorHAnsi"/>
                <w:color w:val="000000" w:themeColor="text1"/>
                <w:szCs w:val="20"/>
              </w:rPr>
              <w:t>TPL</w:t>
            </w:r>
          </w:p>
        </w:tc>
        <w:tc>
          <w:tcPr>
            <w:tcW w:w="1604"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6C422000" w14:textId="67A4C355">
            <w:pPr>
              <w:pStyle w:val="TableText10"/>
              <w:rPr>
                <w:rFonts w:asciiTheme="majorHAnsi" w:hAnsiTheme="majorHAnsi" w:eastAsiaTheme="minorHAnsi" w:cstheme="majorHAnsi"/>
                <w:szCs w:val="20"/>
                <w:lang w:val="en-GB"/>
              </w:rPr>
            </w:pPr>
            <w:r w:rsidRPr="007D7F48">
              <w:rPr>
                <w:rFonts w:asciiTheme="majorHAnsi" w:hAnsiTheme="majorHAnsi" w:cstheme="majorHAnsi"/>
                <w:color w:val="000000" w:themeColor="text1"/>
                <w:szCs w:val="20"/>
              </w:rPr>
              <w:t>Array&lt;MedicarePartAB</w:t>
            </w:r>
            <w:r w:rsidR="006569AA">
              <w:rPr>
                <w:rFonts w:asciiTheme="majorHAnsi" w:hAnsiTheme="majorHAnsi" w:cstheme="majorHAnsi"/>
                <w:color w:val="000000" w:themeColor="text1"/>
                <w:szCs w:val="20"/>
              </w:rPr>
              <w:t>TPL</w:t>
            </w:r>
            <w:r w:rsidRPr="007D7F48">
              <w:rPr>
                <w:rFonts w:asciiTheme="majorHAnsi" w:hAnsiTheme="majorHAnsi" w:cstheme="majorHAnsi"/>
                <w:color w:val="000000" w:themeColor="text1"/>
                <w:szCs w:val="20"/>
              </w:rPr>
              <w:t>DTO&gt;</w:t>
            </w:r>
          </w:p>
        </w:tc>
        <w:tc>
          <w:tcPr>
            <w:tcW w:w="486"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3FD295CA" w14:textId="21A487E8">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0CC92E8B" w14:textId="7916EF4F">
            <w:pPr>
              <w:pStyle w:val="TableText10"/>
              <w:rPr>
                <w:rFonts w:asciiTheme="majorHAnsi" w:hAnsiTheme="majorHAnsi" w:eastAsiaTheme="minorEastAsia" w:cstheme="majorHAnsi"/>
                <w:szCs w:val="20"/>
                <w:lang w:val="en-GB"/>
              </w:rPr>
            </w:pPr>
            <w:r w:rsidRPr="007D7F48">
              <w:rPr>
                <w:rFonts w:asciiTheme="majorHAnsi" w:hAnsiTheme="majorHAnsi" w:eastAsiaTheme="minorEastAsia" w:cstheme="majorHAnsi"/>
                <w:color w:val="000000" w:themeColor="text1"/>
                <w:szCs w:val="20"/>
              </w:rPr>
              <w:t>Medicare Part A/B details</w:t>
            </w:r>
            <w:r w:rsidR="006569AA">
              <w:rPr>
                <w:rFonts w:asciiTheme="majorHAnsi" w:hAnsiTheme="majorHAnsi" w:eastAsiaTheme="minorEastAsia" w:cstheme="majorHAnsi"/>
                <w:color w:val="000000" w:themeColor="text1"/>
                <w:szCs w:val="20"/>
              </w:rPr>
              <w:t xml:space="preserve"> (TPL screen)</w:t>
            </w:r>
          </w:p>
        </w:tc>
      </w:tr>
      <w:tr w:rsidRPr="00B04A8E" w:rsidR="005B5EED" w:rsidTr="016D1326" w14:paraId="1A68EA4B" w14:textId="77777777">
        <w:tc>
          <w:tcPr>
            <w:tcW w:w="1210"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77ADF7E4" w14:textId="2194E208">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medicallyFrail</w:t>
            </w:r>
          </w:p>
        </w:tc>
        <w:tc>
          <w:tcPr>
            <w:tcW w:w="1604"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680BCE93" w14:textId="67B00879">
            <w:pPr>
              <w:pStyle w:val="TableText10"/>
              <w:rPr>
                <w:rFonts w:asciiTheme="majorHAnsi" w:hAnsiTheme="majorHAnsi" w:eastAsiaTheme="minorHAnsi" w:cstheme="majorHAnsi"/>
                <w:szCs w:val="20"/>
                <w:lang w:val="en-GB"/>
              </w:rPr>
            </w:pPr>
            <w:r w:rsidRPr="007D7F48">
              <w:rPr>
                <w:rFonts w:eastAsia="Aptos Narrow" w:asciiTheme="majorHAnsi" w:hAnsiTheme="majorHAnsi" w:cstheme="majorHAnsi"/>
                <w:color w:val="242424"/>
                <w:szCs w:val="20"/>
              </w:rPr>
              <w:t>Array&lt;FrailtyDTO&gt;</w:t>
            </w:r>
          </w:p>
        </w:tc>
        <w:tc>
          <w:tcPr>
            <w:tcW w:w="486"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2800DB0F" w14:textId="6741F34E">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No</w:t>
            </w:r>
          </w:p>
        </w:tc>
        <w:tc>
          <w:tcPr>
            <w:tcW w:w="1700" w:type="pct"/>
            <w:tcBorders>
              <w:top w:val="single" w:color="auto" w:sz="4" w:space="0"/>
              <w:left w:val="single" w:color="auto" w:sz="4" w:space="0"/>
              <w:bottom w:val="single" w:color="auto" w:sz="4" w:space="0"/>
              <w:right w:val="single" w:color="auto" w:sz="4" w:space="0"/>
            </w:tcBorders>
          </w:tcPr>
          <w:p w:rsidRPr="007D7F48" w:rsidR="005B5EED" w:rsidP="005B5EED" w:rsidRDefault="005B5EED" w14:paraId="43E09961" w14:textId="724A0AF8">
            <w:pPr>
              <w:pStyle w:val="TableText10"/>
              <w:rPr>
                <w:rFonts w:asciiTheme="majorHAnsi" w:hAnsiTheme="majorHAnsi" w:eastAsiaTheme="minorHAnsi" w:cstheme="majorHAnsi"/>
                <w:szCs w:val="20"/>
                <w:lang w:val="en-GB"/>
              </w:rPr>
            </w:pPr>
            <w:r w:rsidRPr="007D7F48">
              <w:rPr>
                <w:rFonts w:asciiTheme="majorHAnsi" w:hAnsiTheme="majorHAnsi" w:eastAsiaTheme="minorHAnsi" w:cstheme="majorHAnsi"/>
                <w:color w:val="000000"/>
                <w:szCs w:val="20"/>
              </w:rPr>
              <w:t>Medi</w:t>
            </w:r>
            <w:r>
              <w:rPr>
                <w:rFonts w:asciiTheme="majorHAnsi" w:hAnsiTheme="majorHAnsi" w:eastAsiaTheme="minorHAnsi" w:cstheme="majorHAnsi"/>
                <w:color w:val="000000"/>
                <w:szCs w:val="20"/>
              </w:rPr>
              <w:t>c</w:t>
            </w:r>
            <w:r w:rsidRPr="007D7F48">
              <w:rPr>
                <w:rFonts w:asciiTheme="majorHAnsi" w:hAnsiTheme="majorHAnsi" w:eastAsiaTheme="minorHAnsi" w:cstheme="majorHAnsi"/>
                <w:color w:val="000000"/>
                <w:szCs w:val="20"/>
              </w:rPr>
              <w:t>al Frailty details</w:t>
            </w:r>
          </w:p>
        </w:tc>
      </w:tr>
      <w:tr w:rsidR="016D1326" w:rsidTr="016D1326" w14:paraId="19B9D4A9" w14:textId="77777777">
        <w:trPr>
          <w:trHeight w:val="300"/>
          <w:ins w:author="Marri, Rajababu" w:date="2026-10-21T19:48:00Z" w:id="86"/>
        </w:trPr>
        <w:tc>
          <w:tcPr>
            <w:tcW w:w="2242" w:type="dxa"/>
            <w:tcBorders>
              <w:top w:val="single" w:color="auto" w:sz="4" w:space="0"/>
              <w:left w:val="single" w:color="auto" w:sz="4" w:space="0"/>
              <w:bottom w:val="single" w:color="auto" w:sz="4" w:space="0"/>
              <w:right w:val="single" w:color="auto" w:sz="4" w:space="0"/>
            </w:tcBorders>
          </w:tcPr>
          <w:p w:rsidR="016D1326" w:rsidRDefault="016D1326" w14:paraId="58A49ED3" w14:textId="70D46B8C">
            <w:pPr>
              <w:pStyle w:val="TableText10"/>
              <w:rPr>
                <w:rFonts w:ascii="Calibri" w:hAnsi="Calibri" w:eastAsia="Calibri" w:cs="Calibri"/>
                <w:color w:val="000000" w:themeColor="text1"/>
                <w:szCs w:val="20"/>
              </w:rPr>
              <w:pPrChange w:author="Marri, Rajababu" w:date="2026-10-21T19:48:00Z" w:id="87">
                <w:pPr/>
              </w:pPrChange>
            </w:pPr>
            <w:ins w:author="Marri, Rajababu" w:date="2026-10-21T19:48:00Z" w16du:dateUtc="2026-10-21T19:48:30Z" w:id="88">
              <w:r w:rsidRPr="016D1326">
                <w:rPr>
                  <w:rFonts w:ascii="Calibri" w:hAnsi="Calibri" w:eastAsia="Calibri" w:cs="Calibri"/>
                  <w:color w:val="294903"/>
                  <w:szCs w:val="20"/>
                  <w:u w:val="single"/>
                  <w:lang w:val="en-GB"/>
                </w:rPr>
                <w:t>indvC</w:t>
              </w:r>
              <w:r w:rsidRPr="016D1326">
                <w:rPr>
                  <w:rFonts w:ascii="Calibri" w:hAnsi="Calibri" w:eastAsia="Calibri" w:cs="Calibri"/>
                  <w:strike/>
                  <w:color w:val="498205"/>
                  <w:szCs w:val="20"/>
                  <w:lang w:val="en-GB"/>
                </w:rPr>
                <w:t>c</w:t>
              </w:r>
              <w:r w:rsidRPr="016D1326">
                <w:rPr>
                  <w:rFonts w:ascii="Calibri" w:hAnsi="Calibri" w:eastAsia="Calibri" w:cs="Calibri"/>
                  <w:color w:val="000000" w:themeColor="text1"/>
                  <w:szCs w:val="20"/>
                  <w:lang w:val="en-GB"/>
                </w:rPr>
                <w:t>BCTypeDetails</w:t>
              </w:r>
            </w:ins>
          </w:p>
        </w:tc>
        <w:tc>
          <w:tcPr>
            <w:tcW w:w="2973" w:type="dxa"/>
            <w:tcBorders>
              <w:top w:val="single" w:color="auto" w:sz="4" w:space="0"/>
              <w:left w:val="single" w:color="auto" w:sz="4" w:space="0"/>
              <w:bottom w:val="single" w:color="auto" w:sz="4" w:space="0"/>
              <w:right w:val="single" w:color="auto" w:sz="4" w:space="0"/>
            </w:tcBorders>
          </w:tcPr>
          <w:p w:rsidR="016D1326" w:rsidRDefault="016D1326" w14:paraId="50D6815C" w14:textId="2DB330D1">
            <w:pPr>
              <w:pStyle w:val="TableText10"/>
              <w:rPr>
                <w:rFonts w:ascii="Calibri" w:hAnsi="Calibri" w:eastAsia="Calibri" w:cs="Calibri"/>
                <w:color w:val="000000" w:themeColor="text1"/>
                <w:szCs w:val="20"/>
              </w:rPr>
              <w:pPrChange w:author="Marri, Rajababu" w:date="2026-10-21T19:48:00Z" w:id="89">
                <w:pPr/>
              </w:pPrChange>
            </w:pPr>
            <w:ins w:author="Marri, Rajababu" w:date="2026-10-21T19:48:00Z" w16du:dateUtc="2026-10-21T19:48:30Z" w:id="90">
              <w:r w:rsidRPr="016D1326">
                <w:rPr>
                  <w:rFonts w:ascii="Calibri" w:hAnsi="Calibri" w:eastAsia="Calibri" w:cs="Calibri"/>
                  <w:color w:val="000000" w:themeColor="text1"/>
                  <w:szCs w:val="20"/>
                  <w:lang w:val="en-GB"/>
                </w:rPr>
                <w:t>Array&lt;&lt;</w:t>
              </w:r>
              <w:r w:rsidRPr="016D1326">
                <w:rPr>
                  <w:rFonts w:ascii="Calibri" w:hAnsi="Calibri" w:eastAsia="Calibri" w:cs="Calibri"/>
                  <w:color w:val="294903"/>
                  <w:szCs w:val="20"/>
                  <w:u w:val="single"/>
                  <w:lang w:val="en-GB"/>
                </w:rPr>
                <w:t>Indv</w:t>
              </w:r>
              <w:r w:rsidRPr="016D1326">
                <w:rPr>
                  <w:rFonts w:ascii="Calibri" w:hAnsi="Calibri" w:eastAsia="Calibri" w:cs="Calibri"/>
                  <w:strike/>
                  <w:color w:val="498205"/>
                  <w:szCs w:val="20"/>
                  <w:lang w:val="en-GB"/>
                </w:rPr>
                <w:t xml:space="preserve"> </w:t>
              </w:r>
              <w:r w:rsidRPr="016D1326">
                <w:rPr>
                  <w:rFonts w:ascii="Calibri" w:hAnsi="Calibri" w:eastAsia="Calibri" w:cs="Calibri"/>
                  <w:color w:val="000000" w:themeColor="text1"/>
                  <w:szCs w:val="20"/>
                  <w:lang w:val="en-GB"/>
                </w:rPr>
                <w:t>CBCTypeDetailsDTO&gt;&gt;</w:t>
              </w:r>
            </w:ins>
          </w:p>
        </w:tc>
        <w:tc>
          <w:tcPr>
            <w:tcW w:w="901" w:type="dxa"/>
            <w:tcBorders>
              <w:top w:val="single" w:color="auto" w:sz="4" w:space="0"/>
              <w:left w:val="single" w:color="auto" w:sz="4" w:space="0"/>
              <w:bottom w:val="single" w:color="auto" w:sz="4" w:space="0"/>
              <w:right w:val="single" w:color="auto" w:sz="4" w:space="0"/>
            </w:tcBorders>
          </w:tcPr>
          <w:p w:rsidR="016D1326" w:rsidRDefault="016D1326" w14:paraId="72A09C31" w14:textId="47B8B84F">
            <w:pPr>
              <w:pStyle w:val="TableText10"/>
              <w:rPr>
                <w:rFonts w:ascii="Calibri" w:hAnsi="Calibri" w:eastAsia="Calibri" w:cs="Calibri"/>
                <w:color w:val="000000" w:themeColor="text1"/>
                <w:szCs w:val="20"/>
                <w:lang w:val="en-GB"/>
              </w:rPr>
              <w:pPrChange w:author="Marri, Rajababu" w:date="2026-10-21T19:48:00Z" w:id="91">
                <w:pPr/>
              </w:pPrChange>
            </w:pPr>
            <w:ins w:author="Marri, Rajababu" w:date="2026-10-21T19:48:00Z" w16du:dateUtc="2026-10-21T19:48:30Z" w:id="92">
              <w:r w:rsidRPr="016D1326">
                <w:rPr>
                  <w:rFonts w:ascii="Calibri" w:hAnsi="Calibri" w:eastAsia="Calibri" w:cs="Calibri"/>
                  <w:color w:val="294903"/>
                  <w:szCs w:val="20"/>
                  <w:u w:val="single"/>
                  <w:lang w:val="en-GB"/>
                </w:rPr>
                <w:t>No</w:t>
              </w:r>
            </w:ins>
          </w:p>
        </w:tc>
        <w:tc>
          <w:tcPr>
            <w:tcW w:w="3150" w:type="dxa"/>
            <w:tcBorders>
              <w:top w:val="single" w:color="auto" w:sz="4" w:space="0"/>
              <w:left w:val="single" w:color="auto" w:sz="4" w:space="0"/>
              <w:bottom w:val="single" w:color="auto" w:sz="4" w:space="0"/>
              <w:right w:val="single" w:color="auto" w:sz="4" w:space="0"/>
            </w:tcBorders>
          </w:tcPr>
          <w:p w:rsidR="016D1326" w:rsidRDefault="016D1326" w14:paraId="7CE2A93C" w14:textId="074F610E">
            <w:pPr>
              <w:pStyle w:val="TableText10"/>
              <w:rPr>
                <w:rFonts w:ascii="Calibri" w:hAnsi="Calibri" w:eastAsia="Calibri" w:cs="Calibri"/>
                <w:color w:val="498205"/>
                <w:u w:val="single"/>
                <w:lang w:val="en-GB"/>
              </w:rPr>
              <w:pPrChange w:author="Marri, Rajababu" w:date="2026-10-21T19:48:00Z" w:id="93">
                <w:pPr/>
              </w:pPrChange>
            </w:pPr>
            <w:ins w:author="Marri, Rajababu" w:date="2026-10-21T19:48:00Z" w16du:dateUtc="2026-10-21T19:48:30Z" w:id="94">
              <w:r w:rsidRPr="016D1326">
                <w:rPr>
                  <w:rFonts w:ascii="Calibri" w:hAnsi="Calibri" w:eastAsia="Calibri" w:cs="Calibri"/>
                  <w:color w:val="294903"/>
                  <w:szCs w:val="20"/>
                  <w:u w:val="single"/>
                  <w:lang w:val="en-GB"/>
                </w:rPr>
                <w:t>CBC Type Details</w:t>
              </w:r>
              <w:r w:rsidRPr="016D1326">
                <w:rPr>
                  <w:rFonts w:ascii="Calibri" w:hAnsi="Calibri" w:eastAsia="Calibri" w:cs="Calibri"/>
                  <w:color w:val="498205"/>
                  <w:u w:val="single"/>
                  <w:lang w:val="en-GB"/>
                </w:rPr>
                <w:t xml:space="preserve"> </w:t>
              </w:r>
            </w:ins>
          </w:p>
        </w:tc>
      </w:tr>
      <w:tr w:rsidR="01A6C8D4" w:rsidTr="016D1326" w14:paraId="35813492" w14:textId="77777777">
        <w:trPr>
          <w:trHeight w:val="300"/>
          <w:ins w:author="Marri, Rajababu" w:date="2026-10-21T17:49:00Z" w:id="95"/>
        </w:trPr>
        <w:tc>
          <w:tcPr>
            <w:tcW w:w="2242" w:type="dxa"/>
            <w:tcBorders>
              <w:top w:val="single" w:color="auto" w:sz="4" w:space="0"/>
              <w:left w:val="single" w:color="auto" w:sz="4" w:space="0"/>
              <w:bottom w:val="single" w:color="auto" w:sz="4" w:space="0"/>
              <w:right w:val="single" w:color="auto" w:sz="4" w:space="0"/>
            </w:tcBorders>
          </w:tcPr>
          <w:p w:rsidR="01A6C8D4" w:rsidP="016D1326" w:rsidRDefault="2B31D92B" w14:paraId="0A8695BD" w14:textId="44922A1A">
            <w:pPr>
              <w:pStyle w:val="TableText10"/>
              <w:rPr>
                <w:rFonts w:ascii="Calibri" w:hAnsi="Calibri" w:eastAsia="Calibri" w:cs="Calibri"/>
                <w:color w:val="000000" w:themeColor="text1"/>
              </w:rPr>
            </w:pPr>
            <w:ins w:author="Marri, Rajababu" w:date="2026-10-21T17:49:00Z" w16du:dateUtc="2026-10-21T17:49:23Z" w:id="96">
              <w:r w:rsidRPr="016D1326">
                <w:rPr>
                  <w:rFonts w:ascii="Calibri" w:hAnsi="Calibri" w:eastAsia="Calibri" w:cs="Calibri"/>
                  <w:color w:val="498205"/>
                  <w:u w:val="single"/>
                  <w:lang w:val="en-GB"/>
                </w:rPr>
                <w:t>solqTitleDisability</w:t>
              </w:r>
            </w:ins>
          </w:p>
        </w:tc>
        <w:tc>
          <w:tcPr>
            <w:tcW w:w="2973" w:type="dxa"/>
            <w:tcBorders>
              <w:top w:val="single" w:color="auto" w:sz="4" w:space="0"/>
              <w:left w:val="single" w:color="auto" w:sz="4" w:space="0"/>
              <w:bottom w:val="single" w:color="auto" w:sz="4" w:space="0"/>
              <w:right w:val="single" w:color="auto" w:sz="4" w:space="0"/>
            </w:tcBorders>
          </w:tcPr>
          <w:p w:rsidR="01A6C8D4" w:rsidRDefault="01A6C8D4" w14:paraId="359BF4CE" w14:textId="2F0A1895">
            <w:pPr>
              <w:pStyle w:val="TableText10"/>
              <w:rPr>
                <w:rFonts w:ascii="Calibri" w:hAnsi="Calibri" w:eastAsia="Calibri" w:cs="Calibri"/>
                <w:color w:val="000000" w:themeColor="text1"/>
                <w:szCs w:val="20"/>
              </w:rPr>
              <w:pPrChange w:author="Marri, Rajababu" w:date="2026-10-21T17:49:00Z" w:id="97">
                <w:pPr/>
              </w:pPrChange>
            </w:pPr>
            <w:ins w:author="Marri, Rajababu" w:date="2026-10-21T17:49:00Z" w16du:dateUtc="2026-10-21T17:49:23Z" w:id="98">
              <w:r w:rsidRPr="01A6C8D4">
                <w:rPr>
                  <w:rFonts w:ascii="Calibri" w:hAnsi="Calibri" w:eastAsia="Calibri" w:cs="Calibri"/>
                  <w:color w:val="498205"/>
                  <w:szCs w:val="20"/>
                  <w:u w:val="single"/>
                  <w:lang w:val="en-GB"/>
                </w:rPr>
                <w:t>Array&lt; SOLQTitleDisabledDTO&gt;</w:t>
              </w:r>
            </w:ins>
          </w:p>
        </w:tc>
        <w:tc>
          <w:tcPr>
            <w:tcW w:w="901" w:type="dxa"/>
            <w:tcBorders>
              <w:top w:val="single" w:color="auto" w:sz="4" w:space="0"/>
              <w:left w:val="single" w:color="auto" w:sz="4" w:space="0"/>
              <w:bottom w:val="single" w:color="auto" w:sz="4" w:space="0"/>
              <w:right w:val="single" w:color="auto" w:sz="4" w:space="0"/>
            </w:tcBorders>
          </w:tcPr>
          <w:p w:rsidR="01A6C8D4" w:rsidRDefault="01A6C8D4" w14:paraId="21A11BC6" w14:textId="408480E1">
            <w:pPr>
              <w:pStyle w:val="TableText10"/>
              <w:rPr>
                <w:rFonts w:ascii="Calibri" w:hAnsi="Calibri" w:eastAsia="Calibri" w:cs="Calibri"/>
                <w:color w:val="000000" w:themeColor="text1"/>
                <w:szCs w:val="20"/>
              </w:rPr>
              <w:pPrChange w:author="Marri, Rajababu" w:date="2026-10-21T17:49:00Z" w:id="99">
                <w:pPr/>
              </w:pPrChange>
            </w:pPr>
            <w:ins w:author="Marri, Rajababu" w:date="2026-10-21T17:49:00Z" w16du:dateUtc="2026-10-21T17:49:23Z" w:id="100">
              <w:r w:rsidRPr="01A6C8D4">
                <w:rPr>
                  <w:rFonts w:ascii="Calibri" w:hAnsi="Calibri" w:eastAsia="Calibri" w:cs="Calibri"/>
                  <w:color w:val="498205"/>
                  <w:szCs w:val="20"/>
                  <w:u w:val="single"/>
                  <w:lang w:val="en-GB"/>
                </w:rPr>
                <w:t>No</w:t>
              </w:r>
            </w:ins>
          </w:p>
        </w:tc>
        <w:tc>
          <w:tcPr>
            <w:tcW w:w="3150" w:type="dxa"/>
            <w:tcBorders>
              <w:top w:val="single" w:color="auto" w:sz="4" w:space="0"/>
              <w:left w:val="single" w:color="auto" w:sz="4" w:space="0"/>
              <w:bottom w:val="single" w:color="auto" w:sz="4" w:space="0"/>
              <w:right w:val="single" w:color="auto" w:sz="4" w:space="0"/>
            </w:tcBorders>
          </w:tcPr>
          <w:p w:rsidR="01A6C8D4" w:rsidRDefault="01A6C8D4" w14:paraId="1930242A" w14:textId="0C213048">
            <w:pPr>
              <w:pStyle w:val="TableText10"/>
              <w:rPr>
                <w:rFonts w:ascii="Calibri" w:hAnsi="Calibri" w:eastAsia="Calibri" w:cs="Calibri"/>
                <w:lang w:val="en-GB"/>
              </w:rPr>
              <w:pPrChange w:author="Marri, Rajababu" w:date="2026-10-21T17:49:00Z" w:id="101">
                <w:pPr/>
              </w:pPrChange>
            </w:pPr>
            <w:ins w:author="Marri, Rajababu" w:date="2026-10-21T17:49:00Z" w16du:dateUtc="2026-10-21T17:49:23Z" w:id="102">
              <w:r w:rsidRPr="01A6C8D4">
                <w:rPr>
                  <w:rFonts w:ascii="Calibri" w:hAnsi="Calibri" w:eastAsia="Calibri" w:cs="Calibri"/>
                  <w:color w:val="498205"/>
                  <w:szCs w:val="20"/>
                  <w:u w:val="single"/>
                  <w:lang w:val="en-GB"/>
                </w:rPr>
                <w:t>SOLQ Disability Type of an applicant/recipient</w:t>
              </w:r>
              <w:r w:rsidRPr="01A6C8D4">
                <w:rPr>
                  <w:rFonts w:ascii="Calibri" w:hAnsi="Calibri" w:eastAsia="Calibri" w:cs="Calibri"/>
                  <w:lang w:val="en-GB"/>
                </w:rPr>
                <w:t xml:space="preserve"> </w:t>
              </w:r>
            </w:ins>
          </w:p>
        </w:tc>
      </w:tr>
      <w:tr w:rsidR="016D1326" w:rsidTr="016D1326" w14:paraId="1355FCF2" w14:textId="77777777">
        <w:trPr>
          <w:trHeight w:val="300"/>
          <w:ins w:author="Marri, Rajababu" w:date="2026-10-21T19:34:00Z" w:id="103"/>
        </w:trPr>
        <w:tc>
          <w:tcPr>
            <w:tcW w:w="2242" w:type="dxa"/>
            <w:tcBorders>
              <w:top w:val="single" w:color="auto" w:sz="4" w:space="0"/>
              <w:left w:val="single" w:color="auto" w:sz="4" w:space="0"/>
              <w:bottom w:val="single" w:color="auto" w:sz="4" w:space="0"/>
              <w:right w:val="single" w:color="auto" w:sz="4" w:space="0"/>
            </w:tcBorders>
          </w:tcPr>
          <w:p w:rsidR="357CE68B" w:rsidP="016D1326" w:rsidRDefault="357CE68B" w14:paraId="7FD900E1" w14:textId="21DEDD77">
            <w:pPr>
              <w:rPr>
                <w:rFonts w:ascii="Calibri" w:hAnsi="Calibri" w:eastAsia="Calibri" w:cs="Calibri"/>
                <w:sz w:val="20"/>
                <w:szCs w:val="20"/>
              </w:rPr>
            </w:pPr>
            <w:ins w:author="Marri, Rajababu" w:date="2026-10-21T19:35:00Z" w16du:dateUtc="2026-10-21T19:35:06Z" w:id="104">
              <w:r w:rsidRPr="016D1326">
                <w:rPr>
                  <w:rFonts w:ascii="Calibri" w:hAnsi="Calibri" w:eastAsia="Calibri" w:cs="Calibri"/>
                  <w:sz w:val="20"/>
                  <w:szCs w:val="20"/>
                </w:rPr>
                <w:t>lTSSScreeningDetails</w:t>
              </w:r>
            </w:ins>
          </w:p>
        </w:tc>
        <w:tc>
          <w:tcPr>
            <w:tcW w:w="2973" w:type="dxa"/>
            <w:tcBorders>
              <w:top w:val="single" w:color="auto" w:sz="4" w:space="0"/>
              <w:left w:val="single" w:color="auto" w:sz="4" w:space="0"/>
              <w:bottom w:val="single" w:color="auto" w:sz="4" w:space="0"/>
              <w:right w:val="single" w:color="auto" w:sz="4" w:space="0"/>
            </w:tcBorders>
          </w:tcPr>
          <w:p w:rsidR="357CE68B" w:rsidRDefault="357CE68B" w14:paraId="26B3E53D" w14:textId="0DAA0167">
            <w:pPr>
              <w:pStyle w:val="TableText10"/>
              <w:rPr>
                <w:rFonts w:asciiTheme="majorHAnsi" w:hAnsiTheme="majorHAnsi" w:cstheme="majorBidi"/>
                <w:color w:val="000000" w:themeColor="text1"/>
                <w:szCs w:val="20"/>
              </w:rPr>
              <w:pPrChange w:author="Marri, Rajababu" w:date="2026-10-21T19:34:00Z" w:id="105">
                <w:pPr/>
              </w:pPrChange>
            </w:pPr>
            <w:ins w:author="Marri, Rajababu" w:date="2026-10-21T19:34:00Z" w16du:dateUtc="2026-10-21T19:34:44Z" w:id="106">
              <w:r w:rsidRPr="016D1326">
                <w:rPr>
                  <w:rFonts w:eastAsia="Arial" w:cs="Arial"/>
                  <w:lang w:val="en-GB"/>
                </w:rPr>
                <w:t>Array&lt;</w:t>
              </w:r>
              <w:r w:rsidRPr="016D1326">
                <w:rPr>
                  <w:rFonts w:asciiTheme="majorHAnsi" w:hAnsiTheme="majorHAnsi" w:cstheme="majorBidi"/>
                  <w:color w:val="000000" w:themeColor="text1"/>
                  <w:szCs w:val="20"/>
                </w:rPr>
                <w:t xml:space="preserve"> LTSSScreeningDTO&gt;</w:t>
              </w:r>
            </w:ins>
          </w:p>
        </w:tc>
        <w:tc>
          <w:tcPr>
            <w:tcW w:w="901" w:type="dxa"/>
            <w:tcBorders>
              <w:top w:val="single" w:color="auto" w:sz="4" w:space="0"/>
              <w:left w:val="single" w:color="auto" w:sz="4" w:space="0"/>
              <w:bottom w:val="single" w:color="auto" w:sz="4" w:space="0"/>
              <w:right w:val="single" w:color="auto" w:sz="4" w:space="0"/>
            </w:tcBorders>
          </w:tcPr>
          <w:p w:rsidR="357CE68B" w:rsidRDefault="357CE68B" w14:paraId="731D6D05" w14:textId="6D3BA6D7">
            <w:pPr>
              <w:pStyle w:val="TableText10"/>
              <w:rPr>
                <w:rFonts w:ascii="Calibri" w:hAnsi="Calibri" w:eastAsia="Calibri" w:cs="Calibri"/>
                <w:lang w:val="en-GB"/>
              </w:rPr>
              <w:pPrChange w:author="Marri, Rajababu" w:date="2026-10-21T19:34:00Z" w:id="107">
                <w:pPr/>
              </w:pPrChange>
            </w:pPr>
            <w:ins w:author="Marri, Rajababu" w:date="2026-10-21T19:34:00Z" w16du:dateUtc="2026-10-21T19:34:47Z" w:id="108">
              <w:r w:rsidRPr="016D1326">
                <w:rPr>
                  <w:rFonts w:ascii="Calibri" w:hAnsi="Calibri" w:eastAsia="Calibri" w:cs="Calibri"/>
                  <w:lang w:val="en-GB"/>
                </w:rPr>
                <w:t>No</w:t>
              </w:r>
            </w:ins>
          </w:p>
        </w:tc>
        <w:tc>
          <w:tcPr>
            <w:tcW w:w="3150" w:type="dxa"/>
            <w:tcBorders>
              <w:top w:val="single" w:color="auto" w:sz="4" w:space="0"/>
              <w:left w:val="single" w:color="auto" w:sz="4" w:space="0"/>
              <w:bottom w:val="single" w:color="auto" w:sz="4" w:space="0"/>
              <w:right w:val="single" w:color="auto" w:sz="4" w:space="0"/>
            </w:tcBorders>
          </w:tcPr>
          <w:p w:rsidR="357CE68B" w:rsidRDefault="357CE68B" w14:paraId="14D2DA9C" w14:textId="3485C4CB">
            <w:pPr>
              <w:pStyle w:val="TableText10"/>
              <w:rPr>
                <w:rFonts w:ascii="Calibri" w:hAnsi="Calibri" w:eastAsia="Calibri" w:cs="Calibri"/>
                <w:lang w:val="en-GB"/>
              </w:rPr>
              <w:pPrChange w:author="Marri, Rajababu" w:date="2026-10-21T19:34:00Z" w:id="109">
                <w:pPr/>
              </w:pPrChange>
            </w:pPr>
            <w:ins w:author="Marri, Rajababu" w:date="2026-10-21T19:34:00Z" w16du:dateUtc="2026-10-21T19:34:55Z" w:id="110">
              <w:r w:rsidRPr="016D1326">
                <w:rPr>
                  <w:rFonts w:ascii="Calibri" w:hAnsi="Calibri" w:eastAsia="Calibri" w:cs="Calibri"/>
                  <w:lang w:val="en-GB"/>
                </w:rPr>
                <w:t>LTSS Screening Details</w:t>
              </w:r>
            </w:ins>
          </w:p>
        </w:tc>
      </w:tr>
      <w:tr w:rsidR="005B5EED" w:rsidTr="016D1326" w14:paraId="1233F63E" w14:textId="77777777">
        <w:trPr>
          <w:trHeight w:val="300"/>
        </w:trPr>
        <w:tc>
          <w:tcPr>
            <w:tcW w:w="1210" w:type="pct"/>
            <w:tcBorders>
              <w:top w:val="single" w:color="auto" w:sz="4" w:space="0"/>
              <w:left w:val="single" w:color="auto" w:sz="4" w:space="0"/>
              <w:bottom w:val="single" w:color="auto" w:sz="4" w:space="0"/>
              <w:right w:val="single" w:color="auto" w:sz="4" w:space="0"/>
            </w:tcBorders>
          </w:tcPr>
          <w:p w:rsidRPr="005424B9" w:rsidR="005B5EED" w:rsidRDefault="523F7011" w14:paraId="6E7B5964" w14:textId="111A1B29">
            <w:pPr>
              <w:pStyle w:val="TableText10"/>
              <w:rPr>
                <w:ins w:author="Marri, Rajababu" w:date="2026-10-21T19:36:00Z" w16du:dateUtc="2026-10-21T19:36:13Z" w:id="111"/>
                <w:rFonts w:ascii="Calibri" w:hAnsi="Calibri" w:eastAsia="Calibri" w:cs="Calibri"/>
                <w:color w:val="000000" w:themeColor="text1"/>
                <w:szCs w:val="20"/>
              </w:rPr>
              <w:pPrChange w:author="Marri, Rajababu" w:date="2026-10-21T19:36:00Z" w:id="112">
                <w:pPr/>
              </w:pPrChange>
            </w:pPr>
            <w:ins w:author="Marri, Rajababu" w:date="2026-10-21T19:36:00Z" w16du:dateUtc="2026-10-21T19:36:13Z" w:id="113">
              <w:r w:rsidRPr="016D1326">
                <w:rPr>
                  <w:rFonts w:ascii="Calibri" w:hAnsi="Calibri" w:eastAsia="Calibri" w:cs="Calibri"/>
                  <w:color w:val="000000" w:themeColor="text1"/>
                  <w:szCs w:val="20"/>
                  <w:lang w:val="en-GB"/>
                </w:rPr>
                <w:t>veteranWith100percentDisability</w:t>
              </w:r>
            </w:ins>
          </w:p>
          <w:p w:rsidRPr="005424B9" w:rsidR="005B5EED" w:rsidP="005B5EED" w:rsidRDefault="005B5EED" w14:paraId="6FBB34E8" w14:textId="21EE456D">
            <w:pPr>
              <w:spacing w:before="20" w:after="120"/>
              <w:rPr>
                <w:rFonts w:ascii="Calibri" w:hAnsi="Calibri" w:eastAsia="Calibri" w:cs="Calibri"/>
                <w:sz w:val="20"/>
                <w:szCs w:val="20"/>
              </w:rPr>
            </w:pPr>
          </w:p>
        </w:tc>
        <w:tc>
          <w:tcPr>
            <w:tcW w:w="1604" w:type="pct"/>
            <w:tcBorders>
              <w:top w:val="single" w:color="auto" w:sz="4" w:space="0"/>
              <w:left w:val="single" w:color="auto" w:sz="4" w:space="0"/>
              <w:bottom w:val="single" w:color="auto" w:sz="4" w:space="0"/>
              <w:right w:val="single" w:color="auto" w:sz="4" w:space="0"/>
            </w:tcBorders>
          </w:tcPr>
          <w:p w:rsidRPr="005424B9" w:rsidR="005B5EED" w:rsidP="005B5EED" w:rsidRDefault="00AB05A5" w14:paraId="338760AC" w14:textId="3FCC9EEC">
            <w:pPr>
              <w:pStyle w:val="TableText10"/>
              <w:rPr>
                <w:rFonts w:ascii="Calibri" w:hAnsi="Calibri" w:eastAsia="Calibri" w:cs="Calibri"/>
                <w:szCs w:val="20"/>
              </w:rPr>
            </w:pPr>
            <w:r w:rsidRPr="0082384E">
              <w:rPr>
                <w:rFonts w:eastAsia="Arial" w:cs="Arial"/>
                <w:szCs w:val="20"/>
                <w:lang w:val="en-GB"/>
              </w:rPr>
              <w:lastRenderedPageBreak/>
              <w:t xml:space="preserve"> </w:t>
            </w:r>
            <w:r w:rsidRPr="0082384E">
              <w:rPr>
                <w:rFonts w:ascii="Calibri" w:hAnsi="Calibri" w:eastAsia="Calibri" w:cs="Calibri"/>
                <w:szCs w:val="20"/>
                <w:lang w:val="en-GB"/>
              </w:rPr>
              <w:t>VeteranDi</w:t>
            </w:r>
            <w:r w:rsidRPr="0082384E" w:rsidR="00082F39">
              <w:rPr>
                <w:rFonts w:ascii="Calibri" w:hAnsi="Calibri" w:eastAsia="Calibri" w:cs="Calibri"/>
                <w:szCs w:val="20"/>
                <w:lang w:val="en-GB"/>
              </w:rPr>
              <w:t>s</w:t>
            </w:r>
            <w:r w:rsidRPr="0082384E">
              <w:rPr>
                <w:rFonts w:ascii="Calibri" w:hAnsi="Calibri" w:eastAsia="Calibri" w:cs="Calibri"/>
                <w:szCs w:val="20"/>
                <w:lang w:val="en-GB"/>
              </w:rPr>
              <w:t>abilityCircumstanceDTO</w:t>
            </w:r>
          </w:p>
        </w:tc>
        <w:tc>
          <w:tcPr>
            <w:tcW w:w="486" w:type="pct"/>
            <w:tcBorders>
              <w:top w:val="single" w:color="auto" w:sz="4" w:space="0"/>
              <w:left w:val="single" w:color="auto" w:sz="4" w:space="0"/>
              <w:bottom w:val="single" w:color="auto" w:sz="4" w:space="0"/>
              <w:right w:val="single" w:color="auto" w:sz="4" w:space="0"/>
            </w:tcBorders>
          </w:tcPr>
          <w:p w:rsidRPr="005424B9" w:rsidR="005B5EED" w:rsidP="005B5EED" w:rsidRDefault="005B5EED" w14:paraId="2D3C2592" w14:textId="1A00DC81">
            <w:pPr>
              <w:pStyle w:val="TableText10"/>
              <w:rPr>
                <w:rFonts w:ascii="Calibri" w:hAnsi="Calibri" w:eastAsia="Calibri" w:cs="Calibri"/>
                <w:szCs w:val="20"/>
              </w:rPr>
            </w:pPr>
            <w:r w:rsidRPr="0082384E">
              <w:rPr>
                <w:rFonts w:ascii="Calibri" w:hAnsi="Calibri" w:eastAsia="Calibri" w:cs="Calibri"/>
                <w:szCs w:val="20"/>
                <w:lang w:val="en-GB"/>
              </w:rPr>
              <w:t>No</w:t>
            </w:r>
          </w:p>
        </w:tc>
        <w:tc>
          <w:tcPr>
            <w:tcW w:w="1700" w:type="pct"/>
            <w:tcBorders>
              <w:top w:val="single" w:color="auto" w:sz="4" w:space="0"/>
              <w:left w:val="single" w:color="auto" w:sz="4" w:space="0"/>
              <w:bottom w:val="single" w:color="auto" w:sz="4" w:space="0"/>
              <w:right w:val="single" w:color="auto" w:sz="4" w:space="0"/>
            </w:tcBorders>
          </w:tcPr>
          <w:p w:rsidRPr="00E559E5" w:rsidR="005B5EED" w:rsidP="5AD8E5F2" w:rsidRDefault="75519688" w14:paraId="3E3B8B34" w14:textId="498F8833">
            <w:pPr>
              <w:pStyle w:val="TableText10"/>
              <w:rPr>
                <w:rFonts w:asciiTheme="majorHAnsi" w:hAnsiTheme="majorHAnsi" w:eastAsiaTheme="minorEastAsia" w:cstheme="majorBidi"/>
                <w:lang w:val="en-GB"/>
              </w:rPr>
            </w:pPr>
            <w:r w:rsidRPr="0082384E">
              <w:rPr>
                <w:rFonts w:ascii="Calibri" w:hAnsi="Calibri" w:eastAsia="Calibri" w:cs="Calibri"/>
                <w:lang w:val="en-GB"/>
              </w:rPr>
              <w:t>Veteran with disability details</w:t>
            </w:r>
            <w:r w:rsidRPr="5AD8E5F2">
              <w:rPr>
                <w:rFonts w:asciiTheme="majorHAnsi" w:hAnsiTheme="majorHAnsi" w:eastAsiaTheme="minorEastAsia" w:cstheme="majorBidi"/>
                <w:lang w:val="en-GB"/>
              </w:rPr>
              <w:t xml:space="preserve"> </w:t>
            </w:r>
          </w:p>
        </w:tc>
      </w:tr>
      <w:tr w:rsidR="005B5EED" w:rsidTr="016D1326" w14:paraId="5A83FE9B" w14:textId="77777777">
        <w:trPr>
          <w:trHeight w:val="300"/>
        </w:trPr>
        <w:tc>
          <w:tcPr>
            <w:tcW w:w="1210" w:type="pct"/>
            <w:tcBorders>
              <w:top w:val="single" w:color="auto" w:sz="4" w:space="0"/>
              <w:left w:val="single" w:color="auto" w:sz="4" w:space="0"/>
              <w:bottom w:val="single" w:color="auto" w:sz="4" w:space="0"/>
              <w:right w:val="single" w:color="auto" w:sz="4" w:space="0"/>
            </w:tcBorders>
          </w:tcPr>
          <w:p w:rsidRPr="005A49B8" w:rsidR="005B5EED" w:rsidP="5AD8E5F2" w:rsidRDefault="75519688" w14:paraId="28F8440E" w14:textId="2BB99E8C">
            <w:pPr>
              <w:pStyle w:val="TableText10"/>
              <w:rPr>
                <w:rFonts w:asciiTheme="majorHAnsi" w:hAnsiTheme="majorHAnsi" w:eastAsiaTheme="minorEastAsia" w:cstheme="majorBidi"/>
                <w:lang w:val="en-GB"/>
              </w:rPr>
            </w:pPr>
            <w:r w:rsidRPr="5AD8E5F2">
              <w:rPr>
                <w:rFonts w:asciiTheme="majorHAnsi" w:hAnsiTheme="majorHAnsi" w:eastAsiaTheme="minorEastAsia" w:cstheme="majorBidi"/>
                <w:lang w:val="en-GB"/>
              </w:rPr>
              <w:t>circumstances</w:t>
            </w:r>
          </w:p>
        </w:tc>
        <w:tc>
          <w:tcPr>
            <w:tcW w:w="1604" w:type="pct"/>
            <w:tcBorders>
              <w:top w:val="single" w:color="auto" w:sz="4" w:space="0"/>
              <w:left w:val="single" w:color="auto" w:sz="4" w:space="0"/>
              <w:bottom w:val="single" w:color="auto" w:sz="4" w:space="0"/>
              <w:right w:val="single" w:color="auto" w:sz="4" w:space="0"/>
            </w:tcBorders>
          </w:tcPr>
          <w:p w:rsidRPr="005A49B8" w:rsidR="005B5EED" w:rsidP="005B5EED" w:rsidRDefault="005B5EED" w14:paraId="3F5C9C89" w14:textId="77777777">
            <w:pPr>
              <w:pStyle w:val="TableText10"/>
              <w:rPr>
                <w:rFonts w:asciiTheme="majorHAnsi" w:hAnsiTheme="majorHAnsi" w:eastAsiaTheme="minorEastAsia" w:cstheme="majorHAnsi"/>
                <w:szCs w:val="20"/>
                <w:lang w:val="en-GB"/>
              </w:rPr>
            </w:pPr>
            <w:r w:rsidRPr="005A49B8">
              <w:rPr>
                <w:rFonts w:asciiTheme="majorHAnsi" w:hAnsiTheme="majorHAnsi" w:eastAsiaTheme="minorEastAsia" w:cstheme="majorHAnsi"/>
                <w:szCs w:val="20"/>
                <w:lang w:val="en-GB"/>
              </w:rPr>
              <w:t>Array&lt;CircumstanceDTO&gt;</w:t>
            </w:r>
          </w:p>
        </w:tc>
        <w:tc>
          <w:tcPr>
            <w:tcW w:w="486" w:type="pct"/>
            <w:tcBorders>
              <w:top w:val="single" w:color="auto" w:sz="4" w:space="0"/>
              <w:left w:val="single" w:color="auto" w:sz="4" w:space="0"/>
              <w:bottom w:val="single" w:color="auto" w:sz="4" w:space="0"/>
              <w:right w:val="single" w:color="auto" w:sz="4" w:space="0"/>
            </w:tcBorders>
          </w:tcPr>
          <w:p w:rsidRPr="005A49B8" w:rsidR="005B5EED" w:rsidP="005B5EED" w:rsidRDefault="005B5EED" w14:paraId="59596B6A" w14:textId="7370BE3B">
            <w:pPr>
              <w:pStyle w:val="TableText10"/>
              <w:rPr>
                <w:rFonts w:asciiTheme="majorHAnsi" w:hAnsiTheme="majorHAnsi" w:eastAsiaTheme="minorEastAsia" w:cstheme="majorHAnsi"/>
                <w:szCs w:val="20"/>
                <w:lang w:val="en-GB"/>
              </w:rPr>
            </w:pPr>
            <w:del w:author="Ogiefo, Ame" w:date="2026-10-22T15:59:00Z" w16du:dateUtc="2026-10-22T19:59:00Z" w:id="114">
              <w:r w:rsidRPr="005A49B8" w:rsidDel="00107537">
                <w:rPr>
                  <w:rFonts w:asciiTheme="majorHAnsi" w:hAnsiTheme="majorHAnsi" w:eastAsiaTheme="minorEastAsia" w:cstheme="majorHAnsi"/>
                  <w:szCs w:val="20"/>
                  <w:lang w:val="en-GB"/>
                </w:rPr>
                <w:delText>Yes</w:delText>
              </w:r>
            </w:del>
            <w:ins w:author="Ogiefo, Ame" w:date="2026-10-22T15:59:00Z" w16du:dateUtc="2026-10-22T19:59:00Z" w:id="115">
              <w:r w:rsidR="00107537">
                <w:rPr>
                  <w:rFonts w:asciiTheme="majorHAnsi" w:hAnsiTheme="majorHAnsi" w:eastAsiaTheme="minorEastAsia" w:cstheme="majorHAnsi"/>
                  <w:szCs w:val="20"/>
                  <w:lang w:val="en-GB"/>
                </w:rPr>
                <w:t>No</w:t>
              </w:r>
            </w:ins>
          </w:p>
        </w:tc>
        <w:tc>
          <w:tcPr>
            <w:tcW w:w="1700" w:type="pct"/>
            <w:tcBorders>
              <w:top w:val="single" w:color="auto" w:sz="4" w:space="0"/>
              <w:left w:val="single" w:color="auto" w:sz="4" w:space="0"/>
              <w:bottom w:val="single" w:color="auto" w:sz="4" w:space="0"/>
              <w:right w:val="single" w:color="auto" w:sz="4" w:space="0"/>
            </w:tcBorders>
          </w:tcPr>
          <w:p w:rsidRPr="005A49B8" w:rsidR="005B5EED" w:rsidP="5AD8E5F2" w:rsidRDefault="75519688" w14:paraId="777E5C7B" w14:textId="6A7B537A">
            <w:pPr>
              <w:pStyle w:val="TableText10"/>
              <w:rPr>
                <w:rFonts w:eastAsia="Aptos Narrow" w:asciiTheme="majorHAnsi" w:hAnsiTheme="majorHAnsi" w:cstheme="majorBidi"/>
                <w:color w:val="242424"/>
                <w:lang w:val="en-GB"/>
              </w:rPr>
            </w:pPr>
            <w:r w:rsidRPr="5AD8E5F2">
              <w:rPr>
                <w:rFonts w:eastAsia="Aptos Narrow" w:asciiTheme="majorHAnsi" w:hAnsiTheme="majorHAnsi" w:cstheme="majorBidi"/>
                <w:color w:val="242424"/>
                <w:lang w:val="en-GB"/>
              </w:rPr>
              <w:t xml:space="preserve"> Circumstance details</w:t>
            </w:r>
            <w:r w:rsidRPr="1467FDBA" w:rsidR="7316DC11">
              <w:rPr>
                <w:rFonts w:eastAsia="Aptos Narrow" w:asciiTheme="majorHAnsi" w:hAnsiTheme="majorHAnsi" w:cstheme="majorBidi"/>
                <w:color w:val="242424"/>
                <w:lang w:val="en-GB"/>
              </w:rPr>
              <w:t xml:space="preserve"> for </w:t>
            </w:r>
            <w:r w:rsidRPr="627632C8" w:rsidR="7316DC11">
              <w:rPr>
                <w:rFonts w:eastAsia="Aptos Narrow" w:asciiTheme="majorHAnsi" w:hAnsiTheme="majorHAnsi" w:cstheme="majorBidi"/>
                <w:color w:val="242424"/>
                <w:lang w:val="en-GB"/>
              </w:rPr>
              <w:t>compliance</w:t>
            </w:r>
            <w:r w:rsidRPr="2A9A0C29" w:rsidR="7BD4F11C">
              <w:rPr>
                <w:rFonts w:eastAsia="Aptos Narrow" w:asciiTheme="majorHAnsi" w:hAnsiTheme="majorHAnsi" w:cstheme="majorBidi"/>
                <w:color w:val="242424"/>
                <w:lang w:val="en-GB"/>
              </w:rPr>
              <w:t xml:space="preserve"> includes both exceptions and exclusions</w:t>
            </w:r>
          </w:p>
        </w:tc>
      </w:tr>
      <w:tr w:rsidR="005B5EED" w:rsidTr="016D1326" w14:paraId="62338A3B" w14:textId="77777777">
        <w:trPr>
          <w:trHeight w:val="300"/>
        </w:trPr>
        <w:tc>
          <w:tcPr>
            <w:tcW w:w="1210" w:type="pct"/>
            <w:tcBorders>
              <w:top w:val="single" w:color="auto" w:sz="4" w:space="0"/>
              <w:left w:val="single" w:color="auto" w:sz="4" w:space="0"/>
              <w:bottom w:val="single" w:color="auto" w:sz="4" w:space="0"/>
              <w:right w:val="single" w:color="auto" w:sz="4" w:space="0"/>
            </w:tcBorders>
            <w:tcMar>
              <w:left w:w="108" w:type="dxa"/>
              <w:right w:w="108" w:type="dxa"/>
            </w:tcMar>
          </w:tcPr>
          <w:p w:rsidR="005B5EED" w:rsidP="005424B9" w:rsidRDefault="005B5EED" w14:paraId="45D632D5" w14:textId="6839A6DB">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medicalExemptions</w:t>
            </w:r>
          </w:p>
        </w:tc>
        <w:tc>
          <w:tcPr>
            <w:tcW w:w="1604" w:type="pct"/>
            <w:tcBorders>
              <w:top w:val="single" w:color="auto" w:sz="4" w:space="0"/>
              <w:left w:val="single" w:color="auto" w:sz="4" w:space="0"/>
              <w:bottom w:val="single" w:color="auto" w:sz="4" w:space="0"/>
              <w:right w:val="single" w:color="auto" w:sz="4" w:space="0"/>
            </w:tcBorders>
            <w:tcMar>
              <w:left w:w="108" w:type="dxa"/>
              <w:right w:w="108" w:type="dxa"/>
            </w:tcMar>
          </w:tcPr>
          <w:p w:rsidR="005B5EED" w:rsidP="005424B9" w:rsidRDefault="005B5EED" w14:paraId="243D46D7" w14:textId="09E26B48">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Array&lt;MedicalExemptionsDTO&gt;</w:t>
            </w:r>
          </w:p>
        </w:tc>
        <w:tc>
          <w:tcPr>
            <w:tcW w:w="486" w:type="pct"/>
            <w:tcBorders>
              <w:top w:val="single" w:color="auto" w:sz="4" w:space="0"/>
              <w:left w:val="single" w:color="auto" w:sz="4" w:space="0"/>
              <w:bottom w:val="single" w:color="auto" w:sz="4" w:space="0"/>
              <w:right w:val="single" w:color="auto" w:sz="4" w:space="0"/>
            </w:tcBorders>
            <w:tcMar>
              <w:left w:w="108" w:type="dxa"/>
              <w:right w:w="108" w:type="dxa"/>
            </w:tcMar>
          </w:tcPr>
          <w:p w:rsidR="005B5EED" w:rsidP="005424B9" w:rsidRDefault="005B5EED" w14:paraId="7EB20E7B" w14:textId="1DCE436B">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No</w:t>
            </w:r>
          </w:p>
        </w:tc>
        <w:tc>
          <w:tcPr>
            <w:tcW w:w="1700" w:type="pct"/>
            <w:tcBorders>
              <w:top w:val="single" w:color="auto" w:sz="4" w:space="0"/>
              <w:left w:val="single" w:color="auto" w:sz="4" w:space="0"/>
              <w:bottom w:val="single" w:color="auto" w:sz="4" w:space="0"/>
              <w:right w:val="single" w:color="auto" w:sz="4" w:space="0"/>
            </w:tcBorders>
            <w:tcMar>
              <w:left w:w="108" w:type="dxa"/>
              <w:right w:w="108" w:type="dxa"/>
            </w:tcMar>
          </w:tcPr>
          <w:p w:rsidR="005B5EED" w:rsidP="005424B9" w:rsidRDefault="005B5EED" w14:paraId="736D7D63" w14:textId="16A6FB7F">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 xml:space="preserve">Receive in-patient hospital or psychiatric hospital care (for 24 or more hours), or care in a nursing facility or Intermediate Care Facility for Individuals with Intellectual Disabilities (ICF-ID) or care of a similar level, such as long-term services provided in the home or community?  </w:t>
            </w:r>
          </w:p>
        </w:tc>
      </w:tr>
      <w:tr w:rsidR="005B5EED" w:rsidTr="016D1326" w14:paraId="14703E01" w14:textId="77777777">
        <w:trPr>
          <w:trHeight w:val="300"/>
        </w:trPr>
        <w:tc>
          <w:tcPr>
            <w:tcW w:w="1210" w:type="pct"/>
            <w:tcBorders>
              <w:top w:val="single" w:color="auto" w:sz="4" w:space="0"/>
              <w:left w:val="single" w:color="auto" w:sz="8" w:space="0"/>
              <w:bottom w:val="single" w:color="auto" w:sz="8" w:space="0"/>
              <w:right w:val="single" w:color="auto" w:sz="8" w:space="0"/>
            </w:tcBorders>
            <w:tcMar>
              <w:left w:w="108" w:type="dxa"/>
              <w:right w:w="108" w:type="dxa"/>
            </w:tcMar>
          </w:tcPr>
          <w:p w:rsidR="005B5EED" w:rsidP="005424B9" w:rsidRDefault="75519688" w14:paraId="17F130C5" w14:textId="000B1421">
            <w:pPr>
              <w:spacing w:before="20" w:after="120"/>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travelingOut</w:t>
            </w:r>
            <w:r w:rsidRPr="5AD8E5F2" w:rsidR="2521510F">
              <w:rPr>
                <w:rFonts w:ascii="Calibri" w:hAnsi="Calibri" w:eastAsia="Calibri" w:cs="Calibri"/>
                <w:color w:val="000000" w:themeColor="text1"/>
                <w:sz w:val="20"/>
                <w:szCs w:val="20"/>
              </w:rPr>
              <w:t>s</w:t>
            </w:r>
            <w:r w:rsidRPr="5AD8E5F2">
              <w:rPr>
                <w:rFonts w:ascii="Calibri" w:hAnsi="Calibri" w:eastAsia="Calibri" w:cs="Calibri"/>
                <w:color w:val="000000" w:themeColor="text1"/>
                <w:sz w:val="20"/>
                <w:szCs w:val="20"/>
              </w:rPr>
              <w:t>ide</w:t>
            </w:r>
          </w:p>
        </w:tc>
        <w:tc>
          <w:tcPr>
            <w:tcW w:w="1604" w:type="pct"/>
            <w:tcBorders>
              <w:top w:val="single" w:color="auto" w:sz="4" w:space="0"/>
              <w:left w:val="single" w:color="auto" w:sz="8" w:space="0"/>
              <w:bottom w:val="single" w:color="auto" w:sz="8" w:space="0"/>
              <w:right w:val="single" w:color="auto" w:sz="8" w:space="0"/>
            </w:tcBorders>
            <w:tcMar>
              <w:left w:w="108" w:type="dxa"/>
              <w:right w:w="108" w:type="dxa"/>
            </w:tcMar>
          </w:tcPr>
          <w:p w:rsidR="005B5EED" w:rsidP="005424B9" w:rsidRDefault="005B5EED" w14:paraId="2BCA4813" w14:textId="0E1958E9">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Array</w:t>
            </w:r>
            <w:r w:rsidR="00B80EA3">
              <w:rPr>
                <w:rFonts w:ascii="Calibri" w:hAnsi="Calibri" w:eastAsia="Calibri" w:cs="Calibri"/>
                <w:color w:val="000000" w:themeColor="text1"/>
                <w:sz w:val="20"/>
                <w:szCs w:val="20"/>
              </w:rPr>
              <w:t>&lt;</w:t>
            </w:r>
            <w:r w:rsidRPr="5CCB92FA">
              <w:rPr>
                <w:rFonts w:ascii="Calibri" w:hAnsi="Calibri" w:eastAsia="Calibri" w:cs="Calibri"/>
                <w:color w:val="000000" w:themeColor="text1"/>
                <w:sz w:val="20"/>
                <w:szCs w:val="20"/>
              </w:rPr>
              <w:t>TravelingOut</w:t>
            </w:r>
            <w:r w:rsidR="002B18AC">
              <w:rPr>
                <w:rFonts w:ascii="Calibri" w:hAnsi="Calibri" w:eastAsia="Calibri" w:cs="Calibri"/>
                <w:color w:val="000000" w:themeColor="text1"/>
                <w:sz w:val="20"/>
                <w:szCs w:val="20"/>
              </w:rPr>
              <w:t>s</w:t>
            </w:r>
            <w:r w:rsidRPr="5CCB92FA">
              <w:rPr>
                <w:rFonts w:ascii="Calibri" w:hAnsi="Calibri" w:eastAsia="Calibri" w:cs="Calibri"/>
                <w:color w:val="000000" w:themeColor="text1"/>
                <w:sz w:val="20"/>
                <w:szCs w:val="20"/>
              </w:rPr>
              <w:t>ideDTO&gt;</w:t>
            </w:r>
          </w:p>
        </w:tc>
        <w:tc>
          <w:tcPr>
            <w:tcW w:w="486" w:type="pct"/>
            <w:tcBorders>
              <w:top w:val="single" w:color="auto" w:sz="4" w:space="0"/>
              <w:left w:val="single" w:color="auto" w:sz="8" w:space="0"/>
              <w:bottom w:val="single" w:color="auto" w:sz="8" w:space="0"/>
              <w:right w:val="single" w:color="auto" w:sz="8" w:space="0"/>
            </w:tcBorders>
            <w:tcMar>
              <w:left w:w="108" w:type="dxa"/>
              <w:right w:w="108" w:type="dxa"/>
            </w:tcMar>
          </w:tcPr>
          <w:p w:rsidR="005B5EED" w:rsidP="005424B9" w:rsidRDefault="005B5EED" w14:paraId="5B005299" w14:textId="583D0216">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No</w:t>
            </w:r>
          </w:p>
        </w:tc>
        <w:tc>
          <w:tcPr>
            <w:tcW w:w="1700" w:type="pct"/>
            <w:tcBorders>
              <w:top w:val="single" w:color="auto" w:sz="4" w:space="0"/>
              <w:left w:val="single" w:color="auto" w:sz="8" w:space="0"/>
              <w:bottom w:val="single" w:color="auto" w:sz="8" w:space="0"/>
              <w:right w:val="single" w:color="auto" w:sz="8" w:space="0"/>
            </w:tcBorders>
            <w:tcMar>
              <w:left w:w="108" w:type="dxa"/>
              <w:right w:w="108" w:type="dxa"/>
            </w:tcMar>
          </w:tcPr>
          <w:p w:rsidR="005B5EED" w:rsidP="005424B9" w:rsidRDefault="005B5EED" w14:paraId="67721621" w14:textId="24330215">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Live or travel outside of their community to get necessary medical care for themselves or a dependent because they could not get that care in their community? OR Take leave from work, school, a training program, or community service to coordinate a dependent’s travel for necessary care in the same month that the care was received, even if they did not travel with the dependent.</w:t>
            </w:r>
          </w:p>
        </w:tc>
      </w:tr>
      <w:tr w:rsidR="005B5EED" w:rsidTr="016D1326" w14:paraId="1CE2A93C" w14:textId="77777777">
        <w:trPr>
          <w:trHeight w:val="300"/>
        </w:trPr>
        <w:tc>
          <w:tcPr>
            <w:tcW w:w="1210"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6A16C13D" w14:textId="6E0CA3E7">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substanceUseDisorderTreatment</w:t>
            </w:r>
          </w:p>
        </w:tc>
        <w:tc>
          <w:tcPr>
            <w:tcW w:w="1604"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64F23CA4" w14:textId="5B4A5A84">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Array&lt;SubstanceUseDisorderTreatmentDTO &gt;</w:t>
            </w:r>
          </w:p>
        </w:tc>
        <w:tc>
          <w:tcPr>
            <w:tcW w:w="486"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5FAD5FAE" w14:textId="72BA8DD0">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No</w:t>
            </w:r>
          </w:p>
        </w:tc>
        <w:tc>
          <w:tcPr>
            <w:tcW w:w="1700"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643904" w14:paraId="4B8EEF18" w14:textId="6F608F32">
            <w:pPr>
              <w:spacing w:before="20" w:after="120"/>
              <w:rPr>
                <w:rFonts w:ascii="Calibri" w:hAnsi="Calibri" w:eastAsia="Calibri" w:cs="Calibri"/>
                <w:color w:val="000000" w:themeColor="text1"/>
                <w:sz w:val="20"/>
                <w:szCs w:val="20"/>
              </w:rPr>
            </w:pPr>
            <w:r w:rsidRPr="009F6D0F">
              <w:rPr>
                <w:rFonts w:ascii="Calibri" w:hAnsi="Calibri" w:eastAsia="Calibri" w:cs="Calibri"/>
                <w:color w:val="000000" w:themeColor="text1"/>
                <w:sz w:val="20"/>
                <w:szCs w:val="20"/>
              </w:rPr>
              <w:t>Is an adult in your household receiving treatment for a drug or alcohol use disorder?</w:t>
            </w:r>
          </w:p>
        </w:tc>
      </w:tr>
      <w:tr w:rsidR="005B5EED" w:rsidTr="016D1326" w14:paraId="08913A6B" w14:textId="77777777">
        <w:trPr>
          <w:trHeight w:val="300"/>
        </w:trPr>
        <w:tc>
          <w:tcPr>
            <w:tcW w:w="1210"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22FB56DF" w14:textId="7AFD4BC0">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disabilityDetails</w:t>
            </w:r>
          </w:p>
        </w:tc>
        <w:tc>
          <w:tcPr>
            <w:tcW w:w="1604"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76C31F03" w14:textId="6359C176">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Array&lt;DisabilityDetailsDTO&gt;</w:t>
            </w:r>
          </w:p>
        </w:tc>
        <w:tc>
          <w:tcPr>
            <w:tcW w:w="486"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4DB889D1" w14:textId="3F88D49E">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No</w:t>
            </w:r>
          </w:p>
        </w:tc>
        <w:tc>
          <w:tcPr>
            <w:tcW w:w="1700"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5AD8E5F2" w:rsidRDefault="75519688" w14:paraId="5F7688BE" w14:textId="2F7E47DF">
            <w:pPr>
              <w:spacing w:before="20" w:after="120"/>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Disability detail</w:t>
            </w:r>
            <w:r w:rsidRPr="5AD8E5F2" w:rsidR="249FFFA4">
              <w:rPr>
                <w:rFonts w:ascii="Calibri" w:hAnsi="Calibri" w:eastAsia="Calibri" w:cs="Calibri"/>
                <w:color w:val="000000" w:themeColor="text1"/>
                <w:sz w:val="20"/>
                <w:szCs w:val="20"/>
              </w:rPr>
              <w:t>s</w:t>
            </w:r>
            <w:r w:rsidRPr="5AD8E5F2">
              <w:rPr>
                <w:rFonts w:ascii="Calibri" w:hAnsi="Calibri" w:eastAsia="Calibri" w:cs="Calibri"/>
                <w:color w:val="000000" w:themeColor="text1"/>
                <w:sz w:val="20"/>
                <w:szCs w:val="20"/>
              </w:rPr>
              <w:t xml:space="preserve"> for blind or disable</w:t>
            </w:r>
            <w:r w:rsidRPr="5AD8E5F2" w:rsidR="70D6F38F">
              <w:rPr>
                <w:rFonts w:ascii="Calibri" w:hAnsi="Calibri" w:eastAsia="Calibri" w:cs="Calibri"/>
                <w:color w:val="000000" w:themeColor="text1"/>
                <w:sz w:val="20"/>
                <w:szCs w:val="20"/>
              </w:rPr>
              <w:t>d applicants/</w:t>
            </w:r>
            <w:r w:rsidRPr="5AD8E5F2" w:rsidR="39E17B4C">
              <w:rPr>
                <w:rFonts w:asciiTheme="majorHAnsi" w:hAnsiTheme="majorHAnsi" w:eastAsiaTheme="minorEastAsia" w:cstheme="majorBidi"/>
                <w:color w:val="000000" w:themeColor="text1"/>
              </w:rPr>
              <w:t>recipient</w:t>
            </w:r>
            <w:r w:rsidRPr="5AD8E5F2">
              <w:rPr>
                <w:rFonts w:ascii="Calibri" w:hAnsi="Calibri" w:eastAsia="Calibri" w:cs="Calibri"/>
                <w:color w:val="000000" w:themeColor="text1"/>
                <w:sz w:val="20"/>
                <w:szCs w:val="20"/>
              </w:rPr>
              <w:t>.</w:t>
            </w:r>
          </w:p>
        </w:tc>
      </w:tr>
      <w:tr w:rsidR="005B5EED" w:rsidTr="016D1326" w14:paraId="4DF41B76" w14:textId="77777777">
        <w:trPr>
          <w:trHeight w:val="300"/>
        </w:trPr>
        <w:tc>
          <w:tcPr>
            <w:tcW w:w="1210"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1D01326E" w14:textId="33EACE00">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livingArrang</w:t>
            </w:r>
            <w:r w:rsidR="004A1454">
              <w:rPr>
                <w:rFonts w:ascii="Calibri" w:hAnsi="Calibri" w:eastAsia="Calibri" w:cs="Calibri"/>
                <w:color w:val="000000" w:themeColor="text1"/>
                <w:sz w:val="20"/>
                <w:szCs w:val="20"/>
              </w:rPr>
              <w:t>e</w:t>
            </w:r>
            <w:r w:rsidRPr="5CCB92FA">
              <w:rPr>
                <w:rFonts w:ascii="Calibri" w:hAnsi="Calibri" w:eastAsia="Calibri" w:cs="Calibri"/>
                <w:color w:val="000000" w:themeColor="text1"/>
                <w:sz w:val="20"/>
                <w:szCs w:val="20"/>
              </w:rPr>
              <w:t>mentDetails</w:t>
            </w:r>
          </w:p>
        </w:tc>
        <w:tc>
          <w:tcPr>
            <w:tcW w:w="1604"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41FF75C3" w14:textId="47AC33AC">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Array&lt;LivingArrang</w:t>
            </w:r>
            <w:r w:rsidR="004A1454">
              <w:rPr>
                <w:rFonts w:ascii="Calibri" w:hAnsi="Calibri" w:eastAsia="Calibri" w:cs="Calibri"/>
                <w:color w:val="000000" w:themeColor="text1"/>
                <w:sz w:val="20"/>
                <w:szCs w:val="20"/>
              </w:rPr>
              <w:t>e</w:t>
            </w:r>
            <w:r w:rsidRPr="5CCB92FA">
              <w:rPr>
                <w:rFonts w:ascii="Calibri" w:hAnsi="Calibri" w:eastAsia="Calibri" w:cs="Calibri"/>
                <w:color w:val="000000" w:themeColor="text1"/>
                <w:sz w:val="20"/>
                <w:szCs w:val="20"/>
              </w:rPr>
              <w:t>mentDetailsDTO&gt;</w:t>
            </w:r>
          </w:p>
        </w:tc>
        <w:tc>
          <w:tcPr>
            <w:tcW w:w="486"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P="005424B9" w:rsidRDefault="005B5EED" w14:paraId="192BD779" w14:textId="17935197">
            <w:pPr>
              <w:spacing w:before="20" w:after="120"/>
              <w:rPr>
                <w:rFonts w:ascii="Calibri" w:hAnsi="Calibri" w:eastAsia="Calibri" w:cs="Calibri"/>
                <w:color w:val="000000" w:themeColor="text1"/>
                <w:sz w:val="20"/>
                <w:szCs w:val="20"/>
              </w:rPr>
            </w:pPr>
            <w:r w:rsidRPr="5CCB92FA">
              <w:rPr>
                <w:rFonts w:ascii="Calibri" w:hAnsi="Calibri" w:eastAsia="Calibri" w:cs="Calibri"/>
                <w:color w:val="000000" w:themeColor="text1"/>
                <w:sz w:val="20"/>
                <w:szCs w:val="20"/>
              </w:rPr>
              <w:t>Yes</w:t>
            </w:r>
          </w:p>
        </w:tc>
        <w:tc>
          <w:tcPr>
            <w:tcW w:w="1700" w:type="pct"/>
            <w:tcBorders>
              <w:top w:val="single" w:color="auto" w:sz="8" w:space="0"/>
              <w:left w:val="single" w:color="auto" w:sz="8" w:space="0"/>
              <w:bottom w:val="single" w:color="auto" w:sz="8" w:space="0"/>
              <w:right w:val="single" w:color="auto" w:sz="8" w:space="0"/>
            </w:tcBorders>
            <w:tcMar>
              <w:left w:w="108" w:type="dxa"/>
              <w:right w:w="108" w:type="dxa"/>
            </w:tcMar>
          </w:tcPr>
          <w:p w:rsidR="005B5EED" w:rsidRDefault="7922C3EA" w14:paraId="2358ED86" w14:textId="6FFAD765">
            <w:pPr>
              <w:spacing w:before="20" w:after="120"/>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 xml:space="preserve">Applicant/recipient </w:t>
            </w:r>
            <w:r w:rsidRPr="5AD8E5F2" w:rsidR="75519688">
              <w:rPr>
                <w:rFonts w:ascii="Calibri" w:hAnsi="Calibri" w:eastAsia="Calibri" w:cs="Calibri"/>
                <w:color w:val="000000" w:themeColor="text1"/>
                <w:sz w:val="20"/>
                <w:szCs w:val="20"/>
              </w:rPr>
              <w:t>living arrangement details</w:t>
            </w:r>
          </w:p>
        </w:tc>
      </w:tr>
    </w:tbl>
    <w:p w:rsidR="00431200" w:rsidP="009D0B43" w:rsidRDefault="00431200" w14:paraId="6C9B087B" w14:textId="1D840B3E">
      <w:pPr>
        <w:ind w:left="1440" w:right="162"/>
        <w:rPr>
          <w:rFonts w:asciiTheme="majorHAnsi" w:hAnsiTheme="majorHAnsi" w:cstheme="majorBidi"/>
          <w:sz w:val="22"/>
          <w:szCs w:val="22"/>
        </w:rPr>
      </w:pPr>
    </w:p>
    <w:p w:rsidRPr="005A49B8" w:rsidR="7139F42A" w:rsidP="7139F42A" w:rsidRDefault="7139F42A" w14:paraId="061D39A3" w14:textId="42478A50">
      <w:pPr>
        <w:ind w:right="162"/>
        <w:rPr>
          <w:rFonts w:eastAsia="Aptos Narrow" w:asciiTheme="majorHAnsi" w:hAnsiTheme="majorHAnsi" w:cstheme="majorBidi"/>
          <w:color w:val="242424"/>
          <w:sz w:val="22"/>
          <w:szCs w:val="22"/>
        </w:rPr>
      </w:pPr>
    </w:p>
    <w:p w:rsidRPr="005A49B8" w:rsidR="7139F42A" w:rsidP="7139F42A" w:rsidRDefault="7139F42A" w14:paraId="25572701" w14:textId="5A5B062A">
      <w:pPr>
        <w:ind w:right="162"/>
        <w:rPr>
          <w:rFonts w:eastAsia="Aptos Narrow" w:asciiTheme="majorHAnsi" w:hAnsiTheme="majorHAnsi" w:cstheme="majorBidi"/>
          <w:color w:val="242424"/>
          <w:sz w:val="22"/>
          <w:szCs w:val="22"/>
        </w:rPr>
      </w:pPr>
    </w:p>
    <w:p w:rsidR="7139F42A" w:rsidP="7139F42A" w:rsidRDefault="7139F42A" w14:paraId="78CE6BD0" w14:textId="278CD348">
      <w:pPr>
        <w:ind w:right="162"/>
        <w:rPr>
          <w:rFonts w:eastAsia="Aptos Narrow" w:asciiTheme="majorHAnsi" w:hAnsiTheme="majorHAnsi" w:cstheme="majorBidi"/>
          <w:color w:val="242424"/>
          <w:sz w:val="22"/>
          <w:szCs w:val="22"/>
        </w:rPr>
      </w:pPr>
    </w:p>
    <w:p w:rsidR="003548EB" w:rsidP="7139F42A" w:rsidRDefault="003548EB" w14:paraId="66D889D1" w14:textId="77777777">
      <w:pPr>
        <w:ind w:right="162"/>
        <w:rPr>
          <w:rFonts w:eastAsia="Aptos Narrow" w:asciiTheme="majorHAnsi" w:hAnsiTheme="majorHAnsi" w:cstheme="majorBidi"/>
          <w:color w:val="242424"/>
          <w:sz w:val="22"/>
          <w:szCs w:val="22"/>
        </w:rPr>
      </w:pPr>
    </w:p>
    <w:p w:rsidRPr="005A49B8" w:rsidR="003548EB" w:rsidP="7139F42A" w:rsidRDefault="003548EB" w14:paraId="253B8C10" w14:textId="77777777">
      <w:pPr>
        <w:ind w:right="162"/>
        <w:rPr>
          <w:rFonts w:eastAsia="Aptos Narrow" w:asciiTheme="majorHAnsi" w:hAnsiTheme="majorHAnsi" w:cstheme="majorBidi"/>
          <w:color w:val="242424"/>
          <w:sz w:val="22"/>
          <w:szCs w:val="22"/>
        </w:rPr>
      </w:pPr>
    </w:p>
    <w:p w:rsidRPr="005A49B8" w:rsidR="7139F42A" w:rsidP="7139F42A" w:rsidRDefault="7139F42A" w14:paraId="6D7A9F3D" w14:textId="523A765E">
      <w:pPr>
        <w:ind w:right="162"/>
        <w:rPr>
          <w:rFonts w:eastAsia="Aptos Narrow" w:asciiTheme="majorHAnsi" w:hAnsiTheme="majorHAnsi" w:cstheme="majorBidi"/>
          <w:color w:val="242424"/>
          <w:sz w:val="22"/>
          <w:szCs w:val="22"/>
        </w:rPr>
      </w:pPr>
    </w:p>
    <w:p w:rsidRPr="005A49B8" w:rsidR="00007863" w:rsidP="5AD8E5F2" w:rsidRDefault="3C73BE1C" w14:paraId="577E0C42" w14:textId="73961788">
      <w:pPr>
        <w:ind w:right="162"/>
        <w:rPr>
          <w:rFonts w:asciiTheme="majorHAnsi" w:hAnsiTheme="majorHAnsi" w:cstheme="majorBidi"/>
          <w:color w:val="000000" w:themeColor="text1"/>
          <w:sz w:val="22"/>
          <w:szCs w:val="22"/>
        </w:rPr>
      </w:pPr>
      <w:r w:rsidRPr="5AD8E5F2">
        <w:rPr>
          <w:rFonts w:eastAsia="Aptos Narrow" w:asciiTheme="majorHAnsi" w:hAnsiTheme="majorHAnsi" w:cstheme="majorBidi"/>
          <w:color w:val="242424"/>
          <w:sz w:val="22"/>
          <w:szCs w:val="22"/>
        </w:rPr>
        <w:t>Incarcerated</w:t>
      </w:r>
      <w:r w:rsidRPr="5AD8E5F2">
        <w:rPr>
          <w:rFonts w:asciiTheme="majorHAnsi" w:hAnsiTheme="majorHAnsi" w:cstheme="majorBidi"/>
          <w:color w:val="000000" w:themeColor="text1"/>
          <w:sz w:val="22"/>
          <w:szCs w:val="22"/>
        </w:rPr>
        <w:t>CircumstanceDTO:</w:t>
      </w:r>
      <w:r w:rsidRPr="5AD8E5F2" w:rsidR="0B0F2FE8">
        <w:rPr>
          <w:rFonts w:asciiTheme="majorHAnsi" w:hAnsiTheme="majorHAnsi" w:cstheme="majorBidi"/>
          <w:color w:val="000000" w:themeColor="text1"/>
          <w:sz w:val="22"/>
          <w:szCs w:val="22"/>
        </w:rPr>
        <w:t xml:space="preserve"> This DTO holds </w:t>
      </w:r>
      <w:r w:rsidRPr="5AD8E5F2" w:rsidR="6D726B24">
        <w:rPr>
          <w:rFonts w:asciiTheme="majorHAnsi" w:hAnsiTheme="majorHAnsi" w:cstheme="majorBidi"/>
          <w:color w:val="000000" w:themeColor="text1"/>
          <w:sz w:val="22"/>
          <w:szCs w:val="22"/>
        </w:rPr>
        <w:t xml:space="preserve">details about current </w:t>
      </w:r>
      <w:r w:rsidRPr="5AD8E5F2" w:rsidR="0B0F2FE8">
        <w:rPr>
          <w:rFonts w:asciiTheme="majorHAnsi" w:hAnsiTheme="majorHAnsi" w:cstheme="majorBidi"/>
          <w:color w:val="000000" w:themeColor="text1"/>
          <w:sz w:val="22"/>
          <w:szCs w:val="22"/>
        </w:rPr>
        <w:t xml:space="preserve">incarceration </w:t>
      </w:r>
    </w:p>
    <w:tbl>
      <w:tblPr>
        <w:tblW w:w="963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510"/>
        <w:gridCol w:w="1620"/>
        <w:gridCol w:w="1260"/>
        <w:gridCol w:w="3240"/>
      </w:tblGrid>
      <w:tr w:rsidR="00007863" w:rsidTr="016D1326" w14:paraId="23B12095" w14:textId="77777777">
        <w:trPr>
          <w:trHeight w:val="300"/>
          <w:tblHeader/>
        </w:trPr>
        <w:tc>
          <w:tcPr>
            <w:tcW w:w="3510" w:type="dxa"/>
            <w:shd w:val="clear" w:color="auto" w:fill="000000" w:themeFill="text1"/>
          </w:tcPr>
          <w:p w:rsidR="00007863" w:rsidP="000D596E" w:rsidRDefault="00007863" w14:paraId="19A92642"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Field</w:t>
            </w:r>
          </w:p>
        </w:tc>
        <w:tc>
          <w:tcPr>
            <w:tcW w:w="1620" w:type="dxa"/>
            <w:shd w:val="clear" w:color="auto" w:fill="000000" w:themeFill="text1"/>
          </w:tcPr>
          <w:p w:rsidR="00007863" w:rsidP="000D596E" w:rsidRDefault="00007863" w14:paraId="092D6322"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Type</w:t>
            </w:r>
          </w:p>
        </w:tc>
        <w:tc>
          <w:tcPr>
            <w:tcW w:w="1260" w:type="dxa"/>
            <w:shd w:val="clear" w:color="auto" w:fill="000000" w:themeFill="text1"/>
          </w:tcPr>
          <w:p w:rsidR="00007863" w:rsidP="000D596E" w:rsidRDefault="00007863" w14:paraId="2D40C8D3"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Required</w:t>
            </w:r>
          </w:p>
        </w:tc>
        <w:tc>
          <w:tcPr>
            <w:tcW w:w="3240" w:type="dxa"/>
            <w:shd w:val="clear" w:color="auto" w:fill="000000" w:themeFill="text1"/>
          </w:tcPr>
          <w:p w:rsidR="00007863" w:rsidP="000D596E" w:rsidRDefault="00007863" w14:paraId="29650658"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Description</w:t>
            </w:r>
          </w:p>
        </w:tc>
      </w:tr>
      <w:tr w:rsidR="00007863" w:rsidTr="016D1326" w14:paraId="0CE3FB95"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8661F6" w:rsidR="00007863" w:rsidP="6AAF79EE" w:rsidRDefault="00007863" w14:paraId="5D3BB9F6" w14:textId="30B85E89">
            <w:pPr>
              <w:pStyle w:val="TableText10"/>
              <w:rPr>
                <w:rFonts w:asciiTheme="majorHAnsi" w:hAnsiTheme="majorHAnsi" w:cstheme="majorBidi"/>
              </w:rPr>
            </w:pPr>
            <w:r w:rsidRPr="6AAF79EE">
              <w:rPr>
                <w:rFonts w:asciiTheme="majorHAnsi" w:hAnsiTheme="majorHAnsi" w:eastAsiaTheme="minorEastAsia" w:cstheme="majorBidi"/>
              </w:rPr>
              <w:t>circumstanceCode</w:t>
            </w:r>
          </w:p>
        </w:tc>
        <w:tc>
          <w:tcPr>
            <w:tcW w:w="162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5759F74B"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String</w:t>
            </w:r>
          </w:p>
        </w:tc>
        <w:tc>
          <w:tcPr>
            <w:tcW w:w="126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3170EBC9"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Yes</w:t>
            </w:r>
          </w:p>
        </w:tc>
        <w:tc>
          <w:tcPr>
            <w:tcW w:w="324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54125B4E"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CircumstanceCode</w:t>
            </w:r>
          </w:p>
          <w:p w:rsidRPr="008661F6" w:rsidR="00007863" w:rsidP="000D596E" w:rsidRDefault="00007863" w14:paraId="5F459EA5"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lastRenderedPageBreak/>
              <w:t>Reference table: RT_ECHC</w:t>
            </w:r>
          </w:p>
        </w:tc>
      </w:tr>
      <w:tr w:rsidR="00007863" w:rsidTr="016D1326" w14:paraId="0F5F58EB"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8661F6" w:rsidR="00007863" w:rsidP="0AD044C0" w:rsidRDefault="4D8517ED" w14:paraId="21373C3A" w14:textId="78A73E92">
            <w:pPr>
              <w:pStyle w:val="TableText10"/>
              <w:rPr>
                <w:rFonts w:asciiTheme="majorHAnsi" w:hAnsiTheme="majorHAnsi" w:cstheme="majorBidi"/>
              </w:rPr>
            </w:pPr>
            <w:r w:rsidRPr="20DCA94D">
              <w:rPr>
                <w:rFonts w:asciiTheme="majorHAnsi" w:hAnsiTheme="majorHAnsi" w:eastAsiaTheme="minorEastAsia" w:cstheme="majorBidi"/>
              </w:rPr>
              <w:lastRenderedPageBreak/>
              <w:t>aidCategory</w:t>
            </w:r>
          </w:p>
        </w:tc>
        <w:tc>
          <w:tcPr>
            <w:tcW w:w="162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5F0E4048"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String</w:t>
            </w:r>
          </w:p>
        </w:tc>
        <w:tc>
          <w:tcPr>
            <w:tcW w:w="126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40C4E160"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Yes</w:t>
            </w:r>
          </w:p>
        </w:tc>
        <w:tc>
          <w:tcPr>
            <w:tcW w:w="3240" w:type="dxa"/>
            <w:tcBorders>
              <w:top w:val="single" w:color="auto" w:sz="4" w:space="0"/>
              <w:left w:val="single" w:color="auto" w:sz="4" w:space="0"/>
              <w:bottom w:val="single" w:color="auto" w:sz="4" w:space="0"/>
              <w:right w:val="single" w:color="auto" w:sz="4" w:space="0"/>
            </w:tcBorders>
          </w:tcPr>
          <w:p w:rsidRPr="008661F6" w:rsidR="00007863" w:rsidP="0AD044C0" w:rsidRDefault="64D82D19" w14:paraId="1CEF8842" w14:textId="12365FE9">
            <w:pPr>
              <w:pStyle w:val="TableText10"/>
            </w:pPr>
            <w:r w:rsidRPr="5AD8E5F2">
              <w:rPr>
                <w:rFonts w:asciiTheme="majorHAnsi" w:hAnsiTheme="majorHAnsi" w:eastAsiaTheme="minorEastAsia" w:cstheme="majorBidi"/>
              </w:rPr>
              <w:t>Aid Category</w:t>
            </w:r>
          </w:p>
          <w:p w:rsidRPr="008661F6" w:rsidR="00007863" w:rsidP="0AD044C0" w:rsidRDefault="000F7089" w14:paraId="5C06E3D5" w14:textId="3821B2E4">
            <w:pPr>
              <w:pStyle w:val="TableText10"/>
            </w:pPr>
            <w:r>
              <w:rPr>
                <w:rFonts w:asciiTheme="majorHAnsi" w:hAnsiTheme="majorHAnsi" w:eastAsiaTheme="minorEastAsia" w:cstheme="majorBidi"/>
              </w:rPr>
              <w:t>RT_AidCategories</w:t>
            </w:r>
            <w:r w:rsidRPr="5AD8E5F2" w:rsidR="335708B0">
              <w:rPr>
                <w:rFonts w:asciiTheme="majorHAnsi" w:hAnsiTheme="majorHAnsi" w:eastAsiaTheme="minorEastAsia" w:cstheme="majorBidi"/>
              </w:rPr>
              <w:t xml:space="preserve"> </w:t>
            </w:r>
          </w:p>
        </w:tc>
      </w:tr>
      <w:tr w:rsidR="00007863" w:rsidTr="016D1326" w14:paraId="12557789"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60C91B8C"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facilityType</w:t>
            </w:r>
          </w:p>
        </w:tc>
        <w:tc>
          <w:tcPr>
            <w:tcW w:w="162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1E32B037" w14:textId="77777777">
            <w:pPr>
              <w:pStyle w:val="TableText10"/>
              <w:rPr>
                <w:rFonts w:eastAsia="Calibri" w:asciiTheme="majorHAnsi" w:hAnsiTheme="majorHAnsi" w:cstheme="majorHAnsi"/>
                <w:color w:val="000000" w:themeColor="text1"/>
                <w:szCs w:val="20"/>
              </w:rPr>
            </w:pPr>
            <w:r w:rsidRPr="008661F6">
              <w:rPr>
                <w:rFonts w:eastAsia="Calibri" w:asciiTheme="majorHAnsi" w:hAnsiTheme="majorHAnsi" w:cstheme="majorHAnsi"/>
                <w:color w:val="000000" w:themeColor="text1"/>
                <w:szCs w:val="20"/>
              </w:rPr>
              <w:t>String</w:t>
            </w:r>
          </w:p>
        </w:tc>
        <w:tc>
          <w:tcPr>
            <w:tcW w:w="126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199EE61B" w14:textId="77777777">
            <w:pPr>
              <w:pStyle w:val="TableText10"/>
              <w:rPr>
                <w:rFonts w:eastAsia="Calibri" w:asciiTheme="majorHAnsi" w:hAnsiTheme="majorHAnsi" w:cstheme="majorHAnsi"/>
                <w:color w:val="000000" w:themeColor="text1"/>
                <w:szCs w:val="20"/>
              </w:rPr>
            </w:pPr>
            <w:r w:rsidRPr="008661F6">
              <w:rPr>
                <w:rFonts w:eastAsia="Calibri" w:asciiTheme="majorHAnsi" w:hAnsiTheme="majorHAnsi" w:cstheme="majorHAnsi"/>
                <w:color w:val="000000" w:themeColor="text1"/>
                <w:szCs w:val="20"/>
              </w:rPr>
              <w:t>No</w:t>
            </w:r>
          </w:p>
        </w:tc>
        <w:tc>
          <w:tcPr>
            <w:tcW w:w="324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7FEE4F27" w14:textId="77777777">
            <w:pPr>
              <w:pStyle w:val="TableText10"/>
              <w:rPr>
                <w:rFonts w:eastAsia="Calibri" w:asciiTheme="majorHAnsi" w:hAnsiTheme="majorHAnsi" w:cstheme="majorHAnsi"/>
                <w:color w:val="000000" w:themeColor="text1"/>
                <w:szCs w:val="20"/>
              </w:rPr>
            </w:pPr>
            <w:r w:rsidRPr="008661F6">
              <w:rPr>
                <w:rFonts w:eastAsia="Calibri" w:asciiTheme="majorHAnsi" w:hAnsiTheme="majorHAnsi" w:cstheme="majorHAnsi"/>
                <w:color w:val="000000" w:themeColor="text1"/>
                <w:szCs w:val="20"/>
              </w:rPr>
              <w:t>Facility Type</w:t>
            </w:r>
          </w:p>
          <w:p w:rsidRPr="008661F6" w:rsidR="00007863" w:rsidP="000D596E" w:rsidRDefault="00007863" w14:paraId="745F97F5" w14:textId="77777777">
            <w:pPr>
              <w:pStyle w:val="TableText10"/>
              <w:rPr>
                <w:rFonts w:eastAsia="Aptos Narrow" w:asciiTheme="majorHAnsi" w:hAnsiTheme="majorHAnsi" w:cstheme="majorHAnsi"/>
                <w:color w:val="242424"/>
                <w:szCs w:val="20"/>
              </w:rPr>
            </w:pPr>
            <w:r w:rsidRPr="008661F6">
              <w:rPr>
                <w:rFonts w:eastAsia="Calibri" w:asciiTheme="majorHAnsi" w:hAnsiTheme="majorHAnsi" w:cstheme="majorHAnsi"/>
                <w:color w:val="000000" w:themeColor="text1"/>
                <w:szCs w:val="20"/>
              </w:rPr>
              <w:t xml:space="preserve">Reference Table: </w:t>
            </w:r>
            <w:r w:rsidRPr="008661F6">
              <w:rPr>
                <w:rFonts w:eastAsia="Aptos Narrow" w:asciiTheme="majorHAnsi" w:hAnsiTheme="majorHAnsi" w:cstheme="majorHAnsi"/>
                <w:color w:val="242424"/>
                <w:szCs w:val="20"/>
              </w:rPr>
              <w:t>RT_LIVINGARRANGEMENTYPE</w:t>
            </w:r>
          </w:p>
        </w:tc>
      </w:tr>
      <w:tr w:rsidR="00007863" w:rsidTr="016D1326" w14:paraId="5B6508BF"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73D77B0A"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effectiveBeginDate</w:t>
            </w:r>
          </w:p>
        </w:tc>
        <w:tc>
          <w:tcPr>
            <w:tcW w:w="162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2C981849"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Date</w:t>
            </w:r>
          </w:p>
        </w:tc>
        <w:tc>
          <w:tcPr>
            <w:tcW w:w="126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61E86057"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No</w:t>
            </w:r>
          </w:p>
        </w:tc>
        <w:tc>
          <w:tcPr>
            <w:tcW w:w="3240" w:type="dxa"/>
            <w:tcBorders>
              <w:top w:val="single" w:color="auto" w:sz="4" w:space="0"/>
              <w:left w:val="single" w:color="auto" w:sz="4" w:space="0"/>
              <w:bottom w:val="single" w:color="auto" w:sz="4" w:space="0"/>
              <w:right w:val="single" w:color="auto" w:sz="4" w:space="0"/>
            </w:tcBorders>
          </w:tcPr>
          <w:p w:rsidRPr="008661F6" w:rsidR="00007863" w:rsidP="000D596E" w:rsidRDefault="00EA28B9" w14:paraId="2AC4CFCF" w14:textId="02ABA345">
            <w:pPr>
              <w:pStyle w:val="TableText10"/>
              <w:rPr>
                <w:rFonts w:asciiTheme="majorHAnsi" w:hAnsiTheme="majorHAnsi" w:eastAsiaTheme="minorEastAsia" w:cstheme="majorHAnsi"/>
                <w:szCs w:val="20"/>
              </w:rPr>
            </w:pPr>
            <w:r w:rsidRPr="005C4972">
              <w:rPr>
                <w:rFonts w:ascii="Calibri" w:hAnsi="Calibri" w:cs="Calibri"/>
                <w:szCs w:val="20"/>
              </w:rPr>
              <w:t>Date on which the circumstance became effective in the source system (VaCMS). Null indicates the record remains active.</w:t>
            </w:r>
          </w:p>
        </w:tc>
      </w:tr>
      <w:tr w:rsidR="00007863" w:rsidTr="016D1326" w14:paraId="6E7097DC"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4E0D6B57"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effectiveEndDate</w:t>
            </w:r>
          </w:p>
        </w:tc>
        <w:tc>
          <w:tcPr>
            <w:tcW w:w="162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73DBCE48"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Date</w:t>
            </w:r>
          </w:p>
        </w:tc>
        <w:tc>
          <w:tcPr>
            <w:tcW w:w="1260" w:type="dxa"/>
            <w:tcBorders>
              <w:top w:val="single" w:color="auto" w:sz="4" w:space="0"/>
              <w:left w:val="single" w:color="auto" w:sz="4" w:space="0"/>
              <w:bottom w:val="single" w:color="auto" w:sz="4" w:space="0"/>
              <w:right w:val="single" w:color="auto" w:sz="4" w:space="0"/>
            </w:tcBorders>
          </w:tcPr>
          <w:p w:rsidRPr="008661F6" w:rsidR="00007863" w:rsidP="000D596E" w:rsidRDefault="00007863" w14:paraId="52858CA7" w14:textId="77777777">
            <w:pPr>
              <w:pStyle w:val="TableText10"/>
              <w:rPr>
                <w:rFonts w:asciiTheme="majorHAnsi" w:hAnsiTheme="majorHAnsi" w:eastAsiaTheme="minorEastAsia" w:cstheme="majorHAnsi"/>
                <w:szCs w:val="20"/>
              </w:rPr>
            </w:pPr>
            <w:r w:rsidRPr="008661F6">
              <w:rPr>
                <w:rFonts w:asciiTheme="majorHAnsi" w:hAnsiTheme="majorHAnsi" w:eastAsiaTheme="minorEastAsia" w:cstheme="majorHAnsi"/>
                <w:szCs w:val="20"/>
              </w:rPr>
              <w:t>No</w:t>
            </w:r>
          </w:p>
        </w:tc>
        <w:tc>
          <w:tcPr>
            <w:tcW w:w="3240" w:type="dxa"/>
            <w:tcBorders>
              <w:top w:val="single" w:color="auto" w:sz="4" w:space="0"/>
              <w:left w:val="single" w:color="auto" w:sz="4" w:space="0"/>
              <w:bottom w:val="single" w:color="auto" w:sz="4" w:space="0"/>
              <w:right w:val="single" w:color="auto" w:sz="4" w:space="0"/>
            </w:tcBorders>
          </w:tcPr>
          <w:p w:rsidRPr="008661F6" w:rsidR="00007863" w:rsidP="000D596E" w:rsidRDefault="00D41356" w14:paraId="6871BD1B" w14:textId="58395A28">
            <w:pPr>
              <w:pStyle w:val="TableText10"/>
              <w:rPr>
                <w:rFonts w:asciiTheme="majorHAnsi" w:hAnsiTheme="majorHAnsi" w:eastAsiaTheme="minorEastAsia" w:cstheme="majorHAnsi"/>
                <w:szCs w:val="20"/>
              </w:rPr>
            </w:pPr>
            <w:r w:rsidRPr="0012190D">
              <w:rPr>
                <w:rFonts w:ascii="Calibri" w:hAnsi="Calibri" w:cs="Calibri"/>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00D2619D" w:rsidTr="016D1326" w14:paraId="25B6D7DF"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685EFB5F" w14:textId="326CDFB4">
            <w:pPr>
              <w:pStyle w:val="TableText10"/>
              <w:rPr>
                <w:rFonts w:ascii="Calibri" w:hAnsi="Calibri" w:eastAsia="Calibri" w:cs="Calibri"/>
                <w:color w:val="000000" w:themeColor="text1"/>
                <w:lang w:val="en-GB"/>
              </w:rPr>
            </w:pPr>
            <w:r w:rsidRPr="31714CD1">
              <w:rPr>
                <w:rFonts w:asciiTheme="majorHAnsi" w:hAnsiTheme="majorHAnsi" w:eastAsiaTheme="majorEastAsia" w:cstheme="majorBidi"/>
                <w:lang w:val="en-GB"/>
              </w:rPr>
              <w:t>release</w:t>
            </w:r>
            <w:r w:rsidR="00347585">
              <w:rPr>
                <w:rFonts w:asciiTheme="majorHAnsi" w:hAnsiTheme="majorHAnsi" w:eastAsiaTheme="majorEastAsia" w:cstheme="majorBidi"/>
                <w:lang w:val="en-GB"/>
              </w:rPr>
              <w:t>D</w:t>
            </w:r>
            <w:r w:rsidRPr="31714CD1">
              <w:rPr>
                <w:rFonts w:asciiTheme="majorHAnsi" w:hAnsiTheme="majorHAnsi" w:eastAsiaTheme="majorEastAsia" w:cstheme="majorBidi"/>
                <w:lang w:val="en-GB"/>
              </w:rPr>
              <w:t>ate</w:t>
            </w:r>
          </w:p>
        </w:tc>
        <w:tc>
          <w:tcPr>
            <w:tcW w:w="162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1EDE6379" w14:textId="45EC480D">
            <w:pPr>
              <w:pStyle w:val="TableText10"/>
              <w:rPr>
                <w:rFonts w:ascii="Calibri" w:hAnsi="Calibri" w:eastAsia="Calibri" w:cs="Calibri"/>
                <w:color w:val="000000" w:themeColor="text1"/>
                <w:lang w:val="en-GB"/>
              </w:rPr>
            </w:pPr>
            <w:r w:rsidRPr="31714CD1">
              <w:rPr>
                <w:rFonts w:asciiTheme="majorHAnsi" w:hAnsiTheme="majorHAnsi" w:eastAsiaTheme="majorEastAsia" w:cstheme="majorBidi"/>
                <w:color w:val="000000" w:themeColor="text1"/>
                <w:lang w:val="en-GB"/>
              </w:rPr>
              <w:t>Date</w:t>
            </w:r>
          </w:p>
        </w:tc>
        <w:tc>
          <w:tcPr>
            <w:tcW w:w="126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549AEB61" w14:textId="1494E368">
            <w:pPr>
              <w:pStyle w:val="TableText10"/>
              <w:rPr>
                <w:rFonts w:ascii="Calibri" w:hAnsi="Calibri" w:eastAsia="Calibri" w:cs="Calibri"/>
                <w:color w:val="000000" w:themeColor="text1"/>
                <w:lang w:val="en-GB"/>
              </w:rPr>
            </w:pPr>
            <w:r w:rsidRPr="31714CD1">
              <w:rPr>
                <w:rFonts w:asciiTheme="majorHAnsi" w:hAnsiTheme="majorHAnsi" w:eastAsiaTheme="majorEastAsia" w:cstheme="majorBidi"/>
                <w:color w:val="000000" w:themeColor="text1"/>
                <w:lang w:val="en-GB"/>
              </w:rPr>
              <w:t>No</w:t>
            </w:r>
          </w:p>
        </w:tc>
        <w:tc>
          <w:tcPr>
            <w:tcW w:w="3240" w:type="dxa"/>
            <w:tcBorders>
              <w:top w:val="single" w:color="auto" w:sz="4" w:space="0"/>
              <w:left w:val="single" w:color="auto" w:sz="4" w:space="0"/>
              <w:bottom w:val="single" w:color="auto" w:sz="4" w:space="0"/>
              <w:right w:val="single" w:color="auto" w:sz="4" w:space="0"/>
            </w:tcBorders>
          </w:tcPr>
          <w:p w:rsidRPr="00D2619D" w:rsidR="00D2619D" w:rsidDel="547EDEB1" w:rsidP="31714CD1" w:rsidRDefault="00D2619D" w14:paraId="5644BA95" w14:textId="2EE4C79A">
            <w:pPr>
              <w:pStyle w:val="TableText10"/>
              <w:rPr>
                <w:rFonts w:ascii="Calibri" w:hAnsi="Calibri" w:eastAsia="Calibri" w:cs="Calibri"/>
                <w:color w:val="0078D4"/>
                <w:u w:val="single"/>
                <w:lang w:val="en-GB"/>
              </w:rPr>
            </w:pPr>
            <w:r w:rsidRPr="31714CD1">
              <w:rPr>
                <w:rFonts w:asciiTheme="majorHAnsi" w:hAnsiTheme="majorHAnsi" w:eastAsiaTheme="majorEastAsia" w:cstheme="majorBidi"/>
                <w:lang w:val="en-GB"/>
              </w:rPr>
              <w:t>On which client has released from incarceration</w:t>
            </w:r>
          </w:p>
        </w:tc>
      </w:tr>
      <w:tr w:rsidR="00D2619D" w:rsidTr="016D1326" w14:paraId="26832CC1"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72845582" w14:textId="30D25BCC">
            <w:pPr>
              <w:pStyle w:val="TableText10"/>
              <w:rPr>
                <w:rFonts w:ascii="Calibri" w:hAnsi="Calibri" w:eastAsia="Calibri" w:cs="Calibri"/>
                <w:color w:val="000000" w:themeColor="text1"/>
                <w:lang w:val="en-GB"/>
              </w:rPr>
            </w:pPr>
            <w:r w:rsidRPr="31714CD1">
              <w:rPr>
                <w:rFonts w:ascii="Calibri" w:hAnsi="Calibri" w:eastAsia="Calibri" w:cs="Calibri"/>
                <w:color w:val="000000" w:themeColor="text1"/>
                <w:lang w:val="en-GB"/>
              </w:rPr>
              <w:t>source</w:t>
            </w:r>
          </w:p>
        </w:tc>
        <w:tc>
          <w:tcPr>
            <w:tcW w:w="162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59D151B6" w14:textId="11186393">
            <w:pPr>
              <w:pStyle w:val="TableText10"/>
              <w:rPr>
                <w:rFonts w:ascii="Calibri" w:hAnsi="Calibri" w:eastAsia="Calibri" w:cs="Calibri"/>
                <w:color w:val="000000" w:themeColor="text1"/>
                <w:lang w:val="en-GB"/>
              </w:rPr>
            </w:pPr>
            <w:r w:rsidRPr="31714CD1">
              <w:rPr>
                <w:rFonts w:ascii="Calibri" w:hAnsi="Calibri" w:eastAsia="Calibri" w:cs="Calibri"/>
                <w:color w:val="000000" w:themeColor="text1"/>
                <w:lang w:val="en-GB"/>
              </w:rPr>
              <w:t>String</w:t>
            </w:r>
          </w:p>
        </w:tc>
        <w:tc>
          <w:tcPr>
            <w:tcW w:w="126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4E38AC20" w14:textId="6FB0B64C">
            <w:pPr>
              <w:pStyle w:val="TableText10"/>
              <w:rPr>
                <w:rFonts w:ascii="Calibri" w:hAnsi="Calibri" w:eastAsia="Calibri" w:cs="Calibri"/>
                <w:color w:val="000000" w:themeColor="text1"/>
                <w:lang w:val="en-GB"/>
              </w:rPr>
            </w:pPr>
            <w:r w:rsidRPr="31714CD1">
              <w:rPr>
                <w:rFonts w:ascii="Calibri" w:hAnsi="Calibri" w:eastAsia="Calibri" w:cs="Calibri"/>
                <w:color w:val="000000" w:themeColor="text1"/>
                <w:lang w:val="en-GB"/>
              </w:rPr>
              <w:t>Yes</w:t>
            </w:r>
          </w:p>
        </w:tc>
        <w:tc>
          <w:tcPr>
            <w:tcW w:w="3240" w:type="dxa"/>
            <w:tcBorders>
              <w:top w:val="single" w:color="auto" w:sz="4" w:space="0"/>
              <w:left w:val="single" w:color="auto" w:sz="4" w:space="0"/>
              <w:bottom w:val="single" w:color="auto" w:sz="4" w:space="0"/>
              <w:right w:val="single" w:color="auto" w:sz="4" w:space="0"/>
            </w:tcBorders>
          </w:tcPr>
          <w:p w:rsidRPr="008E69F0" w:rsidR="00732FB3" w:rsidP="00732FB3" w:rsidRDefault="00732FB3" w14:paraId="1719D30E"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D2619D" w:rsidR="00D2619D" w:rsidDel="547EDEB1" w:rsidP="31714CD1" w:rsidRDefault="00D2619D" w14:paraId="6F302EE0" w14:textId="00FCBB2A">
            <w:pPr>
              <w:pStyle w:val="TableText10"/>
              <w:rPr>
                <w:rFonts w:ascii="Calibri" w:hAnsi="Calibri" w:eastAsia="Calibri" w:cs="Calibri"/>
                <w:color w:val="0078D4"/>
                <w:u w:val="single"/>
                <w:lang w:val="en-GB"/>
              </w:rPr>
            </w:pPr>
            <w:r w:rsidRPr="31714CD1">
              <w:rPr>
                <w:rFonts w:asciiTheme="majorHAnsi" w:hAnsiTheme="majorHAnsi" w:eastAsiaTheme="majorEastAsia" w:cstheme="majorBidi"/>
              </w:rPr>
              <w:t>Eg: VaCMS</w:t>
            </w:r>
          </w:p>
        </w:tc>
      </w:tr>
      <w:tr w:rsidR="00D2619D" w:rsidTr="016D1326" w14:paraId="6FAD2FE2"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D2619D" w:rsidR="00D2619D" w:rsidP="31714CD1" w:rsidRDefault="00350920" w14:paraId="1158B8D0" w14:textId="6475CD98">
            <w:pPr>
              <w:pStyle w:val="TableText10"/>
              <w:rPr>
                <w:rFonts w:ascii="Calibri" w:hAnsi="Calibri" w:eastAsia="Calibri" w:cs="Calibri"/>
                <w:color w:val="000000" w:themeColor="text1"/>
                <w:lang w:val="en-GB"/>
              </w:rPr>
            </w:pPr>
            <w:r>
              <w:rPr>
                <w:rFonts w:asciiTheme="majorHAnsi" w:hAnsiTheme="majorHAnsi" w:eastAsiaTheme="majorEastAsia" w:cstheme="majorBidi"/>
                <w:lang w:val="en-GB"/>
              </w:rPr>
              <w:t>updateSw</w:t>
            </w:r>
          </w:p>
        </w:tc>
        <w:tc>
          <w:tcPr>
            <w:tcW w:w="162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13B6CF18" w14:textId="211F1B0E">
            <w:pPr>
              <w:pStyle w:val="TableText10"/>
              <w:rPr>
                <w:rFonts w:ascii="Calibri" w:hAnsi="Calibri" w:eastAsia="Calibri" w:cs="Calibri"/>
                <w:color w:val="000000" w:themeColor="text1"/>
                <w:lang w:val="en-GB"/>
              </w:rPr>
            </w:pPr>
            <w:r w:rsidRPr="31714CD1">
              <w:rPr>
                <w:rFonts w:asciiTheme="majorHAnsi" w:hAnsiTheme="majorHAnsi" w:eastAsiaTheme="majorEastAsia" w:cstheme="majorBidi"/>
                <w:color w:val="000000" w:themeColor="text1"/>
                <w:lang w:val="en-GB"/>
              </w:rPr>
              <w:t>String</w:t>
            </w:r>
          </w:p>
        </w:tc>
        <w:tc>
          <w:tcPr>
            <w:tcW w:w="1260" w:type="dxa"/>
            <w:tcBorders>
              <w:top w:val="single" w:color="auto" w:sz="4" w:space="0"/>
              <w:left w:val="single" w:color="auto" w:sz="4" w:space="0"/>
              <w:bottom w:val="single" w:color="auto" w:sz="4" w:space="0"/>
              <w:right w:val="single" w:color="auto" w:sz="4" w:space="0"/>
            </w:tcBorders>
          </w:tcPr>
          <w:p w:rsidRPr="00D2619D" w:rsidR="00D2619D" w:rsidP="31714CD1" w:rsidRDefault="00D2619D" w14:paraId="673382CA" w14:textId="415DA59A">
            <w:pPr>
              <w:pStyle w:val="TableText10"/>
              <w:rPr>
                <w:rFonts w:ascii="Calibri" w:hAnsi="Calibri" w:eastAsia="Calibri" w:cs="Calibri"/>
                <w:color w:val="000000" w:themeColor="text1"/>
                <w:lang w:val="en-GB"/>
              </w:rPr>
            </w:pPr>
            <w:r w:rsidRPr="31714CD1">
              <w:rPr>
                <w:rFonts w:asciiTheme="majorHAnsi" w:hAnsiTheme="majorHAnsi" w:eastAsiaTheme="majorEastAsia" w:cstheme="majorBidi"/>
                <w:color w:val="000000" w:themeColor="text1"/>
                <w:lang w:val="en-GB"/>
              </w:rPr>
              <w:t>No</w:t>
            </w:r>
          </w:p>
        </w:tc>
        <w:tc>
          <w:tcPr>
            <w:tcW w:w="3240" w:type="dxa"/>
            <w:tcBorders>
              <w:top w:val="single" w:color="auto" w:sz="4" w:space="0"/>
              <w:left w:val="single" w:color="auto" w:sz="4" w:space="0"/>
              <w:bottom w:val="single" w:color="auto" w:sz="4" w:space="0"/>
              <w:right w:val="single" w:color="auto" w:sz="4" w:space="0"/>
            </w:tcBorders>
          </w:tcPr>
          <w:p w:rsidR="00D04C98" w:rsidP="00D04C98" w:rsidRDefault="00D04C98" w14:paraId="3904449A"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D2619D" w:rsidR="00D2619D" w:rsidDel="547EDEB1" w:rsidP="31714CD1" w:rsidRDefault="00D04C98" w14:paraId="3E2D6CA1" w14:textId="0DBF575B">
            <w:pPr>
              <w:pStyle w:val="TableText10"/>
              <w:rPr>
                <w:rFonts w:ascii="Calibri" w:hAnsi="Calibri" w:eastAsia="Calibri" w:cs="Calibri"/>
                <w:color w:val="0078D4"/>
                <w:u w:val="single"/>
                <w:lang w:val="en-GB"/>
              </w:rPr>
            </w:pPr>
            <w:r w:rsidRPr="0012190D">
              <w:rPr>
                <w:rFonts w:ascii="Calibri" w:hAnsi="Calibri" w:eastAsia="Calibri" w:cs="Calibri"/>
                <w:color w:val="000000" w:themeColor="text1"/>
              </w:rPr>
              <w:t>E.g.: 'Yes'/'No'</w:t>
            </w:r>
          </w:p>
        </w:tc>
      </w:tr>
      <w:tr w:rsidR="00D2619D" w:rsidTr="016D1326" w14:paraId="635A76E4"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Pr="00922223" w:rsidR="00D2619D" w:rsidP="31714CD1" w:rsidRDefault="00D2619D" w14:paraId="6212D14F" w14:textId="370F3A3A">
            <w:pPr>
              <w:pStyle w:val="TableText10"/>
              <w:rPr>
                <w:rFonts w:asciiTheme="majorHAnsi" w:hAnsiTheme="majorHAnsi" w:eastAsiaTheme="majorEastAsia" w:cstheme="majorBidi"/>
                <w:lang w:val="en-GB"/>
              </w:rPr>
            </w:pPr>
            <w:r w:rsidRPr="31714CD1">
              <w:rPr>
                <w:rFonts w:asciiTheme="majorHAnsi" w:hAnsiTheme="majorHAnsi" w:eastAsiaTheme="majorEastAsia" w:cstheme="majorBidi"/>
              </w:rPr>
              <w:t xml:space="preserve">vaCMSSequenceNum </w:t>
            </w:r>
            <w:r w:rsidRPr="31714CD1">
              <w:rPr>
                <w:rFonts w:asciiTheme="majorHAnsi" w:hAnsiTheme="majorHAnsi" w:eastAsiaTheme="majorEastAsia" w:cstheme="majorBidi"/>
                <w:lang w:val="en-GB"/>
              </w:rPr>
              <w:t>  </w:t>
            </w:r>
          </w:p>
        </w:tc>
        <w:tc>
          <w:tcPr>
            <w:tcW w:w="1620" w:type="dxa"/>
            <w:tcBorders>
              <w:top w:val="single" w:color="auto" w:sz="4" w:space="0"/>
              <w:left w:val="single" w:color="auto" w:sz="4" w:space="0"/>
              <w:bottom w:val="single" w:color="auto" w:sz="4" w:space="0"/>
              <w:right w:val="single" w:color="auto" w:sz="4" w:space="0"/>
            </w:tcBorders>
          </w:tcPr>
          <w:p w:rsidRPr="00922223" w:rsidR="00D2619D" w:rsidP="31714CD1" w:rsidRDefault="00D2619D" w14:paraId="06F4A63C" w14:textId="5E3996EA">
            <w:pPr>
              <w:pStyle w:val="TableText10"/>
              <w:rPr>
                <w:rFonts w:asciiTheme="majorHAnsi" w:hAnsiTheme="majorHAnsi" w:eastAsiaTheme="majorEastAsia" w:cstheme="majorBidi"/>
                <w:lang w:val="en-GB"/>
              </w:rPr>
            </w:pPr>
            <w:r w:rsidRPr="31714CD1">
              <w:rPr>
                <w:rFonts w:asciiTheme="majorHAnsi" w:hAnsiTheme="majorHAnsi" w:eastAsiaTheme="majorEastAsia" w:cstheme="majorBidi"/>
              </w:rPr>
              <w:t>String</w:t>
            </w:r>
            <w:r w:rsidRPr="31714CD1">
              <w:rPr>
                <w:rFonts w:asciiTheme="majorHAnsi" w:hAnsiTheme="majorHAnsi" w:eastAsiaTheme="majorEastAsia" w:cstheme="majorBidi"/>
                <w:lang w:val="en-GB"/>
              </w:rPr>
              <w:t>  </w:t>
            </w:r>
          </w:p>
        </w:tc>
        <w:tc>
          <w:tcPr>
            <w:tcW w:w="1260" w:type="dxa"/>
            <w:tcBorders>
              <w:top w:val="single" w:color="auto" w:sz="4" w:space="0"/>
              <w:left w:val="single" w:color="auto" w:sz="4" w:space="0"/>
              <w:bottom w:val="single" w:color="auto" w:sz="4" w:space="0"/>
              <w:right w:val="single" w:color="auto" w:sz="4" w:space="0"/>
            </w:tcBorders>
          </w:tcPr>
          <w:p w:rsidRPr="00922223" w:rsidR="00D2619D" w:rsidP="31714CD1" w:rsidRDefault="00D2619D" w14:paraId="7299F9CD" w14:textId="625F72A9">
            <w:pPr>
              <w:pStyle w:val="TableText10"/>
              <w:rPr>
                <w:rFonts w:asciiTheme="majorHAnsi" w:hAnsiTheme="majorHAnsi" w:eastAsiaTheme="majorEastAsia" w:cstheme="majorBidi"/>
                <w:lang w:val="en-GB"/>
              </w:rPr>
            </w:pPr>
            <w:r w:rsidRPr="31714CD1">
              <w:rPr>
                <w:rFonts w:asciiTheme="majorHAnsi" w:hAnsiTheme="majorHAnsi" w:eastAsiaTheme="majorEastAsia" w:cstheme="majorBidi"/>
              </w:rPr>
              <w:t>Yes</w:t>
            </w:r>
            <w:r w:rsidRPr="31714CD1">
              <w:rPr>
                <w:rFonts w:asciiTheme="majorHAnsi" w:hAnsiTheme="majorHAnsi" w:eastAsiaTheme="majorEastAsia" w:cstheme="majorBidi"/>
                <w:lang w:val="en-GB"/>
              </w:rPr>
              <w:t>  </w:t>
            </w:r>
          </w:p>
        </w:tc>
        <w:tc>
          <w:tcPr>
            <w:tcW w:w="3240" w:type="dxa"/>
            <w:tcBorders>
              <w:top w:val="single" w:color="auto" w:sz="4" w:space="0"/>
              <w:left w:val="single" w:color="auto" w:sz="4" w:space="0"/>
              <w:bottom w:val="single" w:color="auto" w:sz="4" w:space="0"/>
              <w:right w:val="single" w:color="auto" w:sz="4" w:space="0"/>
            </w:tcBorders>
          </w:tcPr>
          <w:p w:rsidRPr="00922223" w:rsidR="00D2619D" w:rsidDel="547EDEB1" w:rsidP="31714CD1" w:rsidRDefault="00D04C98" w14:paraId="18111B8C" w14:textId="0AF94DF5">
            <w:pPr>
              <w:pStyle w:val="TableText10"/>
              <w:rPr>
                <w:rFonts w:asciiTheme="majorHAnsi" w:hAnsiTheme="majorHAnsi" w:eastAsiaTheme="majorEastAsia" w:cstheme="majorBidi"/>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06610C" w:rsidR="6654B19B" w:rsidTr="016D1326" w14:paraId="19DD1AA7" w14:textId="77777777">
        <w:trPr>
          <w:trHeight w:val="300"/>
        </w:trPr>
        <w:tc>
          <w:tcPr>
            <w:tcW w:w="3510" w:type="dxa"/>
            <w:tcBorders>
              <w:top w:val="single" w:color="auto" w:sz="4" w:space="0"/>
              <w:left w:val="single" w:color="auto" w:sz="4" w:space="0"/>
              <w:bottom w:val="single" w:color="auto" w:sz="4" w:space="0"/>
              <w:right w:val="single" w:color="auto" w:sz="4" w:space="0"/>
            </w:tcBorders>
          </w:tcPr>
          <w:p w:rsidR="6654B19B" w:rsidP="31714CD1" w:rsidRDefault="6654B19B" w14:paraId="60AC19CA" w14:textId="7751C539">
            <w:pPr>
              <w:pStyle w:val="TableText10"/>
              <w:rPr>
                <w:rFonts w:ascii="Calibri" w:hAnsi="Calibri" w:eastAsia="Calibri" w:cs="Calibri"/>
                <w:color w:val="000000" w:themeColor="text1"/>
                <w:lang w:val="en-GB"/>
              </w:rPr>
            </w:pPr>
            <w:del w:author="Marri, Rajababu" w:date="2026-10-21T21:03:00Z" w16du:dateUtc="2026-10-21T21:03:28Z" w:id="116">
              <w:r w:rsidRPr="016D1326" w:rsidDel="629D2D3C">
                <w:rPr>
                  <w:rFonts w:ascii="Calibri" w:hAnsi="Calibri" w:eastAsia="Calibri" w:cs="Calibri"/>
                  <w:color w:val="000000" w:themeColor="text1"/>
                  <w:lang w:val="en-GB"/>
                </w:rPr>
                <w:delText>applicationSource</w:delText>
              </w:r>
            </w:del>
          </w:p>
        </w:tc>
        <w:tc>
          <w:tcPr>
            <w:tcW w:w="1620" w:type="dxa"/>
            <w:tcBorders>
              <w:top w:val="single" w:color="auto" w:sz="4" w:space="0"/>
              <w:left w:val="single" w:color="auto" w:sz="4" w:space="0"/>
              <w:bottom w:val="single" w:color="auto" w:sz="4" w:space="0"/>
              <w:right w:val="single" w:color="auto" w:sz="4" w:space="0"/>
            </w:tcBorders>
          </w:tcPr>
          <w:p w:rsidR="6654B19B" w:rsidP="31714CD1" w:rsidRDefault="6654B19B" w14:paraId="5ED66F30" w14:textId="1CBC6698">
            <w:pPr>
              <w:pStyle w:val="TableText10"/>
              <w:rPr>
                <w:rFonts w:ascii="Calibri" w:hAnsi="Calibri" w:eastAsia="Calibri" w:cs="Calibri"/>
                <w:color w:val="000000" w:themeColor="text1"/>
                <w:lang w:val="en-GB"/>
              </w:rPr>
            </w:pPr>
            <w:del w:author="Marri, Rajababu" w:date="2026-10-21T21:03:00Z" w16du:dateUtc="2026-10-21T21:03:28Z" w:id="117">
              <w:r w:rsidRPr="016D1326" w:rsidDel="629D2D3C">
                <w:rPr>
                  <w:rFonts w:ascii="Calibri" w:hAnsi="Calibri" w:eastAsia="Calibri" w:cs="Calibri"/>
                  <w:color w:val="000000" w:themeColor="text1"/>
                  <w:lang w:val="en-GB"/>
                </w:rPr>
                <w:delText>String</w:delText>
              </w:r>
            </w:del>
          </w:p>
        </w:tc>
        <w:tc>
          <w:tcPr>
            <w:tcW w:w="1260" w:type="dxa"/>
            <w:tcBorders>
              <w:top w:val="single" w:color="auto" w:sz="4" w:space="0"/>
              <w:left w:val="single" w:color="auto" w:sz="4" w:space="0"/>
              <w:bottom w:val="single" w:color="auto" w:sz="4" w:space="0"/>
              <w:right w:val="single" w:color="auto" w:sz="4" w:space="0"/>
            </w:tcBorders>
          </w:tcPr>
          <w:p w:rsidR="6654B19B" w:rsidP="31714CD1" w:rsidRDefault="6654B19B" w14:paraId="6D00F00B" w14:textId="01457202">
            <w:pPr>
              <w:pStyle w:val="TableText10"/>
              <w:rPr>
                <w:rFonts w:ascii="Calibri" w:hAnsi="Calibri" w:eastAsia="Calibri" w:cs="Calibri"/>
                <w:color w:val="000000" w:themeColor="text1"/>
                <w:lang w:val="en-GB"/>
              </w:rPr>
            </w:pPr>
            <w:del w:author="Marri, Rajababu" w:date="2026-10-21T21:03:00Z" w16du:dateUtc="2026-10-21T21:03:28Z" w:id="118">
              <w:r w:rsidRPr="016D1326" w:rsidDel="629D2D3C">
                <w:rPr>
                  <w:rFonts w:ascii="Calibri" w:hAnsi="Calibri" w:eastAsia="Calibri" w:cs="Calibri"/>
                  <w:color w:val="000000" w:themeColor="text1"/>
                  <w:lang w:val="en-GB"/>
                </w:rPr>
                <w:delText>No</w:delText>
              </w:r>
            </w:del>
          </w:p>
        </w:tc>
        <w:tc>
          <w:tcPr>
            <w:tcW w:w="3240" w:type="dxa"/>
            <w:tcBorders>
              <w:top w:val="single" w:color="auto" w:sz="4" w:space="0"/>
              <w:left w:val="single" w:color="auto" w:sz="4" w:space="0"/>
              <w:bottom w:val="single" w:color="auto" w:sz="4" w:space="0"/>
              <w:right w:val="single" w:color="auto" w:sz="4" w:space="0"/>
            </w:tcBorders>
          </w:tcPr>
          <w:p w:rsidRPr="0006610C" w:rsidR="6654B19B" w:rsidP="0AD044C0" w:rsidRDefault="4ADF4A1D" w14:paraId="5D2DA1CC" w14:textId="77C62E21">
            <w:pPr>
              <w:pStyle w:val="TableText10"/>
              <w:rPr>
                <w:rFonts w:ascii="Calibri" w:hAnsi="Calibri" w:eastAsia="Calibri" w:cs="Calibri"/>
                <w:color w:val="000000" w:themeColor="text1"/>
                <w:lang w:val="fr-FR"/>
              </w:rPr>
            </w:pPr>
            <w:del w:author="Marri, Rajababu" w:date="2026-10-21T21:03:00Z" w16du:dateUtc="2026-10-21T21:03:28Z" w:id="119">
              <w:r w:rsidRPr="016D1326" w:rsidDel="63199BCB">
                <w:rPr>
                  <w:rFonts w:ascii="Calibri" w:hAnsi="Calibri" w:eastAsia="Calibri" w:cs="Calibri"/>
                  <w:color w:val="000000" w:themeColor="text1"/>
                  <w:lang w:val="fr-FR"/>
                </w:rPr>
                <w:delText>Application Source. Ex: ‘Paper’,’CommonHelp”,’RDE’.</w:delText>
              </w:r>
            </w:del>
          </w:p>
        </w:tc>
      </w:tr>
    </w:tbl>
    <w:p w:rsidRPr="0006610C" w:rsidR="00431200" w:rsidP="00431200" w:rsidRDefault="00431200" w14:paraId="12A14056" w14:textId="77777777">
      <w:pPr>
        <w:ind w:left="1440" w:right="162"/>
        <w:rPr>
          <w:rFonts w:ascii="Calibri" w:hAnsi="Calibri" w:cs="Calibri"/>
          <w:sz w:val="22"/>
          <w:szCs w:val="22"/>
          <w:lang w:val="fr-FR"/>
        </w:rPr>
      </w:pPr>
    </w:p>
    <w:p w:rsidRPr="0006610C" w:rsidR="73CA6085" w:rsidP="73CA6085" w:rsidRDefault="73CA6085" w14:paraId="781B1605" w14:textId="721BD860">
      <w:pPr>
        <w:ind w:left="1440" w:right="162"/>
        <w:rPr>
          <w:rFonts w:ascii="Calibri" w:hAnsi="Calibri" w:cs="Calibri"/>
          <w:sz w:val="22"/>
          <w:szCs w:val="22"/>
          <w:lang w:val="fr-FR"/>
        </w:rPr>
      </w:pPr>
    </w:p>
    <w:p w:rsidR="74556E8C" w:rsidP="005424B9" w:rsidRDefault="44BA79A3" w14:paraId="05E7DAF7" w14:textId="4341AAEB">
      <w:pPr>
        <w:spacing w:after="200"/>
        <w:ind w:right="162"/>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PriorIncarcerationDetailsDTO:</w:t>
      </w:r>
      <w:r w:rsidRPr="5AD8E5F2" w:rsidR="59DABE38">
        <w:rPr>
          <w:rFonts w:ascii="Calibri" w:hAnsi="Calibri" w:eastAsia="Calibri" w:cs="Calibri"/>
          <w:color w:val="000000" w:themeColor="text1"/>
          <w:sz w:val="20"/>
          <w:szCs w:val="20"/>
        </w:rPr>
        <w:t xml:space="preserve"> This DTO contains data about prior incarceration</w:t>
      </w:r>
    </w:p>
    <w:tbl>
      <w:tblPr>
        <w:tblW w:w="0" w:type="auto"/>
        <w:tblLook w:val="01E0" w:firstRow="1" w:lastRow="1" w:firstColumn="1" w:lastColumn="1" w:noHBand="0" w:noVBand="0"/>
      </w:tblPr>
      <w:tblGrid>
        <w:gridCol w:w="3297"/>
        <w:gridCol w:w="2293"/>
        <w:gridCol w:w="987"/>
        <w:gridCol w:w="2763"/>
      </w:tblGrid>
      <w:tr w:rsidR="09C1947A" w:rsidTr="5AD8E5F2" w14:paraId="6564F446" w14:textId="77777777">
        <w:trPr>
          <w:trHeight w:val="300"/>
        </w:trPr>
        <w:tc>
          <w:tcPr>
            <w:tcW w:w="309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09C1947A" w:rsidP="005424B9" w:rsidRDefault="09C1947A" w14:paraId="6628428C" w14:textId="182D54EB">
            <w:pPr>
              <w:spacing w:after="120"/>
              <w:jc w:val="center"/>
              <w:rPr>
                <w:rFonts w:ascii="Calibri" w:hAnsi="Calibri" w:eastAsia="Calibri" w:cs="Calibri"/>
                <w:b/>
                <w:bCs/>
                <w:color w:val="FFFFFF" w:themeColor="background1"/>
                <w:sz w:val="20"/>
                <w:szCs w:val="20"/>
              </w:rPr>
            </w:pPr>
            <w:r w:rsidRPr="09C1947A">
              <w:rPr>
                <w:rFonts w:ascii="Calibri" w:hAnsi="Calibri" w:eastAsia="Calibri" w:cs="Calibri"/>
                <w:b/>
                <w:bCs/>
                <w:color w:val="FFFFFF" w:themeColor="background1"/>
                <w:sz w:val="20"/>
                <w:szCs w:val="20"/>
              </w:rPr>
              <w:t>Field</w:t>
            </w:r>
          </w:p>
        </w:tc>
        <w:tc>
          <w:tcPr>
            <w:tcW w:w="2692"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09C1947A" w:rsidP="005424B9" w:rsidRDefault="09C1947A" w14:paraId="244D8AD9" w14:textId="64171BFF">
            <w:pPr>
              <w:spacing w:after="120"/>
              <w:jc w:val="center"/>
              <w:rPr>
                <w:rFonts w:ascii="Calibri" w:hAnsi="Calibri" w:eastAsia="Calibri" w:cs="Calibri"/>
                <w:b/>
                <w:bCs/>
                <w:color w:val="FFFFFF" w:themeColor="background1"/>
                <w:sz w:val="20"/>
                <w:szCs w:val="20"/>
              </w:rPr>
            </w:pPr>
            <w:r w:rsidRPr="09C1947A">
              <w:rPr>
                <w:rFonts w:ascii="Calibri" w:hAnsi="Calibri" w:eastAsia="Calibri" w:cs="Calibri"/>
                <w:b/>
                <w:bCs/>
                <w:color w:val="FFFFFF" w:themeColor="background1"/>
                <w:sz w:val="20"/>
                <w:szCs w:val="20"/>
              </w:rPr>
              <w:t>Type</w:t>
            </w:r>
          </w:p>
        </w:tc>
        <w:tc>
          <w:tcPr>
            <w:tcW w:w="99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09C1947A" w:rsidP="005424B9" w:rsidRDefault="09C1947A" w14:paraId="05980E79" w14:textId="7FB42EAA">
            <w:pPr>
              <w:spacing w:after="120"/>
              <w:jc w:val="center"/>
              <w:rPr>
                <w:rFonts w:ascii="Calibri" w:hAnsi="Calibri" w:eastAsia="Calibri" w:cs="Calibri"/>
                <w:b/>
                <w:bCs/>
                <w:color w:val="FFFFFF" w:themeColor="background1"/>
                <w:sz w:val="20"/>
                <w:szCs w:val="20"/>
              </w:rPr>
            </w:pPr>
            <w:r w:rsidRPr="09C1947A">
              <w:rPr>
                <w:rFonts w:ascii="Calibri" w:hAnsi="Calibri" w:eastAsia="Calibri" w:cs="Calibri"/>
                <w:b/>
                <w:bCs/>
                <w:color w:val="FFFFFF" w:themeColor="background1"/>
                <w:sz w:val="20"/>
                <w:szCs w:val="20"/>
              </w:rPr>
              <w:t>Required</w:t>
            </w:r>
          </w:p>
        </w:tc>
        <w:tc>
          <w:tcPr>
            <w:tcW w:w="297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09C1947A" w:rsidP="005424B9" w:rsidRDefault="09C1947A" w14:paraId="1E2BD77E" w14:textId="12731B29">
            <w:pPr>
              <w:spacing w:after="120"/>
              <w:jc w:val="center"/>
              <w:rPr>
                <w:rFonts w:ascii="Calibri" w:hAnsi="Calibri" w:eastAsia="Calibri" w:cs="Calibri"/>
                <w:b/>
                <w:bCs/>
                <w:color w:val="FFFFFF" w:themeColor="background1"/>
                <w:sz w:val="20"/>
                <w:szCs w:val="20"/>
              </w:rPr>
            </w:pPr>
            <w:r w:rsidRPr="09C1947A">
              <w:rPr>
                <w:rFonts w:ascii="Calibri" w:hAnsi="Calibri" w:eastAsia="Calibri" w:cs="Calibri"/>
                <w:b/>
                <w:bCs/>
                <w:color w:val="FFFFFF" w:themeColor="background1"/>
                <w:sz w:val="20"/>
                <w:szCs w:val="20"/>
              </w:rPr>
              <w:t>Description</w:t>
            </w:r>
          </w:p>
        </w:tc>
      </w:tr>
      <w:tr w:rsidR="09C1947A" w:rsidTr="5AD8E5F2" w14:paraId="33D8EE9E" w14:textId="77777777">
        <w:trPr>
          <w:trHeight w:val="300"/>
        </w:trPr>
        <w:tc>
          <w:tcPr>
            <w:tcW w:w="309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50D70FD8" w14:paraId="71B5DC05" w14:textId="4C8092E6">
            <w:pPr>
              <w:spacing w:before="20" w:after="120"/>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w</w:t>
            </w:r>
            <w:r w:rsidRPr="5AD8E5F2" w:rsidR="1563826A">
              <w:rPr>
                <w:rFonts w:ascii="Calibri" w:hAnsi="Calibri" w:eastAsia="Calibri" w:cs="Calibri"/>
                <w:color w:val="000000" w:themeColor="text1"/>
                <w:sz w:val="20"/>
                <w:szCs w:val="20"/>
              </w:rPr>
              <w:t>asThereIncarcerationInLast4Months</w:t>
            </w:r>
          </w:p>
        </w:tc>
        <w:tc>
          <w:tcPr>
            <w:tcW w:w="2692"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0B089495" w14:textId="5F7F70F5">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String</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1C61ACC5" w14:textId="1367D962">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Yes</w:t>
            </w:r>
          </w:p>
        </w:tc>
        <w:tc>
          <w:tcPr>
            <w:tcW w:w="297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1563826A" w14:paraId="769C44F0" w14:textId="1218AA54">
            <w:pPr>
              <w:spacing w:before="20" w:after="120"/>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Was the Applicant incarcerated in last 4 months?</w:t>
            </w:r>
          </w:p>
        </w:tc>
      </w:tr>
      <w:tr w:rsidR="09C1947A" w:rsidTr="5AD8E5F2" w14:paraId="33400A9A" w14:textId="77777777">
        <w:trPr>
          <w:trHeight w:val="300"/>
        </w:trPr>
        <w:tc>
          <w:tcPr>
            <w:tcW w:w="309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5BBA9505" w14:textId="0957296B">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priorIncarcerationEndDate</w:t>
            </w:r>
          </w:p>
        </w:tc>
        <w:tc>
          <w:tcPr>
            <w:tcW w:w="2692"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35AD2302" w14:textId="2894FA12">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Date</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6279F015" w14:textId="47A1740C">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No</w:t>
            </w:r>
          </w:p>
        </w:tc>
        <w:tc>
          <w:tcPr>
            <w:tcW w:w="297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57E6CFC5" w14:textId="7AC76A20">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Prior Incarceration End Date</w:t>
            </w:r>
          </w:p>
        </w:tc>
      </w:tr>
      <w:tr w:rsidR="09C1947A" w:rsidTr="5AD8E5F2" w14:paraId="4E742A45" w14:textId="77777777">
        <w:trPr>
          <w:trHeight w:val="300"/>
        </w:trPr>
        <w:tc>
          <w:tcPr>
            <w:tcW w:w="309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15EDB67E" w14:textId="325BEBE8">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lastRenderedPageBreak/>
              <w:t>priorIncarcerationType</w:t>
            </w:r>
          </w:p>
        </w:tc>
        <w:tc>
          <w:tcPr>
            <w:tcW w:w="2692"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6D08A122" w14:textId="088CE35C">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String</w:t>
            </w:r>
          </w:p>
        </w:tc>
        <w:tc>
          <w:tcPr>
            <w:tcW w:w="99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139BA08E" w14:textId="4F2D7960">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Yes</w:t>
            </w:r>
          </w:p>
        </w:tc>
        <w:tc>
          <w:tcPr>
            <w:tcW w:w="2970" w:type="dxa"/>
            <w:tcBorders>
              <w:top w:val="single" w:color="auto" w:sz="8" w:space="0"/>
              <w:left w:val="single" w:color="auto" w:sz="8" w:space="0"/>
              <w:bottom w:val="single" w:color="auto" w:sz="8" w:space="0"/>
              <w:right w:val="single" w:color="auto" w:sz="8" w:space="0"/>
            </w:tcBorders>
            <w:tcMar>
              <w:left w:w="108" w:type="dxa"/>
              <w:right w:w="108" w:type="dxa"/>
            </w:tcMar>
          </w:tcPr>
          <w:p w:rsidR="09C1947A" w:rsidP="005424B9" w:rsidRDefault="09C1947A" w14:paraId="69E1E026" w14:textId="6BBCF5FF">
            <w:pPr>
              <w:spacing w:before="20" w:after="120"/>
              <w:rPr>
                <w:rFonts w:ascii="Calibri" w:hAnsi="Calibri" w:eastAsia="Calibri" w:cs="Calibri"/>
                <w:color w:val="000000" w:themeColor="text1"/>
                <w:sz w:val="20"/>
                <w:szCs w:val="20"/>
              </w:rPr>
            </w:pPr>
            <w:r w:rsidRPr="09C1947A">
              <w:rPr>
                <w:rFonts w:ascii="Calibri" w:hAnsi="Calibri" w:eastAsia="Calibri" w:cs="Calibri"/>
                <w:color w:val="000000" w:themeColor="text1"/>
                <w:sz w:val="20"/>
                <w:szCs w:val="20"/>
              </w:rPr>
              <w:t>Prior Incarceration Type</w:t>
            </w:r>
            <w:r>
              <w:br/>
            </w:r>
            <w:r w:rsidRPr="09C1947A">
              <w:rPr>
                <w:rFonts w:ascii="Arial" w:hAnsi="Arial" w:eastAsia="Arial" w:cs="Arial"/>
                <w:sz w:val="20"/>
                <w:szCs w:val="20"/>
              </w:rPr>
              <w:t xml:space="preserve"> </w:t>
            </w:r>
            <w:r w:rsidRPr="09C1947A">
              <w:rPr>
                <w:rFonts w:ascii="Calibri" w:hAnsi="Calibri" w:eastAsia="Calibri" w:cs="Calibri"/>
                <w:color w:val="000000" w:themeColor="text1"/>
                <w:sz w:val="20"/>
                <w:szCs w:val="20"/>
              </w:rPr>
              <w:t>RT_PRIORINCARTYPE</w:t>
            </w:r>
          </w:p>
        </w:tc>
      </w:tr>
    </w:tbl>
    <w:p w:rsidR="09C1947A" w:rsidP="09C1947A" w:rsidRDefault="09C1947A" w14:paraId="5E682451" w14:textId="51580582">
      <w:pPr>
        <w:ind w:right="162"/>
        <w:rPr>
          <w:rFonts w:ascii="Calibri" w:hAnsi="Calibri" w:cs="Calibri"/>
          <w:sz w:val="22"/>
          <w:szCs w:val="22"/>
        </w:rPr>
      </w:pPr>
    </w:p>
    <w:p w:rsidRPr="005A49B8" w:rsidR="00007863" w:rsidP="00884A0E" w:rsidRDefault="00B40F02" w14:paraId="5B08899F" w14:textId="4092E827">
      <w:pPr>
        <w:ind w:right="162"/>
        <w:rPr>
          <w:rFonts w:ascii="Calibri" w:hAnsi="Calibri" w:cs="Calibri"/>
          <w:sz w:val="22"/>
          <w:szCs w:val="22"/>
        </w:rPr>
      </w:pPr>
      <w:r>
        <w:rPr>
          <w:rFonts w:ascii="Calibri" w:hAnsi="Calibri" w:cs="Calibri"/>
          <w:sz w:val="22"/>
          <w:szCs w:val="22"/>
        </w:rPr>
        <w:t>MedicarePartABDTO:</w:t>
      </w:r>
    </w:p>
    <w:tbl>
      <w:tblPr>
        <w:tblpPr w:leftFromText="180" w:rightFromText="180" w:vertAnchor="text" w:horzAnchor="margin" w:tblpY="114"/>
        <w:tblW w:w="94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94"/>
        <w:gridCol w:w="989"/>
        <w:gridCol w:w="1034"/>
        <w:gridCol w:w="4246"/>
      </w:tblGrid>
      <w:tr w:rsidRPr="005424B9" w:rsidR="00007863" w:rsidTr="003F48A7" w14:paraId="37E28FEB" w14:textId="77777777">
        <w:trPr>
          <w:trHeight w:val="300"/>
        </w:trPr>
        <w:tc>
          <w:tcPr>
            <w:tcW w:w="3194" w:type="dxa"/>
            <w:shd w:val="clear" w:color="auto" w:fill="000000" w:themeFill="text1"/>
          </w:tcPr>
          <w:p w:rsidR="00007863" w:rsidP="00007863" w:rsidRDefault="00007863" w14:paraId="1829297B"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Field</w:t>
            </w:r>
          </w:p>
        </w:tc>
        <w:tc>
          <w:tcPr>
            <w:tcW w:w="989" w:type="dxa"/>
            <w:shd w:val="clear" w:color="auto" w:fill="000000" w:themeFill="text1"/>
          </w:tcPr>
          <w:p w:rsidR="00007863" w:rsidP="00007863" w:rsidRDefault="00007863" w14:paraId="7E290A4E"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Type</w:t>
            </w:r>
          </w:p>
        </w:tc>
        <w:tc>
          <w:tcPr>
            <w:tcW w:w="1034" w:type="dxa"/>
            <w:shd w:val="clear" w:color="auto" w:fill="000000" w:themeFill="text1"/>
          </w:tcPr>
          <w:p w:rsidR="00007863" w:rsidP="00007863" w:rsidRDefault="00007863" w14:paraId="077D3C23"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Required</w:t>
            </w:r>
          </w:p>
        </w:tc>
        <w:tc>
          <w:tcPr>
            <w:tcW w:w="4246" w:type="dxa"/>
            <w:shd w:val="clear" w:color="auto" w:fill="000000" w:themeFill="text1"/>
          </w:tcPr>
          <w:p w:rsidR="00007863" w:rsidP="00007863" w:rsidRDefault="00007863" w14:paraId="6A78D079" w14:textId="77777777">
            <w:pPr>
              <w:pStyle w:val="TableText10HeaderCenter"/>
              <w:rPr>
                <w:rFonts w:ascii="Calibri" w:hAnsi="Calibri" w:cs="Calibri"/>
                <w:b w:val="0"/>
                <w:color w:val="FFFFFF" w:themeColor="background1"/>
              </w:rPr>
            </w:pPr>
            <w:r w:rsidRPr="61ABD80C">
              <w:rPr>
                <w:rFonts w:ascii="Calibri" w:hAnsi="Calibri" w:cs="Calibri"/>
                <w:color w:val="FFFFFF" w:themeColor="background1"/>
              </w:rPr>
              <w:t>Description</w:t>
            </w:r>
          </w:p>
        </w:tc>
      </w:tr>
      <w:tr w:rsidRPr="005424B9" w:rsidR="00007863" w:rsidTr="003F48A7" w14:paraId="57647096" w14:textId="77777777">
        <w:trPr>
          <w:trHeight w:val="300"/>
        </w:trPr>
        <w:tc>
          <w:tcPr>
            <w:tcW w:w="3194" w:type="dxa"/>
            <w:tcBorders>
              <w:top w:val="single" w:color="auto" w:sz="4" w:space="0"/>
              <w:left w:val="single" w:color="auto" w:sz="4" w:space="0"/>
              <w:bottom w:val="single" w:color="auto" w:sz="4" w:space="0"/>
              <w:right w:val="single" w:color="auto" w:sz="4" w:space="0"/>
            </w:tcBorders>
          </w:tcPr>
          <w:p w:rsidRPr="005424B9" w:rsidR="00007863" w:rsidP="00007863" w:rsidRDefault="003831CB" w14:paraId="09B7FBAC" w14:textId="35E7F450">
            <w:pPr>
              <w:pStyle w:val="TableText10"/>
              <w:rPr>
                <w:rFonts w:ascii="Calibri" w:hAnsi="Calibri" w:cs="Calibri"/>
                <w:szCs w:val="20"/>
              </w:rPr>
            </w:pPr>
            <w:ins w:author="Bond, Olivia" w:date="2026-10-20T19:07:00Z" w16du:dateUtc="2026-10-20T23:07:00Z" w:id="120">
              <w:r>
                <w:rPr>
                  <w:rFonts w:asciiTheme="majorHAnsi" w:hAnsiTheme="majorHAnsi" w:eastAsiaTheme="minorEastAsia" w:cstheme="majorHAnsi"/>
                  <w:color w:val="000000" w:themeColor="text1"/>
                  <w:szCs w:val="20"/>
                </w:rPr>
                <w:t xml:space="preserve">entitledToOrReceivingMedicareType </w:t>
              </w:r>
            </w:ins>
            <w:del w:author="Bond, Olivia" w:date="2026-10-20T19:07:00Z" w16du:dateUtc="2026-10-20T23:07:00Z" w:id="121">
              <w:r w:rsidRPr="005424B9" w:rsidDel="003831CB" w:rsidR="00007863">
                <w:rPr>
                  <w:rFonts w:ascii="Calibri" w:hAnsi="Calibri" w:cs="Calibri" w:eastAsiaTheme="minorEastAsia"/>
                  <w:szCs w:val="20"/>
                </w:rPr>
                <w:delText>typeOfCoverage</w:delText>
              </w:r>
            </w:del>
          </w:p>
        </w:tc>
        <w:tc>
          <w:tcPr>
            <w:tcW w:w="989"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723EAC08" w14:textId="77777777">
            <w:pPr>
              <w:pStyle w:val="TableText10"/>
              <w:rPr>
                <w:rFonts w:ascii="Calibri" w:hAnsi="Calibri" w:cs="Calibri"/>
                <w:szCs w:val="20"/>
              </w:rPr>
            </w:pPr>
            <w:r w:rsidRPr="005424B9">
              <w:rPr>
                <w:rFonts w:ascii="Calibri" w:hAnsi="Calibri" w:cs="Calibri" w:eastAsiaTheme="minorEastAsia"/>
                <w:szCs w:val="20"/>
              </w:rPr>
              <w:t>String</w:t>
            </w:r>
          </w:p>
        </w:tc>
        <w:tc>
          <w:tcPr>
            <w:tcW w:w="1034"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695A91BC" w14:textId="77777777">
            <w:pPr>
              <w:pStyle w:val="TableText10"/>
              <w:rPr>
                <w:rFonts w:ascii="Calibri" w:hAnsi="Calibri" w:cs="Calibri" w:eastAsiaTheme="minorEastAsia"/>
                <w:szCs w:val="20"/>
              </w:rPr>
            </w:pPr>
            <w:r w:rsidRPr="005424B9">
              <w:rPr>
                <w:rFonts w:ascii="Calibri" w:hAnsi="Calibri" w:cs="Calibri" w:eastAsiaTheme="minorEastAsia"/>
                <w:szCs w:val="20"/>
              </w:rPr>
              <w:t>Yes</w:t>
            </w:r>
          </w:p>
        </w:tc>
        <w:tc>
          <w:tcPr>
            <w:tcW w:w="4246" w:type="dxa"/>
            <w:tcBorders>
              <w:top w:val="single" w:color="auto" w:sz="4" w:space="0"/>
              <w:left w:val="single" w:color="auto" w:sz="4" w:space="0"/>
              <w:bottom w:val="single" w:color="auto" w:sz="4" w:space="0"/>
              <w:right w:val="single" w:color="auto" w:sz="4" w:space="0"/>
            </w:tcBorders>
          </w:tcPr>
          <w:p w:rsidR="00007863" w:rsidP="00007863" w:rsidRDefault="00007863" w14:paraId="4A4A250E" w14:textId="77777777">
            <w:pPr>
              <w:spacing w:before="20" w:after="120"/>
              <w:rPr>
                <w:ins w:author="Bond, Olivia" w:date="2026-10-20T19:07:00Z" w16du:dateUtc="2026-10-20T23:07:00Z" w:id="122"/>
                <w:rFonts w:ascii="Calibri" w:hAnsi="Calibri" w:eastAsia="Calibri" w:cs="Calibri"/>
                <w:sz w:val="20"/>
                <w:szCs w:val="20"/>
              </w:rPr>
            </w:pPr>
            <w:r w:rsidRPr="005424B9">
              <w:rPr>
                <w:rFonts w:ascii="Calibri" w:hAnsi="Calibri" w:eastAsia="Calibri" w:cs="Calibri"/>
                <w:sz w:val="20"/>
                <w:szCs w:val="20"/>
              </w:rPr>
              <w:t>Type of Coverage PART A or PART B</w:t>
            </w:r>
          </w:p>
          <w:p w:rsidRPr="005424B9" w:rsidR="003F48A7" w:rsidP="00007863" w:rsidRDefault="003F48A7" w14:paraId="5295C99D" w14:textId="57183E20">
            <w:pPr>
              <w:spacing w:before="20" w:after="120"/>
              <w:rPr>
                <w:rFonts w:ascii="Calibri" w:hAnsi="Calibri" w:eastAsia="Calibri" w:cs="Calibri"/>
                <w:sz w:val="20"/>
                <w:szCs w:val="20"/>
              </w:rPr>
            </w:pPr>
            <w:ins w:author="Bond, Olivia" w:date="2026-10-20T19:07:00Z" w16du:dateUtc="2026-10-20T23:07:00Z" w:id="123">
              <w:r w:rsidRPr="00653163">
                <w:rPr>
                  <w:rFonts w:eastAsia="Calibri" w:asciiTheme="majorHAnsi" w:hAnsiTheme="majorHAnsi" w:cstheme="majorBidi"/>
                  <w:color w:val="000000" w:themeColor="text1"/>
                  <w:sz w:val="20"/>
                </w:rPr>
                <w:t>RT_DCINSURANCETYPE</w:t>
              </w:r>
            </w:ins>
          </w:p>
        </w:tc>
      </w:tr>
      <w:tr w:rsidRPr="005424B9" w:rsidR="00007863" w:rsidDel="003F48A7" w:rsidTr="003F48A7" w14:paraId="0F7E2501" w14:textId="1BDB4373">
        <w:trPr>
          <w:trHeight w:val="300"/>
          <w:del w:author="Bond, Olivia" w:date="2026-10-20T19:07:00Z" w:id="124"/>
        </w:trPr>
        <w:tc>
          <w:tcPr>
            <w:tcW w:w="3194" w:type="dxa"/>
            <w:tcBorders>
              <w:top w:val="single" w:color="auto" w:sz="4" w:space="0"/>
              <w:left w:val="single" w:color="auto" w:sz="4" w:space="0"/>
              <w:bottom w:val="single" w:color="auto" w:sz="4" w:space="0"/>
              <w:right w:val="single" w:color="auto" w:sz="4" w:space="0"/>
            </w:tcBorders>
          </w:tcPr>
          <w:p w:rsidRPr="005424B9" w:rsidR="00007863" w:rsidDel="003F48A7" w:rsidP="00007863" w:rsidRDefault="00007863" w14:paraId="4340218E" w14:textId="71B762BF">
            <w:pPr>
              <w:pStyle w:val="TableText10"/>
              <w:rPr>
                <w:del w:author="Bond, Olivia" w:date="2026-10-20T19:07:00Z" w16du:dateUtc="2026-10-20T23:07:00Z" w:id="125"/>
                <w:rFonts w:ascii="Calibri" w:hAnsi="Calibri" w:cs="Calibri" w:eastAsiaTheme="minorEastAsia"/>
                <w:szCs w:val="20"/>
              </w:rPr>
            </w:pPr>
            <w:del w:author="Bond, Olivia" w:date="2026-10-20T19:07:00Z" w16du:dateUtc="2026-10-20T23:07:00Z" w:id="126">
              <w:r w:rsidRPr="005424B9" w:rsidDel="003F48A7">
                <w:rPr>
                  <w:rFonts w:ascii="Calibri" w:hAnsi="Calibri" w:cs="Calibri" w:eastAsiaTheme="minorEastAsia"/>
                  <w:szCs w:val="20"/>
                </w:rPr>
                <w:delText>medicareExpenseType</w:delText>
              </w:r>
            </w:del>
          </w:p>
        </w:tc>
        <w:tc>
          <w:tcPr>
            <w:tcW w:w="989" w:type="dxa"/>
            <w:tcBorders>
              <w:top w:val="single" w:color="auto" w:sz="4" w:space="0"/>
              <w:left w:val="single" w:color="auto" w:sz="4" w:space="0"/>
              <w:bottom w:val="single" w:color="auto" w:sz="4" w:space="0"/>
              <w:right w:val="single" w:color="auto" w:sz="4" w:space="0"/>
            </w:tcBorders>
          </w:tcPr>
          <w:p w:rsidRPr="005424B9" w:rsidR="00007863" w:rsidDel="003F48A7" w:rsidP="00007863" w:rsidRDefault="00007863" w14:paraId="0E54101E" w14:textId="703AF2B9">
            <w:pPr>
              <w:pStyle w:val="TableText10"/>
              <w:rPr>
                <w:del w:author="Bond, Olivia" w:date="2026-10-20T19:07:00Z" w16du:dateUtc="2026-10-20T23:07:00Z" w:id="127"/>
                <w:rFonts w:ascii="Calibri" w:hAnsi="Calibri" w:cs="Calibri" w:eastAsiaTheme="minorEastAsia"/>
                <w:szCs w:val="20"/>
              </w:rPr>
            </w:pPr>
            <w:del w:author="Bond, Olivia" w:date="2026-10-20T19:07:00Z" w16du:dateUtc="2026-10-20T23:07:00Z" w:id="128">
              <w:r w:rsidRPr="005424B9" w:rsidDel="003F48A7">
                <w:rPr>
                  <w:rFonts w:ascii="Calibri" w:hAnsi="Calibri" w:cs="Calibri" w:eastAsiaTheme="minorEastAsia"/>
                  <w:szCs w:val="20"/>
                </w:rPr>
                <w:delText>String</w:delText>
              </w:r>
            </w:del>
          </w:p>
        </w:tc>
        <w:tc>
          <w:tcPr>
            <w:tcW w:w="1034" w:type="dxa"/>
            <w:tcBorders>
              <w:top w:val="single" w:color="auto" w:sz="4" w:space="0"/>
              <w:left w:val="single" w:color="auto" w:sz="4" w:space="0"/>
              <w:bottom w:val="single" w:color="auto" w:sz="4" w:space="0"/>
              <w:right w:val="single" w:color="auto" w:sz="4" w:space="0"/>
            </w:tcBorders>
          </w:tcPr>
          <w:p w:rsidRPr="005424B9" w:rsidR="00007863" w:rsidDel="003F48A7" w:rsidP="00007863" w:rsidRDefault="00007863" w14:paraId="49FB05F8" w14:textId="31E8CC01">
            <w:pPr>
              <w:pStyle w:val="TableText10"/>
              <w:rPr>
                <w:del w:author="Bond, Olivia" w:date="2026-10-20T19:07:00Z" w16du:dateUtc="2026-10-20T23:07:00Z" w:id="129"/>
                <w:rFonts w:ascii="Calibri" w:hAnsi="Calibri" w:cs="Calibri" w:eastAsiaTheme="minorEastAsia"/>
                <w:szCs w:val="20"/>
              </w:rPr>
            </w:pPr>
            <w:del w:author="Bond, Olivia" w:date="2026-10-20T19:07:00Z" w16du:dateUtc="2026-10-20T23:07:00Z" w:id="130">
              <w:r w:rsidRPr="005424B9" w:rsidDel="003F48A7">
                <w:rPr>
                  <w:rFonts w:ascii="Calibri" w:hAnsi="Calibri" w:cs="Calibri" w:eastAsiaTheme="minorEastAsia"/>
                  <w:szCs w:val="20"/>
                </w:rPr>
                <w:delText>Yes</w:delText>
              </w:r>
            </w:del>
          </w:p>
        </w:tc>
        <w:tc>
          <w:tcPr>
            <w:tcW w:w="4246" w:type="dxa"/>
            <w:tcBorders>
              <w:top w:val="single" w:color="auto" w:sz="4" w:space="0"/>
              <w:left w:val="single" w:color="auto" w:sz="4" w:space="0"/>
              <w:bottom w:val="single" w:color="auto" w:sz="4" w:space="0"/>
              <w:right w:val="single" w:color="auto" w:sz="4" w:space="0"/>
            </w:tcBorders>
          </w:tcPr>
          <w:p w:rsidRPr="005424B9" w:rsidR="00804E97" w:rsidDel="003F48A7" w:rsidP="00804E97" w:rsidRDefault="00804E97" w14:paraId="28FFDBE3" w14:textId="7BEF288F">
            <w:pPr>
              <w:pStyle w:val="paragraph"/>
              <w:spacing w:before="0" w:beforeAutospacing="0" w:after="0" w:afterAutospacing="0"/>
              <w:textAlignment w:val="baseline"/>
              <w:rPr>
                <w:del w:author="Bond, Olivia" w:date="2026-10-20T19:07:00Z" w16du:dateUtc="2026-10-20T23:07:00Z" w:id="131"/>
                <w:rFonts w:ascii="Calibri" w:hAnsi="Calibri" w:cs="Calibri"/>
                <w:sz w:val="20"/>
                <w:szCs w:val="20"/>
              </w:rPr>
            </w:pPr>
            <w:del w:author="Bond, Olivia" w:date="2026-10-20T19:07:00Z" w16du:dateUtc="2026-10-20T23:07:00Z" w:id="132">
              <w:r w:rsidRPr="005424B9" w:rsidDel="003F48A7">
                <w:rPr>
                  <w:rStyle w:val="normaltextrun"/>
                  <w:rFonts w:ascii="Calibri" w:hAnsi="Calibri" w:cs="Calibri"/>
                  <w:sz w:val="20"/>
                  <w:szCs w:val="20"/>
                  <w:lang w:val="en-GB"/>
                </w:rPr>
                <w:delText>Expense type for</w:delText>
              </w:r>
              <w:r w:rsidRPr="005424B9" w:rsidDel="003F48A7" w:rsidR="002216BE">
                <w:rPr>
                  <w:rStyle w:val="normaltextrun"/>
                  <w:rFonts w:ascii="Calibri" w:hAnsi="Calibri" w:cs="Calibri"/>
                  <w:sz w:val="20"/>
                  <w:szCs w:val="20"/>
                  <w:lang w:val="en-GB"/>
                </w:rPr>
                <w:delText xml:space="preserve"> Medicare</w:delText>
              </w:r>
              <w:r w:rsidRPr="005424B9" w:rsidDel="003F48A7">
                <w:rPr>
                  <w:rStyle w:val="eop"/>
                  <w:rFonts w:ascii="Calibri" w:hAnsi="Calibri" w:cs="Calibri"/>
                  <w:sz w:val="20"/>
                  <w:szCs w:val="20"/>
                </w:rPr>
                <w:delText> </w:delText>
              </w:r>
            </w:del>
          </w:p>
          <w:p w:rsidRPr="005424B9" w:rsidR="00804E97" w:rsidDel="003F48A7" w:rsidP="00804E97" w:rsidRDefault="00804E97" w14:paraId="7AA36522" w14:textId="6822E475">
            <w:pPr>
              <w:pStyle w:val="paragraph"/>
              <w:spacing w:before="0" w:beforeAutospacing="0" w:after="0" w:afterAutospacing="0"/>
              <w:textAlignment w:val="baseline"/>
              <w:rPr>
                <w:del w:author="Bond, Olivia" w:date="2026-10-20T19:07:00Z" w16du:dateUtc="2026-10-20T23:07:00Z" w:id="133"/>
                <w:rFonts w:ascii="Calibri" w:hAnsi="Calibri" w:cs="Calibri"/>
                <w:sz w:val="20"/>
                <w:szCs w:val="20"/>
              </w:rPr>
            </w:pPr>
            <w:del w:author="Bond, Olivia" w:date="2026-10-20T19:07:00Z" w16du:dateUtc="2026-10-20T23:07:00Z" w:id="134">
              <w:r w:rsidRPr="005424B9" w:rsidDel="003F48A7">
                <w:rPr>
                  <w:rStyle w:val="normaltextrun"/>
                  <w:rFonts w:ascii="Calibri" w:hAnsi="Calibri" w:cs="Calibri"/>
                  <w:sz w:val="20"/>
                  <w:szCs w:val="20"/>
                  <w:lang w:val="en-GB"/>
                </w:rPr>
                <w:delText>Reference Table: MEDEXPTYPE</w:delText>
              </w:r>
              <w:r w:rsidRPr="005424B9" w:rsidDel="003F48A7">
                <w:rPr>
                  <w:rStyle w:val="eop"/>
                  <w:rFonts w:ascii="Calibri" w:hAnsi="Calibri" w:cs="Calibri"/>
                  <w:sz w:val="20"/>
                  <w:szCs w:val="20"/>
                  <w:bdr w:val="none" w:color="auto" w:sz="0" w:space="0" w:frame="1"/>
                  <w:shd w:val="clear" w:color="auto" w:fill="C6C6C6"/>
                </w:rPr>
                <w:delText> </w:delText>
              </w:r>
            </w:del>
          </w:p>
          <w:p w:rsidRPr="005424B9" w:rsidR="00007863" w:rsidDel="003F48A7" w:rsidP="00007863" w:rsidRDefault="00007863" w14:paraId="3E20E857" w14:textId="1DA346AE">
            <w:pPr>
              <w:pStyle w:val="TableText10"/>
              <w:rPr>
                <w:del w:author="Bond, Olivia" w:date="2026-10-20T19:07:00Z" w16du:dateUtc="2026-10-20T23:07:00Z" w:id="135"/>
                <w:rFonts w:ascii="Calibri" w:hAnsi="Calibri" w:cs="Calibri" w:eastAsiaTheme="minorEastAsia"/>
                <w:szCs w:val="20"/>
              </w:rPr>
            </w:pPr>
          </w:p>
        </w:tc>
      </w:tr>
      <w:tr w:rsidRPr="005424B9" w:rsidR="00FA7DA6" w:rsidDel="003F48A7" w:rsidTr="003F48A7" w14:paraId="2C2CDBE1" w14:textId="14F639B6">
        <w:trPr>
          <w:trHeight w:val="300"/>
          <w:del w:author="Bond, Olivia" w:date="2026-10-20T19:07:00Z" w:id="136"/>
        </w:trPr>
        <w:tc>
          <w:tcPr>
            <w:tcW w:w="3194" w:type="dxa"/>
            <w:tcBorders>
              <w:top w:val="single" w:color="auto" w:sz="4" w:space="0"/>
              <w:left w:val="single" w:color="auto" w:sz="4" w:space="0"/>
              <w:bottom w:val="single" w:color="auto" w:sz="4" w:space="0"/>
              <w:right w:val="single" w:color="auto" w:sz="4" w:space="0"/>
            </w:tcBorders>
          </w:tcPr>
          <w:p w:rsidRPr="007E3C70" w:rsidR="00FA7DA6" w:rsidDel="003F48A7" w:rsidP="5AD8E5F2" w:rsidRDefault="1CFA9229" w14:paraId="4A331304" w14:textId="01027959">
            <w:pPr>
              <w:pStyle w:val="TableText10"/>
              <w:rPr>
                <w:del w:author="Bond, Olivia" w:date="2026-10-20T19:07:00Z" w16du:dateUtc="2026-10-20T23:07:00Z" w:id="137"/>
                <w:rFonts w:ascii="Calibri" w:hAnsi="Calibri" w:cs="Calibri" w:eastAsiaTheme="minorEastAsia"/>
              </w:rPr>
            </w:pPr>
            <w:del w:author="Bond, Olivia" w:date="2026-10-20T19:07:00Z" w16du:dateUtc="2026-10-20T23:07:00Z" w:id="138">
              <w:r w:rsidRPr="007E3C70" w:rsidDel="003F48A7">
                <w:rPr>
                  <w:rFonts w:ascii="Calibri" w:hAnsi="Calibri" w:cs="Calibri"/>
                </w:rPr>
                <w:delText>over</w:delText>
              </w:r>
              <w:r w:rsidRPr="007E3C70" w:rsidDel="003F48A7" w:rsidR="48585552">
                <w:rPr>
                  <w:rFonts w:ascii="Calibri" w:hAnsi="Calibri" w:cs="Calibri"/>
                </w:rPr>
                <w:delText>a</w:delText>
              </w:r>
              <w:r w:rsidRPr="007E3C70" w:rsidDel="003F48A7">
                <w:rPr>
                  <w:rFonts w:ascii="Calibri" w:hAnsi="Calibri" w:cs="Calibri"/>
                </w:rPr>
                <w:delText>llTypeOfCoverage</w:delText>
              </w:r>
            </w:del>
          </w:p>
        </w:tc>
        <w:tc>
          <w:tcPr>
            <w:tcW w:w="989" w:type="dxa"/>
            <w:tcBorders>
              <w:top w:val="single" w:color="auto" w:sz="4" w:space="0"/>
              <w:left w:val="single" w:color="auto" w:sz="4" w:space="0"/>
              <w:bottom w:val="single" w:color="auto" w:sz="4" w:space="0"/>
              <w:right w:val="single" w:color="auto" w:sz="4" w:space="0"/>
            </w:tcBorders>
          </w:tcPr>
          <w:p w:rsidRPr="007E3C70" w:rsidR="00FA7DA6" w:rsidDel="003F48A7" w:rsidP="00FA7DA6" w:rsidRDefault="00FA7DA6" w14:paraId="246D4A56" w14:textId="362634E7">
            <w:pPr>
              <w:pStyle w:val="TableText10"/>
              <w:rPr>
                <w:del w:author="Bond, Olivia" w:date="2026-10-20T19:07:00Z" w16du:dateUtc="2026-10-20T23:07:00Z" w:id="139"/>
                <w:rFonts w:ascii="Calibri" w:hAnsi="Calibri" w:cs="Calibri" w:eastAsiaTheme="minorEastAsia"/>
                <w:szCs w:val="20"/>
              </w:rPr>
            </w:pPr>
            <w:del w:author="Bond, Olivia" w:date="2026-10-20T19:07:00Z" w16du:dateUtc="2026-10-20T23:07:00Z" w:id="140">
              <w:r w:rsidRPr="007E3C70" w:rsidDel="003F48A7">
                <w:rPr>
                  <w:rFonts w:ascii="Calibri" w:hAnsi="Calibri" w:cs="Calibri"/>
                  <w:szCs w:val="20"/>
                </w:rPr>
                <w:delText>String</w:delText>
              </w:r>
            </w:del>
          </w:p>
        </w:tc>
        <w:tc>
          <w:tcPr>
            <w:tcW w:w="1034" w:type="dxa"/>
            <w:tcBorders>
              <w:top w:val="single" w:color="auto" w:sz="4" w:space="0"/>
              <w:left w:val="single" w:color="auto" w:sz="4" w:space="0"/>
              <w:bottom w:val="single" w:color="auto" w:sz="4" w:space="0"/>
              <w:right w:val="single" w:color="auto" w:sz="4" w:space="0"/>
            </w:tcBorders>
          </w:tcPr>
          <w:p w:rsidRPr="007E3C70" w:rsidR="00FA7DA6" w:rsidDel="003F48A7" w:rsidP="00FA7DA6" w:rsidRDefault="00FA7DA6" w14:paraId="0FC97C78" w14:textId="0C1BABA7">
            <w:pPr>
              <w:pStyle w:val="TableText10"/>
              <w:rPr>
                <w:del w:author="Bond, Olivia" w:date="2026-10-20T19:07:00Z" w16du:dateUtc="2026-10-20T23:07:00Z" w:id="141"/>
                <w:rFonts w:ascii="Calibri" w:hAnsi="Calibri" w:cs="Calibri" w:eastAsiaTheme="minorEastAsia"/>
                <w:szCs w:val="20"/>
              </w:rPr>
            </w:pPr>
            <w:del w:author="Bond, Olivia" w:date="2026-10-20T19:07:00Z" w16du:dateUtc="2026-10-20T23:07:00Z" w:id="142">
              <w:r w:rsidRPr="007E3C70" w:rsidDel="003F48A7">
                <w:rPr>
                  <w:rFonts w:ascii="Calibri" w:hAnsi="Calibri" w:cs="Calibri"/>
                  <w:szCs w:val="20"/>
                </w:rPr>
                <w:delText>Yes</w:delText>
              </w:r>
            </w:del>
          </w:p>
        </w:tc>
        <w:tc>
          <w:tcPr>
            <w:tcW w:w="4246" w:type="dxa"/>
            <w:tcBorders>
              <w:top w:val="single" w:color="auto" w:sz="4" w:space="0"/>
              <w:left w:val="single" w:color="auto" w:sz="4" w:space="0"/>
              <w:bottom w:val="single" w:color="auto" w:sz="4" w:space="0"/>
              <w:right w:val="single" w:color="auto" w:sz="4" w:space="0"/>
            </w:tcBorders>
          </w:tcPr>
          <w:p w:rsidRPr="007E3C70" w:rsidR="00FA7DA6" w:rsidDel="003F48A7" w:rsidP="00FA7DA6" w:rsidRDefault="00FA7DA6" w14:paraId="3A1EC0A7" w14:textId="13F6C227">
            <w:pPr>
              <w:pStyle w:val="paragraph"/>
              <w:spacing w:before="0" w:beforeAutospacing="0" w:after="0" w:afterAutospacing="0"/>
              <w:textAlignment w:val="baseline"/>
              <w:rPr>
                <w:del w:author="Bond, Olivia" w:date="2026-10-20T19:07:00Z" w16du:dateUtc="2026-10-20T23:07:00Z" w:id="143"/>
                <w:rFonts w:ascii="Calibri" w:hAnsi="Calibri" w:cs="Calibri"/>
                <w:sz w:val="20"/>
                <w:szCs w:val="20"/>
              </w:rPr>
            </w:pPr>
            <w:del w:author="Bond, Olivia" w:date="2026-10-20T19:07:00Z" w16du:dateUtc="2026-10-20T23:07:00Z" w:id="144">
              <w:r w:rsidRPr="007E3C70" w:rsidDel="003F48A7">
                <w:rPr>
                  <w:rFonts w:ascii="Calibri" w:hAnsi="Calibri" w:cs="Calibri"/>
                  <w:sz w:val="20"/>
                  <w:szCs w:val="20"/>
                </w:rPr>
                <w:delText>Type of overall coverage</w:delText>
              </w:r>
            </w:del>
          </w:p>
          <w:p w:rsidRPr="007E3C70" w:rsidR="00C139FD" w:rsidDel="003F48A7" w:rsidP="00C139FD" w:rsidRDefault="00C139FD" w14:paraId="70BE61A6" w14:textId="4B42882E">
            <w:pPr>
              <w:pStyle w:val="TableText10"/>
              <w:rPr>
                <w:del w:author="Bond, Olivia" w:date="2026-10-20T19:07:00Z" w16du:dateUtc="2026-10-20T23:07:00Z" w:id="145"/>
                <w:rFonts w:ascii="Calibri" w:hAnsi="Calibri" w:cs="Calibri"/>
                <w:szCs w:val="20"/>
              </w:rPr>
            </w:pPr>
            <w:del w:author="Bond, Olivia" w:date="2026-10-20T19:07:00Z" w16du:dateUtc="2026-10-20T23:07:00Z" w:id="146">
              <w:r w:rsidRPr="007E3C70" w:rsidDel="003F48A7">
                <w:rPr>
                  <w:rFonts w:ascii="Calibri" w:hAnsi="Calibri" w:eastAsia="Aptos Narrow" w:cs="Calibri"/>
                  <w:color w:val="242424"/>
                  <w:szCs w:val="20"/>
                </w:rPr>
                <w:delText>RT_OVERALLCOVERAGE</w:delText>
              </w:r>
            </w:del>
          </w:p>
          <w:p w:rsidRPr="007E3C70" w:rsidR="00C139FD" w:rsidDel="003F48A7" w:rsidP="00C139FD" w:rsidRDefault="00C139FD" w14:paraId="3FB8B60D" w14:textId="0D3DBFDD">
            <w:pPr>
              <w:pStyle w:val="paragraph"/>
              <w:spacing w:before="0" w:beforeAutospacing="0" w:after="0" w:afterAutospacing="0"/>
              <w:textAlignment w:val="baseline"/>
              <w:rPr>
                <w:del w:author="Bond, Olivia" w:date="2026-10-20T19:07:00Z" w16du:dateUtc="2026-10-20T23:07:00Z" w:id="147"/>
                <w:rStyle w:val="normaltextrun"/>
                <w:rFonts w:ascii="Calibri" w:hAnsi="Calibri" w:cs="Calibri"/>
                <w:sz w:val="20"/>
                <w:szCs w:val="20"/>
                <w:lang w:val="en-GB"/>
              </w:rPr>
            </w:pPr>
            <w:del w:author="Bond, Olivia" w:date="2026-10-20T19:07:00Z" w16du:dateUtc="2026-10-20T23:07:00Z" w:id="148">
              <w:r w:rsidRPr="007E3C70" w:rsidDel="003F48A7">
                <w:rPr>
                  <w:rFonts w:ascii="Calibri" w:hAnsi="Calibri" w:eastAsia="Aptos Narrow" w:cs="Calibri"/>
                  <w:color w:val="242424"/>
                  <w:sz w:val="20"/>
                  <w:szCs w:val="20"/>
                </w:rPr>
                <w:delText>Ex: Medicare</w:delText>
              </w:r>
            </w:del>
          </w:p>
        </w:tc>
      </w:tr>
      <w:tr w:rsidRPr="005424B9" w:rsidR="00804E97" w:rsidDel="003F48A7" w:rsidTr="003F48A7" w14:paraId="3F9080A8" w14:textId="2535B8FE">
        <w:trPr>
          <w:trHeight w:val="300"/>
          <w:del w:author="Bond, Olivia" w:date="2026-10-20T19:08:00Z" w:id="149"/>
        </w:trPr>
        <w:tc>
          <w:tcPr>
            <w:tcW w:w="3194" w:type="dxa"/>
            <w:tcBorders>
              <w:top w:val="single" w:color="auto" w:sz="4" w:space="0"/>
              <w:left w:val="single" w:color="auto" w:sz="4" w:space="0"/>
              <w:bottom w:val="single" w:color="auto" w:sz="4" w:space="0"/>
              <w:right w:val="single" w:color="auto" w:sz="4" w:space="0"/>
            </w:tcBorders>
          </w:tcPr>
          <w:p w:rsidRPr="005424B9" w:rsidR="00804E97" w:rsidDel="003F48A7" w:rsidP="00804E97" w:rsidRDefault="00804E97" w14:paraId="7A1DFD9E" w14:textId="60F2A507">
            <w:pPr>
              <w:pStyle w:val="TableText10"/>
              <w:rPr>
                <w:del w:author="Bond, Olivia" w:date="2026-10-20T19:08:00Z" w16du:dateUtc="2026-10-20T23:08:00Z" w:id="150"/>
                <w:rFonts w:ascii="Calibri" w:hAnsi="Calibri" w:cs="Calibri" w:eastAsiaTheme="minorEastAsia"/>
                <w:szCs w:val="20"/>
              </w:rPr>
            </w:pPr>
            <w:del w:author="Bond, Olivia" w:date="2026-10-20T19:08:00Z" w16du:dateUtc="2026-10-20T23:08:00Z" w:id="151">
              <w:r w:rsidRPr="005424B9" w:rsidDel="003F48A7">
                <w:rPr>
                  <w:rStyle w:val="normaltextrun"/>
                  <w:rFonts w:ascii="Calibri" w:hAnsi="Calibri" w:cs="Calibri"/>
                  <w:szCs w:val="20"/>
                  <w:lang w:val="en-GB"/>
                </w:rPr>
                <w:delText>isSOLQ</w:delText>
              </w:r>
              <w:r w:rsidRPr="005424B9" w:rsidDel="003F48A7">
                <w:rPr>
                  <w:rStyle w:val="eop"/>
                  <w:rFonts w:ascii="Calibri" w:hAnsi="Calibri" w:cs="Calibri"/>
                  <w:szCs w:val="20"/>
                </w:rPr>
                <w:delText> </w:delText>
              </w:r>
            </w:del>
          </w:p>
        </w:tc>
        <w:tc>
          <w:tcPr>
            <w:tcW w:w="989" w:type="dxa"/>
            <w:tcBorders>
              <w:top w:val="single" w:color="auto" w:sz="4" w:space="0"/>
              <w:left w:val="single" w:color="auto" w:sz="4" w:space="0"/>
              <w:bottom w:val="single" w:color="auto" w:sz="4" w:space="0"/>
              <w:right w:val="single" w:color="auto" w:sz="4" w:space="0"/>
            </w:tcBorders>
          </w:tcPr>
          <w:p w:rsidRPr="005424B9" w:rsidR="00804E97" w:rsidDel="003F48A7" w:rsidP="00804E97" w:rsidRDefault="00804E97" w14:paraId="6B9788A9" w14:textId="7A5D0E5C">
            <w:pPr>
              <w:pStyle w:val="TableText10"/>
              <w:rPr>
                <w:del w:author="Bond, Olivia" w:date="2026-10-20T19:08:00Z" w16du:dateUtc="2026-10-20T23:08:00Z" w:id="152"/>
                <w:rFonts w:ascii="Calibri" w:hAnsi="Calibri" w:cs="Calibri" w:eastAsiaTheme="minorEastAsia"/>
                <w:szCs w:val="20"/>
              </w:rPr>
            </w:pPr>
            <w:del w:author="Bond, Olivia" w:date="2026-10-20T19:08:00Z" w16du:dateUtc="2026-10-20T23:08:00Z" w:id="153">
              <w:r w:rsidRPr="005424B9" w:rsidDel="003F48A7">
                <w:rPr>
                  <w:rStyle w:val="normaltextrun"/>
                  <w:rFonts w:ascii="Calibri" w:hAnsi="Calibri" w:cs="Calibri"/>
                  <w:szCs w:val="20"/>
                  <w:lang w:val="en-GB"/>
                </w:rPr>
                <w:delText>Boolean</w:delText>
              </w:r>
              <w:r w:rsidRPr="005424B9" w:rsidDel="003F48A7">
                <w:rPr>
                  <w:rStyle w:val="eop"/>
                  <w:rFonts w:ascii="Calibri" w:hAnsi="Calibri" w:cs="Calibri"/>
                  <w:szCs w:val="20"/>
                </w:rPr>
                <w:delText> </w:delText>
              </w:r>
            </w:del>
          </w:p>
        </w:tc>
        <w:tc>
          <w:tcPr>
            <w:tcW w:w="1034" w:type="dxa"/>
            <w:tcBorders>
              <w:top w:val="single" w:color="auto" w:sz="4" w:space="0"/>
              <w:left w:val="single" w:color="auto" w:sz="4" w:space="0"/>
              <w:bottom w:val="single" w:color="auto" w:sz="4" w:space="0"/>
              <w:right w:val="single" w:color="auto" w:sz="4" w:space="0"/>
            </w:tcBorders>
          </w:tcPr>
          <w:p w:rsidRPr="005424B9" w:rsidR="00804E97" w:rsidDel="003F48A7" w:rsidP="00804E97" w:rsidRDefault="00804E97" w14:paraId="2F62BBBF" w14:textId="119AC5DC">
            <w:pPr>
              <w:pStyle w:val="TableText10"/>
              <w:rPr>
                <w:del w:author="Bond, Olivia" w:date="2026-10-20T19:08:00Z" w16du:dateUtc="2026-10-20T23:08:00Z" w:id="154"/>
                <w:rFonts w:ascii="Calibri" w:hAnsi="Calibri" w:cs="Calibri" w:eastAsiaTheme="minorEastAsia"/>
                <w:szCs w:val="20"/>
              </w:rPr>
            </w:pPr>
            <w:del w:author="Bond, Olivia" w:date="2026-10-20T19:08:00Z" w16du:dateUtc="2026-10-20T23:08:00Z" w:id="155">
              <w:r w:rsidRPr="005424B9" w:rsidDel="003F48A7">
                <w:rPr>
                  <w:rStyle w:val="normaltextrun"/>
                  <w:rFonts w:ascii="Calibri" w:hAnsi="Calibri" w:cs="Calibri"/>
                  <w:szCs w:val="20"/>
                  <w:lang w:val="en-GB"/>
                </w:rPr>
                <w:delText>Yes</w:delText>
              </w:r>
              <w:r w:rsidRPr="005424B9" w:rsidDel="003F48A7">
                <w:rPr>
                  <w:rStyle w:val="eop"/>
                  <w:rFonts w:ascii="Calibri" w:hAnsi="Calibri" w:cs="Calibri"/>
                  <w:szCs w:val="20"/>
                </w:rPr>
                <w:delText> </w:delText>
              </w:r>
            </w:del>
          </w:p>
        </w:tc>
        <w:tc>
          <w:tcPr>
            <w:tcW w:w="4246" w:type="dxa"/>
            <w:tcBorders>
              <w:top w:val="single" w:color="auto" w:sz="4" w:space="0"/>
              <w:left w:val="single" w:color="auto" w:sz="4" w:space="0"/>
              <w:bottom w:val="single" w:color="auto" w:sz="4" w:space="0"/>
              <w:right w:val="single" w:color="auto" w:sz="4" w:space="0"/>
            </w:tcBorders>
          </w:tcPr>
          <w:p w:rsidRPr="005424B9" w:rsidR="00804E97" w:rsidDel="003F48A7" w:rsidP="00804E97" w:rsidRDefault="00804E97" w14:paraId="79C96E11" w14:textId="533EA466">
            <w:pPr>
              <w:pStyle w:val="TableText10"/>
              <w:rPr>
                <w:del w:author="Bond, Olivia" w:date="2026-10-20T19:08:00Z" w16du:dateUtc="2026-10-20T23:08:00Z" w:id="156"/>
                <w:rFonts w:ascii="Calibri" w:hAnsi="Calibri" w:cs="Calibri" w:eastAsiaTheme="minorEastAsia"/>
                <w:szCs w:val="20"/>
              </w:rPr>
            </w:pPr>
            <w:del w:author="Bond, Olivia" w:date="2026-10-20T19:08:00Z" w16du:dateUtc="2026-10-20T23:08:00Z" w:id="157">
              <w:r w:rsidRPr="005424B9" w:rsidDel="003F48A7">
                <w:rPr>
                  <w:rStyle w:val="normaltextrun"/>
                  <w:rFonts w:ascii="Calibri" w:hAnsi="Calibri" w:cs="Calibri"/>
                  <w:szCs w:val="20"/>
                  <w:lang w:val="en-GB"/>
                </w:rPr>
                <w:delText>Is the data received from SOLQ.</w:delText>
              </w:r>
            </w:del>
          </w:p>
        </w:tc>
      </w:tr>
      <w:tr w:rsidRPr="005424B9" w:rsidR="00007863" w:rsidTr="003F48A7" w14:paraId="7279D57A" w14:textId="77777777">
        <w:trPr>
          <w:trHeight w:val="300"/>
        </w:trPr>
        <w:tc>
          <w:tcPr>
            <w:tcW w:w="3194"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755E5134" w14:textId="77777777">
            <w:pPr>
              <w:pStyle w:val="TableText10"/>
              <w:rPr>
                <w:rFonts w:ascii="Calibri" w:hAnsi="Calibri" w:cs="Calibri"/>
                <w:szCs w:val="20"/>
              </w:rPr>
            </w:pPr>
            <w:r w:rsidRPr="005424B9">
              <w:rPr>
                <w:rFonts w:ascii="Calibri" w:hAnsi="Calibri" w:cs="Calibri" w:eastAsiaTheme="minorEastAsia"/>
                <w:szCs w:val="20"/>
              </w:rPr>
              <w:t>startDate</w:t>
            </w:r>
          </w:p>
        </w:tc>
        <w:tc>
          <w:tcPr>
            <w:tcW w:w="989"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3E5E40C9" w14:textId="77777777">
            <w:pPr>
              <w:pStyle w:val="TableText10"/>
              <w:rPr>
                <w:rFonts w:ascii="Calibri" w:hAnsi="Calibri" w:cs="Calibri" w:eastAsiaTheme="minorEastAsia"/>
                <w:szCs w:val="20"/>
              </w:rPr>
            </w:pPr>
            <w:r w:rsidRPr="005424B9">
              <w:rPr>
                <w:rFonts w:ascii="Calibri" w:hAnsi="Calibri" w:cs="Calibri" w:eastAsiaTheme="minorEastAsia"/>
                <w:szCs w:val="20"/>
              </w:rPr>
              <w:t>Date</w:t>
            </w:r>
          </w:p>
        </w:tc>
        <w:tc>
          <w:tcPr>
            <w:tcW w:w="1034"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40E83377" w14:textId="77777777">
            <w:pPr>
              <w:pStyle w:val="TableText10"/>
              <w:rPr>
                <w:rFonts w:ascii="Calibri" w:hAnsi="Calibri" w:cs="Calibri"/>
                <w:szCs w:val="20"/>
              </w:rPr>
            </w:pPr>
            <w:r w:rsidRPr="005424B9">
              <w:rPr>
                <w:rFonts w:ascii="Calibri" w:hAnsi="Calibri" w:cs="Calibri" w:eastAsiaTheme="minorEastAsia"/>
                <w:szCs w:val="20"/>
              </w:rPr>
              <w:t>Yes</w:t>
            </w:r>
          </w:p>
        </w:tc>
        <w:tc>
          <w:tcPr>
            <w:tcW w:w="4246" w:type="dxa"/>
            <w:tcBorders>
              <w:top w:val="single" w:color="auto" w:sz="4" w:space="0"/>
              <w:left w:val="single" w:color="auto" w:sz="4" w:space="0"/>
              <w:bottom w:val="single" w:color="auto" w:sz="4" w:space="0"/>
              <w:right w:val="single" w:color="auto" w:sz="4" w:space="0"/>
            </w:tcBorders>
          </w:tcPr>
          <w:p w:rsidRPr="005424B9" w:rsidR="00007863" w:rsidP="5AD8E5F2" w:rsidRDefault="52C7B18D" w14:paraId="270B2AE8" w14:textId="49956FD1">
            <w:pPr>
              <w:pStyle w:val="TableText10"/>
              <w:rPr>
                <w:rFonts w:ascii="Calibri" w:hAnsi="Calibri" w:cs="Calibri" w:eastAsiaTheme="minorEastAsia"/>
              </w:rPr>
            </w:pPr>
            <w:r w:rsidRPr="5AD8E5F2">
              <w:rPr>
                <w:rFonts w:ascii="Calibri" w:hAnsi="Calibri" w:cs="Calibri" w:eastAsiaTheme="minorEastAsia"/>
              </w:rPr>
              <w:t>Start Date of Medicare Part</w:t>
            </w:r>
            <w:r w:rsidRPr="5AD8E5F2" w:rsidR="5E2C0867">
              <w:rPr>
                <w:rFonts w:ascii="Calibri" w:hAnsi="Calibri" w:cs="Calibri" w:eastAsiaTheme="minorEastAsia"/>
              </w:rPr>
              <w:t xml:space="preserve"> </w:t>
            </w:r>
            <w:r w:rsidRPr="5AD8E5F2">
              <w:rPr>
                <w:rFonts w:ascii="Calibri" w:hAnsi="Calibri" w:cs="Calibri" w:eastAsiaTheme="minorEastAsia"/>
              </w:rPr>
              <w:t>A or B.</w:t>
            </w:r>
          </w:p>
        </w:tc>
      </w:tr>
      <w:tr w:rsidRPr="005424B9" w:rsidR="00007863" w:rsidTr="003F48A7" w14:paraId="3E6B8557" w14:textId="77777777">
        <w:trPr>
          <w:trHeight w:val="491"/>
        </w:trPr>
        <w:tc>
          <w:tcPr>
            <w:tcW w:w="3194"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46FFA94C" w14:textId="77777777">
            <w:pPr>
              <w:pStyle w:val="TableText10"/>
              <w:rPr>
                <w:rFonts w:ascii="Calibri" w:hAnsi="Calibri" w:cs="Calibri" w:eastAsiaTheme="minorEastAsia"/>
                <w:szCs w:val="20"/>
              </w:rPr>
            </w:pPr>
            <w:r w:rsidRPr="005424B9">
              <w:rPr>
                <w:rFonts w:ascii="Calibri" w:hAnsi="Calibri" w:cs="Calibri" w:eastAsiaTheme="minorEastAsia"/>
                <w:szCs w:val="20"/>
              </w:rPr>
              <w:t>endDate</w:t>
            </w:r>
          </w:p>
        </w:tc>
        <w:tc>
          <w:tcPr>
            <w:tcW w:w="989"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590EABBD" w14:textId="77777777">
            <w:pPr>
              <w:pStyle w:val="TableText10"/>
              <w:rPr>
                <w:rFonts w:ascii="Calibri" w:hAnsi="Calibri" w:cs="Calibri" w:eastAsiaTheme="minorEastAsia"/>
                <w:szCs w:val="20"/>
              </w:rPr>
            </w:pPr>
            <w:r w:rsidRPr="005424B9">
              <w:rPr>
                <w:rFonts w:ascii="Calibri" w:hAnsi="Calibri" w:cs="Calibri" w:eastAsiaTheme="minorEastAsia"/>
                <w:szCs w:val="20"/>
              </w:rPr>
              <w:t>Date</w:t>
            </w:r>
          </w:p>
        </w:tc>
        <w:tc>
          <w:tcPr>
            <w:tcW w:w="1034" w:type="dxa"/>
            <w:tcBorders>
              <w:top w:val="single" w:color="auto" w:sz="4" w:space="0"/>
              <w:left w:val="single" w:color="auto" w:sz="4" w:space="0"/>
              <w:bottom w:val="single" w:color="auto" w:sz="4" w:space="0"/>
              <w:right w:val="single" w:color="auto" w:sz="4" w:space="0"/>
            </w:tcBorders>
          </w:tcPr>
          <w:p w:rsidRPr="005424B9" w:rsidR="00007863" w:rsidP="00007863" w:rsidRDefault="00007863" w14:paraId="22DF576A" w14:textId="77777777">
            <w:pPr>
              <w:pStyle w:val="TableText10"/>
              <w:rPr>
                <w:rFonts w:ascii="Calibri" w:hAnsi="Calibri" w:cs="Calibri" w:eastAsiaTheme="minorEastAsia"/>
                <w:szCs w:val="20"/>
              </w:rPr>
            </w:pPr>
            <w:r w:rsidRPr="005424B9">
              <w:rPr>
                <w:rFonts w:ascii="Calibri" w:hAnsi="Calibri" w:cs="Calibri" w:eastAsiaTheme="minorEastAsia"/>
                <w:szCs w:val="20"/>
              </w:rPr>
              <w:t>No</w:t>
            </w:r>
          </w:p>
        </w:tc>
        <w:tc>
          <w:tcPr>
            <w:tcW w:w="4246" w:type="dxa"/>
            <w:tcBorders>
              <w:top w:val="single" w:color="auto" w:sz="4" w:space="0"/>
              <w:left w:val="single" w:color="auto" w:sz="4" w:space="0"/>
              <w:bottom w:val="single" w:color="auto" w:sz="4" w:space="0"/>
              <w:right w:val="single" w:color="auto" w:sz="4" w:space="0"/>
            </w:tcBorders>
          </w:tcPr>
          <w:p w:rsidRPr="005424B9" w:rsidR="00007863" w:rsidP="00007863" w:rsidRDefault="52C7B18D" w14:paraId="642018FD" w14:textId="2C93C902">
            <w:pPr>
              <w:pStyle w:val="TableText10"/>
              <w:rPr>
                <w:rFonts w:ascii="Calibri" w:hAnsi="Calibri" w:cs="Calibri" w:eastAsiaTheme="minorEastAsia"/>
                <w:szCs w:val="20"/>
              </w:rPr>
            </w:pPr>
            <w:r w:rsidRPr="5AD8E5F2">
              <w:rPr>
                <w:rFonts w:ascii="Calibri" w:hAnsi="Calibri" w:cs="Calibri" w:eastAsiaTheme="minorEastAsia"/>
              </w:rPr>
              <w:t>End Date of Medicare Part</w:t>
            </w:r>
            <w:r w:rsidRPr="5AD8E5F2" w:rsidR="5C2EAE99">
              <w:rPr>
                <w:rFonts w:ascii="Calibri" w:hAnsi="Calibri" w:cs="Calibri" w:eastAsiaTheme="minorEastAsia"/>
              </w:rPr>
              <w:t xml:space="preserve"> </w:t>
            </w:r>
            <w:r w:rsidRPr="5AD8E5F2">
              <w:rPr>
                <w:rFonts w:ascii="Calibri" w:hAnsi="Calibri" w:cs="Calibri" w:eastAsiaTheme="minorEastAsia"/>
              </w:rPr>
              <w:t>A or B.</w:t>
            </w:r>
          </w:p>
        </w:tc>
      </w:tr>
      <w:tr w:rsidRPr="005424B9" w:rsidR="00A66DEB" w:rsidTr="003F48A7" w14:paraId="15E72DEF" w14:textId="77777777">
        <w:trPr>
          <w:trHeight w:val="300"/>
        </w:trPr>
        <w:tc>
          <w:tcPr>
            <w:tcW w:w="3194"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141A95E5" w14:textId="1D0CD2DB">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source</w:t>
            </w:r>
          </w:p>
        </w:tc>
        <w:tc>
          <w:tcPr>
            <w:tcW w:w="989"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5AF52AD6" w14:textId="1001CC57">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String</w:t>
            </w:r>
          </w:p>
        </w:tc>
        <w:tc>
          <w:tcPr>
            <w:tcW w:w="1034"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0A7939DF" w14:textId="3008E299">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Yes</w:t>
            </w:r>
          </w:p>
        </w:tc>
        <w:tc>
          <w:tcPr>
            <w:tcW w:w="4246" w:type="dxa"/>
            <w:tcBorders>
              <w:top w:val="single" w:color="auto" w:sz="4" w:space="0"/>
              <w:left w:val="single" w:color="auto" w:sz="4" w:space="0"/>
              <w:bottom w:val="single" w:color="auto" w:sz="4" w:space="0"/>
              <w:right w:val="single" w:color="auto" w:sz="4" w:space="0"/>
            </w:tcBorders>
          </w:tcPr>
          <w:p w:rsidRPr="008E69F0" w:rsidR="00732FB3" w:rsidP="00732FB3" w:rsidRDefault="00732FB3" w14:paraId="0885B405"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5424B9" w:rsidR="00A66DEB" w:rsidDel="547EDEB1" w:rsidP="31714CD1" w:rsidRDefault="00A66DEB" w14:paraId="67ADE997" w14:textId="29A5077A">
            <w:pPr>
              <w:pStyle w:val="TableText10"/>
              <w:rPr>
                <w:rFonts w:ascii="Calibri" w:hAnsi="Calibri" w:eastAsia="Calibri" w:cs="Calibri"/>
                <w:color w:val="0078D4"/>
                <w:szCs w:val="20"/>
                <w:u w:val="single"/>
                <w:lang w:val="en-GB"/>
              </w:rPr>
            </w:pPr>
            <w:r w:rsidRPr="005424B9">
              <w:rPr>
                <w:rFonts w:ascii="Calibri" w:hAnsi="Calibri" w:eastAsia="Calibri" w:cs="Calibri"/>
                <w:szCs w:val="20"/>
                <w:lang w:val="en-GB"/>
              </w:rPr>
              <w:t>Eg: VaCMS</w:t>
            </w:r>
          </w:p>
        </w:tc>
      </w:tr>
      <w:tr w:rsidRPr="005424B9" w:rsidR="00A66DEB" w:rsidTr="003F48A7" w14:paraId="587CAD04" w14:textId="77777777">
        <w:trPr>
          <w:trHeight w:val="300"/>
        </w:trPr>
        <w:tc>
          <w:tcPr>
            <w:tcW w:w="3194" w:type="dxa"/>
            <w:tcBorders>
              <w:top w:val="single" w:color="auto" w:sz="4" w:space="0"/>
              <w:left w:val="single" w:color="auto" w:sz="4" w:space="0"/>
              <w:bottom w:val="single" w:color="auto" w:sz="4" w:space="0"/>
              <w:right w:val="single" w:color="auto" w:sz="4" w:space="0"/>
            </w:tcBorders>
          </w:tcPr>
          <w:p w:rsidRPr="005424B9" w:rsidR="00A66DEB" w:rsidP="31714CD1" w:rsidRDefault="00350920" w14:paraId="60D9E8C3" w14:textId="61DA33F3">
            <w:pPr>
              <w:pStyle w:val="TableText10"/>
              <w:rPr>
                <w:rFonts w:ascii="Calibri" w:hAnsi="Calibri" w:eastAsia="Calibri" w:cs="Calibri"/>
                <w:color w:val="000000" w:themeColor="text1"/>
                <w:szCs w:val="20"/>
                <w:lang w:val="en-GB"/>
              </w:rPr>
            </w:pPr>
            <w:r w:rsidRPr="005424B9">
              <w:rPr>
                <w:rFonts w:ascii="Calibri" w:hAnsi="Calibri" w:cs="Calibri" w:eastAsiaTheme="majorEastAsia"/>
                <w:szCs w:val="20"/>
                <w:lang w:val="en-GB"/>
              </w:rPr>
              <w:t>updateSw</w:t>
            </w:r>
          </w:p>
        </w:tc>
        <w:tc>
          <w:tcPr>
            <w:tcW w:w="989"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22C370DC" w14:textId="55CFD3B4">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String</w:t>
            </w:r>
          </w:p>
        </w:tc>
        <w:tc>
          <w:tcPr>
            <w:tcW w:w="1034"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3ECD709A" w14:textId="20F98A91">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No</w:t>
            </w:r>
          </w:p>
        </w:tc>
        <w:tc>
          <w:tcPr>
            <w:tcW w:w="4246" w:type="dxa"/>
            <w:tcBorders>
              <w:top w:val="single" w:color="auto" w:sz="4" w:space="0"/>
              <w:left w:val="single" w:color="auto" w:sz="4" w:space="0"/>
              <w:bottom w:val="single" w:color="auto" w:sz="4" w:space="0"/>
              <w:right w:val="single" w:color="auto" w:sz="4" w:space="0"/>
            </w:tcBorders>
          </w:tcPr>
          <w:p w:rsidR="00CD6AA5" w:rsidP="31714CD1" w:rsidRDefault="008735F4" w14:paraId="5C3209FB" w14:textId="77777777">
            <w:pPr>
              <w:pStyle w:val="TableText10"/>
              <w:rPr>
                <w:rFonts w:ascii="Calibri" w:hAnsi="Calibri" w:eastAsia="Calibri" w:cs="Calibri"/>
                <w:color w:val="000000" w:themeColor="text1"/>
              </w:rPr>
            </w:pPr>
            <w:r w:rsidRPr="00D64853">
              <w:rPr>
                <w:rFonts w:ascii="Calibri" w:hAnsi="Calibri" w:eastAsia="Calibri" w:cs="Calibri"/>
                <w:color w:val="000000" w:themeColor="text1"/>
              </w:rPr>
              <w:t xml:space="preserve">Indicates whether source-system data was updated within MWRP </w:t>
            </w:r>
          </w:p>
          <w:p w:rsidRPr="005424B9" w:rsidR="00A66DEB" w:rsidDel="547EDEB1" w:rsidP="31714CD1" w:rsidRDefault="008735F4" w14:paraId="6A65A520" w14:textId="155BF763">
            <w:pPr>
              <w:pStyle w:val="TableText10"/>
              <w:rPr>
                <w:rFonts w:ascii="Calibri" w:hAnsi="Calibri" w:eastAsia="Calibri" w:cs="Calibri"/>
                <w:color w:val="0078D4"/>
                <w:szCs w:val="20"/>
                <w:u w:val="single"/>
                <w:lang w:val="en-GB"/>
              </w:rPr>
            </w:pPr>
            <w:r w:rsidRPr="00D64853">
              <w:rPr>
                <w:rFonts w:ascii="Calibri" w:hAnsi="Calibri" w:eastAsia="Calibri" w:cs="Calibri"/>
                <w:color w:val="000000" w:themeColor="text1"/>
              </w:rPr>
              <w:t>E.g.: 'Yes'/'No'</w:t>
            </w:r>
          </w:p>
        </w:tc>
      </w:tr>
      <w:tr w:rsidRPr="005424B9" w:rsidR="00A66DEB" w:rsidTr="003F48A7" w14:paraId="63515002" w14:textId="77777777">
        <w:trPr>
          <w:trHeight w:val="300"/>
        </w:trPr>
        <w:tc>
          <w:tcPr>
            <w:tcW w:w="3194"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42065DFA" w14:textId="342802F5">
            <w:pPr>
              <w:pStyle w:val="TableText10"/>
              <w:rPr>
                <w:rFonts w:ascii="Calibri" w:hAnsi="Calibri" w:cs="Calibri" w:eastAsiaTheme="majorEastAsia"/>
                <w:szCs w:val="20"/>
                <w:lang w:val="en-GB"/>
              </w:rPr>
            </w:pPr>
            <w:r w:rsidRPr="005424B9">
              <w:rPr>
                <w:rFonts w:ascii="Calibri" w:hAnsi="Calibri" w:cs="Calibri" w:eastAsiaTheme="majorEastAsia"/>
                <w:szCs w:val="20"/>
              </w:rPr>
              <w:t xml:space="preserve">vaCMSSequenceNum </w:t>
            </w:r>
            <w:r w:rsidRPr="005424B9">
              <w:rPr>
                <w:rFonts w:ascii="Calibri" w:hAnsi="Calibri" w:cs="Calibri" w:eastAsiaTheme="majorEastAsia"/>
                <w:szCs w:val="20"/>
                <w:lang w:val="en-GB"/>
              </w:rPr>
              <w:t>  </w:t>
            </w:r>
          </w:p>
        </w:tc>
        <w:tc>
          <w:tcPr>
            <w:tcW w:w="989"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09500C67" w14:textId="7E063C4E">
            <w:pPr>
              <w:pStyle w:val="TableText10"/>
              <w:rPr>
                <w:rFonts w:ascii="Calibri" w:hAnsi="Calibri" w:cs="Calibri" w:eastAsiaTheme="majorEastAsia"/>
                <w:szCs w:val="20"/>
                <w:lang w:val="en-GB"/>
              </w:rPr>
            </w:pPr>
            <w:r w:rsidRPr="005424B9">
              <w:rPr>
                <w:rFonts w:ascii="Calibri" w:hAnsi="Calibri" w:cs="Calibri" w:eastAsiaTheme="majorEastAsia"/>
                <w:szCs w:val="20"/>
              </w:rPr>
              <w:t>String</w:t>
            </w:r>
            <w:r w:rsidRPr="005424B9">
              <w:rPr>
                <w:rFonts w:ascii="Calibri" w:hAnsi="Calibri" w:cs="Calibri" w:eastAsiaTheme="majorEastAsia"/>
                <w:szCs w:val="20"/>
                <w:lang w:val="en-GB"/>
              </w:rPr>
              <w:t>  </w:t>
            </w:r>
          </w:p>
        </w:tc>
        <w:tc>
          <w:tcPr>
            <w:tcW w:w="1034" w:type="dxa"/>
            <w:tcBorders>
              <w:top w:val="single" w:color="auto" w:sz="4" w:space="0"/>
              <w:left w:val="single" w:color="auto" w:sz="4" w:space="0"/>
              <w:bottom w:val="single" w:color="auto" w:sz="4" w:space="0"/>
              <w:right w:val="single" w:color="auto" w:sz="4" w:space="0"/>
            </w:tcBorders>
          </w:tcPr>
          <w:p w:rsidRPr="005424B9" w:rsidR="00A66DEB" w:rsidP="31714CD1" w:rsidRDefault="00A66DEB" w14:paraId="5EF870F5" w14:textId="50446B3B">
            <w:pPr>
              <w:pStyle w:val="TableText10"/>
              <w:rPr>
                <w:rFonts w:ascii="Calibri" w:hAnsi="Calibri" w:cs="Calibri" w:eastAsiaTheme="majorEastAsia"/>
                <w:szCs w:val="20"/>
                <w:lang w:val="en-GB"/>
              </w:rPr>
            </w:pPr>
            <w:r w:rsidRPr="005424B9">
              <w:rPr>
                <w:rFonts w:ascii="Calibri" w:hAnsi="Calibri" w:cs="Calibri" w:eastAsiaTheme="majorEastAsia"/>
                <w:szCs w:val="20"/>
              </w:rPr>
              <w:t>Yes</w:t>
            </w:r>
            <w:r w:rsidRPr="005424B9">
              <w:rPr>
                <w:rFonts w:ascii="Calibri" w:hAnsi="Calibri" w:cs="Calibri" w:eastAsiaTheme="majorEastAsia"/>
                <w:szCs w:val="20"/>
                <w:lang w:val="en-GB"/>
              </w:rPr>
              <w:t>  </w:t>
            </w:r>
          </w:p>
        </w:tc>
        <w:tc>
          <w:tcPr>
            <w:tcW w:w="4246" w:type="dxa"/>
            <w:tcBorders>
              <w:top w:val="single" w:color="auto" w:sz="4" w:space="0"/>
              <w:left w:val="single" w:color="auto" w:sz="4" w:space="0"/>
              <w:bottom w:val="single" w:color="auto" w:sz="4" w:space="0"/>
              <w:right w:val="single" w:color="auto" w:sz="4" w:space="0"/>
            </w:tcBorders>
          </w:tcPr>
          <w:p w:rsidRPr="005424B9" w:rsidR="00A66DEB" w:rsidDel="547EDEB1" w:rsidP="5AD8E5F2" w:rsidRDefault="005807EE" w14:paraId="7C1240EA" w14:textId="4922D760">
            <w:pPr>
              <w:pStyle w:val="TableText10"/>
              <w:rPr>
                <w:rFonts w:ascii="Calibri" w:hAnsi="Calibri" w:cs="Calibri" w:eastAsiaTheme="majorEastAsia"/>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3D6AC8" w:rsidP="003D6AC8" w:rsidRDefault="003D6AC8" w14:paraId="211B080A" w14:textId="77777777">
      <w:pPr>
        <w:ind w:right="162"/>
        <w:rPr>
          <w:rFonts w:ascii="Calibri" w:hAnsi="Calibri" w:cs="Calibri"/>
          <w:color w:val="000000" w:themeColor="text1"/>
          <w:sz w:val="20"/>
          <w:szCs w:val="20"/>
        </w:rPr>
      </w:pPr>
    </w:p>
    <w:p w:rsidRPr="005424B9" w:rsidR="003D6AC8" w:rsidP="003D6AC8" w:rsidRDefault="003D6AC8" w14:paraId="3FF6CB36" w14:textId="5ED15E49">
      <w:pPr>
        <w:ind w:right="162"/>
        <w:rPr>
          <w:rFonts w:ascii="Calibri" w:hAnsi="Calibri" w:cs="Calibri"/>
          <w:sz w:val="20"/>
          <w:szCs w:val="20"/>
        </w:rPr>
      </w:pPr>
      <w:r w:rsidRPr="005424B9">
        <w:rPr>
          <w:rFonts w:ascii="Calibri" w:hAnsi="Calibri" w:cs="Calibri"/>
          <w:color w:val="000000" w:themeColor="text1"/>
          <w:sz w:val="20"/>
          <w:szCs w:val="20"/>
        </w:rPr>
        <w:t>MedicarePartABTPLDTO:</w:t>
      </w:r>
    </w:p>
    <w:tbl>
      <w:tblPr>
        <w:tblW w:w="9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47"/>
        <w:gridCol w:w="1358"/>
        <w:gridCol w:w="1862"/>
        <w:gridCol w:w="3853"/>
      </w:tblGrid>
      <w:tr w:rsidRPr="005424B9" w:rsidR="003D6AC8" w:rsidTr="005807EE" w14:paraId="1FE8D331" w14:textId="77777777">
        <w:trPr>
          <w:trHeight w:val="300"/>
        </w:trPr>
        <w:tc>
          <w:tcPr>
            <w:tcW w:w="2647" w:type="dxa"/>
            <w:shd w:val="clear" w:color="auto" w:fill="000000" w:themeFill="text1"/>
          </w:tcPr>
          <w:p w:rsidRPr="005424B9" w:rsidR="003D6AC8" w:rsidRDefault="003D6AC8" w14:paraId="79DEA729"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58" w:type="dxa"/>
            <w:shd w:val="clear" w:color="auto" w:fill="000000" w:themeFill="text1"/>
          </w:tcPr>
          <w:p w:rsidRPr="005424B9" w:rsidR="003D6AC8" w:rsidRDefault="003D6AC8" w14:paraId="6DBFDA36"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862" w:type="dxa"/>
            <w:shd w:val="clear" w:color="auto" w:fill="000000" w:themeFill="text1"/>
          </w:tcPr>
          <w:p w:rsidRPr="005424B9" w:rsidR="003D6AC8" w:rsidRDefault="003D6AC8" w14:paraId="74232F71"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853" w:type="dxa"/>
            <w:shd w:val="clear" w:color="auto" w:fill="000000" w:themeFill="text1"/>
          </w:tcPr>
          <w:p w:rsidRPr="005424B9" w:rsidR="003D6AC8" w:rsidRDefault="003D6AC8" w14:paraId="04DFFC90"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Pr="005424B9" w:rsidR="003D6AC8" w:rsidTr="000466DC" w14:paraId="1CEFD5E4" w14:textId="77777777">
        <w:trPr>
          <w:trHeight w:val="990"/>
        </w:trPr>
        <w:tc>
          <w:tcPr>
            <w:tcW w:w="2647" w:type="dxa"/>
            <w:tcBorders>
              <w:top w:val="single" w:color="auto" w:sz="4" w:space="0"/>
              <w:left w:val="single" w:color="auto" w:sz="4" w:space="0"/>
              <w:bottom w:val="single" w:color="auto" w:sz="4" w:space="0"/>
              <w:right w:val="single" w:color="auto" w:sz="4" w:space="0"/>
            </w:tcBorders>
          </w:tcPr>
          <w:p w:rsidRPr="005424B9" w:rsidR="003D6AC8" w:rsidRDefault="003D6AC8" w14:paraId="41FABF17" w14:textId="77777777">
            <w:pPr>
              <w:pStyle w:val="TableText10"/>
              <w:rPr>
                <w:rFonts w:ascii="Calibri" w:hAnsi="Calibri" w:cs="Calibri"/>
                <w:szCs w:val="20"/>
              </w:rPr>
            </w:pPr>
            <w:r w:rsidRPr="005424B9">
              <w:rPr>
                <w:rFonts w:ascii="Calibri" w:hAnsi="Calibri" w:cs="Calibri" w:eastAsiaTheme="minorEastAsia"/>
                <w:color w:val="000000" w:themeColor="text1"/>
                <w:szCs w:val="20"/>
              </w:rPr>
              <w:t>typeOfCoverage</w:t>
            </w:r>
          </w:p>
        </w:tc>
        <w:tc>
          <w:tcPr>
            <w:tcW w:w="1358" w:type="dxa"/>
            <w:tcBorders>
              <w:top w:val="single" w:color="auto" w:sz="4" w:space="0"/>
              <w:left w:val="single" w:color="auto" w:sz="4" w:space="0"/>
              <w:bottom w:val="single" w:color="auto" w:sz="4" w:space="0"/>
              <w:right w:val="single" w:color="auto" w:sz="4" w:space="0"/>
            </w:tcBorders>
          </w:tcPr>
          <w:p w:rsidRPr="005424B9" w:rsidR="003D6AC8" w:rsidRDefault="003D6AC8" w14:paraId="4B81A95A" w14:textId="77777777">
            <w:pPr>
              <w:pStyle w:val="TableText10"/>
              <w:rPr>
                <w:rFonts w:ascii="Calibri" w:hAnsi="Calibri" w:cs="Calibri"/>
                <w:szCs w:val="20"/>
              </w:rPr>
            </w:pPr>
            <w:r w:rsidRPr="005424B9">
              <w:rPr>
                <w:rFonts w:ascii="Calibri" w:hAnsi="Calibri" w:cs="Calibri" w:eastAsiaTheme="minorEastAsia"/>
                <w:color w:val="000000" w:themeColor="text1"/>
                <w:szCs w:val="20"/>
              </w:rPr>
              <w:t>String</w:t>
            </w:r>
          </w:p>
        </w:tc>
        <w:tc>
          <w:tcPr>
            <w:tcW w:w="1862" w:type="dxa"/>
            <w:tcBorders>
              <w:top w:val="single" w:color="auto" w:sz="4" w:space="0"/>
              <w:left w:val="single" w:color="auto" w:sz="4" w:space="0"/>
              <w:bottom w:val="single" w:color="auto" w:sz="4" w:space="0"/>
              <w:right w:val="single" w:color="auto" w:sz="4" w:space="0"/>
            </w:tcBorders>
          </w:tcPr>
          <w:p w:rsidRPr="005424B9" w:rsidR="003D6AC8" w:rsidRDefault="003D6AC8" w14:paraId="484AACEC" w14:textId="77777777">
            <w:pPr>
              <w:pStyle w:val="TableText10"/>
              <w:rPr>
                <w:rFonts w:ascii="Calibri" w:hAnsi="Calibri" w:cs="Calibri" w:eastAsiaTheme="minorEastAsia"/>
                <w:szCs w:val="20"/>
              </w:rPr>
            </w:pPr>
            <w:r w:rsidRPr="005424B9">
              <w:rPr>
                <w:rFonts w:ascii="Calibri" w:hAnsi="Calibri" w:cs="Calibri" w:eastAsiaTheme="minorEastAsia"/>
                <w:color w:val="000000" w:themeColor="text1"/>
                <w:szCs w:val="20"/>
              </w:rPr>
              <w:t>Yes</w:t>
            </w:r>
          </w:p>
        </w:tc>
        <w:tc>
          <w:tcPr>
            <w:tcW w:w="3853" w:type="dxa"/>
            <w:tcBorders>
              <w:top w:val="single" w:color="auto" w:sz="4" w:space="0"/>
              <w:left w:val="single" w:color="auto" w:sz="4" w:space="0"/>
              <w:bottom w:val="single" w:color="auto" w:sz="4" w:space="0"/>
              <w:right w:val="single" w:color="auto" w:sz="4" w:space="0"/>
            </w:tcBorders>
          </w:tcPr>
          <w:p w:rsidRPr="005424B9" w:rsidR="003D6AC8" w:rsidRDefault="003D6AC8" w14:paraId="73D8C1A8" w14:textId="7777777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Type of Coverage PART A or PART B</w:t>
            </w:r>
          </w:p>
          <w:p w:rsidRPr="005424B9" w:rsidR="003D6AC8" w:rsidRDefault="003D6AC8" w14:paraId="5D8A47C2" w14:textId="7777777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RT_DCINSURANCETYPE</w:t>
            </w:r>
          </w:p>
        </w:tc>
      </w:tr>
      <w:tr w:rsidRPr="005424B9" w:rsidR="003D6AC8" w:rsidTr="005807EE" w14:paraId="75AD8E6A"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D64853" w:rsidR="003D6AC8" w:rsidP="5AD8E5F2" w:rsidRDefault="0D547E30" w14:paraId="37ED3B55" w14:textId="2E3CFE64">
            <w:pPr>
              <w:pStyle w:val="TableText10"/>
              <w:rPr>
                <w:rFonts w:ascii="Calibri" w:hAnsi="Calibri" w:cs="Calibri" w:eastAsiaTheme="minorEastAsia"/>
                <w:color w:val="000000" w:themeColor="text1"/>
              </w:rPr>
            </w:pPr>
            <w:r w:rsidRPr="00D64853">
              <w:rPr>
                <w:rFonts w:ascii="Calibri" w:hAnsi="Calibri" w:cs="Calibri" w:eastAsiaTheme="minorEastAsia"/>
                <w:color w:val="000000" w:themeColor="text1"/>
              </w:rPr>
              <w:t>over</w:t>
            </w:r>
            <w:r w:rsidRPr="00D64853" w:rsidR="59CFF261">
              <w:rPr>
                <w:rFonts w:ascii="Calibri" w:hAnsi="Calibri" w:cs="Calibri" w:eastAsiaTheme="minorEastAsia"/>
                <w:color w:val="000000" w:themeColor="text1"/>
              </w:rPr>
              <w:t>a</w:t>
            </w:r>
            <w:r w:rsidRPr="00D64853">
              <w:rPr>
                <w:rFonts w:ascii="Calibri" w:hAnsi="Calibri" w:cs="Calibri" w:eastAsiaTheme="minorEastAsia"/>
                <w:color w:val="000000" w:themeColor="text1"/>
              </w:rPr>
              <w:t>llTypeOfCoverage</w:t>
            </w:r>
          </w:p>
        </w:tc>
        <w:tc>
          <w:tcPr>
            <w:tcW w:w="1358" w:type="dxa"/>
            <w:tcBorders>
              <w:top w:val="single" w:color="auto" w:sz="4" w:space="0"/>
              <w:left w:val="single" w:color="auto" w:sz="4" w:space="0"/>
              <w:bottom w:val="single" w:color="auto" w:sz="4" w:space="0"/>
              <w:right w:val="single" w:color="auto" w:sz="4" w:space="0"/>
            </w:tcBorders>
          </w:tcPr>
          <w:p w:rsidRPr="00D64853" w:rsidR="003D6AC8" w:rsidRDefault="003D6AC8" w14:paraId="230A0BDD" w14:textId="77777777">
            <w:pPr>
              <w:pStyle w:val="TableText10"/>
              <w:rPr>
                <w:rFonts w:ascii="Calibri" w:hAnsi="Calibri" w:cs="Calibri" w:eastAsiaTheme="minorEastAsia"/>
                <w:color w:val="000000" w:themeColor="text1"/>
                <w:szCs w:val="20"/>
              </w:rPr>
            </w:pPr>
            <w:r w:rsidRPr="00D64853">
              <w:rPr>
                <w:rFonts w:ascii="Calibri" w:hAnsi="Calibri" w:cs="Calibri" w:eastAsiaTheme="minorEastAsia"/>
                <w:color w:val="000000" w:themeColor="text1"/>
                <w:szCs w:val="20"/>
              </w:rPr>
              <w:t>String</w:t>
            </w:r>
          </w:p>
        </w:tc>
        <w:tc>
          <w:tcPr>
            <w:tcW w:w="1862" w:type="dxa"/>
            <w:tcBorders>
              <w:top w:val="single" w:color="auto" w:sz="4" w:space="0"/>
              <w:left w:val="single" w:color="auto" w:sz="4" w:space="0"/>
              <w:bottom w:val="single" w:color="auto" w:sz="4" w:space="0"/>
              <w:right w:val="single" w:color="auto" w:sz="4" w:space="0"/>
            </w:tcBorders>
          </w:tcPr>
          <w:p w:rsidRPr="00D64853" w:rsidR="003D6AC8" w:rsidRDefault="003D6AC8" w14:paraId="5375EAE9" w14:textId="77777777">
            <w:pPr>
              <w:pStyle w:val="TableText10"/>
              <w:rPr>
                <w:rFonts w:ascii="Calibri" w:hAnsi="Calibri" w:cs="Calibri" w:eastAsiaTheme="minorEastAsia"/>
                <w:color w:val="000000" w:themeColor="text1"/>
                <w:szCs w:val="20"/>
              </w:rPr>
            </w:pPr>
            <w:r w:rsidRPr="00D64853">
              <w:rPr>
                <w:rFonts w:ascii="Calibri" w:hAnsi="Calibri" w:cs="Calibri" w:eastAsiaTheme="minorEastAsia"/>
                <w:color w:val="000000" w:themeColor="text1"/>
                <w:szCs w:val="20"/>
              </w:rPr>
              <w:t>Yes</w:t>
            </w:r>
          </w:p>
        </w:tc>
        <w:tc>
          <w:tcPr>
            <w:tcW w:w="3853" w:type="dxa"/>
            <w:tcBorders>
              <w:top w:val="single" w:color="auto" w:sz="4" w:space="0"/>
              <w:left w:val="single" w:color="auto" w:sz="4" w:space="0"/>
              <w:bottom w:val="single" w:color="auto" w:sz="4" w:space="0"/>
              <w:right w:val="single" w:color="auto" w:sz="4" w:space="0"/>
            </w:tcBorders>
          </w:tcPr>
          <w:p w:rsidRPr="00D64853" w:rsidR="003D6AC8" w:rsidRDefault="003D6AC8" w14:paraId="6DC1CD60" w14:textId="77777777">
            <w:pPr>
              <w:pStyle w:val="TableText10"/>
              <w:rPr>
                <w:rFonts w:ascii="Calibri" w:hAnsi="Calibri" w:cs="Calibri"/>
                <w:szCs w:val="20"/>
              </w:rPr>
            </w:pPr>
            <w:r w:rsidRPr="00D64853">
              <w:rPr>
                <w:rFonts w:ascii="Calibri" w:hAnsi="Calibri" w:cs="Calibri" w:eastAsiaTheme="minorEastAsia"/>
                <w:color w:val="000000" w:themeColor="text1"/>
                <w:szCs w:val="20"/>
              </w:rPr>
              <w:t>Type of overall coverage</w:t>
            </w:r>
          </w:p>
          <w:p w:rsidRPr="00D64853" w:rsidR="003D6AC8" w:rsidRDefault="003D6AC8" w14:paraId="3EF0C8D2" w14:textId="77777777">
            <w:pPr>
              <w:pStyle w:val="TableText10"/>
              <w:rPr>
                <w:rFonts w:ascii="Calibri" w:hAnsi="Calibri" w:cs="Calibri"/>
                <w:szCs w:val="20"/>
              </w:rPr>
            </w:pPr>
            <w:r w:rsidRPr="00D64853">
              <w:rPr>
                <w:rFonts w:ascii="Calibri" w:hAnsi="Calibri" w:eastAsia="Aptos Narrow" w:cs="Calibri"/>
                <w:color w:val="242424"/>
                <w:szCs w:val="20"/>
              </w:rPr>
              <w:t>RT_OVERALLCOVERAGE</w:t>
            </w:r>
          </w:p>
          <w:p w:rsidRPr="00D64853" w:rsidR="003D6AC8" w:rsidRDefault="003D6AC8" w14:paraId="3654FE53" w14:textId="77777777">
            <w:pPr>
              <w:pStyle w:val="TableText10"/>
              <w:rPr>
                <w:rFonts w:ascii="Calibri" w:hAnsi="Calibri" w:cs="Calibri"/>
                <w:szCs w:val="20"/>
              </w:rPr>
            </w:pPr>
            <w:r w:rsidRPr="00D64853">
              <w:rPr>
                <w:rFonts w:ascii="Calibri" w:hAnsi="Calibri" w:eastAsia="Aptos Narrow" w:cs="Calibri"/>
                <w:color w:val="242424"/>
                <w:szCs w:val="20"/>
              </w:rPr>
              <w:t>Ex: Medicare</w:t>
            </w:r>
          </w:p>
        </w:tc>
      </w:tr>
      <w:tr w:rsidRPr="005424B9" w:rsidR="003D6AC8" w:rsidTr="005807EE" w14:paraId="34559E52"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5424B9" w:rsidR="003D6AC8" w:rsidRDefault="003D6AC8" w14:paraId="1E3D77AA"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lastRenderedPageBreak/>
              <w:t>isSOLQ</w:t>
            </w:r>
          </w:p>
        </w:tc>
        <w:tc>
          <w:tcPr>
            <w:tcW w:w="1358" w:type="dxa"/>
            <w:tcBorders>
              <w:top w:val="single" w:color="auto" w:sz="4" w:space="0"/>
              <w:left w:val="single" w:color="auto" w:sz="4" w:space="0"/>
              <w:bottom w:val="single" w:color="auto" w:sz="4" w:space="0"/>
              <w:right w:val="single" w:color="auto" w:sz="4" w:space="0"/>
            </w:tcBorders>
          </w:tcPr>
          <w:p w:rsidRPr="005424B9" w:rsidR="003D6AC8" w:rsidRDefault="003D6AC8" w14:paraId="372471AD"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Boolean</w:t>
            </w:r>
          </w:p>
        </w:tc>
        <w:tc>
          <w:tcPr>
            <w:tcW w:w="1862" w:type="dxa"/>
            <w:tcBorders>
              <w:top w:val="single" w:color="auto" w:sz="4" w:space="0"/>
              <w:left w:val="single" w:color="auto" w:sz="4" w:space="0"/>
              <w:bottom w:val="single" w:color="auto" w:sz="4" w:space="0"/>
              <w:right w:val="single" w:color="auto" w:sz="4" w:space="0"/>
            </w:tcBorders>
          </w:tcPr>
          <w:p w:rsidRPr="005424B9" w:rsidR="003D6AC8" w:rsidRDefault="003D6AC8" w14:paraId="0C29C72D"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No</w:t>
            </w:r>
          </w:p>
        </w:tc>
        <w:tc>
          <w:tcPr>
            <w:tcW w:w="3853" w:type="dxa"/>
            <w:tcBorders>
              <w:top w:val="single" w:color="auto" w:sz="4" w:space="0"/>
              <w:left w:val="single" w:color="auto" w:sz="4" w:space="0"/>
              <w:bottom w:val="single" w:color="auto" w:sz="4" w:space="0"/>
              <w:right w:val="single" w:color="auto" w:sz="4" w:space="0"/>
            </w:tcBorders>
          </w:tcPr>
          <w:p w:rsidRPr="005424B9" w:rsidR="003D6AC8" w:rsidRDefault="003D6AC8" w14:paraId="39CACE35"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Is the data received from SOLQ. Set to true or “Y” only if the data is received from SOLQ.</w:t>
            </w:r>
          </w:p>
        </w:tc>
      </w:tr>
      <w:tr w:rsidRPr="005424B9" w:rsidR="003D6AC8" w:rsidTr="005807EE" w14:paraId="52780CAF"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5424B9" w:rsidR="003D6AC8" w:rsidRDefault="003D6AC8" w14:paraId="53A78C2D" w14:textId="77777777">
            <w:pPr>
              <w:pStyle w:val="TableText10"/>
              <w:rPr>
                <w:rFonts w:ascii="Calibri" w:hAnsi="Calibri" w:cs="Calibri"/>
                <w:szCs w:val="20"/>
              </w:rPr>
            </w:pPr>
            <w:r w:rsidRPr="005424B9">
              <w:rPr>
                <w:rFonts w:ascii="Calibri" w:hAnsi="Calibri" w:cs="Calibri" w:eastAsiaTheme="minorEastAsia"/>
                <w:color w:val="000000" w:themeColor="text1"/>
                <w:szCs w:val="20"/>
              </w:rPr>
              <w:t>startDate</w:t>
            </w:r>
          </w:p>
        </w:tc>
        <w:tc>
          <w:tcPr>
            <w:tcW w:w="1358" w:type="dxa"/>
            <w:tcBorders>
              <w:top w:val="single" w:color="auto" w:sz="4" w:space="0"/>
              <w:left w:val="single" w:color="auto" w:sz="4" w:space="0"/>
              <w:bottom w:val="single" w:color="auto" w:sz="4" w:space="0"/>
              <w:right w:val="single" w:color="auto" w:sz="4" w:space="0"/>
            </w:tcBorders>
          </w:tcPr>
          <w:p w:rsidRPr="005424B9" w:rsidR="003D6AC8" w:rsidRDefault="003D6AC8" w14:paraId="5DB972C3"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Date</w:t>
            </w:r>
          </w:p>
        </w:tc>
        <w:tc>
          <w:tcPr>
            <w:tcW w:w="1862" w:type="dxa"/>
            <w:tcBorders>
              <w:top w:val="single" w:color="auto" w:sz="4" w:space="0"/>
              <w:left w:val="single" w:color="auto" w:sz="4" w:space="0"/>
              <w:bottom w:val="single" w:color="auto" w:sz="4" w:space="0"/>
              <w:right w:val="single" w:color="auto" w:sz="4" w:space="0"/>
            </w:tcBorders>
          </w:tcPr>
          <w:p w:rsidRPr="005424B9" w:rsidR="003D6AC8" w:rsidRDefault="003D6AC8" w14:paraId="2E748991" w14:textId="77777777">
            <w:pPr>
              <w:pStyle w:val="TableText10"/>
              <w:rPr>
                <w:rFonts w:ascii="Calibri" w:hAnsi="Calibri" w:cs="Calibri"/>
                <w:szCs w:val="20"/>
              </w:rPr>
            </w:pPr>
            <w:r w:rsidRPr="005424B9">
              <w:rPr>
                <w:rFonts w:ascii="Calibri" w:hAnsi="Calibri" w:cs="Calibri" w:eastAsiaTheme="minorEastAsia"/>
                <w:color w:val="000000" w:themeColor="text1"/>
                <w:szCs w:val="20"/>
              </w:rPr>
              <w:t>Yes</w:t>
            </w:r>
          </w:p>
        </w:tc>
        <w:tc>
          <w:tcPr>
            <w:tcW w:w="3853" w:type="dxa"/>
            <w:tcBorders>
              <w:top w:val="single" w:color="auto" w:sz="4" w:space="0"/>
              <w:left w:val="single" w:color="auto" w:sz="4" w:space="0"/>
              <w:bottom w:val="single" w:color="auto" w:sz="4" w:space="0"/>
              <w:right w:val="single" w:color="auto" w:sz="4" w:space="0"/>
            </w:tcBorders>
          </w:tcPr>
          <w:p w:rsidRPr="005424B9" w:rsidR="003D6AC8" w:rsidRDefault="003D6AC8" w14:paraId="47CE5AA3"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Start Date of Medicare Part A or B.</w:t>
            </w:r>
          </w:p>
        </w:tc>
      </w:tr>
      <w:tr w:rsidRPr="005424B9" w:rsidR="003D6AC8" w:rsidTr="005807EE" w14:paraId="3F804887"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5424B9" w:rsidR="003D6AC8" w:rsidRDefault="003D6AC8" w14:paraId="628B7DDF"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endDate</w:t>
            </w:r>
          </w:p>
        </w:tc>
        <w:tc>
          <w:tcPr>
            <w:tcW w:w="1358" w:type="dxa"/>
            <w:tcBorders>
              <w:top w:val="single" w:color="auto" w:sz="4" w:space="0"/>
              <w:left w:val="single" w:color="auto" w:sz="4" w:space="0"/>
              <w:bottom w:val="single" w:color="auto" w:sz="4" w:space="0"/>
              <w:right w:val="single" w:color="auto" w:sz="4" w:space="0"/>
            </w:tcBorders>
          </w:tcPr>
          <w:p w:rsidRPr="005424B9" w:rsidR="003D6AC8" w:rsidRDefault="003D6AC8" w14:paraId="1C68CE39"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Date</w:t>
            </w:r>
          </w:p>
        </w:tc>
        <w:tc>
          <w:tcPr>
            <w:tcW w:w="1862" w:type="dxa"/>
            <w:tcBorders>
              <w:top w:val="single" w:color="auto" w:sz="4" w:space="0"/>
              <w:left w:val="single" w:color="auto" w:sz="4" w:space="0"/>
              <w:bottom w:val="single" w:color="auto" w:sz="4" w:space="0"/>
              <w:right w:val="single" w:color="auto" w:sz="4" w:space="0"/>
            </w:tcBorders>
          </w:tcPr>
          <w:p w:rsidRPr="005424B9" w:rsidR="003D6AC8" w:rsidRDefault="003D6AC8" w14:paraId="7BBC1DFF"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No</w:t>
            </w:r>
          </w:p>
        </w:tc>
        <w:tc>
          <w:tcPr>
            <w:tcW w:w="3853" w:type="dxa"/>
            <w:tcBorders>
              <w:top w:val="single" w:color="auto" w:sz="4" w:space="0"/>
              <w:left w:val="single" w:color="auto" w:sz="4" w:space="0"/>
              <w:bottom w:val="single" w:color="auto" w:sz="4" w:space="0"/>
              <w:right w:val="single" w:color="auto" w:sz="4" w:space="0"/>
            </w:tcBorders>
          </w:tcPr>
          <w:p w:rsidRPr="005424B9" w:rsidR="003D6AC8" w:rsidRDefault="003D6AC8" w14:paraId="7AD7AFCD"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End Date of Medicare Part A or B.</w:t>
            </w:r>
          </w:p>
        </w:tc>
      </w:tr>
      <w:tr w:rsidRPr="005424B9" w:rsidR="003D6AC8" w:rsidDel="00FE4385" w:rsidTr="005807EE" w14:paraId="60B6B88F"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5424B9" w:rsidR="003D6AC8" w:rsidDel="00FE4385" w:rsidRDefault="003D6AC8" w14:paraId="376B4307" w14:textId="77777777">
            <w:pPr>
              <w:pStyle w:val="TableText10"/>
              <w:rPr>
                <w:rFonts w:ascii="Calibri" w:hAnsi="Calibri" w:cs="Calibri" w:eastAsiaTheme="minorEastAsia"/>
                <w:szCs w:val="20"/>
              </w:rPr>
            </w:pPr>
            <w:r w:rsidRPr="005424B9">
              <w:rPr>
                <w:rFonts w:ascii="Calibri" w:hAnsi="Calibri" w:cs="Calibri" w:eastAsiaTheme="minorEastAsia"/>
                <w:szCs w:val="20"/>
              </w:rPr>
              <w:t>source</w:t>
            </w:r>
          </w:p>
        </w:tc>
        <w:tc>
          <w:tcPr>
            <w:tcW w:w="1358" w:type="dxa"/>
            <w:tcBorders>
              <w:top w:val="single" w:color="auto" w:sz="4" w:space="0"/>
              <w:left w:val="single" w:color="auto" w:sz="4" w:space="0"/>
              <w:bottom w:val="single" w:color="auto" w:sz="4" w:space="0"/>
              <w:right w:val="single" w:color="auto" w:sz="4" w:space="0"/>
            </w:tcBorders>
          </w:tcPr>
          <w:p w:rsidRPr="005424B9" w:rsidR="003D6AC8" w:rsidDel="00FE4385" w:rsidRDefault="003D6AC8" w14:paraId="28F7312C" w14:textId="77777777">
            <w:pPr>
              <w:pStyle w:val="TableText10"/>
              <w:rPr>
                <w:rFonts w:ascii="Calibri" w:hAnsi="Calibri" w:cs="Calibri" w:eastAsiaTheme="minorEastAsia"/>
                <w:szCs w:val="20"/>
              </w:rPr>
            </w:pPr>
            <w:r w:rsidRPr="005424B9">
              <w:rPr>
                <w:rFonts w:ascii="Calibri" w:hAnsi="Calibri" w:cs="Calibri" w:eastAsiaTheme="minorEastAsia"/>
                <w:szCs w:val="20"/>
              </w:rPr>
              <w:t>String</w:t>
            </w:r>
          </w:p>
        </w:tc>
        <w:tc>
          <w:tcPr>
            <w:tcW w:w="1862" w:type="dxa"/>
            <w:tcBorders>
              <w:top w:val="single" w:color="auto" w:sz="4" w:space="0"/>
              <w:left w:val="single" w:color="auto" w:sz="4" w:space="0"/>
              <w:bottom w:val="single" w:color="auto" w:sz="4" w:space="0"/>
              <w:right w:val="single" w:color="auto" w:sz="4" w:space="0"/>
            </w:tcBorders>
          </w:tcPr>
          <w:p w:rsidRPr="005424B9" w:rsidR="003D6AC8" w:rsidDel="00FE4385" w:rsidRDefault="003D6AC8" w14:paraId="2E261F5B" w14:textId="77777777">
            <w:pPr>
              <w:pStyle w:val="TableText10"/>
              <w:rPr>
                <w:rFonts w:ascii="Calibri" w:hAnsi="Calibri" w:cs="Calibri" w:eastAsiaTheme="minorEastAsia"/>
                <w:szCs w:val="20"/>
              </w:rPr>
            </w:pPr>
            <w:r w:rsidRPr="005424B9">
              <w:rPr>
                <w:rFonts w:ascii="Calibri" w:hAnsi="Calibri" w:cs="Calibri" w:eastAsiaTheme="minorEastAsia"/>
                <w:szCs w:val="20"/>
              </w:rPr>
              <w:t>Yes</w:t>
            </w:r>
          </w:p>
        </w:tc>
        <w:tc>
          <w:tcPr>
            <w:tcW w:w="3853" w:type="dxa"/>
            <w:tcBorders>
              <w:top w:val="single" w:color="auto" w:sz="4" w:space="0"/>
              <w:left w:val="single" w:color="auto" w:sz="4" w:space="0"/>
              <w:bottom w:val="single" w:color="auto" w:sz="4" w:space="0"/>
              <w:right w:val="single" w:color="auto" w:sz="4" w:space="0"/>
            </w:tcBorders>
          </w:tcPr>
          <w:p w:rsidRPr="008E69F0" w:rsidR="003D6AC8" w:rsidRDefault="003D6AC8" w14:paraId="078DACA5"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rPr>
              <w:t>Source System</w:t>
            </w:r>
            <w:r>
              <w:rPr>
                <w:rFonts w:ascii="Calibri" w:hAnsi="Calibri" w:eastAsia="Calibri" w:cs="Calibri"/>
                <w:color w:val="000000" w:themeColor="text1"/>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rPr>
              <w:t xml:space="preserve"> </w:t>
            </w:r>
          </w:p>
          <w:p w:rsidRPr="005424B9" w:rsidR="003D6AC8" w:rsidDel="00FE4385" w:rsidRDefault="003D6AC8" w14:paraId="6124ED76"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Eg: VaCMS</w:t>
            </w:r>
          </w:p>
        </w:tc>
      </w:tr>
      <w:tr w:rsidRPr="005424B9" w:rsidR="003D6AC8" w:rsidDel="00FE4385" w:rsidTr="005807EE" w14:paraId="63CDD21B"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5424B9" w:rsidR="003D6AC8" w:rsidDel="00FE4385" w:rsidP="6AAF79EE" w:rsidRDefault="003D6AC8" w14:paraId="5CD326FB" w14:textId="4C1C9EF5">
            <w:pPr>
              <w:pStyle w:val="TableText10"/>
              <w:rPr>
                <w:rFonts w:ascii="Calibri" w:hAnsi="Calibri" w:cs="Calibri" w:eastAsiaTheme="minorEastAsia"/>
              </w:rPr>
            </w:pPr>
            <w:r w:rsidRPr="6AAF79EE">
              <w:rPr>
                <w:rFonts w:ascii="Calibri" w:hAnsi="Calibri" w:eastAsia="Calibri" w:cs="Calibri"/>
                <w:color w:val="000000" w:themeColor="text1"/>
              </w:rPr>
              <w:t>update</w:t>
            </w:r>
            <w:r w:rsidRPr="6AAF79EE" w:rsidR="1AAD1E07">
              <w:rPr>
                <w:rFonts w:ascii="Calibri" w:hAnsi="Calibri" w:eastAsia="Calibri" w:cs="Calibri"/>
                <w:color w:val="000000" w:themeColor="text1"/>
              </w:rPr>
              <w:t>S</w:t>
            </w:r>
            <w:r w:rsidRPr="6AAF79EE">
              <w:rPr>
                <w:rFonts w:ascii="Calibri" w:hAnsi="Calibri" w:eastAsia="Calibri" w:cs="Calibri"/>
                <w:color w:val="000000" w:themeColor="text1"/>
              </w:rPr>
              <w:t>w</w:t>
            </w:r>
          </w:p>
        </w:tc>
        <w:tc>
          <w:tcPr>
            <w:tcW w:w="1358" w:type="dxa"/>
            <w:tcBorders>
              <w:top w:val="single" w:color="auto" w:sz="4" w:space="0"/>
              <w:left w:val="single" w:color="auto" w:sz="4" w:space="0"/>
              <w:bottom w:val="single" w:color="auto" w:sz="4" w:space="0"/>
              <w:right w:val="single" w:color="auto" w:sz="4" w:space="0"/>
            </w:tcBorders>
          </w:tcPr>
          <w:p w:rsidRPr="005424B9" w:rsidR="003D6AC8" w:rsidDel="00FE4385" w:rsidRDefault="003D6AC8" w14:paraId="2B8B4DA4" w14:textId="77777777">
            <w:pPr>
              <w:pStyle w:val="TableText10"/>
              <w:rPr>
                <w:rFonts w:ascii="Calibri" w:hAnsi="Calibri" w:cs="Calibri" w:eastAsiaTheme="minorEastAsia"/>
                <w:szCs w:val="20"/>
              </w:rPr>
            </w:pPr>
            <w:r w:rsidRPr="005424B9">
              <w:rPr>
                <w:rFonts w:ascii="Calibri" w:hAnsi="Calibri" w:eastAsia="Calibri" w:cs="Calibri"/>
                <w:color w:val="000000" w:themeColor="text1"/>
                <w:szCs w:val="20"/>
              </w:rPr>
              <w:t>String</w:t>
            </w:r>
          </w:p>
        </w:tc>
        <w:tc>
          <w:tcPr>
            <w:tcW w:w="1862" w:type="dxa"/>
            <w:tcBorders>
              <w:top w:val="single" w:color="auto" w:sz="4" w:space="0"/>
              <w:left w:val="single" w:color="auto" w:sz="4" w:space="0"/>
              <w:bottom w:val="single" w:color="auto" w:sz="4" w:space="0"/>
              <w:right w:val="single" w:color="auto" w:sz="4" w:space="0"/>
            </w:tcBorders>
          </w:tcPr>
          <w:p w:rsidRPr="005424B9" w:rsidR="003D6AC8" w:rsidDel="00FE4385" w:rsidRDefault="003D6AC8" w14:paraId="1A2E59FB" w14:textId="77777777">
            <w:pPr>
              <w:pStyle w:val="TableText10"/>
              <w:rPr>
                <w:rFonts w:ascii="Calibri" w:hAnsi="Calibri" w:cs="Calibri" w:eastAsiaTheme="minorEastAsia"/>
                <w:szCs w:val="20"/>
              </w:rPr>
            </w:pPr>
            <w:r w:rsidRPr="005424B9">
              <w:rPr>
                <w:rFonts w:ascii="Calibri" w:hAnsi="Calibri" w:eastAsia="Calibri" w:cs="Calibri"/>
                <w:color w:val="000000" w:themeColor="text1"/>
                <w:szCs w:val="20"/>
              </w:rPr>
              <w:t>No</w:t>
            </w:r>
          </w:p>
        </w:tc>
        <w:tc>
          <w:tcPr>
            <w:tcW w:w="3853" w:type="dxa"/>
            <w:tcBorders>
              <w:top w:val="single" w:color="auto" w:sz="4" w:space="0"/>
              <w:left w:val="single" w:color="auto" w:sz="4" w:space="0"/>
              <w:bottom w:val="single" w:color="auto" w:sz="4" w:space="0"/>
              <w:right w:val="single" w:color="auto" w:sz="4" w:space="0"/>
            </w:tcBorders>
          </w:tcPr>
          <w:p w:rsidR="007C19A3" w:rsidP="007C19A3" w:rsidRDefault="007C19A3" w14:paraId="79DB6E47"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3D6AC8" w:rsidDel="00FE4385" w:rsidRDefault="007C19A3" w14:paraId="250C4C0A" w14:textId="19C00A23">
            <w:pPr>
              <w:pStyle w:val="TableText10"/>
              <w:rPr>
                <w:rFonts w:ascii="Calibri" w:hAnsi="Calibri" w:cs="Calibri" w:eastAsiaTheme="minorEastAsia"/>
                <w:color w:val="000000" w:themeColor="text1"/>
                <w:szCs w:val="20"/>
              </w:rPr>
            </w:pPr>
            <w:r w:rsidRPr="0012190D">
              <w:rPr>
                <w:rFonts w:ascii="Calibri" w:hAnsi="Calibri" w:eastAsia="Calibri" w:cs="Calibri"/>
                <w:color w:val="000000" w:themeColor="text1"/>
              </w:rPr>
              <w:t>E.g.: 'Yes'/'No'</w:t>
            </w:r>
          </w:p>
        </w:tc>
      </w:tr>
      <w:tr w:rsidRPr="005424B9" w:rsidR="003D6AC8" w:rsidTr="005807EE" w14:paraId="17FFB630" w14:textId="77777777">
        <w:trPr>
          <w:trHeight w:val="300"/>
        </w:trPr>
        <w:tc>
          <w:tcPr>
            <w:tcW w:w="2647" w:type="dxa"/>
            <w:tcBorders>
              <w:top w:val="single" w:color="auto" w:sz="4" w:space="0"/>
              <w:left w:val="single" w:color="auto" w:sz="4" w:space="0"/>
              <w:bottom w:val="single" w:color="auto" w:sz="4" w:space="0"/>
              <w:right w:val="single" w:color="auto" w:sz="4" w:space="0"/>
            </w:tcBorders>
          </w:tcPr>
          <w:p w:rsidRPr="005424B9" w:rsidR="003D6AC8" w:rsidRDefault="003D6AC8" w14:paraId="6A0231AB" w14:textId="77777777">
            <w:pPr>
              <w:pStyle w:val="TableText10"/>
              <w:rPr>
                <w:rFonts w:ascii="Calibri" w:hAnsi="Calibri" w:eastAsia="Calibri" w:cs="Calibri"/>
                <w:color w:val="000000" w:themeColor="text1"/>
                <w:szCs w:val="20"/>
              </w:rPr>
            </w:pPr>
            <w:r w:rsidRPr="005424B9">
              <w:rPr>
                <w:rFonts w:ascii="Calibri" w:hAnsi="Calibri" w:eastAsia="Calibri" w:cs="Calibri"/>
                <w:color w:val="000000" w:themeColor="text1"/>
                <w:szCs w:val="20"/>
              </w:rPr>
              <w:t xml:space="preserve">vaCMSSequenceNum </w:t>
            </w:r>
          </w:p>
        </w:tc>
        <w:tc>
          <w:tcPr>
            <w:tcW w:w="1358" w:type="dxa"/>
            <w:tcBorders>
              <w:top w:val="single" w:color="auto" w:sz="4" w:space="0"/>
              <w:left w:val="single" w:color="auto" w:sz="4" w:space="0"/>
              <w:bottom w:val="single" w:color="auto" w:sz="4" w:space="0"/>
              <w:right w:val="single" w:color="auto" w:sz="4" w:space="0"/>
            </w:tcBorders>
          </w:tcPr>
          <w:p w:rsidRPr="005424B9" w:rsidR="003D6AC8" w:rsidRDefault="00C64781" w14:paraId="7138617B" w14:textId="7404F8C8">
            <w:pPr>
              <w:pStyle w:val="TableText10"/>
              <w:rPr>
                <w:rFonts w:ascii="Calibri" w:hAnsi="Calibri" w:eastAsia="Calibri" w:cs="Calibri"/>
                <w:color w:val="000000" w:themeColor="text1"/>
                <w:szCs w:val="20"/>
              </w:rPr>
            </w:pPr>
            <w:r>
              <w:rPr>
                <w:rFonts w:ascii="Calibri" w:hAnsi="Calibri" w:eastAsia="Calibri" w:cs="Calibri"/>
                <w:color w:val="000000" w:themeColor="text1"/>
                <w:szCs w:val="20"/>
              </w:rPr>
              <w:t>String</w:t>
            </w:r>
          </w:p>
        </w:tc>
        <w:tc>
          <w:tcPr>
            <w:tcW w:w="1862" w:type="dxa"/>
            <w:tcBorders>
              <w:top w:val="single" w:color="auto" w:sz="4" w:space="0"/>
              <w:left w:val="single" w:color="auto" w:sz="4" w:space="0"/>
              <w:bottom w:val="single" w:color="auto" w:sz="4" w:space="0"/>
              <w:right w:val="single" w:color="auto" w:sz="4" w:space="0"/>
            </w:tcBorders>
          </w:tcPr>
          <w:p w:rsidRPr="005424B9" w:rsidR="003D6AC8" w:rsidRDefault="003D6AC8" w14:paraId="1B00AF43" w14:textId="77777777">
            <w:pPr>
              <w:pStyle w:val="TableText10"/>
              <w:rPr>
                <w:rFonts w:ascii="Calibri" w:hAnsi="Calibri" w:eastAsia="Calibri" w:cs="Calibri"/>
                <w:color w:val="000000" w:themeColor="text1"/>
                <w:szCs w:val="20"/>
              </w:rPr>
            </w:pPr>
            <w:r w:rsidRPr="005424B9">
              <w:rPr>
                <w:rFonts w:ascii="Calibri" w:hAnsi="Calibri" w:eastAsia="Calibri" w:cs="Calibri"/>
                <w:color w:val="000000" w:themeColor="text1"/>
                <w:szCs w:val="20"/>
              </w:rPr>
              <w:t>Yes</w:t>
            </w:r>
          </w:p>
        </w:tc>
        <w:tc>
          <w:tcPr>
            <w:tcW w:w="3853" w:type="dxa"/>
            <w:tcBorders>
              <w:top w:val="single" w:color="auto" w:sz="4" w:space="0"/>
              <w:left w:val="single" w:color="auto" w:sz="4" w:space="0"/>
              <w:bottom w:val="single" w:color="auto" w:sz="4" w:space="0"/>
              <w:right w:val="single" w:color="auto" w:sz="4" w:space="0"/>
            </w:tcBorders>
          </w:tcPr>
          <w:p w:rsidRPr="005424B9" w:rsidR="003D6AC8" w:rsidRDefault="005807EE" w14:paraId="04504F52" w14:textId="3D8FC3AE">
            <w:pPr>
              <w:pStyle w:val="TableText10"/>
              <w:rPr>
                <w:rFonts w:ascii="Calibri" w:hAnsi="Calibri" w:eastAsia="Calibri" w:cs="Calibri"/>
                <w:color w:val="000000" w:themeColor="text1"/>
                <w:szCs w:val="20"/>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3D6AC8" w:rsidP="007D5D9E" w:rsidRDefault="003D6AC8" w14:paraId="164B0177" w14:textId="77777777">
      <w:pPr>
        <w:ind w:right="162"/>
        <w:rPr>
          <w:rFonts w:ascii="Calibri" w:hAnsi="Calibri" w:cs="Calibri"/>
          <w:color w:val="000000" w:themeColor="text1"/>
          <w:sz w:val="20"/>
          <w:szCs w:val="20"/>
        </w:rPr>
      </w:pPr>
    </w:p>
    <w:p w:rsidRPr="005424B9" w:rsidR="003D6AC8" w:rsidP="00605064" w:rsidRDefault="003D6AC8" w14:paraId="04793C71" w14:textId="77777777">
      <w:pPr>
        <w:ind w:right="162"/>
        <w:rPr>
          <w:rFonts w:ascii="Calibri" w:hAnsi="Calibri" w:cs="Calibri"/>
          <w:color w:val="000000" w:themeColor="text1"/>
          <w:sz w:val="20"/>
          <w:szCs w:val="20"/>
        </w:rPr>
      </w:pPr>
    </w:p>
    <w:p w:rsidRPr="005424B9" w:rsidR="0051527F" w:rsidP="00605064" w:rsidRDefault="739835FE" w14:paraId="52D105D7" w14:textId="54984D16">
      <w:pPr>
        <w:ind w:right="162"/>
        <w:rPr>
          <w:rFonts w:ascii="Calibri" w:hAnsi="Calibri" w:eastAsia="Aptos Narrow" w:cs="Calibri"/>
          <w:color w:val="242424"/>
          <w:sz w:val="20"/>
          <w:szCs w:val="20"/>
        </w:rPr>
      </w:pPr>
      <w:r w:rsidRPr="00D64853">
        <w:rPr>
          <w:rFonts w:ascii="Calibri" w:hAnsi="Calibri" w:eastAsia="Aptos Narrow" w:cs="Calibri"/>
          <w:color w:val="242424"/>
          <w:sz w:val="20"/>
          <w:szCs w:val="20"/>
          <w:u w:val="single"/>
          <w:lang w:val="en-GB"/>
        </w:rPr>
        <w:t>A</w:t>
      </w:r>
      <w:r w:rsidRPr="00D64853" w:rsidR="0BEC7E36">
        <w:rPr>
          <w:rFonts w:ascii="Calibri" w:hAnsi="Calibri" w:eastAsia="Aptos Narrow" w:cs="Calibri"/>
          <w:color w:val="242424"/>
          <w:sz w:val="20"/>
          <w:szCs w:val="20"/>
          <w:u w:val="single"/>
          <w:lang w:val="en-GB"/>
        </w:rPr>
        <w:t>mericanIndianAlaskanNative DTO</w:t>
      </w:r>
      <w:r w:rsidRPr="5AD8E5F2" w:rsidR="0BEC7E36">
        <w:rPr>
          <w:rFonts w:ascii="Calibri" w:hAnsi="Calibri" w:eastAsia="Aptos Narrow" w:cs="Calibri"/>
          <w:color w:val="242424"/>
          <w:sz w:val="20"/>
          <w:szCs w:val="20"/>
        </w:rPr>
        <w:t> </w:t>
      </w:r>
    </w:p>
    <w:p w:rsidRPr="005424B9" w:rsidR="00785630" w:rsidP="0051527F" w:rsidRDefault="00785630" w14:paraId="70B674A9" w14:textId="77777777">
      <w:pPr>
        <w:ind w:left="720" w:right="162"/>
        <w:rPr>
          <w:rFonts w:ascii="Calibri" w:hAnsi="Calibri" w:eastAsia="Aptos Narrow" w:cs="Calibri"/>
          <w:color w:val="242424"/>
          <w:sz w:val="20"/>
          <w:szCs w:val="20"/>
        </w:rPr>
      </w:pPr>
    </w:p>
    <w:tbl>
      <w:tblPr>
        <w:tblStyle w:val="DEDTable"/>
        <w:tblW w:w="9637" w:type="dxa"/>
        <w:tblLayout w:type="fixed"/>
        <w:tblLook w:val="04A0" w:firstRow="1" w:lastRow="0" w:firstColumn="1" w:lastColumn="0" w:noHBand="0" w:noVBand="1"/>
      </w:tblPr>
      <w:tblGrid>
        <w:gridCol w:w="2707"/>
        <w:gridCol w:w="1248"/>
        <w:gridCol w:w="1350"/>
        <w:gridCol w:w="4332"/>
      </w:tblGrid>
      <w:tr w:rsidRPr="005424B9" w:rsidR="002216BE" w:rsidTr="5AD8E5F2" w14:paraId="3FCC334A"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07" w:type="dxa"/>
          </w:tcPr>
          <w:p w:rsidRPr="00605064" w:rsidR="002216BE" w:rsidP="00605064" w:rsidRDefault="002216BE" w14:paraId="049A3801" w14:textId="725B302F">
            <w:pPr>
              <w:ind w:left="-24" w:right="162"/>
              <w:jc w:val="center"/>
              <w:rPr>
                <w:rFonts w:ascii="Calibri" w:hAnsi="Calibri" w:eastAsia="Aptos Narrow" w:cs="Calibri"/>
                <w:color w:val="FFFFFF" w:themeColor="background1"/>
                <w:sz w:val="20"/>
                <w:szCs w:val="20"/>
              </w:rPr>
            </w:pPr>
            <w:r w:rsidRPr="00605064">
              <w:rPr>
                <w:rFonts w:ascii="Calibri" w:hAnsi="Calibri" w:cs="Calibri"/>
                <w:color w:val="FFFFFF" w:themeColor="background1"/>
                <w:sz w:val="20"/>
                <w:szCs w:val="20"/>
              </w:rPr>
              <w:t>Field</w:t>
            </w:r>
          </w:p>
        </w:tc>
        <w:tc>
          <w:tcPr>
            <w:tcW w:w="1248" w:type="dxa"/>
          </w:tcPr>
          <w:p w:rsidRPr="00605064" w:rsidR="002216BE" w:rsidP="00605064" w:rsidRDefault="002216BE" w14:paraId="2B63343D" w14:textId="2F546553">
            <w:pPr>
              <w:ind w:left="-24" w:right="162"/>
              <w:jc w:val="center"/>
              <w:cnfStyle w:val="100000000000" w:firstRow="1" w:lastRow="0" w:firstColumn="0" w:lastColumn="0" w:oddVBand="0" w:evenVBand="0" w:oddHBand="0" w:evenHBand="0" w:firstRowFirstColumn="0" w:firstRowLastColumn="0" w:lastRowFirstColumn="0" w:lastRowLastColumn="0"/>
              <w:rPr>
                <w:rFonts w:ascii="Calibri" w:hAnsi="Calibri" w:eastAsia="Aptos Narrow" w:cs="Calibri"/>
                <w:color w:val="FFFFFF" w:themeColor="background1"/>
                <w:sz w:val="20"/>
                <w:szCs w:val="20"/>
              </w:rPr>
            </w:pPr>
            <w:r w:rsidRPr="00605064">
              <w:rPr>
                <w:rFonts w:ascii="Calibri" w:hAnsi="Calibri" w:cs="Calibri"/>
                <w:color w:val="FFFFFF" w:themeColor="background1"/>
                <w:sz w:val="20"/>
                <w:szCs w:val="20"/>
              </w:rPr>
              <w:t>Type</w:t>
            </w:r>
          </w:p>
        </w:tc>
        <w:tc>
          <w:tcPr>
            <w:tcW w:w="1350" w:type="dxa"/>
          </w:tcPr>
          <w:p w:rsidRPr="00605064" w:rsidR="002216BE" w:rsidP="00605064" w:rsidRDefault="002216BE" w14:paraId="17D7D2A4" w14:textId="53BFEA82">
            <w:pPr>
              <w:ind w:left="-24" w:right="162"/>
              <w:jc w:val="center"/>
              <w:cnfStyle w:val="100000000000" w:firstRow="1" w:lastRow="0" w:firstColumn="0" w:lastColumn="0" w:oddVBand="0" w:evenVBand="0" w:oddHBand="0" w:evenHBand="0" w:firstRowFirstColumn="0" w:firstRowLastColumn="0" w:lastRowFirstColumn="0" w:lastRowLastColumn="0"/>
              <w:rPr>
                <w:rFonts w:ascii="Calibri" w:hAnsi="Calibri" w:eastAsia="Aptos Narrow" w:cs="Calibri"/>
                <w:color w:val="FFFFFF" w:themeColor="background1"/>
                <w:sz w:val="20"/>
                <w:szCs w:val="20"/>
              </w:rPr>
            </w:pPr>
            <w:r w:rsidRPr="00605064">
              <w:rPr>
                <w:rFonts w:ascii="Calibri" w:hAnsi="Calibri" w:cs="Calibri"/>
                <w:color w:val="FFFFFF" w:themeColor="background1"/>
                <w:sz w:val="20"/>
                <w:szCs w:val="20"/>
              </w:rPr>
              <w:t>Required</w:t>
            </w:r>
          </w:p>
        </w:tc>
        <w:tc>
          <w:tcPr>
            <w:tcW w:w="4332" w:type="dxa"/>
          </w:tcPr>
          <w:p w:rsidRPr="00605064" w:rsidR="002216BE" w:rsidP="00605064" w:rsidRDefault="002216BE" w14:paraId="4DB8A62F" w14:textId="04945067">
            <w:pPr>
              <w:ind w:left="-24" w:right="162"/>
              <w:jc w:val="center"/>
              <w:cnfStyle w:val="100000000000" w:firstRow="1" w:lastRow="0" w:firstColumn="0" w:lastColumn="0" w:oddVBand="0" w:evenVBand="0" w:oddHBand="0" w:evenHBand="0" w:firstRowFirstColumn="0" w:firstRowLastColumn="0" w:lastRowFirstColumn="0" w:lastRowLastColumn="0"/>
              <w:rPr>
                <w:rFonts w:ascii="Calibri" w:hAnsi="Calibri" w:eastAsia="Aptos Narrow" w:cs="Calibri"/>
                <w:color w:val="FFFFFF" w:themeColor="background1"/>
                <w:sz w:val="20"/>
                <w:szCs w:val="20"/>
              </w:rPr>
            </w:pPr>
            <w:r w:rsidRPr="00605064">
              <w:rPr>
                <w:rFonts w:ascii="Calibri" w:hAnsi="Calibri" w:cs="Calibri"/>
                <w:color w:val="FFFFFF" w:themeColor="background1"/>
                <w:sz w:val="20"/>
                <w:szCs w:val="20"/>
              </w:rPr>
              <w:t>Description</w:t>
            </w:r>
          </w:p>
        </w:tc>
      </w:tr>
      <w:tr w:rsidRPr="00605064" w:rsidR="0051527F" w:rsidTr="5AD8E5F2" w14:paraId="0003F053"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43F080D3" w14:textId="3DB08D99">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circumstanceCode</w:t>
            </w:r>
          </w:p>
        </w:tc>
        <w:tc>
          <w:tcPr>
            <w:tcW w:w="1248" w:type="dxa"/>
            <w:hideMark/>
          </w:tcPr>
          <w:p w:rsidRPr="00605064" w:rsidR="0051527F" w:rsidP="00605064" w:rsidRDefault="0BEC7E36" w14:paraId="7C8AF4D1"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String</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79DEF1C7"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Yes</w:t>
            </w:r>
            <w:r w:rsidRPr="5AD8E5F2">
              <w:rPr>
                <w:rFonts w:ascii="Calibri" w:hAnsi="Calibri" w:eastAsia="Aptos Narrow" w:cs="Calibri"/>
                <w:color w:val="242424"/>
                <w:sz w:val="20"/>
                <w:szCs w:val="20"/>
              </w:rPr>
              <w:t> </w:t>
            </w:r>
          </w:p>
        </w:tc>
        <w:tc>
          <w:tcPr>
            <w:tcW w:w="4332" w:type="dxa"/>
            <w:hideMark/>
          </w:tcPr>
          <w:p w:rsidRPr="00605064" w:rsidR="0051527F" w:rsidP="00605064" w:rsidRDefault="0BEC7E36" w14:paraId="78EE693C"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circumstanceCode</w:t>
            </w:r>
            <w:r w:rsidRPr="5AD8E5F2">
              <w:rPr>
                <w:rFonts w:ascii="Calibri" w:hAnsi="Calibri" w:eastAsia="Aptos Narrow" w:cs="Calibri"/>
                <w:color w:val="242424"/>
                <w:sz w:val="20"/>
                <w:szCs w:val="20"/>
              </w:rPr>
              <w:t> </w:t>
            </w:r>
          </w:p>
          <w:p w:rsidRPr="00605064" w:rsidR="0051527F" w:rsidP="00605064" w:rsidRDefault="0BEC7E36" w14:paraId="6D480C12"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Reference table: RT_ECHC</w:t>
            </w:r>
            <w:r w:rsidRPr="5AD8E5F2">
              <w:rPr>
                <w:rFonts w:ascii="Calibri" w:hAnsi="Calibri" w:eastAsia="Aptos Narrow" w:cs="Calibri"/>
                <w:color w:val="242424"/>
                <w:sz w:val="20"/>
                <w:szCs w:val="20"/>
              </w:rPr>
              <w:t> </w:t>
            </w:r>
          </w:p>
        </w:tc>
      </w:tr>
      <w:tr w:rsidRPr="00605064" w:rsidR="0051527F" w:rsidTr="5AD8E5F2" w14:paraId="4D472F1F"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32275547" w14:textId="39350717">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americanIndianAlaskanNative</w:t>
            </w:r>
          </w:p>
        </w:tc>
        <w:tc>
          <w:tcPr>
            <w:tcW w:w="1248" w:type="dxa"/>
            <w:hideMark/>
          </w:tcPr>
          <w:p w:rsidRPr="00605064" w:rsidR="0051527F" w:rsidP="00605064" w:rsidRDefault="0BEC7E36" w14:paraId="29FF5651" w14:textId="4F2C7B41">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Boo</w:t>
            </w:r>
            <w:r w:rsidRPr="5AD8E5F2" w:rsidR="48DA9F3C">
              <w:rPr>
                <w:rFonts w:ascii="Calibri" w:hAnsi="Calibri" w:eastAsia="Aptos Narrow" w:cs="Calibri"/>
                <w:color w:val="242424"/>
                <w:sz w:val="20"/>
                <w:szCs w:val="20"/>
                <w:lang w:val="en-GB"/>
              </w:rPr>
              <w:t>lean</w:t>
            </w:r>
          </w:p>
        </w:tc>
        <w:tc>
          <w:tcPr>
            <w:tcW w:w="1350" w:type="dxa"/>
            <w:hideMark/>
          </w:tcPr>
          <w:p w:rsidRPr="00605064" w:rsidR="0051527F" w:rsidP="00605064" w:rsidRDefault="0BEC7E36" w14:paraId="439F3AB4"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Yes</w:t>
            </w:r>
            <w:r w:rsidRPr="5AD8E5F2">
              <w:rPr>
                <w:rFonts w:ascii="Calibri" w:hAnsi="Calibri" w:eastAsia="Aptos Narrow" w:cs="Calibri"/>
                <w:color w:val="242424"/>
                <w:sz w:val="20"/>
                <w:szCs w:val="20"/>
              </w:rPr>
              <w:t> </w:t>
            </w:r>
          </w:p>
        </w:tc>
        <w:tc>
          <w:tcPr>
            <w:tcW w:w="4332" w:type="dxa"/>
            <w:hideMark/>
          </w:tcPr>
          <w:p w:rsidRPr="00605064" w:rsidR="0051527F" w:rsidP="00605064" w:rsidRDefault="0BEC7E36" w14:paraId="4E9BE258"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Is applicant American Indian/Alaskan Native</w:t>
            </w:r>
            <w:r w:rsidRPr="5AD8E5F2">
              <w:rPr>
                <w:rFonts w:ascii="Calibri" w:hAnsi="Calibri" w:eastAsia="Aptos Narrow" w:cs="Calibri"/>
                <w:color w:val="242424"/>
                <w:sz w:val="20"/>
                <w:szCs w:val="20"/>
              </w:rPr>
              <w:t> </w:t>
            </w:r>
          </w:p>
        </w:tc>
      </w:tr>
      <w:tr w:rsidRPr="00605064" w:rsidR="0051527F" w:rsidTr="5AD8E5F2" w14:paraId="40879684"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3EE79A58" w14:textId="425DD565">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fedRecognizedTribe</w:t>
            </w:r>
          </w:p>
        </w:tc>
        <w:tc>
          <w:tcPr>
            <w:tcW w:w="1248" w:type="dxa"/>
            <w:hideMark/>
          </w:tcPr>
          <w:p w:rsidRPr="00605064" w:rsidR="0051527F" w:rsidP="00605064" w:rsidRDefault="0BEC7E36" w14:paraId="5618F2E4"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Boolean</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162AF544"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rPr>
              <w:t>No </w:t>
            </w:r>
          </w:p>
        </w:tc>
        <w:tc>
          <w:tcPr>
            <w:tcW w:w="4332" w:type="dxa"/>
            <w:hideMark/>
          </w:tcPr>
          <w:p w:rsidRPr="00605064" w:rsidR="0051527F" w:rsidP="00605064" w:rsidRDefault="0BEC7E36" w14:paraId="090FDC6A"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Are you a member of a federally recognized tribe?</w:t>
            </w:r>
            <w:r w:rsidRPr="5AD8E5F2">
              <w:rPr>
                <w:rFonts w:ascii="Calibri" w:hAnsi="Calibri" w:eastAsia="Aptos Narrow" w:cs="Calibri"/>
                <w:color w:val="242424"/>
                <w:sz w:val="20"/>
                <w:szCs w:val="20"/>
              </w:rPr>
              <w:t> </w:t>
            </w:r>
          </w:p>
        </w:tc>
      </w:tr>
      <w:tr w:rsidRPr="00605064" w:rsidR="0051527F" w:rsidTr="5AD8E5F2" w14:paraId="7105B77B"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2CA60EC9" w14:textId="24D06DF1">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tribeName</w:t>
            </w:r>
          </w:p>
        </w:tc>
        <w:tc>
          <w:tcPr>
            <w:tcW w:w="1248" w:type="dxa"/>
            <w:hideMark/>
          </w:tcPr>
          <w:p w:rsidRPr="00605064" w:rsidR="0051527F" w:rsidP="00605064" w:rsidRDefault="123E6750" w14:paraId="7991FDC6" w14:textId="18AE6E59">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String</w:t>
            </w:r>
            <w:r w:rsidRPr="5AD8E5F2" w:rsidR="0BEC7E36">
              <w:rPr>
                <w:rFonts w:ascii="Calibri" w:hAnsi="Calibri" w:eastAsia="Aptos Narrow" w:cs="Calibri"/>
                <w:color w:val="242424"/>
                <w:sz w:val="20"/>
                <w:szCs w:val="20"/>
              </w:rPr>
              <w:t> </w:t>
            </w:r>
          </w:p>
        </w:tc>
        <w:tc>
          <w:tcPr>
            <w:tcW w:w="1350" w:type="dxa"/>
            <w:hideMark/>
          </w:tcPr>
          <w:p w:rsidRPr="00605064" w:rsidR="0051527F" w:rsidP="00605064" w:rsidRDefault="0BEC7E36" w14:paraId="70C17D14"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rPr>
              <w:t>No </w:t>
            </w:r>
          </w:p>
        </w:tc>
        <w:tc>
          <w:tcPr>
            <w:tcW w:w="4332" w:type="dxa"/>
            <w:hideMark/>
          </w:tcPr>
          <w:p w:rsidRPr="00605064" w:rsidR="0051527F" w:rsidP="00605064" w:rsidRDefault="123E6750" w14:paraId="49E854B0" w14:textId="0F949C6D">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Name</w:t>
            </w:r>
            <w:r w:rsidRPr="5AD8E5F2" w:rsidR="0BEC7E36">
              <w:rPr>
                <w:rFonts w:ascii="Calibri" w:hAnsi="Calibri" w:eastAsia="Aptos Narrow" w:cs="Calibri"/>
                <w:color w:val="242424"/>
                <w:sz w:val="20"/>
                <w:szCs w:val="20"/>
                <w:lang w:val="en-GB"/>
              </w:rPr>
              <w:t xml:space="preserve"> of the tribe</w:t>
            </w:r>
          </w:p>
        </w:tc>
      </w:tr>
      <w:tr w:rsidRPr="00605064" w:rsidR="0051527F" w:rsidTr="5AD8E5F2" w14:paraId="00577681"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035CD7D5" w14:textId="6B167FC1">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effectiveBeginDate</w:t>
            </w:r>
          </w:p>
        </w:tc>
        <w:tc>
          <w:tcPr>
            <w:tcW w:w="1248" w:type="dxa"/>
            <w:hideMark/>
          </w:tcPr>
          <w:p w:rsidRPr="00605064" w:rsidR="0051527F" w:rsidP="00605064" w:rsidRDefault="0BEC7E36" w14:paraId="1BD0BA75"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Date</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318DD732"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No</w:t>
            </w:r>
            <w:r w:rsidRPr="5AD8E5F2">
              <w:rPr>
                <w:rFonts w:ascii="Calibri" w:hAnsi="Calibri" w:eastAsia="Aptos Narrow" w:cs="Calibri"/>
                <w:color w:val="242424"/>
                <w:sz w:val="20"/>
                <w:szCs w:val="20"/>
              </w:rPr>
              <w:t> </w:t>
            </w:r>
          </w:p>
        </w:tc>
        <w:tc>
          <w:tcPr>
            <w:tcW w:w="4332" w:type="dxa"/>
            <w:hideMark/>
          </w:tcPr>
          <w:p w:rsidRPr="00605064" w:rsidR="0051527F" w:rsidP="00605064" w:rsidRDefault="008F7877" w14:paraId="298577F3" w14:textId="7D62FA2B">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Pr="00605064" w:rsidR="0051527F" w:rsidTr="5AD8E5F2" w14:paraId="22FA088C"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3669E272" w14:textId="77777777">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effectiveEndDate</w:t>
            </w:r>
            <w:r w:rsidRPr="5AD8E5F2">
              <w:rPr>
                <w:rFonts w:ascii="Calibri" w:hAnsi="Calibri" w:eastAsia="Aptos Narrow" w:cs="Calibri"/>
                <w:b w:val="0"/>
                <w:color w:val="242424"/>
                <w:sz w:val="20"/>
                <w:szCs w:val="20"/>
              </w:rPr>
              <w:t> </w:t>
            </w:r>
          </w:p>
        </w:tc>
        <w:tc>
          <w:tcPr>
            <w:tcW w:w="1248" w:type="dxa"/>
            <w:hideMark/>
          </w:tcPr>
          <w:p w:rsidRPr="00605064" w:rsidR="0051527F" w:rsidP="00605064" w:rsidRDefault="0BEC7E36" w14:paraId="1720F002"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Date</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65A42E41"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No</w:t>
            </w:r>
            <w:r w:rsidRPr="5AD8E5F2">
              <w:rPr>
                <w:rFonts w:ascii="Calibri" w:hAnsi="Calibri" w:eastAsia="Aptos Narrow" w:cs="Calibri"/>
                <w:color w:val="242424"/>
                <w:sz w:val="20"/>
                <w:szCs w:val="20"/>
              </w:rPr>
              <w:t> </w:t>
            </w:r>
          </w:p>
        </w:tc>
        <w:tc>
          <w:tcPr>
            <w:tcW w:w="4332" w:type="dxa"/>
            <w:hideMark/>
          </w:tcPr>
          <w:p w:rsidRPr="00605064" w:rsidR="0051527F" w:rsidP="00605064" w:rsidRDefault="00D41356" w14:paraId="668F4FEC" w14:textId="366A41A2">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605064" w:rsidR="0051527F" w:rsidTr="5AD8E5F2" w14:paraId="6930587A"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6D26A757" w14:textId="77777777">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source</w:t>
            </w:r>
            <w:r w:rsidRPr="5AD8E5F2">
              <w:rPr>
                <w:rFonts w:ascii="Calibri" w:hAnsi="Calibri" w:eastAsia="Aptos Narrow" w:cs="Calibri"/>
                <w:b w:val="0"/>
                <w:color w:val="242424"/>
                <w:sz w:val="20"/>
                <w:szCs w:val="20"/>
              </w:rPr>
              <w:t> </w:t>
            </w:r>
          </w:p>
        </w:tc>
        <w:tc>
          <w:tcPr>
            <w:tcW w:w="1248" w:type="dxa"/>
            <w:hideMark/>
          </w:tcPr>
          <w:p w:rsidRPr="00605064" w:rsidR="0051527F" w:rsidP="00605064" w:rsidRDefault="0BEC7E36" w14:paraId="7EEEB58E"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String</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26B7F9A8"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Yes</w:t>
            </w:r>
            <w:r w:rsidRPr="5AD8E5F2">
              <w:rPr>
                <w:rFonts w:ascii="Calibri" w:hAnsi="Calibri" w:eastAsia="Aptos Narrow" w:cs="Calibri"/>
                <w:color w:val="242424"/>
                <w:sz w:val="20"/>
                <w:szCs w:val="20"/>
              </w:rPr>
              <w:t> </w:t>
            </w:r>
          </w:p>
        </w:tc>
        <w:tc>
          <w:tcPr>
            <w:tcW w:w="4332" w:type="dxa"/>
            <w:hideMark/>
          </w:tcPr>
          <w:p w:rsidRPr="00605064" w:rsidR="0051527F" w:rsidP="00D64853" w:rsidRDefault="009A4D09" w14:paraId="44831C4D" w14:textId="4DF20BE1">
            <w:pPr>
              <w:ind w:left="-24" w:right="162"/>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Bidi"/>
                <w:lang w:val="en-GB"/>
              </w:rPr>
            </w:pPr>
            <w:r>
              <w:rPr>
                <w:rFonts w:ascii="Calibri" w:hAnsi="Calibri" w:cs="Calibri"/>
                <w:sz w:val="20"/>
                <w:szCs w:val="20"/>
              </w:rPr>
              <w:t>S</w:t>
            </w:r>
            <w:r w:rsidRPr="00D64853" w:rsidR="68592774">
              <w:rPr>
                <w:rFonts w:ascii="Calibri" w:hAnsi="Calibri" w:eastAsia="Calibri" w:cs="Calibri"/>
                <w:sz w:val="20"/>
                <w:szCs w:val="20"/>
              </w:rPr>
              <w:t>ource System: The system that MWRP received this data from (could be "MWRP" if the data was uploaded to MWRP).</w:t>
            </w:r>
          </w:p>
          <w:p w:rsidRPr="00605064" w:rsidR="0051527F" w:rsidP="00605064" w:rsidRDefault="0051527F" w14:paraId="17F9E76F" w14:textId="06B0A2DA">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p>
        </w:tc>
      </w:tr>
      <w:tr w:rsidRPr="00605064" w:rsidR="0051527F" w:rsidTr="5AD8E5F2" w14:paraId="1D9A6D47"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7EBF2146" w14:textId="77777777">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updateSw</w:t>
            </w:r>
            <w:r w:rsidRPr="5AD8E5F2">
              <w:rPr>
                <w:rFonts w:ascii="Calibri" w:hAnsi="Calibri" w:eastAsia="Aptos Narrow" w:cs="Calibri"/>
                <w:b w:val="0"/>
                <w:color w:val="242424"/>
                <w:sz w:val="20"/>
                <w:szCs w:val="20"/>
              </w:rPr>
              <w:t> </w:t>
            </w:r>
          </w:p>
        </w:tc>
        <w:tc>
          <w:tcPr>
            <w:tcW w:w="1248" w:type="dxa"/>
            <w:hideMark/>
          </w:tcPr>
          <w:p w:rsidRPr="00605064" w:rsidR="0051527F" w:rsidP="00605064" w:rsidRDefault="0BEC7E36" w14:paraId="056C7C49"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String</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2DE8A7C1"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No</w:t>
            </w:r>
            <w:r w:rsidRPr="5AD8E5F2">
              <w:rPr>
                <w:rFonts w:ascii="Calibri" w:hAnsi="Calibri" w:eastAsia="Aptos Narrow" w:cs="Calibri"/>
                <w:color w:val="242424"/>
                <w:sz w:val="20"/>
                <w:szCs w:val="20"/>
              </w:rPr>
              <w:t> </w:t>
            </w:r>
          </w:p>
        </w:tc>
        <w:tc>
          <w:tcPr>
            <w:tcW w:w="4332" w:type="dxa"/>
            <w:hideMark/>
          </w:tcPr>
          <w:p w:rsidR="005E23A6" w:rsidP="005E23A6" w:rsidRDefault="005E23A6" w14:paraId="11448338" w14:textId="0AB45818">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rPr>
            </w:pPr>
            <w:r w:rsidRPr="0012190D">
              <w:rPr>
                <w:rFonts w:ascii="Calibri" w:hAnsi="Calibri" w:eastAsia="Calibri" w:cs="Calibri"/>
                <w:color w:val="000000" w:themeColor="text1"/>
              </w:rPr>
              <w:t>Indicates whether source-system data was updated within MWRP</w:t>
            </w:r>
          </w:p>
          <w:p w:rsidRPr="00605064" w:rsidR="0051527F" w:rsidP="00D64853" w:rsidRDefault="005E23A6" w14:paraId="13757F1E" w14:textId="46C0C78B">
            <w:pPr>
              <w:ind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00D64853">
              <w:rPr>
                <w:rFonts w:ascii="Calibri" w:hAnsi="Calibri" w:eastAsia="Calibri" w:cs="Calibri"/>
                <w:color w:val="000000" w:themeColor="text1"/>
                <w:sz w:val="20"/>
              </w:rPr>
              <w:t>E.g.: 'Yes'/'No'</w:t>
            </w:r>
          </w:p>
        </w:tc>
      </w:tr>
      <w:tr w:rsidRPr="00605064" w:rsidR="0051527F" w:rsidTr="5AD8E5F2" w14:paraId="3A9CE993" w14:textId="77777777">
        <w:trPr>
          <w:trHeight w:val="285"/>
        </w:trPr>
        <w:tc>
          <w:tcPr>
            <w:cnfStyle w:val="001000000000" w:firstRow="0" w:lastRow="0" w:firstColumn="1" w:lastColumn="0" w:oddVBand="0" w:evenVBand="0" w:oddHBand="0" w:evenHBand="0" w:firstRowFirstColumn="0" w:firstRowLastColumn="0" w:lastRowFirstColumn="0" w:lastRowLastColumn="0"/>
            <w:tcW w:w="2707" w:type="dxa"/>
            <w:hideMark/>
          </w:tcPr>
          <w:p w:rsidRPr="00605064" w:rsidR="0051527F" w:rsidP="00605064" w:rsidRDefault="0BEC7E36" w14:paraId="485F0C4B" w14:textId="77777777">
            <w:pPr>
              <w:ind w:left="-24" w:right="162"/>
              <w:rPr>
                <w:rFonts w:ascii="Calibri" w:hAnsi="Calibri" w:eastAsia="Aptos Narrow" w:cs="Calibri"/>
                <w:color w:val="242424"/>
                <w:sz w:val="20"/>
                <w:szCs w:val="20"/>
              </w:rPr>
            </w:pPr>
            <w:r w:rsidRPr="5AD8E5F2">
              <w:rPr>
                <w:rFonts w:ascii="Calibri" w:hAnsi="Calibri" w:eastAsia="Aptos Narrow" w:cs="Calibri"/>
                <w:b w:val="0"/>
                <w:color w:val="242424"/>
                <w:sz w:val="20"/>
                <w:szCs w:val="20"/>
                <w:lang w:val="en-GB"/>
              </w:rPr>
              <w:t>vaCMSSequenceNum </w:t>
            </w:r>
            <w:r w:rsidRPr="5AD8E5F2">
              <w:rPr>
                <w:rFonts w:ascii="Calibri" w:hAnsi="Calibri" w:eastAsia="Aptos Narrow" w:cs="Calibri"/>
                <w:b w:val="0"/>
                <w:color w:val="242424"/>
                <w:sz w:val="20"/>
                <w:szCs w:val="20"/>
              </w:rPr>
              <w:t> </w:t>
            </w:r>
          </w:p>
        </w:tc>
        <w:tc>
          <w:tcPr>
            <w:tcW w:w="1248" w:type="dxa"/>
            <w:hideMark/>
          </w:tcPr>
          <w:p w:rsidRPr="00605064" w:rsidR="0051527F" w:rsidP="00605064" w:rsidRDefault="0BEC7E36" w14:paraId="01676860"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String</w:t>
            </w:r>
            <w:r w:rsidRPr="5AD8E5F2">
              <w:rPr>
                <w:rFonts w:ascii="Calibri" w:hAnsi="Calibri" w:eastAsia="Aptos Narrow" w:cs="Calibri"/>
                <w:color w:val="242424"/>
                <w:sz w:val="20"/>
                <w:szCs w:val="20"/>
              </w:rPr>
              <w:t> </w:t>
            </w:r>
          </w:p>
        </w:tc>
        <w:tc>
          <w:tcPr>
            <w:tcW w:w="1350" w:type="dxa"/>
            <w:hideMark/>
          </w:tcPr>
          <w:p w:rsidRPr="00605064" w:rsidR="0051527F" w:rsidP="00605064" w:rsidRDefault="0BEC7E36" w14:paraId="771BD728" w14:textId="77777777">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sidRPr="5AD8E5F2">
              <w:rPr>
                <w:rFonts w:ascii="Calibri" w:hAnsi="Calibri" w:eastAsia="Aptos Narrow" w:cs="Calibri"/>
                <w:color w:val="242424"/>
                <w:sz w:val="20"/>
                <w:szCs w:val="20"/>
                <w:lang w:val="en-GB"/>
              </w:rPr>
              <w:t>Yes</w:t>
            </w:r>
            <w:r w:rsidRPr="5AD8E5F2">
              <w:rPr>
                <w:rFonts w:ascii="Calibri" w:hAnsi="Calibri" w:eastAsia="Aptos Narrow" w:cs="Calibri"/>
                <w:color w:val="242424"/>
                <w:sz w:val="20"/>
                <w:szCs w:val="20"/>
              </w:rPr>
              <w:t> </w:t>
            </w:r>
          </w:p>
        </w:tc>
        <w:tc>
          <w:tcPr>
            <w:tcW w:w="4332" w:type="dxa"/>
            <w:hideMark/>
          </w:tcPr>
          <w:p w:rsidRPr="00605064" w:rsidR="0051527F" w:rsidP="00605064" w:rsidRDefault="005807EE" w14:paraId="021A00CA" w14:textId="7E224C89">
            <w:pPr>
              <w:ind w:left="-24" w:right="162"/>
              <w:cnfStyle w:val="000000000000" w:firstRow="0" w:lastRow="0" w:firstColumn="0" w:lastColumn="0" w:oddVBand="0" w:evenVBand="0" w:oddHBand="0" w:evenHBand="0" w:firstRowFirstColumn="0" w:firstRowLastColumn="0" w:lastRowFirstColumn="0" w:lastRowLastColumn="0"/>
              <w:rPr>
                <w:rFonts w:ascii="Calibri" w:hAnsi="Calibri" w:eastAsia="Aptos Narrow" w:cs="Calibri"/>
                <w:color w:val="242424"/>
                <w:sz w:val="20"/>
                <w:szCs w:val="20"/>
              </w:rPr>
            </w:pPr>
            <w:r>
              <w:rPr>
                <w:rStyle w:val="normaltextrun"/>
                <w:rFonts w:ascii="Calibri" w:hAnsi="Calibri" w:cs="Calibri"/>
                <w:color w:val="000000"/>
                <w:sz w:val="20"/>
                <w:szCs w:val="20"/>
                <w:shd w:val="clear" w:color="auto" w:fill="FFFFFF"/>
              </w:rPr>
              <w:t xml:space="preserve">vaCMSSequenceNum is a unique number for each data set at the household level—for example, education records coming from </w:t>
            </w:r>
            <w:r>
              <w:rPr>
                <w:rStyle w:val="normaltextrun"/>
                <w:rFonts w:ascii="Calibri" w:hAnsi="Calibri" w:cs="Calibri"/>
                <w:color w:val="000000"/>
                <w:sz w:val="20"/>
                <w:szCs w:val="20"/>
                <w:shd w:val="clear" w:color="auto" w:fill="FFFFFF"/>
              </w:rPr>
              <w:lastRenderedPageBreak/>
              <w:t>VaCMS. Retain the sequence number when the data is updated in MWRP by customer/worker.</w:t>
            </w:r>
          </w:p>
        </w:tc>
      </w:tr>
    </w:tbl>
    <w:p w:rsidRPr="00605064" w:rsidR="00007863" w:rsidP="00E0405D" w:rsidRDefault="00007863" w14:paraId="3A5BE71E" w14:textId="77777777">
      <w:pPr>
        <w:ind w:left="720" w:right="162"/>
        <w:rPr>
          <w:rFonts w:ascii="Calibri" w:hAnsi="Calibri" w:eastAsia="Aptos Narrow" w:cs="Calibri"/>
          <w:color w:val="242424"/>
          <w:sz w:val="20"/>
          <w:szCs w:val="20"/>
        </w:rPr>
      </w:pPr>
    </w:p>
    <w:p w:rsidRPr="005424B9" w:rsidR="00007863" w:rsidP="016D1326" w:rsidRDefault="00007863" w14:paraId="6CF50274" w14:textId="06B6E5AA">
      <w:pPr>
        <w:ind w:right="162"/>
        <w:rPr>
          <w:rFonts w:ascii="Calibri" w:hAnsi="Calibri" w:cs="Calibri"/>
          <w:sz w:val="20"/>
          <w:szCs w:val="20"/>
        </w:rPr>
      </w:pPr>
      <w:del w:author="Marri, Rajababu" w:date="2026-10-21T19:28:00Z" w16du:dateUtc="2026-10-21T19:28:52Z" w:id="158">
        <w:r w:rsidRPr="016D1326" w:rsidDel="00007863">
          <w:rPr>
            <w:rFonts w:ascii="Calibri" w:hAnsi="Calibri" w:eastAsia="Aptos Narrow" w:cs="Calibri"/>
            <w:color w:val="242424"/>
            <w:sz w:val="20"/>
            <w:szCs w:val="20"/>
          </w:rPr>
          <w:delText>FrailtyDTO</w:delText>
        </w:r>
      </w:del>
      <w:ins w:author="Marri, Rajababu" w:date="2026-10-21T19:28:00Z" w16du:dateUtc="2026-10-21T19:28:53Z" w:id="159">
        <w:r w:rsidRPr="016D1326" w:rsidR="3567BABF">
          <w:rPr>
            <w:rFonts w:ascii="Calibri" w:hAnsi="Calibri" w:eastAsia="Calibri" w:cs="Calibri"/>
            <w:color w:val="498205"/>
            <w:sz w:val="19"/>
            <w:szCs w:val="19"/>
            <w:u w:val="single"/>
          </w:rPr>
          <w:t xml:space="preserve"> </w:t>
        </w:r>
      </w:ins>
      <w:ins w:author="Marri, Rajababu" w:date="2026-10-21T19:29:00Z" w16du:dateUtc="2026-10-21T19:29:41Z" w:id="160">
        <w:r w:rsidRPr="016D1326" w:rsidR="3567BABF">
          <w:rPr>
            <w:rFonts w:ascii="Calibri" w:hAnsi="Calibri" w:eastAsia="Calibri" w:cs="Calibri"/>
            <w:color w:val="498205"/>
            <w:sz w:val="19"/>
            <w:szCs w:val="19"/>
            <w:u w:val="single"/>
          </w:rPr>
          <w:t>FrailtyDTO</w:t>
        </w:r>
      </w:ins>
      <w:r w:rsidRPr="016D1326">
        <w:rPr>
          <w:rFonts w:ascii="Calibri" w:hAnsi="Calibri" w:cs="Calibri"/>
          <w:color w:val="000000" w:themeColor="text1"/>
          <w:sz w:val="20"/>
          <w:szCs w:val="20"/>
        </w:rPr>
        <w:t>:</w:t>
      </w:r>
    </w:p>
    <w:tbl>
      <w:tblPr>
        <w:tblW w:w="969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430"/>
        <w:gridCol w:w="1530"/>
        <w:gridCol w:w="1170"/>
        <w:gridCol w:w="4561"/>
      </w:tblGrid>
      <w:tr w:rsidRPr="005424B9" w:rsidR="00007863" w:rsidTr="016D1326" w14:paraId="71A1B1E3" w14:textId="77777777">
        <w:trPr>
          <w:trHeight w:val="300"/>
          <w:tblHeader/>
        </w:trPr>
        <w:tc>
          <w:tcPr>
            <w:tcW w:w="2430" w:type="dxa"/>
            <w:shd w:val="clear" w:color="auto" w:fill="000000" w:themeFill="text1"/>
          </w:tcPr>
          <w:p w:rsidRPr="005424B9" w:rsidR="00007863" w:rsidP="000D596E" w:rsidRDefault="00007863" w14:paraId="0E6BFCE1"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530" w:type="dxa"/>
            <w:shd w:val="clear" w:color="auto" w:fill="000000" w:themeFill="text1"/>
          </w:tcPr>
          <w:p w:rsidRPr="005424B9" w:rsidR="00007863" w:rsidP="000D596E" w:rsidRDefault="00007863" w14:paraId="5FD0FAF5"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170" w:type="dxa"/>
            <w:shd w:val="clear" w:color="auto" w:fill="000000" w:themeFill="text1"/>
          </w:tcPr>
          <w:p w:rsidRPr="005424B9" w:rsidR="00007863" w:rsidP="000D596E" w:rsidRDefault="00007863" w14:paraId="6F38842F"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4561" w:type="dxa"/>
            <w:shd w:val="clear" w:color="auto" w:fill="000000" w:themeFill="text1"/>
          </w:tcPr>
          <w:p w:rsidRPr="005424B9" w:rsidR="00007863" w:rsidP="000D596E" w:rsidRDefault="00007863" w14:paraId="6633F097"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Pr="005424B9" w:rsidR="00007863" w:rsidTr="016D1326" w14:paraId="26B6CAD0"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633233EB"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seriousMedicalCondition</w:t>
            </w:r>
          </w:p>
        </w:tc>
        <w:tc>
          <w:tcPr>
            <w:tcW w:w="1530" w:type="dxa"/>
            <w:tcBorders>
              <w:top w:val="single" w:color="auto" w:sz="4" w:space="0"/>
              <w:left w:val="single" w:color="auto" w:sz="4" w:space="0"/>
              <w:bottom w:val="single" w:color="auto" w:sz="4" w:space="0"/>
              <w:right w:val="single" w:color="auto" w:sz="4" w:space="0"/>
            </w:tcBorders>
          </w:tcPr>
          <w:p w:rsidRPr="005424B9" w:rsidR="00007863" w:rsidP="31714CD1" w:rsidRDefault="7904D282" w14:paraId="17FEB223" w14:textId="2A24438A">
            <w:pPr>
              <w:pStyle w:val="TableText10"/>
              <w:rPr>
                <w:rFonts w:ascii="Calibri" w:hAnsi="Calibri" w:cs="Calibri"/>
                <w:szCs w:val="20"/>
              </w:rPr>
            </w:pPr>
            <w:r w:rsidRPr="005424B9">
              <w:rPr>
                <w:rFonts w:ascii="Calibri" w:hAnsi="Calibri" w:cs="Calibri" w:eastAsiaTheme="minorEastAsia"/>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2104B48B" w14:textId="77777777">
            <w:pPr>
              <w:pStyle w:val="TableText10"/>
              <w:rPr>
                <w:rFonts w:ascii="Calibri" w:hAnsi="Calibri" w:cs="Calibri" w:eastAsiaTheme="minorEastAsia"/>
                <w:szCs w:val="20"/>
              </w:rPr>
            </w:pPr>
            <w:r w:rsidRPr="005424B9">
              <w:rPr>
                <w:rFonts w:ascii="Calibri" w:hAnsi="Calibri" w:cs="Calibri" w:eastAsiaTheme="minorEastAsia"/>
                <w:color w:val="000000" w:themeColor="text1"/>
                <w:szCs w:val="20"/>
              </w:rPr>
              <w:t>Yes</w:t>
            </w:r>
          </w:p>
        </w:tc>
        <w:tc>
          <w:tcPr>
            <w:tcW w:w="4561" w:type="dxa"/>
            <w:tcBorders>
              <w:top w:val="single" w:color="auto" w:sz="4" w:space="0"/>
              <w:left w:val="single" w:color="auto" w:sz="4" w:space="0"/>
              <w:bottom w:val="single" w:color="auto" w:sz="4" w:space="0"/>
              <w:right w:val="single" w:color="auto" w:sz="4" w:space="0"/>
            </w:tcBorders>
          </w:tcPr>
          <w:p w:rsidRPr="005424B9" w:rsidR="00007863" w:rsidP="31714CD1" w:rsidRDefault="00F0333D" w14:paraId="4C8F0B71" w14:textId="351A99EC">
            <w:pPr>
              <w:spacing w:before="20" w:after="120"/>
              <w:rPr>
                <w:rFonts w:ascii="Calibri" w:hAnsi="Calibri" w:eastAsia="Aptos Narrow" w:cs="Calibri"/>
                <w:color w:val="242424"/>
                <w:sz w:val="20"/>
                <w:szCs w:val="20"/>
              </w:rPr>
            </w:pPr>
            <w:r w:rsidRPr="005424B9">
              <w:rPr>
                <w:rFonts w:ascii="Calibri" w:hAnsi="Calibri" w:eastAsia="Aptos Narrow" w:cs="Calibri"/>
                <w:color w:val="242424"/>
                <w:sz w:val="20"/>
                <w:szCs w:val="20"/>
              </w:rPr>
              <w:t>Does an adult between the ages of 19-64 in your household have a serious or complex medical condition, serious mental health condition, substance use disorder, or a physical, developmental, or intellectual disability that makes it hard for them to work, volunteer, or go to school or a training program (even if they have not been diagnosed with or received treatment for that condition)?</w:t>
            </w:r>
          </w:p>
        </w:tc>
      </w:tr>
      <w:tr w:rsidRPr="005424B9" w:rsidR="00007863" w:rsidTr="016D1326" w14:paraId="61E9834C"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007863" w:rsidP="31714CD1" w:rsidRDefault="765F0E18" w14:paraId="3FB31389" w14:textId="37212910">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ser</w:t>
            </w:r>
            <w:r w:rsidRPr="005424B9" w:rsidR="7DAAFC7B">
              <w:rPr>
                <w:rFonts w:ascii="Calibri" w:hAnsi="Calibri" w:cs="Calibri" w:eastAsiaTheme="minorEastAsia"/>
                <w:color w:val="000000" w:themeColor="text1"/>
                <w:szCs w:val="20"/>
              </w:rPr>
              <w:t>i</w:t>
            </w:r>
            <w:r w:rsidRPr="005424B9">
              <w:rPr>
                <w:rFonts w:ascii="Calibri" w:hAnsi="Calibri" w:cs="Calibri" w:eastAsiaTheme="minorEastAsia"/>
                <w:color w:val="000000" w:themeColor="text1"/>
                <w:szCs w:val="20"/>
              </w:rPr>
              <w:t>ousHealthProblemImpactsYourLife</w:t>
            </w:r>
          </w:p>
        </w:tc>
        <w:tc>
          <w:tcPr>
            <w:tcW w:w="15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5401471C"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007863" w:rsidP="000D596E" w:rsidRDefault="008B7A33" w14:paraId="5011DCEE" w14:textId="08A40AFE">
            <w:pPr>
              <w:pStyle w:val="TableText10"/>
              <w:rPr>
                <w:rFonts w:ascii="Calibri" w:hAnsi="Calibri" w:cs="Calibri"/>
                <w:szCs w:val="20"/>
              </w:rPr>
            </w:pPr>
            <w:ins w:author="Bond, Olivia" w:date="2026-10-20T18:48:00Z" w16du:dateUtc="2026-10-20T22:48:00Z" w:id="161">
              <w:r>
                <w:rPr>
                  <w:rFonts w:ascii="Calibri" w:hAnsi="Calibri" w:cs="Calibri" w:eastAsiaTheme="minorEastAsia"/>
                  <w:color w:val="000000" w:themeColor="text1"/>
                  <w:szCs w:val="20"/>
                </w:rPr>
                <w:t>No</w:t>
              </w:r>
            </w:ins>
            <w:del w:author="Bond, Olivia" w:date="2026-10-20T18:48:00Z" w16du:dateUtc="2026-10-20T22:48:00Z" w:id="162">
              <w:r w:rsidRPr="005424B9" w:rsidDel="008B7A33" w:rsidR="00007863">
                <w:rPr>
                  <w:rFonts w:ascii="Calibri" w:hAnsi="Calibri" w:cs="Calibri" w:eastAsiaTheme="minorEastAsia"/>
                  <w:color w:val="000000" w:themeColor="text1"/>
                  <w:szCs w:val="20"/>
                </w:rPr>
                <w:delText>Yes</w:delText>
              </w:r>
            </w:del>
          </w:p>
        </w:tc>
        <w:tc>
          <w:tcPr>
            <w:tcW w:w="4561" w:type="dxa"/>
            <w:tcBorders>
              <w:top w:val="single" w:color="auto" w:sz="4" w:space="0"/>
              <w:left w:val="single" w:color="auto" w:sz="4" w:space="0"/>
              <w:bottom w:val="single" w:color="auto" w:sz="4" w:space="0"/>
              <w:right w:val="single" w:color="auto" w:sz="4" w:space="0"/>
            </w:tcBorders>
          </w:tcPr>
          <w:p w:rsidRPr="005424B9" w:rsidR="00A54E21" w:rsidP="31714CD1" w:rsidRDefault="00A54E21" w14:paraId="469221D3" w14:textId="77777777">
            <w:pPr>
              <w:shd w:val="clear" w:color="auto" w:fill="FFFFFF" w:themeFill="background1"/>
              <w:rPr>
                <w:rFonts w:ascii="Calibri" w:hAnsi="Calibri" w:eastAsia="Aptos Narrow" w:cs="Calibri"/>
                <w:color w:val="000000" w:themeColor="text1"/>
                <w:sz w:val="20"/>
                <w:szCs w:val="20"/>
              </w:rPr>
            </w:pPr>
            <w:r w:rsidRPr="005424B9">
              <w:rPr>
                <w:rFonts w:ascii="Calibri" w:hAnsi="Calibri" w:eastAsia="Aptos Narrow" w:cs="Calibri"/>
                <w:color w:val="000000" w:themeColor="text1"/>
                <w:sz w:val="20"/>
                <w:szCs w:val="20"/>
              </w:rPr>
              <w:t>Diagnosed with or received treatment for a serious or complex medical condition, illness, injury or health problem that has had a major impact on your life?</w:t>
            </w:r>
          </w:p>
          <w:p w:rsidRPr="005424B9" w:rsidR="00007863" w:rsidP="31714CD1" w:rsidRDefault="00A54E21" w14:paraId="368686AE" w14:textId="5DF9919D">
            <w:pPr>
              <w:pStyle w:val="TableText10"/>
              <w:shd w:val="clear" w:color="auto" w:fill="FFFFFF" w:themeFill="background1"/>
              <w:rPr>
                <w:rFonts w:ascii="Calibri" w:hAnsi="Calibri" w:eastAsia="Aptos Narrow" w:cs="Calibri"/>
                <w:color w:val="000000" w:themeColor="text1"/>
                <w:szCs w:val="20"/>
              </w:rPr>
            </w:pPr>
            <w:r w:rsidRPr="005424B9">
              <w:rPr>
                <w:rFonts w:ascii="Calibri" w:hAnsi="Calibri" w:eastAsia="Aptos Narrow" w:cs="Calibri"/>
                <w:i/>
                <w:iCs/>
                <w:color w:val="000000" w:themeColor="text1"/>
                <w:szCs w:val="20"/>
              </w:rPr>
              <w:t>Such as cancer, degenerative neurological disease, sickle cell, Crohn’s disease, cardiac failure, kidney failure, COPD, severe asthma, and organ transplant recipient.</w:t>
            </w:r>
            <w:r w:rsidRPr="005424B9">
              <w:rPr>
                <w:rFonts w:ascii="Calibri" w:hAnsi="Calibri" w:eastAsia="Aptos Narrow" w:cs="Calibri"/>
                <w:color w:val="000000" w:themeColor="text1"/>
                <w:szCs w:val="20"/>
              </w:rPr>
              <w:t xml:space="preserve"> </w:t>
            </w:r>
          </w:p>
        </w:tc>
      </w:tr>
      <w:tr w:rsidRPr="005424B9" w:rsidR="00007863" w:rsidTr="016D1326" w14:paraId="0AACCBA1"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565EDC64" w14:textId="77777777">
            <w:pPr>
              <w:pStyle w:val="TableText10"/>
              <w:rPr>
                <w:rFonts w:ascii="Calibri" w:hAnsi="Calibri" w:cs="Calibri"/>
                <w:szCs w:val="20"/>
              </w:rPr>
            </w:pPr>
            <w:r w:rsidRPr="005424B9">
              <w:rPr>
                <w:rFonts w:ascii="Calibri" w:hAnsi="Calibri" w:cs="Calibri" w:eastAsiaTheme="minorEastAsia"/>
                <w:color w:val="000000" w:themeColor="text1"/>
                <w:szCs w:val="20"/>
              </w:rPr>
              <w:t>mentalHealth</w:t>
            </w:r>
          </w:p>
        </w:tc>
        <w:tc>
          <w:tcPr>
            <w:tcW w:w="15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1039C3BE"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007863" w:rsidP="31714CD1" w:rsidRDefault="00A77B58" w14:paraId="13171A95" w14:textId="65ADAE5F">
            <w:pPr>
              <w:pStyle w:val="TableText10"/>
              <w:rPr>
                <w:rFonts w:ascii="Calibri" w:hAnsi="Calibri" w:cs="Calibri" w:eastAsiaTheme="minorEastAsia"/>
                <w:color w:val="000000" w:themeColor="text1"/>
                <w:szCs w:val="20"/>
              </w:rPr>
            </w:pPr>
            <w:ins w:author="Bond, Olivia" w:date="2026-10-20T18:48:00Z" w16du:dateUtc="2026-10-20T22:48:00Z" w:id="163">
              <w:r>
                <w:rPr>
                  <w:rFonts w:ascii="Calibri" w:hAnsi="Calibri" w:cs="Calibri" w:eastAsiaTheme="minorEastAsia"/>
                  <w:color w:val="000000" w:themeColor="text1"/>
                  <w:szCs w:val="20"/>
                </w:rPr>
                <w:t>No</w:t>
              </w:r>
            </w:ins>
            <w:del w:author="Bond, Olivia" w:date="2026-10-20T18:48:00Z" w16du:dateUtc="2026-10-20T22:48:00Z" w:id="164">
              <w:r w:rsidRPr="005424B9" w:rsidDel="00A77B58" w:rsidR="2960AB63">
                <w:rPr>
                  <w:rFonts w:ascii="Calibri" w:hAnsi="Calibri" w:cs="Calibri" w:eastAsiaTheme="minorEastAsia"/>
                  <w:color w:val="000000" w:themeColor="text1"/>
                  <w:szCs w:val="20"/>
                </w:rPr>
                <w:delText>Yes</w:delText>
              </w:r>
            </w:del>
          </w:p>
        </w:tc>
        <w:tc>
          <w:tcPr>
            <w:tcW w:w="4561" w:type="dxa"/>
            <w:tcBorders>
              <w:top w:val="single" w:color="auto" w:sz="4" w:space="0"/>
              <w:left w:val="single" w:color="auto" w:sz="4" w:space="0"/>
              <w:bottom w:val="single" w:color="auto" w:sz="4" w:space="0"/>
              <w:right w:val="single" w:color="auto" w:sz="4" w:space="0"/>
            </w:tcBorders>
          </w:tcPr>
          <w:p w:rsidRPr="005424B9" w:rsidR="00E84D0D" w:rsidP="31714CD1" w:rsidRDefault="00E84D0D" w14:paraId="5800FD43" w14:textId="77777777">
            <w:pPr>
              <w:pStyle w:val="TableText10"/>
              <w:rPr>
                <w:rFonts w:ascii="Calibri" w:hAnsi="Calibri" w:eastAsia="Aptos Narrow" w:cs="Calibri"/>
                <w:color w:val="000000" w:themeColor="text1"/>
                <w:szCs w:val="20"/>
              </w:rPr>
            </w:pPr>
            <w:r w:rsidRPr="005424B9">
              <w:rPr>
                <w:rFonts w:ascii="Calibri" w:hAnsi="Calibri" w:eastAsia="Aptos Narrow" w:cs="Calibri"/>
                <w:color w:val="000000" w:themeColor="text1"/>
                <w:szCs w:val="20"/>
              </w:rPr>
              <w:t>Told by a health care professional that you have or received treatment for a serious mental health condition, including having received crisis services or care in a residential treatment facility or psychiatric care hospital?</w:t>
            </w:r>
          </w:p>
          <w:p w:rsidRPr="005424B9" w:rsidR="00007863" w:rsidP="31714CD1" w:rsidRDefault="00E84D0D" w14:paraId="19B332B3" w14:textId="6C82A943">
            <w:pPr>
              <w:pStyle w:val="TableText10"/>
              <w:rPr>
                <w:rFonts w:ascii="Calibri" w:hAnsi="Calibri" w:eastAsia="Aptos Narrow" w:cs="Calibri"/>
                <w:color w:val="000000" w:themeColor="text1"/>
                <w:szCs w:val="20"/>
              </w:rPr>
            </w:pPr>
            <w:r w:rsidRPr="005424B9">
              <w:rPr>
                <w:rFonts w:ascii="Calibri" w:hAnsi="Calibri" w:eastAsia="Aptos Narrow" w:cs="Calibri"/>
                <w:i/>
                <w:iCs/>
                <w:color w:val="000000" w:themeColor="text1"/>
                <w:szCs w:val="20"/>
              </w:rPr>
              <w:t xml:space="preserve">For example: bipolar disorder, delusional disorder, depression with severe </w:t>
            </w:r>
          </w:p>
        </w:tc>
      </w:tr>
      <w:tr w:rsidRPr="005424B9" w:rsidR="00007863" w:rsidTr="016D1326" w14:paraId="2A22B490"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220CA7B9"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physicalDisability</w:t>
            </w:r>
          </w:p>
        </w:tc>
        <w:tc>
          <w:tcPr>
            <w:tcW w:w="15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5A8B1B94"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007863" w:rsidP="31714CD1" w:rsidRDefault="00A77B58" w14:paraId="25ADDF86" w14:textId="6EE2A785">
            <w:pPr>
              <w:pStyle w:val="TableText10"/>
              <w:rPr>
                <w:rFonts w:ascii="Calibri" w:hAnsi="Calibri" w:cs="Calibri" w:eastAsiaTheme="minorEastAsia"/>
                <w:color w:val="000000" w:themeColor="text1"/>
                <w:szCs w:val="20"/>
              </w:rPr>
            </w:pPr>
            <w:ins w:author="Bond, Olivia" w:date="2026-10-20T18:48:00Z" w16du:dateUtc="2026-10-20T22:48:00Z" w:id="165">
              <w:r>
                <w:rPr>
                  <w:rFonts w:ascii="Calibri" w:hAnsi="Calibri" w:cs="Calibri" w:eastAsiaTheme="minorEastAsia"/>
                  <w:color w:val="000000" w:themeColor="text1"/>
                  <w:szCs w:val="20"/>
                </w:rPr>
                <w:t>No</w:t>
              </w:r>
            </w:ins>
            <w:del w:author="Bond, Olivia" w:date="2026-10-20T18:48:00Z" w16du:dateUtc="2026-10-20T22:48:00Z" w:id="166">
              <w:r w:rsidRPr="005424B9" w:rsidDel="00A77B58" w:rsidR="12DE7782">
                <w:rPr>
                  <w:rFonts w:ascii="Calibri" w:hAnsi="Calibri" w:cs="Calibri" w:eastAsiaTheme="minorEastAsia"/>
                  <w:color w:val="000000" w:themeColor="text1"/>
                  <w:szCs w:val="20"/>
                </w:rPr>
                <w:delText>Yes</w:delText>
              </w:r>
            </w:del>
          </w:p>
        </w:tc>
        <w:tc>
          <w:tcPr>
            <w:tcW w:w="4561" w:type="dxa"/>
            <w:tcBorders>
              <w:top w:val="single" w:color="auto" w:sz="4" w:space="0"/>
              <w:left w:val="single" w:color="auto" w:sz="4" w:space="0"/>
              <w:bottom w:val="single" w:color="auto" w:sz="4" w:space="0"/>
              <w:right w:val="single" w:color="auto" w:sz="4" w:space="0"/>
            </w:tcBorders>
          </w:tcPr>
          <w:p w:rsidRPr="005424B9" w:rsidR="00007863" w:rsidP="31714CD1" w:rsidRDefault="00864DD8" w14:paraId="1A64DA98" w14:textId="3D128471">
            <w:pPr>
              <w:pStyle w:val="TableText10"/>
              <w:rPr>
                <w:rFonts w:ascii="Calibri" w:hAnsi="Calibri" w:eastAsia="Aptos Narrow" w:cs="Calibri"/>
                <w:color w:val="242424"/>
                <w:szCs w:val="20"/>
              </w:rPr>
            </w:pPr>
            <w:r w:rsidRPr="005424B9">
              <w:rPr>
                <w:rFonts w:ascii="Calibri" w:hAnsi="Calibri" w:eastAsia="Aptos Narrow" w:cs="Calibri"/>
                <w:color w:val="242424"/>
                <w:szCs w:val="20"/>
              </w:rPr>
              <w:t>Have a physical, intellectual or developmental disability that causes you to need help from another person to do at least one activity of daily living (bathing, dressing, toileting, eating, or moving from one place to another, such as their bed or a chair without help)</w:t>
            </w:r>
          </w:p>
        </w:tc>
      </w:tr>
      <w:tr w:rsidRPr="005424B9" w:rsidR="00007863" w:rsidTr="016D1326" w14:paraId="6C41D3AC"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018355DA"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effectiveStartDate</w:t>
            </w:r>
          </w:p>
        </w:tc>
        <w:tc>
          <w:tcPr>
            <w:tcW w:w="15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268132EF"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Date</w:t>
            </w:r>
          </w:p>
        </w:tc>
        <w:tc>
          <w:tcPr>
            <w:tcW w:w="117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458BD125"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Yes</w:t>
            </w:r>
          </w:p>
        </w:tc>
        <w:tc>
          <w:tcPr>
            <w:tcW w:w="4561" w:type="dxa"/>
            <w:tcBorders>
              <w:top w:val="single" w:color="auto" w:sz="4" w:space="0"/>
              <w:left w:val="single" w:color="auto" w:sz="4" w:space="0"/>
              <w:bottom w:val="single" w:color="auto" w:sz="4" w:space="0"/>
              <w:right w:val="single" w:color="auto" w:sz="4" w:space="0"/>
            </w:tcBorders>
          </w:tcPr>
          <w:p w:rsidRPr="005424B9" w:rsidR="00007863" w:rsidP="000D596E" w:rsidRDefault="009B7D05" w14:paraId="1FE34103" w14:textId="31EBAA40">
            <w:pPr>
              <w:pStyle w:val="TableText10"/>
              <w:rPr>
                <w:rFonts w:ascii="Calibri" w:hAnsi="Calibri" w:eastAsia="Aptos Narrow" w:cs="Calibri"/>
                <w:color w:val="242424"/>
                <w:szCs w:val="20"/>
              </w:rPr>
            </w:pPr>
            <w:r w:rsidRPr="009B7D05">
              <w:rPr>
                <w:rFonts w:ascii="Calibri" w:hAnsi="Calibri" w:eastAsia="Aptos Narrow" w:cs="Calibri"/>
                <w:color w:val="242424"/>
                <w:szCs w:val="20"/>
              </w:rPr>
              <w:t xml:space="preserve">Date on which </w:t>
            </w:r>
            <w:r w:rsidRPr="005424B9" w:rsidR="00375169">
              <w:rPr>
                <w:rFonts w:ascii="Calibri" w:hAnsi="Calibri" w:eastAsia="Aptos Narrow" w:cs="Calibri"/>
                <w:color w:val="242424"/>
                <w:szCs w:val="20"/>
              </w:rPr>
              <w:t>the Frailty record</w:t>
            </w:r>
            <w:r w:rsidRPr="009B7D05" w:rsidR="00375169">
              <w:rPr>
                <w:rFonts w:ascii="Calibri" w:hAnsi="Calibri" w:eastAsia="Aptos Narrow" w:cs="Calibri"/>
                <w:color w:val="242424"/>
                <w:szCs w:val="20"/>
              </w:rPr>
              <w:t xml:space="preserve"> </w:t>
            </w:r>
            <w:r w:rsidRPr="009B7D05">
              <w:rPr>
                <w:rFonts w:ascii="Calibri" w:hAnsi="Calibri" w:eastAsia="Aptos Narrow" w:cs="Calibri"/>
                <w:color w:val="242424"/>
                <w:szCs w:val="20"/>
              </w:rPr>
              <w:t>became effective in the source system (VaCMS). Null indicates the record remains active.</w:t>
            </w:r>
            <w:r w:rsidR="00375169">
              <w:rPr>
                <w:rFonts w:ascii="Calibri" w:hAnsi="Calibri" w:eastAsia="Aptos Narrow" w:cs="Calibri"/>
                <w:color w:val="242424"/>
                <w:szCs w:val="20"/>
              </w:rPr>
              <w:t xml:space="preserve"> </w:t>
            </w:r>
          </w:p>
        </w:tc>
      </w:tr>
      <w:tr w:rsidRPr="005424B9" w:rsidR="00007863" w:rsidTr="016D1326" w14:paraId="7098FF54"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3462678B"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effectiveEndDate</w:t>
            </w:r>
          </w:p>
        </w:tc>
        <w:tc>
          <w:tcPr>
            <w:tcW w:w="153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3E2B154A"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Date</w:t>
            </w:r>
          </w:p>
        </w:tc>
        <w:tc>
          <w:tcPr>
            <w:tcW w:w="1170" w:type="dxa"/>
            <w:tcBorders>
              <w:top w:val="single" w:color="auto" w:sz="4" w:space="0"/>
              <w:left w:val="single" w:color="auto" w:sz="4" w:space="0"/>
              <w:bottom w:val="single" w:color="auto" w:sz="4" w:space="0"/>
              <w:right w:val="single" w:color="auto" w:sz="4" w:space="0"/>
            </w:tcBorders>
          </w:tcPr>
          <w:p w:rsidRPr="005424B9" w:rsidR="00007863" w:rsidP="000D596E" w:rsidRDefault="00007863" w14:paraId="15DC90E7"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No</w:t>
            </w:r>
          </w:p>
        </w:tc>
        <w:tc>
          <w:tcPr>
            <w:tcW w:w="4561" w:type="dxa"/>
            <w:tcBorders>
              <w:top w:val="single" w:color="auto" w:sz="4" w:space="0"/>
              <w:left w:val="single" w:color="auto" w:sz="4" w:space="0"/>
              <w:bottom w:val="single" w:color="auto" w:sz="4" w:space="0"/>
              <w:right w:val="single" w:color="auto" w:sz="4" w:space="0"/>
            </w:tcBorders>
          </w:tcPr>
          <w:p w:rsidRPr="005424B9" w:rsidR="00A10FFA" w:rsidP="000D596E" w:rsidRDefault="0090235C" w14:paraId="49AF994D" w14:textId="7425E22C">
            <w:pPr>
              <w:pStyle w:val="TableText10"/>
              <w:rPr>
                <w:rFonts w:ascii="Calibri" w:hAnsi="Calibri" w:eastAsia="Aptos Narrow" w:cs="Calibri"/>
                <w:color w:val="242424"/>
                <w:szCs w:val="20"/>
              </w:rPr>
            </w:pPr>
            <w:r w:rsidRPr="009B7D05">
              <w:rPr>
                <w:rFonts w:ascii="Calibri" w:hAnsi="Calibri" w:eastAsia="Aptos Narrow" w:cs="Calibri"/>
                <w:color w:val="242424"/>
                <w:szCs w:val="20"/>
              </w:rPr>
              <w:t xml:space="preserve">Date on which </w:t>
            </w:r>
            <w:r w:rsidRPr="005424B9">
              <w:rPr>
                <w:rFonts w:ascii="Calibri" w:hAnsi="Calibri" w:eastAsia="Aptos Narrow" w:cs="Calibri"/>
                <w:color w:val="242424"/>
                <w:szCs w:val="20"/>
              </w:rPr>
              <w:t>the Frailty record</w:t>
            </w:r>
            <w:r w:rsidRPr="009B7D05">
              <w:rPr>
                <w:rFonts w:ascii="Calibri" w:hAnsi="Calibri" w:eastAsia="Aptos Narrow" w:cs="Calibri"/>
                <w:color w:val="242424"/>
                <w:szCs w:val="20"/>
              </w:rPr>
              <w:t xml:space="preserve"> </w:t>
            </w:r>
            <w:r w:rsidR="008D6DA6">
              <w:rPr>
                <w:rFonts w:ascii="Calibri" w:hAnsi="Calibri" w:eastAsia="Aptos Narrow" w:cs="Calibri"/>
                <w:color w:val="242424"/>
                <w:szCs w:val="20"/>
              </w:rPr>
              <w:t>ceased to be</w:t>
            </w:r>
            <w:r w:rsidRPr="009B7D05">
              <w:rPr>
                <w:rFonts w:ascii="Calibri" w:hAnsi="Calibri" w:eastAsia="Aptos Narrow" w:cs="Calibri"/>
                <w:color w:val="242424"/>
                <w:szCs w:val="20"/>
              </w:rPr>
              <w:t xml:space="preserve"> effective in the source system (VaCMS). Null indicates the record remains active.</w:t>
            </w:r>
            <w:r>
              <w:rPr>
                <w:rFonts w:ascii="Calibri" w:hAnsi="Calibri" w:eastAsia="Aptos Narrow" w:cs="Calibri"/>
                <w:color w:val="242424"/>
                <w:szCs w:val="20"/>
              </w:rPr>
              <w:t xml:space="preserve"> </w:t>
            </w:r>
          </w:p>
        </w:tc>
      </w:tr>
      <w:tr w:rsidRPr="005424B9" w:rsidR="005C06CE" w:rsidTr="016D1326" w14:paraId="3AD213AC"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1A4D72B6" w14:textId="08501359">
            <w:pPr>
              <w:pStyle w:val="TableText10"/>
              <w:rPr>
                <w:rFonts w:ascii="Calibri" w:hAnsi="Calibri" w:cs="Calibri" w:eastAsiaTheme="majorEastAsia"/>
                <w:szCs w:val="20"/>
                <w:lang w:val="en-GB"/>
              </w:rPr>
            </w:pPr>
            <w:r w:rsidRPr="005424B9">
              <w:rPr>
                <w:rFonts w:ascii="Calibri" w:hAnsi="Calibri" w:eastAsia="Calibri" w:cs="Calibri"/>
                <w:color w:val="000000" w:themeColor="text1"/>
                <w:szCs w:val="20"/>
              </w:rPr>
              <w:t>drugOrAlcoholUseDisorder</w:t>
            </w:r>
          </w:p>
        </w:tc>
        <w:tc>
          <w:tcPr>
            <w:tcW w:w="15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28366BC3" w14:textId="0302EF3D">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4AD0E1CB" w14:textId="22A0A997">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No</w:t>
            </w:r>
          </w:p>
        </w:tc>
        <w:tc>
          <w:tcPr>
            <w:tcW w:w="4561" w:type="dxa"/>
            <w:tcBorders>
              <w:top w:val="single" w:color="auto" w:sz="4" w:space="0"/>
              <w:left w:val="single" w:color="auto" w:sz="4" w:space="0"/>
              <w:bottom w:val="single" w:color="auto" w:sz="4" w:space="0"/>
              <w:right w:val="single" w:color="auto" w:sz="4" w:space="0"/>
            </w:tcBorders>
          </w:tcPr>
          <w:p w:rsidRPr="005424B9" w:rsidR="005C06CE" w:rsidP="31714CD1" w:rsidRDefault="00C36597" w14:paraId="4A730D4D" w14:textId="601DDF07">
            <w:pPr>
              <w:pStyle w:val="TableText10"/>
              <w:rPr>
                <w:rFonts w:ascii="Calibri" w:hAnsi="Calibri" w:cs="Calibri" w:eastAsiaTheme="majorEastAsia"/>
                <w:szCs w:val="20"/>
                <w:lang w:val="en-GB"/>
              </w:rPr>
            </w:pPr>
            <w:r w:rsidRPr="5517481D">
              <w:rPr>
                <w:rFonts w:asciiTheme="majorHAnsi" w:hAnsiTheme="majorHAnsi" w:cstheme="majorBidi"/>
                <w:color w:val="000000" w:themeColor="text1"/>
              </w:rPr>
              <w:t xml:space="preserve">Told by a health care professional that you have a substance use disorder, addiction, or problem with alcohol or drugs </w:t>
            </w:r>
            <w:del w:author="Rockwell, Seon" w:date="2026-10-05T17:58:00Z" w16du:dateUtc="2026-10-05T21:58:00Z" w:id="167">
              <w:r w:rsidRPr="5517481D" w:rsidDel="00736F81">
                <w:rPr>
                  <w:rFonts w:asciiTheme="majorHAnsi" w:hAnsiTheme="majorHAnsi" w:cstheme="majorBidi"/>
                  <w:color w:val="000000" w:themeColor="text1"/>
                </w:rPr>
                <w:delText xml:space="preserve">or received treatment for </w:delText>
              </w:r>
            </w:del>
            <w:del w:author="Rockwell, Seon" w:date="2026-10-05T17:59:00Z" w16du:dateUtc="2026-10-05T21:59:00Z" w:id="168">
              <w:r w:rsidRPr="5517481D" w:rsidDel="00736F81">
                <w:rPr>
                  <w:rFonts w:asciiTheme="majorHAnsi" w:hAnsiTheme="majorHAnsi" w:cstheme="majorBidi"/>
                  <w:color w:val="000000" w:themeColor="text1"/>
                </w:rPr>
                <w:delText xml:space="preserve">a substance use disorder, addiction, or alcohol or drug </w:delText>
              </w:r>
              <w:r w:rsidRPr="5517481D" w:rsidDel="00736F81">
                <w:rPr>
                  <w:rFonts w:asciiTheme="majorHAnsi" w:hAnsiTheme="majorHAnsi" w:cstheme="majorBidi"/>
                  <w:color w:val="000000" w:themeColor="text1"/>
                </w:rPr>
                <w:lastRenderedPageBreak/>
                <w:delText>use</w:delText>
              </w:r>
            </w:del>
            <w:del w:author="Hannon, Meaghan" w:date="2026-10-02T07:43:00Z" w16du:dateUtc="2026-10-02T11:43:00Z" w:id="169">
              <w:r w:rsidRPr="005424B9" w:rsidDel="00C36597" w:rsidR="005C06CE">
                <w:rPr>
                  <w:rFonts w:ascii="Calibri" w:hAnsi="Calibri" w:eastAsia="Calibri" w:cs="Calibri"/>
                  <w:color w:val="000000" w:themeColor="text1"/>
                  <w:szCs w:val="20"/>
                </w:rPr>
                <w:delText>Is an adult in your household receiving treatment for a drug or alcohol use disorder?</w:delText>
              </w:r>
            </w:del>
          </w:p>
        </w:tc>
      </w:tr>
      <w:tr w:rsidRPr="005424B9" w:rsidR="005C06CE" w:rsidTr="016D1326" w14:paraId="4B9F34CD"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3FF5D096" w14:textId="1AB82A64">
            <w:pPr>
              <w:pStyle w:val="TableText10"/>
              <w:rPr>
                <w:rFonts w:ascii="Calibri" w:hAnsi="Calibri" w:cs="Calibri" w:eastAsiaTheme="majorEastAsia"/>
                <w:szCs w:val="20"/>
                <w:lang w:val="en-GB"/>
              </w:rPr>
            </w:pPr>
            <w:r w:rsidRPr="005424B9">
              <w:rPr>
                <w:rFonts w:ascii="Calibri" w:hAnsi="Calibri" w:eastAsia="Calibri" w:cs="Calibri"/>
                <w:color w:val="000000" w:themeColor="text1"/>
                <w:szCs w:val="20"/>
              </w:rPr>
              <w:lastRenderedPageBreak/>
              <w:t>frequentMedicalCare</w:t>
            </w:r>
          </w:p>
        </w:tc>
        <w:tc>
          <w:tcPr>
            <w:tcW w:w="15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544FE2AF" w14:textId="263EFE3E">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17B82566" w14:textId="59AC680A">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No</w:t>
            </w:r>
          </w:p>
        </w:tc>
        <w:tc>
          <w:tcPr>
            <w:tcW w:w="4561"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0E7F7B05" w14:textId="46202777">
            <w:pPr>
              <w:pStyle w:val="TableText10"/>
              <w:rPr>
                <w:rFonts w:ascii="Calibri" w:hAnsi="Calibri" w:cs="Calibri" w:eastAsiaTheme="majorEastAsia"/>
                <w:szCs w:val="20"/>
                <w:lang w:val="en-GB"/>
              </w:rPr>
            </w:pPr>
            <w:r w:rsidRPr="005424B9">
              <w:rPr>
                <w:rFonts w:ascii="Calibri" w:hAnsi="Calibri" w:eastAsia="Calibri" w:cs="Calibri"/>
                <w:color w:val="000000" w:themeColor="text1"/>
                <w:szCs w:val="20"/>
              </w:rPr>
              <w:t>Required ongoing or frequent medical care for a serious or complex medical condition, such as visits to a health care provider, medications, or other treatments or services?</w:t>
            </w:r>
          </w:p>
        </w:tc>
      </w:tr>
      <w:tr w:rsidRPr="005424B9" w:rsidR="005C06CE" w:rsidTr="016D1326" w14:paraId="483DA8B0"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22023E0E" w14:textId="5A96E648">
            <w:pPr>
              <w:pStyle w:val="TableText10"/>
              <w:rPr>
                <w:rFonts w:ascii="Calibri" w:hAnsi="Calibri" w:cs="Calibri" w:eastAsiaTheme="majorEastAsia"/>
                <w:szCs w:val="20"/>
                <w:lang w:val="en-GB"/>
              </w:rPr>
            </w:pPr>
            <w:r w:rsidRPr="005424B9">
              <w:rPr>
                <w:rFonts w:ascii="Calibri" w:hAnsi="Calibri" w:eastAsia="Calibri" w:cs="Calibri"/>
                <w:color w:val="000000" w:themeColor="text1"/>
                <w:szCs w:val="20"/>
              </w:rPr>
              <w:t>reliedOnMedicalEquipment</w:t>
            </w:r>
          </w:p>
        </w:tc>
        <w:tc>
          <w:tcPr>
            <w:tcW w:w="15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4B136A50" w14:textId="6A0D4121">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42E266FD" w14:textId="19887B30">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No</w:t>
            </w:r>
          </w:p>
        </w:tc>
        <w:tc>
          <w:tcPr>
            <w:tcW w:w="4561"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0295CF48" w14:textId="23EA9F01">
            <w:pPr>
              <w:pStyle w:val="TableText10"/>
              <w:rPr>
                <w:rFonts w:ascii="Calibri" w:hAnsi="Calibri" w:cs="Calibri" w:eastAsiaTheme="majorEastAsia"/>
                <w:szCs w:val="20"/>
                <w:lang w:val="en-GB"/>
              </w:rPr>
            </w:pPr>
            <w:r w:rsidRPr="005424B9">
              <w:rPr>
                <w:rFonts w:ascii="Calibri" w:hAnsi="Calibri" w:eastAsia="Calibri" w:cs="Calibri"/>
                <w:color w:val="000000" w:themeColor="text1"/>
                <w:szCs w:val="20"/>
              </w:rPr>
              <w:t>Relied on medical equipment, life-support, or another medical device, such as a wheelchair, communication device, lift, oxygen, feeding tube or ventilator?</w:t>
            </w:r>
          </w:p>
        </w:tc>
      </w:tr>
      <w:tr w:rsidRPr="005424B9" w:rsidR="005C06CE" w:rsidTr="016D1326" w14:paraId="58451181"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5424B9" w:rsidR="005C06CE" w:rsidP="5AD8E5F2" w:rsidRDefault="130AED5B" w14:paraId="43BE19AD" w14:textId="7AE2B689">
            <w:pPr>
              <w:pStyle w:val="TableText10"/>
              <w:rPr>
                <w:rFonts w:ascii="Calibri" w:hAnsi="Calibri" w:cs="Calibri" w:eastAsiaTheme="majorEastAsia"/>
                <w:lang w:val="en-GB"/>
              </w:rPr>
            </w:pPr>
            <w:r w:rsidRPr="5AD8E5F2">
              <w:rPr>
                <w:rFonts w:ascii="Calibri" w:hAnsi="Calibri" w:eastAsia="Calibri" w:cs="Calibri"/>
                <w:color w:val="000000" w:themeColor="text1"/>
              </w:rPr>
              <w:t>blindOrHaveLimitedVision</w:t>
            </w:r>
          </w:p>
        </w:tc>
        <w:tc>
          <w:tcPr>
            <w:tcW w:w="153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6EEBEBB8" w14:textId="6681A96B">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Boolean</w:t>
            </w:r>
          </w:p>
        </w:tc>
        <w:tc>
          <w:tcPr>
            <w:tcW w:w="1170"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6BBEE4EE" w14:textId="174D4D42">
            <w:pPr>
              <w:pStyle w:val="TableText10"/>
              <w:rPr>
                <w:rFonts w:ascii="Calibri" w:hAnsi="Calibri" w:cs="Calibri" w:eastAsiaTheme="majorEastAsia"/>
                <w:color w:val="000000" w:themeColor="text1"/>
                <w:szCs w:val="20"/>
                <w:lang w:val="en-GB"/>
              </w:rPr>
            </w:pPr>
            <w:r w:rsidRPr="005424B9">
              <w:rPr>
                <w:rFonts w:ascii="Calibri" w:hAnsi="Calibri" w:eastAsia="Calibri" w:cs="Calibri"/>
                <w:color w:val="000000" w:themeColor="text1"/>
                <w:szCs w:val="20"/>
              </w:rPr>
              <w:t>No</w:t>
            </w:r>
          </w:p>
        </w:tc>
        <w:tc>
          <w:tcPr>
            <w:tcW w:w="4561" w:type="dxa"/>
            <w:tcBorders>
              <w:top w:val="single" w:color="auto" w:sz="4" w:space="0"/>
              <w:left w:val="single" w:color="auto" w:sz="4" w:space="0"/>
              <w:bottom w:val="single" w:color="auto" w:sz="4" w:space="0"/>
              <w:right w:val="single" w:color="auto" w:sz="4" w:space="0"/>
            </w:tcBorders>
          </w:tcPr>
          <w:p w:rsidRPr="005424B9" w:rsidR="005C06CE" w:rsidP="31714CD1" w:rsidRDefault="005C06CE" w14:paraId="15617EAB" w14:textId="0B999939">
            <w:pPr>
              <w:pStyle w:val="TableText10"/>
              <w:rPr>
                <w:rFonts w:ascii="Calibri" w:hAnsi="Calibri" w:cs="Calibri" w:eastAsiaTheme="majorEastAsia"/>
                <w:szCs w:val="20"/>
                <w:lang w:val="en-GB"/>
              </w:rPr>
            </w:pPr>
            <w:r w:rsidRPr="005424B9">
              <w:rPr>
                <w:rFonts w:ascii="Calibri" w:hAnsi="Calibri" w:eastAsia="Calibri" w:cs="Calibri"/>
                <w:color w:val="000000" w:themeColor="text1"/>
                <w:szCs w:val="20"/>
              </w:rPr>
              <w:t>Blind or have limited vision that cannot be corrected to better than 20/200 in your better eye, or your visual field is 20 degrees or less?</w:t>
            </w:r>
          </w:p>
        </w:tc>
      </w:tr>
      <w:tr w:rsidRPr="005424B9" w:rsidR="7139F42A" w:rsidTr="016D1326" w14:paraId="5EC87487"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605064" w:rsidR="7139F42A" w:rsidP="5AD8E5F2" w:rsidRDefault="1341A980" w14:paraId="4E0CE021" w14:textId="75CB4724">
            <w:pPr>
              <w:pStyle w:val="TableText10"/>
              <w:rPr>
                <w:rFonts w:ascii="Calibri" w:hAnsi="Calibri" w:eastAsia="Calibri" w:cs="Calibri"/>
              </w:rPr>
            </w:pPr>
            <w:r w:rsidRPr="0082384E">
              <w:rPr>
                <w:rFonts w:ascii="Calibri" w:hAnsi="Calibri" w:eastAsia="Calibri" w:cs="Calibri"/>
                <w:lang w:val="en-GB"/>
              </w:rPr>
              <w:t>l</w:t>
            </w:r>
            <w:r w:rsidRPr="0082384E" w:rsidR="014AFBB7">
              <w:rPr>
                <w:rFonts w:ascii="Calibri" w:hAnsi="Calibri" w:eastAsia="Calibri" w:cs="Calibri"/>
                <w:lang w:val="en-GB"/>
              </w:rPr>
              <w:t>TSSScreening</w:t>
            </w:r>
          </w:p>
        </w:tc>
        <w:tc>
          <w:tcPr>
            <w:tcW w:w="1530" w:type="dxa"/>
            <w:tcBorders>
              <w:top w:val="single" w:color="auto" w:sz="4" w:space="0"/>
              <w:left w:val="single" w:color="auto" w:sz="4" w:space="0"/>
              <w:bottom w:val="single" w:color="auto" w:sz="4" w:space="0"/>
              <w:right w:val="single" w:color="auto" w:sz="4" w:space="0"/>
            </w:tcBorders>
          </w:tcPr>
          <w:p w:rsidRPr="00605064" w:rsidR="7139F42A" w:rsidP="5AD8E5F2" w:rsidRDefault="014AFBB7" w14:paraId="55A69947" w14:textId="1EF5D512">
            <w:pPr>
              <w:pStyle w:val="TableText10"/>
              <w:rPr>
                <w:rFonts w:ascii="Calibri" w:hAnsi="Calibri" w:eastAsia="Calibri" w:cs="Calibri"/>
              </w:rPr>
            </w:pPr>
            <w:r w:rsidRPr="0082384E">
              <w:rPr>
                <w:rFonts w:ascii="Calibri" w:hAnsi="Calibri" w:eastAsia="Calibri" w:cs="Calibri"/>
                <w:lang w:val="en-GB"/>
              </w:rPr>
              <w:t>Boolean</w:t>
            </w:r>
          </w:p>
        </w:tc>
        <w:tc>
          <w:tcPr>
            <w:tcW w:w="1170" w:type="dxa"/>
            <w:tcBorders>
              <w:top w:val="single" w:color="auto" w:sz="4" w:space="0"/>
              <w:left w:val="single" w:color="auto" w:sz="4" w:space="0"/>
              <w:bottom w:val="single" w:color="auto" w:sz="4" w:space="0"/>
              <w:right w:val="single" w:color="auto" w:sz="4" w:space="0"/>
            </w:tcBorders>
          </w:tcPr>
          <w:p w:rsidRPr="00605064" w:rsidR="7139F42A" w:rsidP="5AD8E5F2" w:rsidRDefault="0081770D" w14:paraId="48D3024B" w14:textId="0A1961D5">
            <w:pPr>
              <w:pStyle w:val="TableText10"/>
              <w:rPr>
                <w:rFonts w:ascii="Calibri" w:hAnsi="Calibri" w:eastAsia="Calibri" w:cs="Calibri"/>
              </w:rPr>
            </w:pPr>
            <w:ins w:author="Bond, Olivia" w:date="2026-10-20T18:49:00Z" w16du:dateUtc="2026-10-20T22:49:00Z" w:id="170">
              <w:r>
                <w:rPr>
                  <w:rFonts w:ascii="Calibri" w:hAnsi="Calibri" w:eastAsia="Calibri" w:cs="Calibri"/>
                  <w:lang w:val="en-GB"/>
                </w:rPr>
                <w:t>No</w:t>
              </w:r>
            </w:ins>
            <w:del w:author="Bond, Olivia" w:date="2026-10-20T18:48:00Z" w16du:dateUtc="2026-10-20T22:48:00Z" w:id="171">
              <w:r w:rsidRPr="0082384E" w:rsidDel="0081770D" w:rsidR="014AFBB7">
                <w:rPr>
                  <w:rFonts w:ascii="Calibri" w:hAnsi="Calibri" w:eastAsia="Calibri" w:cs="Calibri"/>
                  <w:lang w:val="en-GB"/>
                </w:rPr>
                <w:delText>Yes</w:delText>
              </w:r>
            </w:del>
          </w:p>
        </w:tc>
        <w:tc>
          <w:tcPr>
            <w:tcW w:w="4561" w:type="dxa"/>
            <w:tcBorders>
              <w:top w:val="single" w:color="auto" w:sz="4" w:space="0"/>
              <w:left w:val="single" w:color="auto" w:sz="4" w:space="0"/>
              <w:bottom w:val="single" w:color="auto" w:sz="4" w:space="0"/>
              <w:right w:val="single" w:color="auto" w:sz="4" w:space="0"/>
            </w:tcBorders>
          </w:tcPr>
          <w:p w:rsidRPr="00605064" w:rsidR="7139F42A" w:rsidP="005A49B8" w:rsidRDefault="014AFBB7" w14:paraId="35B64098" w14:textId="479EFD22">
            <w:pPr>
              <w:pStyle w:val="TableText10"/>
              <w:rPr>
                <w:rFonts w:ascii="Calibri" w:hAnsi="Calibri" w:eastAsia="Calibri" w:cs="Calibri"/>
                <w:lang w:val="en-GB"/>
              </w:rPr>
            </w:pPr>
            <w:r w:rsidRPr="0082384E">
              <w:rPr>
                <w:rFonts w:ascii="Calibri" w:hAnsi="Calibri" w:eastAsia="Calibri" w:cs="Calibri"/>
                <w:lang w:val="en-GB"/>
              </w:rPr>
              <w:t>LTSS Screening</w:t>
            </w:r>
            <w:r w:rsidRPr="5AD8E5F2">
              <w:rPr>
                <w:rFonts w:ascii="Calibri" w:hAnsi="Calibri" w:eastAsia="Calibri" w:cs="Calibri"/>
                <w:lang w:val="en-GB"/>
              </w:rPr>
              <w:t xml:space="preserve"> </w:t>
            </w:r>
          </w:p>
        </w:tc>
      </w:tr>
      <w:tr w:rsidRPr="005424B9" w:rsidR="005C6309" w:rsidTr="016D1326" w14:paraId="39206720"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605064" w:rsidR="005C6309" w:rsidP="31714CD1" w:rsidRDefault="21D3FEED" w14:paraId="242568E4" w14:textId="248A5290">
            <w:pPr>
              <w:pStyle w:val="TableText10"/>
              <w:rPr>
                <w:rFonts w:ascii="Calibri" w:hAnsi="Calibri" w:eastAsia="Calibri" w:cs="Calibri"/>
              </w:rPr>
            </w:pPr>
            <w:r w:rsidRPr="00605064">
              <w:rPr>
                <w:rFonts w:ascii="Calibri" w:hAnsi="Calibri" w:eastAsia="Calibri" w:cs="Calibri"/>
                <w:lang w:val="en-GB"/>
              </w:rPr>
              <w:t>source</w:t>
            </w:r>
          </w:p>
        </w:tc>
        <w:tc>
          <w:tcPr>
            <w:tcW w:w="1530" w:type="dxa"/>
            <w:tcBorders>
              <w:top w:val="single" w:color="auto" w:sz="4" w:space="0"/>
              <w:left w:val="single" w:color="auto" w:sz="4" w:space="0"/>
              <w:bottom w:val="single" w:color="auto" w:sz="4" w:space="0"/>
              <w:right w:val="single" w:color="auto" w:sz="4" w:space="0"/>
            </w:tcBorders>
          </w:tcPr>
          <w:p w:rsidRPr="00605064" w:rsidR="005C6309" w:rsidP="31714CD1" w:rsidRDefault="005C6309" w14:paraId="4A35B690" w14:textId="7840B47C">
            <w:pPr>
              <w:pStyle w:val="TableText10"/>
              <w:rPr>
                <w:rFonts w:ascii="Calibri" w:hAnsi="Calibri" w:eastAsia="Calibri" w:cs="Calibri"/>
              </w:rPr>
            </w:pPr>
            <w:r w:rsidRPr="00605064">
              <w:rPr>
                <w:rFonts w:ascii="Calibri" w:hAnsi="Calibri" w:eastAsia="Calibri" w:cs="Calibri"/>
                <w:lang w:val="en-GB"/>
              </w:rPr>
              <w:t>String</w:t>
            </w:r>
          </w:p>
        </w:tc>
        <w:tc>
          <w:tcPr>
            <w:tcW w:w="1170" w:type="dxa"/>
            <w:tcBorders>
              <w:top w:val="single" w:color="auto" w:sz="4" w:space="0"/>
              <w:left w:val="single" w:color="auto" w:sz="4" w:space="0"/>
              <w:bottom w:val="single" w:color="auto" w:sz="4" w:space="0"/>
              <w:right w:val="single" w:color="auto" w:sz="4" w:space="0"/>
            </w:tcBorders>
          </w:tcPr>
          <w:p w:rsidRPr="00605064" w:rsidR="005C6309" w:rsidP="31714CD1" w:rsidRDefault="005C6309" w14:paraId="09A993F3" w14:textId="6558FF05">
            <w:pPr>
              <w:pStyle w:val="TableText10"/>
              <w:rPr>
                <w:rFonts w:ascii="Calibri" w:hAnsi="Calibri" w:eastAsia="Calibri" w:cs="Calibri"/>
              </w:rPr>
            </w:pPr>
            <w:r w:rsidRPr="00605064">
              <w:rPr>
                <w:rFonts w:ascii="Calibri" w:hAnsi="Calibri" w:eastAsia="Calibri" w:cs="Calibri"/>
                <w:lang w:val="en-GB"/>
              </w:rPr>
              <w:t>Yes</w:t>
            </w:r>
          </w:p>
        </w:tc>
        <w:tc>
          <w:tcPr>
            <w:tcW w:w="4561" w:type="dxa"/>
            <w:tcBorders>
              <w:top w:val="single" w:color="auto" w:sz="4" w:space="0"/>
              <w:left w:val="single" w:color="auto" w:sz="4" w:space="0"/>
              <w:bottom w:val="single" w:color="auto" w:sz="4" w:space="0"/>
              <w:right w:val="single" w:color="auto" w:sz="4" w:space="0"/>
            </w:tcBorders>
          </w:tcPr>
          <w:p w:rsidRPr="00605064" w:rsidR="00732FB3" w:rsidP="00732FB3" w:rsidRDefault="27341FC7" w14:paraId="2C39C987" w14:textId="77777777">
            <w:pPr>
              <w:pStyle w:val="TableText10"/>
              <w:rPr>
                <w:rFonts w:ascii="Calibri" w:hAnsi="Calibri" w:eastAsia="Calibri" w:cs="Calibri"/>
              </w:rPr>
            </w:pPr>
            <w:r w:rsidRPr="5AD8E5F2">
              <w:rPr>
                <w:rFonts w:ascii="Calibri" w:hAnsi="Calibri" w:eastAsia="Calibri" w:cs="Calibri"/>
                <w:lang w:val="en-GB"/>
              </w:rPr>
              <w:t xml:space="preserve">Source System: </w:t>
            </w:r>
            <w:r w:rsidRPr="5AD8E5F2">
              <w:rPr>
                <w:rFonts w:ascii="Calibri" w:hAnsi="Calibri" w:eastAsia="Calibri" w:cs="Calibri"/>
              </w:rPr>
              <w:t>The system that MWRP received this data from (could be "MWRP" if the data was uploaded to MWRP).</w:t>
            </w:r>
            <w:r w:rsidRPr="5AD8E5F2">
              <w:rPr>
                <w:rFonts w:ascii="Calibri" w:hAnsi="Calibri" w:eastAsia="Calibri" w:cs="Calibri"/>
                <w:lang w:val="en-GB"/>
              </w:rPr>
              <w:t xml:space="preserve"> </w:t>
            </w:r>
          </w:p>
          <w:p w:rsidRPr="00605064" w:rsidR="005C6309" w:rsidP="31714CD1" w:rsidRDefault="7453F964" w14:paraId="499D7864" w14:textId="5F131059">
            <w:pPr>
              <w:pStyle w:val="TableText10"/>
              <w:rPr>
                <w:rFonts w:ascii="Calibri" w:hAnsi="Calibri" w:eastAsia="Calibri" w:cs="Calibri"/>
              </w:rPr>
            </w:pPr>
            <w:r w:rsidRPr="5AD8E5F2">
              <w:rPr>
                <w:rFonts w:ascii="Calibri" w:hAnsi="Calibri" w:eastAsia="Calibri" w:cs="Calibri"/>
                <w:lang w:val="en-GB"/>
              </w:rPr>
              <w:t>Eg: VaCMS</w:t>
            </w:r>
          </w:p>
        </w:tc>
      </w:tr>
      <w:tr w:rsidRPr="005424B9" w:rsidR="005C6309" w:rsidTr="016D1326" w14:paraId="18C19310"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8661F6" w:rsidR="005C6309" w:rsidP="31714CD1" w:rsidRDefault="0645EF73" w14:paraId="47F6F59C" w14:textId="0B070C68">
            <w:pPr>
              <w:pStyle w:val="TableText10"/>
              <w:rPr>
                <w:rFonts w:ascii="Calibri" w:hAnsi="Calibri" w:eastAsia="Calibri" w:cs="Calibri"/>
                <w:color w:val="000000" w:themeColor="text1"/>
              </w:rPr>
            </w:pPr>
            <w:r w:rsidRPr="5AD8E5F2">
              <w:rPr>
                <w:rFonts w:ascii="Calibri" w:hAnsi="Calibri" w:cs="Calibri" w:eastAsiaTheme="majorEastAsia"/>
                <w:lang w:val="en-GB"/>
              </w:rPr>
              <w:t>updateSw</w:t>
            </w:r>
          </w:p>
        </w:tc>
        <w:tc>
          <w:tcPr>
            <w:tcW w:w="1530" w:type="dxa"/>
            <w:tcBorders>
              <w:top w:val="single" w:color="auto" w:sz="4" w:space="0"/>
              <w:left w:val="single" w:color="auto" w:sz="4" w:space="0"/>
              <w:bottom w:val="single" w:color="auto" w:sz="4" w:space="0"/>
              <w:right w:val="single" w:color="auto" w:sz="4" w:space="0"/>
            </w:tcBorders>
          </w:tcPr>
          <w:p w:rsidRPr="008661F6" w:rsidR="005C6309" w:rsidP="31714CD1" w:rsidRDefault="005C6309" w14:paraId="68392BEC" w14:textId="6C8992A9">
            <w:pPr>
              <w:pStyle w:val="TableText10"/>
              <w:rPr>
                <w:rFonts w:ascii="Calibri" w:hAnsi="Calibri" w:eastAsia="Calibri" w:cs="Calibri"/>
                <w:color w:val="000000" w:themeColor="text1"/>
              </w:rPr>
            </w:pPr>
            <w:r w:rsidRPr="31714CD1">
              <w:rPr>
                <w:rFonts w:ascii="Calibri" w:hAnsi="Calibri" w:cs="Calibri" w:eastAsiaTheme="majorEastAsia"/>
                <w:color w:val="000000" w:themeColor="text1"/>
                <w:lang w:val="en-GB"/>
              </w:rPr>
              <w:t>String</w:t>
            </w:r>
          </w:p>
        </w:tc>
        <w:tc>
          <w:tcPr>
            <w:tcW w:w="1170" w:type="dxa"/>
            <w:tcBorders>
              <w:top w:val="single" w:color="auto" w:sz="4" w:space="0"/>
              <w:left w:val="single" w:color="auto" w:sz="4" w:space="0"/>
              <w:bottom w:val="single" w:color="auto" w:sz="4" w:space="0"/>
              <w:right w:val="single" w:color="auto" w:sz="4" w:space="0"/>
            </w:tcBorders>
          </w:tcPr>
          <w:p w:rsidRPr="008661F6" w:rsidR="005C6309" w:rsidP="31714CD1" w:rsidRDefault="005C6309" w14:paraId="7456FD29" w14:textId="74CC43BE">
            <w:pPr>
              <w:pStyle w:val="TableText10"/>
              <w:rPr>
                <w:rFonts w:ascii="Calibri" w:hAnsi="Calibri" w:eastAsia="Calibri" w:cs="Calibri"/>
                <w:color w:val="000000" w:themeColor="text1"/>
              </w:rPr>
            </w:pPr>
            <w:r w:rsidRPr="31714CD1">
              <w:rPr>
                <w:rFonts w:ascii="Calibri" w:hAnsi="Calibri" w:cs="Calibri" w:eastAsiaTheme="majorEastAsia"/>
                <w:color w:val="000000" w:themeColor="text1"/>
                <w:lang w:val="en-GB"/>
              </w:rPr>
              <w:t>No</w:t>
            </w:r>
          </w:p>
        </w:tc>
        <w:tc>
          <w:tcPr>
            <w:tcW w:w="4561" w:type="dxa"/>
            <w:tcBorders>
              <w:top w:val="single" w:color="auto" w:sz="4" w:space="0"/>
              <w:left w:val="single" w:color="auto" w:sz="4" w:space="0"/>
              <w:bottom w:val="single" w:color="auto" w:sz="4" w:space="0"/>
              <w:right w:val="single" w:color="auto" w:sz="4" w:space="0"/>
            </w:tcBorders>
          </w:tcPr>
          <w:p w:rsidR="00C67A28" w:rsidP="00C67A28" w:rsidRDefault="00C67A28" w14:paraId="115814E2"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8661F6" w:rsidR="005C6309" w:rsidP="31714CD1" w:rsidRDefault="00C67A28" w14:paraId="483AF479" w14:textId="6B64513D">
            <w:pPr>
              <w:pStyle w:val="TableText10"/>
              <w:rPr>
                <w:rFonts w:ascii="Calibri" w:hAnsi="Calibri" w:eastAsia="Calibri" w:cs="Calibri"/>
                <w:color w:val="000000" w:themeColor="text1"/>
              </w:rPr>
            </w:pPr>
            <w:r w:rsidRPr="0012190D">
              <w:rPr>
                <w:rFonts w:ascii="Calibri" w:hAnsi="Calibri" w:eastAsia="Calibri" w:cs="Calibri"/>
                <w:color w:val="000000" w:themeColor="text1"/>
              </w:rPr>
              <w:t>E.g.: 'Yes'/'No'</w:t>
            </w:r>
          </w:p>
        </w:tc>
      </w:tr>
      <w:tr w:rsidRPr="005424B9" w:rsidR="005C6309" w:rsidTr="016D1326" w14:paraId="5D253C42"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Pr="008661F6" w:rsidR="005C6309" w:rsidP="31714CD1" w:rsidRDefault="005C6309" w14:paraId="685C977D" w14:textId="031D354A">
            <w:pPr>
              <w:pStyle w:val="TableText10"/>
              <w:rPr>
                <w:rFonts w:ascii="Calibri" w:hAnsi="Calibri" w:cs="Calibri" w:eastAsiaTheme="majorEastAsia"/>
                <w:lang w:val="en-GB"/>
              </w:rPr>
            </w:pPr>
            <w:r w:rsidRPr="31714CD1">
              <w:rPr>
                <w:rFonts w:ascii="Calibri" w:hAnsi="Calibri" w:cs="Calibri" w:eastAsiaTheme="majorEastAsia"/>
              </w:rPr>
              <w:t xml:space="preserve">vaCMSSequenceNum </w:t>
            </w:r>
            <w:r w:rsidRPr="31714CD1">
              <w:rPr>
                <w:rFonts w:ascii="Calibri" w:hAnsi="Calibri" w:cs="Calibri" w:eastAsiaTheme="majorEastAsia"/>
                <w:lang w:val="en-GB"/>
              </w:rPr>
              <w:t>  </w:t>
            </w:r>
          </w:p>
        </w:tc>
        <w:tc>
          <w:tcPr>
            <w:tcW w:w="1530" w:type="dxa"/>
            <w:tcBorders>
              <w:top w:val="single" w:color="auto" w:sz="4" w:space="0"/>
              <w:left w:val="single" w:color="auto" w:sz="4" w:space="0"/>
              <w:bottom w:val="single" w:color="auto" w:sz="4" w:space="0"/>
              <w:right w:val="single" w:color="auto" w:sz="4" w:space="0"/>
            </w:tcBorders>
          </w:tcPr>
          <w:p w:rsidRPr="008661F6" w:rsidR="005C6309" w:rsidP="31714CD1" w:rsidRDefault="005C6309" w14:paraId="432C75F2" w14:textId="1292139B">
            <w:pPr>
              <w:pStyle w:val="TableText10"/>
              <w:rPr>
                <w:rFonts w:ascii="Calibri" w:hAnsi="Calibri" w:cs="Calibri" w:eastAsiaTheme="majorEastAsia"/>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1170" w:type="dxa"/>
            <w:tcBorders>
              <w:top w:val="single" w:color="auto" w:sz="4" w:space="0"/>
              <w:left w:val="single" w:color="auto" w:sz="4" w:space="0"/>
              <w:bottom w:val="single" w:color="auto" w:sz="4" w:space="0"/>
              <w:right w:val="single" w:color="auto" w:sz="4" w:space="0"/>
            </w:tcBorders>
          </w:tcPr>
          <w:p w:rsidRPr="008661F6" w:rsidR="005C6309" w:rsidP="31714CD1" w:rsidRDefault="005C6309" w14:paraId="1BB58F18" w14:textId="0906CBE0">
            <w:pPr>
              <w:pStyle w:val="TableText10"/>
              <w:rPr>
                <w:rFonts w:ascii="Calibri" w:hAnsi="Calibri" w:cs="Calibri" w:eastAsiaTheme="majorEastAsia"/>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4561" w:type="dxa"/>
            <w:tcBorders>
              <w:top w:val="single" w:color="auto" w:sz="4" w:space="0"/>
              <w:left w:val="single" w:color="auto" w:sz="4" w:space="0"/>
              <w:bottom w:val="single" w:color="auto" w:sz="4" w:space="0"/>
              <w:right w:val="single" w:color="auto" w:sz="4" w:space="0"/>
            </w:tcBorders>
          </w:tcPr>
          <w:p w:rsidRPr="008661F6" w:rsidR="005C6309" w:rsidP="31714CD1" w:rsidRDefault="0090235C" w14:paraId="1F3F5ED1" w14:textId="0AF9BD91">
            <w:pPr>
              <w:pStyle w:val="TableText10"/>
              <w:rPr>
                <w:rFonts w:ascii="Calibri" w:hAnsi="Calibri" w:cs="Calibri" w:eastAsiaTheme="majorEastAsia"/>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06610C" w:rsidR="6654B19B" w:rsidTr="016D1326" w14:paraId="61E59C40" w14:textId="77777777">
        <w:trPr>
          <w:trHeight w:val="300"/>
        </w:trPr>
        <w:tc>
          <w:tcPr>
            <w:tcW w:w="2430" w:type="dxa"/>
            <w:tcBorders>
              <w:top w:val="single" w:color="auto" w:sz="4" w:space="0"/>
              <w:left w:val="single" w:color="auto" w:sz="4" w:space="0"/>
              <w:bottom w:val="single" w:color="auto" w:sz="4" w:space="0"/>
              <w:right w:val="single" w:color="auto" w:sz="4" w:space="0"/>
            </w:tcBorders>
          </w:tcPr>
          <w:p w:rsidR="6654B19B" w:rsidP="31714CD1" w:rsidRDefault="6654B19B" w14:paraId="421F10BB" w14:textId="1EC6670A">
            <w:pPr>
              <w:pStyle w:val="TableText10"/>
              <w:rPr>
                <w:rFonts w:ascii="Calibri" w:hAnsi="Calibri" w:eastAsia="Calibri" w:cs="Calibri"/>
                <w:color w:val="000000" w:themeColor="text1"/>
                <w:lang w:val="en-GB"/>
              </w:rPr>
            </w:pPr>
            <w:del w:author="Marri, Rajababu" w:date="2026-10-21T21:03:00Z" w16du:dateUtc="2026-10-21T21:03:59Z" w:id="172">
              <w:r w:rsidRPr="016D1326" w:rsidDel="629D2D3C">
                <w:rPr>
                  <w:rFonts w:ascii="Calibri" w:hAnsi="Calibri" w:eastAsia="Calibri" w:cs="Calibri"/>
                  <w:color w:val="000000" w:themeColor="text1"/>
                  <w:lang w:val="en-GB"/>
                </w:rPr>
                <w:delText>applicationSource</w:delText>
              </w:r>
            </w:del>
          </w:p>
        </w:tc>
        <w:tc>
          <w:tcPr>
            <w:tcW w:w="1530" w:type="dxa"/>
            <w:tcBorders>
              <w:top w:val="single" w:color="auto" w:sz="4" w:space="0"/>
              <w:left w:val="single" w:color="auto" w:sz="4" w:space="0"/>
              <w:bottom w:val="single" w:color="auto" w:sz="4" w:space="0"/>
              <w:right w:val="single" w:color="auto" w:sz="4" w:space="0"/>
            </w:tcBorders>
          </w:tcPr>
          <w:p w:rsidR="6654B19B" w:rsidP="31714CD1" w:rsidRDefault="6654B19B" w14:paraId="54B8F700" w14:textId="58BB31A7">
            <w:pPr>
              <w:pStyle w:val="TableText10"/>
              <w:rPr>
                <w:rFonts w:ascii="Calibri" w:hAnsi="Calibri" w:eastAsia="Calibri" w:cs="Calibri"/>
                <w:color w:val="000000" w:themeColor="text1"/>
                <w:lang w:val="en-GB"/>
              </w:rPr>
            </w:pPr>
            <w:del w:author="Marri, Rajababu" w:date="2026-10-21T21:03:00Z" w16du:dateUtc="2026-10-21T21:03:59Z" w:id="173">
              <w:r w:rsidRPr="016D1326" w:rsidDel="629D2D3C">
                <w:rPr>
                  <w:rFonts w:ascii="Calibri" w:hAnsi="Calibri" w:eastAsia="Calibri" w:cs="Calibri"/>
                  <w:color w:val="000000" w:themeColor="text1"/>
                  <w:lang w:val="en-GB"/>
                </w:rPr>
                <w:delText>String</w:delText>
              </w:r>
            </w:del>
          </w:p>
        </w:tc>
        <w:tc>
          <w:tcPr>
            <w:tcW w:w="1170" w:type="dxa"/>
            <w:tcBorders>
              <w:top w:val="single" w:color="auto" w:sz="4" w:space="0"/>
              <w:left w:val="single" w:color="auto" w:sz="4" w:space="0"/>
              <w:bottom w:val="single" w:color="auto" w:sz="4" w:space="0"/>
              <w:right w:val="single" w:color="auto" w:sz="4" w:space="0"/>
            </w:tcBorders>
          </w:tcPr>
          <w:p w:rsidR="6654B19B" w:rsidP="31714CD1" w:rsidRDefault="6654B19B" w14:paraId="78B239E3" w14:textId="6626624A">
            <w:pPr>
              <w:pStyle w:val="TableText10"/>
              <w:rPr>
                <w:rFonts w:ascii="Calibri" w:hAnsi="Calibri" w:eastAsia="Calibri" w:cs="Calibri"/>
                <w:color w:val="000000" w:themeColor="text1"/>
                <w:lang w:val="en-GB"/>
              </w:rPr>
            </w:pPr>
            <w:del w:author="Marri, Rajababu" w:date="2026-10-21T21:03:00Z" w16du:dateUtc="2026-10-21T21:03:59Z" w:id="174">
              <w:r w:rsidRPr="016D1326" w:rsidDel="629D2D3C">
                <w:rPr>
                  <w:rFonts w:ascii="Calibri" w:hAnsi="Calibri" w:eastAsia="Calibri" w:cs="Calibri"/>
                  <w:color w:val="000000" w:themeColor="text1"/>
                  <w:lang w:val="en-GB"/>
                </w:rPr>
                <w:delText>No</w:delText>
              </w:r>
            </w:del>
          </w:p>
        </w:tc>
        <w:tc>
          <w:tcPr>
            <w:tcW w:w="4561" w:type="dxa"/>
            <w:tcBorders>
              <w:top w:val="single" w:color="auto" w:sz="4" w:space="0"/>
              <w:left w:val="single" w:color="auto" w:sz="4" w:space="0"/>
              <w:bottom w:val="single" w:color="auto" w:sz="4" w:space="0"/>
              <w:right w:val="single" w:color="auto" w:sz="4" w:space="0"/>
            </w:tcBorders>
          </w:tcPr>
          <w:p w:rsidRPr="0006610C" w:rsidR="6654B19B" w:rsidP="0AD044C0" w:rsidRDefault="4ADF4A1D" w14:paraId="71D087F7" w14:textId="3962FB4D">
            <w:pPr>
              <w:pStyle w:val="TableText10"/>
              <w:rPr>
                <w:rFonts w:ascii="Calibri" w:hAnsi="Calibri" w:eastAsia="Calibri" w:cs="Calibri"/>
                <w:color w:val="000000" w:themeColor="text1"/>
                <w:lang w:val="fr-FR"/>
              </w:rPr>
            </w:pPr>
            <w:del w:author="Marri, Rajababu" w:date="2026-10-21T21:03:00Z" w16du:dateUtc="2026-10-21T21:03:59Z" w:id="175">
              <w:r w:rsidRPr="016D1326" w:rsidDel="63199BCB">
                <w:rPr>
                  <w:rFonts w:ascii="Calibri" w:hAnsi="Calibri" w:eastAsia="Calibri" w:cs="Calibri"/>
                  <w:color w:val="000000" w:themeColor="text1"/>
                  <w:lang w:val="fr-FR"/>
                </w:rPr>
                <w:delText>Application Source. Ex: ‘Paper’,’CommonHelp”,’RDE’.</w:delText>
              </w:r>
            </w:del>
          </w:p>
        </w:tc>
      </w:tr>
      <w:tr w:rsidRPr="005424B9" w:rsidR="00470EF3" w:rsidTr="016D1326" w14:paraId="5A938621" w14:textId="77777777">
        <w:trPr>
          <w:trHeight w:val="29"/>
        </w:trPr>
        <w:tc>
          <w:tcPr>
            <w:tcW w:w="2430" w:type="dxa"/>
            <w:tcBorders>
              <w:top w:val="single" w:color="auto" w:sz="4" w:space="0"/>
              <w:left w:val="single" w:color="auto" w:sz="4" w:space="0"/>
              <w:bottom w:val="single" w:color="auto" w:sz="4" w:space="0"/>
              <w:right w:val="single" w:color="auto" w:sz="4" w:space="0"/>
            </w:tcBorders>
            <w:tcMar>
              <w:left w:w="105" w:type="dxa"/>
              <w:right w:w="105" w:type="dxa"/>
            </w:tcMar>
          </w:tcPr>
          <w:p w:rsidRPr="005424B9" w:rsidR="00470EF3" w:rsidP="00470EF3" w:rsidRDefault="368B8B73" w14:paraId="6CB18194" w14:textId="2D512A1D">
            <w:pPr>
              <w:spacing w:before="20" w:after="120"/>
              <w:rPr>
                <w:rFonts w:ascii="Calibri" w:hAnsi="Calibri" w:eastAsia="Calibri" w:cs="Calibri"/>
                <w:color w:val="000000" w:themeColor="text1"/>
                <w:sz w:val="20"/>
                <w:szCs w:val="20"/>
              </w:rPr>
            </w:pPr>
            <w:r w:rsidRPr="5AD8E5F2">
              <w:rPr>
                <w:rStyle w:val="normaltextrun"/>
                <w:rFonts w:ascii="Calibri" w:hAnsi="Calibri" w:eastAsia="Calibri" w:cs="Calibri"/>
                <w:color w:val="000000" w:themeColor="text1"/>
                <w:sz w:val="20"/>
                <w:szCs w:val="20"/>
              </w:rPr>
              <w:t>c</w:t>
            </w:r>
            <w:r w:rsidRPr="5AD8E5F2" w:rsidR="2870A4DD">
              <w:rPr>
                <w:rStyle w:val="normaltextrun"/>
                <w:rFonts w:ascii="Calibri" w:hAnsi="Calibri" w:eastAsia="Calibri" w:cs="Calibri"/>
                <w:color w:val="000000" w:themeColor="text1"/>
                <w:sz w:val="20"/>
                <w:szCs w:val="20"/>
              </w:rPr>
              <w:t>BC</w:t>
            </w:r>
            <w:r w:rsidRPr="5AD8E5F2">
              <w:rPr>
                <w:rStyle w:val="normaltextrun"/>
                <w:rFonts w:ascii="Calibri" w:hAnsi="Calibri" w:eastAsia="Calibri" w:cs="Calibri"/>
                <w:color w:val="000000" w:themeColor="text1"/>
                <w:sz w:val="20"/>
                <w:szCs w:val="20"/>
              </w:rPr>
              <w:t>TypeDetails</w:t>
            </w:r>
            <w:r w:rsidRPr="5AD8E5F2">
              <w:rPr>
                <w:rStyle w:val="eop"/>
                <w:rFonts w:ascii="Calibri" w:hAnsi="Calibri" w:eastAsia="Calibri" w:cs="Calibri"/>
                <w:color w:val="000000" w:themeColor="text1"/>
                <w:sz w:val="20"/>
                <w:szCs w:val="20"/>
              </w:rPr>
              <w:t> </w:t>
            </w:r>
          </w:p>
        </w:tc>
        <w:tc>
          <w:tcPr>
            <w:tcW w:w="1530" w:type="dxa"/>
            <w:tcBorders>
              <w:top w:val="single" w:color="auto" w:sz="4" w:space="0"/>
              <w:left w:val="single" w:color="auto" w:sz="4" w:space="0"/>
              <w:bottom w:val="single" w:color="auto" w:sz="4" w:space="0"/>
              <w:right w:val="single" w:color="auto" w:sz="4" w:space="0"/>
            </w:tcBorders>
            <w:tcMar>
              <w:left w:w="105" w:type="dxa"/>
              <w:right w:w="105" w:type="dxa"/>
            </w:tcMar>
          </w:tcPr>
          <w:p w:rsidRPr="005424B9" w:rsidR="00470EF3" w:rsidP="5AD8E5F2" w:rsidRDefault="368B8B73" w14:paraId="70C5008D" w14:textId="493855FE">
            <w:pPr>
              <w:spacing w:before="20" w:after="120"/>
              <w:rPr>
                <w:rStyle w:val="eop"/>
                <w:rFonts w:ascii="Calibri" w:hAnsi="Calibri" w:eastAsia="Calibri" w:cs="Calibri"/>
                <w:sz w:val="20"/>
                <w:szCs w:val="20"/>
              </w:rPr>
            </w:pPr>
            <w:r w:rsidRPr="5AD8E5F2">
              <w:rPr>
                <w:rStyle w:val="normaltextrun"/>
                <w:rFonts w:ascii="Calibri" w:hAnsi="Calibri" w:eastAsia="Calibri" w:cs="Calibri"/>
                <w:sz w:val="20"/>
                <w:szCs w:val="20"/>
              </w:rPr>
              <w:t>Array&lt;CBCTypeDetailsDTO&gt;</w:t>
            </w:r>
          </w:p>
        </w:tc>
        <w:tc>
          <w:tcPr>
            <w:tcW w:w="1170" w:type="dxa"/>
            <w:tcBorders>
              <w:top w:val="single" w:color="auto" w:sz="4" w:space="0"/>
              <w:left w:val="single" w:color="auto" w:sz="4" w:space="0"/>
              <w:bottom w:val="single" w:color="auto" w:sz="4" w:space="0"/>
              <w:right w:val="single" w:color="auto" w:sz="4" w:space="0"/>
            </w:tcBorders>
            <w:tcMar>
              <w:left w:w="105" w:type="dxa"/>
              <w:right w:w="105" w:type="dxa"/>
            </w:tcMar>
          </w:tcPr>
          <w:p w:rsidRPr="005424B9" w:rsidR="00470EF3" w:rsidP="00470EF3" w:rsidRDefault="06A1526D" w14:paraId="50B30FBE" w14:textId="2EA2727E">
            <w:pPr>
              <w:spacing w:before="20" w:after="120"/>
              <w:rPr>
                <w:rFonts w:ascii="Calibri" w:hAnsi="Calibri" w:eastAsia="Calibri" w:cs="Calibri"/>
                <w:sz w:val="20"/>
                <w:szCs w:val="20"/>
              </w:rPr>
            </w:pPr>
            <w:ins w:author="Marri, Rajababu" w:date="2026-10-21T17:48:00Z" w16du:dateUtc="2026-10-21T17:48:23Z" w:id="176">
              <w:r w:rsidRPr="01A6C8D4">
                <w:rPr>
                  <w:rStyle w:val="normaltextrun"/>
                  <w:rFonts w:ascii="Calibri" w:hAnsi="Calibri" w:eastAsia="Calibri" w:cs="Calibri"/>
                  <w:sz w:val="20"/>
                  <w:szCs w:val="20"/>
                </w:rPr>
                <w:t>No</w:t>
              </w:r>
            </w:ins>
            <w:del w:author="Marri, Rajababu" w:date="2026-10-21T17:48:00Z" w16du:dateUtc="2026-10-21T17:48:20Z" w:id="177">
              <w:r w:rsidRPr="01A6C8D4" w:rsidDel="368B8B73" w:rsidR="368B8B73">
                <w:rPr>
                  <w:rStyle w:val="normaltextrun"/>
                  <w:rFonts w:ascii="Calibri" w:hAnsi="Calibri" w:eastAsia="Calibri" w:cs="Calibri"/>
                  <w:sz w:val="20"/>
                  <w:szCs w:val="20"/>
                </w:rPr>
                <w:delText>Yes</w:delText>
              </w:r>
              <w:r w:rsidRPr="01A6C8D4" w:rsidDel="368B8B73" w:rsidR="368B8B73">
                <w:rPr>
                  <w:rStyle w:val="eop"/>
                  <w:rFonts w:ascii="Calibri" w:hAnsi="Calibri" w:eastAsia="Calibri" w:cs="Calibri"/>
                  <w:sz w:val="20"/>
                  <w:szCs w:val="20"/>
                </w:rPr>
                <w:delText> </w:delText>
              </w:r>
            </w:del>
          </w:p>
        </w:tc>
        <w:tc>
          <w:tcPr>
            <w:tcW w:w="4561" w:type="dxa"/>
            <w:tcBorders>
              <w:top w:val="single" w:color="auto" w:sz="4" w:space="0"/>
              <w:left w:val="single" w:color="auto" w:sz="4" w:space="0"/>
              <w:bottom w:val="single" w:color="auto" w:sz="4" w:space="0"/>
              <w:right w:val="single" w:color="auto" w:sz="4" w:space="0"/>
            </w:tcBorders>
            <w:tcMar>
              <w:left w:w="105" w:type="dxa"/>
              <w:right w:w="105" w:type="dxa"/>
            </w:tcMar>
          </w:tcPr>
          <w:p w:rsidRPr="005424B9" w:rsidR="00470EF3" w:rsidP="00470EF3" w:rsidRDefault="368B8B73" w14:paraId="006FC2DF" w14:textId="77777777">
            <w:pPr>
              <w:spacing w:before="20" w:after="120"/>
              <w:rPr>
                <w:rFonts w:ascii="Calibri" w:hAnsi="Calibri" w:eastAsia="Calibri" w:cs="Calibri"/>
                <w:sz w:val="20"/>
                <w:szCs w:val="20"/>
              </w:rPr>
            </w:pPr>
            <w:r w:rsidRPr="5AD8E5F2">
              <w:rPr>
                <w:rStyle w:val="normaltextrun"/>
                <w:rFonts w:ascii="Calibri" w:hAnsi="Calibri" w:eastAsia="Calibri" w:cs="Calibri"/>
                <w:sz w:val="20"/>
                <w:szCs w:val="20"/>
              </w:rPr>
              <w:t>DD waiver Details</w:t>
            </w:r>
            <w:r w:rsidRPr="5AD8E5F2">
              <w:rPr>
                <w:rStyle w:val="eop"/>
                <w:rFonts w:ascii="Calibri" w:hAnsi="Calibri" w:eastAsia="Calibri" w:cs="Calibri"/>
                <w:sz w:val="20"/>
                <w:szCs w:val="20"/>
              </w:rPr>
              <w:t> </w:t>
            </w:r>
          </w:p>
        </w:tc>
      </w:tr>
    </w:tbl>
    <w:p w:rsidRPr="005424B9" w:rsidR="00007863" w:rsidP="00431200" w:rsidRDefault="00007863" w14:paraId="492ED8BF" w14:textId="53F3A2C7">
      <w:pPr>
        <w:ind w:left="1440" w:right="162"/>
        <w:rPr>
          <w:rFonts w:ascii="Calibri" w:hAnsi="Calibri" w:cs="Calibri"/>
          <w:sz w:val="20"/>
          <w:szCs w:val="20"/>
        </w:rPr>
      </w:pPr>
    </w:p>
    <w:p w:rsidRPr="005424B9" w:rsidR="00007863" w:rsidP="00431200" w:rsidRDefault="00007863" w14:paraId="3B9D89F3" w14:textId="77777777">
      <w:pPr>
        <w:ind w:left="1440" w:right="162"/>
        <w:rPr>
          <w:rFonts w:ascii="Calibri" w:hAnsi="Calibri" w:cs="Calibri"/>
          <w:sz w:val="20"/>
          <w:szCs w:val="20"/>
        </w:rPr>
      </w:pPr>
    </w:p>
    <w:p w:rsidR="008B7A33" w:rsidRDefault="06FBD6D6" w14:paraId="14F87FC6" w14:textId="11411334">
      <w:pPr>
        <w:ind w:right="162"/>
        <w:rPr>
          <w:ins w:author="Bond, Olivia" w:date="2026-10-20T18:47:00Z" w16du:dateUtc="2026-10-20T22:47:00Z" w:id="178"/>
          <w:rFonts w:asciiTheme="majorHAnsi" w:hAnsiTheme="majorHAnsi" w:cstheme="majorBidi"/>
          <w:color w:val="000000" w:themeColor="text1"/>
          <w:szCs w:val="20"/>
        </w:rPr>
        <w:pPrChange w:author="Marri, Rajababu" w:date="2026-10-21T21:10:00Z" w:id="179">
          <w:pPr>
            <w:pStyle w:val="TableText10"/>
          </w:pPr>
        </w:pPrChange>
      </w:pPr>
      <w:ins w:author="Marri, Rajababu" w:date="2026-10-21T21:10:00Z" w16du:dateUtc="2026-10-21T21:10:59Z" w:id="180">
        <w:r w:rsidRPr="016D1326">
          <w:rPr>
            <w:rFonts w:ascii="Calibri" w:hAnsi="Calibri" w:eastAsia="Calibri" w:cs="Calibri"/>
            <w:color w:val="498205"/>
            <w:u w:val="single"/>
            <w:lang w:val="en-GB"/>
          </w:rPr>
          <w:t>SOLQTitleDisabledDTO</w:t>
        </w:r>
      </w:ins>
      <w:ins w:author="Bond, Olivia" w:date="2026-10-20T18:47:00Z" w16du:dateUtc="2026-10-20T22:47:00Z" w:id="181">
        <w:del w:author="Marri, Rajababu" w:date="2026-10-21T21:10:00Z" w16du:dateUtc="2026-10-21T21:10:57Z" w:id="182">
          <w:r w:rsidRPr="016D1326" w:rsidDel="008B7A33" w:rsidR="008B7A33">
            <w:rPr>
              <w:rFonts w:asciiTheme="majorHAnsi" w:hAnsiTheme="majorHAnsi" w:cstheme="majorBidi"/>
              <w:color w:val="000000" w:themeColor="text1"/>
              <w:sz w:val="20"/>
              <w:szCs w:val="20"/>
            </w:rPr>
            <w:delText>SOLQTitleIIDisabledDTO</w:delText>
          </w:r>
        </w:del>
        <w:r w:rsidRPr="016D1326" w:rsidR="008B7A33">
          <w:rPr>
            <w:rFonts w:asciiTheme="majorHAnsi" w:hAnsiTheme="majorHAnsi" w:cstheme="majorBidi"/>
            <w:color w:val="000000" w:themeColor="text1"/>
            <w:sz w:val="20"/>
            <w:szCs w:val="20"/>
          </w:rPr>
          <w:t>:</w:t>
        </w:r>
      </w:ins>
    </w:p>
    <w:tbl>
      <w:tblPr>
        <w:tblW w:w="9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334"/>
        <w:gridCol w:w="1256"/>
        <w:gridCol w:w="1080"/>
        <w:gridCol w:w="4050"/>
      </w:tblGrid>
      <w:tr w:rsidRPr="00C848B9" w:rsidR="008B7A33" w:rsidTr="016D1326" w14:paraId="3D3FE827" w14:textId="77777777">
        <w:trPr>
          <w:trHeight w:val="300"/>
          <w:tblHeader/>
          <w:ins w:author="Bond, Olivia" w:date="2026-10-20T18:47:00Z" w:id="183"/>
        </w:trPr>
        <w:tc>
          <w:tcPr>
            <w:tcW w:w="3334" w:type="dxa"/>
            <w:shd w:val="clear" w:color="auto" w:fill="000000" w:themeFill="text1"/>
          </w:tcPr>
          <w:p w:rsidRPr="00C848B9" w:rsidR="008B7A33" w:rsidP="002A0F7A" w:rsidRDefault="008B7A33" w14:paraId="1C4A960A" w14:textId="77777777">
            <w:pPr>
              <w:pStyle w:val="TableText10HeaderCenter"/>
              <w:rPr>
                <w:ins w:author="Bond, Olivia" w:date="2026-10-20T18:47:00Z" w16du:dateUtc="2026-10-20T22:47:00Z" w:id="184"/>
                <w:rFonts w:asciiTheme="majorHAnsi" w:hAnsiTheme="majorHAnsi" w:cstheme="majorHAnsi"/>
                <w:b w:val="0"/>
                <w:color w:val="FFFFFF" w:themeColor="background1"/>
                <w:szCs w:val="20"/>
              </w:rPr>
            </w:pPr>
            <w:ins w:author="Bond, Olivia" w:date="2026-10-20T18:47:00Z" w16du:dateUtc="2026-10-20T22:47:00Z" w:id="185">
              <w:r w:rsidRPr="00C848B9">
                <w:rPr>
                  <w:rFonts w:asciiTheme="majorHAnsi" w:hAnsiTheme="majorHAnsi" w:cstheme="majorHAnsi"/>
                  <w:color w:val="FFFFFF" w:themeColor="background1"/>
                  <w:szCs w:val="20"/>
                </w:rPr>
                <w:t>Field</w:t>
              </w:r>
            </w:ins>
          </w:p>
        </w:tc>
        <w:tc>
          <w:tcPr>
            <w:tcW w:w="1256" w:type="dxa"/>
            <w:shd w:val="clear" w:color="auto" w:fill="000000" w:themeFill="text1"/>
          </w:tcPr>
          <w:p w:rsidRPr="00C848B9" w:rsidR="008B7A33" w:rsidP="002A0F7A" w:rsidRDefault="008B7A33" w14:paraId="746ABF91" w14:textId="77777777">
            <w:pPr>
              <w:pStyle w:val="TableText10HeaderCenter"/>
              <w:rPr>
                <w:ins w:author="Bond, Olivia" w:date="2026-10-20T18:47:00Z" w16du:dateUtc="2026-10-20T22:47:00Z" w:id="186"/>
                <w:rFonts w:asciiTheme="majorHAnsi" w:hAnsiTheme="majorHAnsi" w:cstheme="majorHAnsi"/>
                <w:b w:val="0"/>
                <w:color w:val="FFFFFF" w:themeColor="background1"/>
                <w:szCs w:val="20"/>
              </w:rPr>
            </w:pPr>
            <w:ins w:author="Bond, Olivia" w:date="2026-10-20T18:47:00Z" w16du:dateUtc="2026-10-20T22:47:00Z" w:id="187">
              <w:r w:rsidRPr="00C848B9">
                <w:rPr>
                  <w:rFonts w:asciiTheme="majorHAnsi" w:hAnsiTheme="majorHAnsi" w:cstheme="majorHAnsi"/>
                  <w:color w:val="FFFFFF" w:themeColor="background1"/>
                  <w:szCs w:val="20"/>
                </w:rPr>
                <w:t>Type</w:t>
              </w:r>
            </w:ins>
          </w:p>
        </w:tc>
        <w:tc>
          <w:tcPr>
            <w:tcW w:w="1080" w:type="dxa"/>
            <w:shd w:val="clear" w:color="auto" w:fill="000000" w:themeFill="text1"/>
          </w:tcPr>
          <w:p w:rsidRPr="00C848B9" w:rsidR="008B7A33" w:rsidP="002A0F7A" w:rsidRDefault="008B7A33" w14:paraId="3E4417E2" w14:textId="77777777">
            <w:pPr>
              <w:pStyle w:val="TableText10HeaderCenter"/>
              <w:rPr>
                <w:ins w:author="Bond, Olivia" w:date="2026-10-20T18:47:00Z" w16du:dateUtc="2026-10-20T22:47:00Z" w:id="188"/>
                <w:rFonts w:asciiTheme="majorHAnsi" w:hAnsiTheme="majorHAnsi" w:cstheme="majorHAnsi"/>
                <w:b w:val="0"/>
                <w:color w:val="FFFFFF" w:themeColor="background1"/>
                <w:szCs w:val="20"/>
              </w:rPr>
            </w:pPr>
            <w:ins w:author="Bond, Olivia" w:date="2026-10-20T18:47:00Z" w16du:dateUtc="2026-10-20T22:47:00Z" w:id="189">
              <w:r w:rsidRPr="00C848B9">
                <w:rPr>
                  <w:rFonts w:asciiTheme="majorHAnsi" w:hAnsiTheme="majorHAnsi" w:cstheme="majorHAnsi"/>
                  <w:color w:val="FFFFFF" w:themeColor="background1"/>
                  <w:szCs w:val="20"/>
                </w:rPr>
                <w:t>Required</w:t>
              </w:r>
            </w:ins>
          </w:p>
        </w:tc>
        <w:tc>
          <w:tcPr>
            <w:tcW w:w="4050" w:type="dxa"/>
            <w:shd w:val="clear" w:color="auto" w:fill="000000" w:themeFill="text1"/>
          </w:tcPr>
          <w:p w:rsidRPr="00C848B9" w:rsidR="008B7A33" w:rsidP="002A0F7A" w:rsidRDefault="008B7A33" w14:paraId="55551CD5" w14:textId="77777777">
            <w:pPr>
              <w:pStyle w:val="TableText10HeaderCenter"/>
              <w:rPr>
                <w:ins w:author="Bond, Olivia" w:date="2026-10-20T18:47:00Z" w16du:dateUtc="2026-10-20T22:47:00Z" w:id="190"/>
                <w:rFonts w:asciiTheme="majorHAnsi" w:hAnsiTheme="majorHAnsi" w:cstheme="majorHAnsi"/>
                <w:b w:val="0"/>
                <w:color w:val="FFFFFF" w:themeColor="background1"/>
                <w:szCs w:val="20"/>
              </w:rPr>
            </w:pPr>
            <w:ins w:author="Bond, Olivia" w:date="2026-10-20T18:47:00Z" w16du:dateUtc="2026-10-20T22:47:00Z" w:id="191">
              <w:r w:rsidRPr="00C848B9">
                <w:rPr>
                  <w:rFonts w:asciiTheme="majorHAnsi" w:hAnsiTheme="majorHAnsi" w:cstheme="majorHAnsi"/>
                  <w:color w:val="FFFFFF" w:themeColor="background1"/>
                  <w:szCs w:val="20"/>
                </w:rPr>
                <w:t>Description</w:t>
              </w:r>
            </w:ins>
          </w:p>
        </w:tc>
      </w:tr>
      <w:tr w:rsidRPr="00C848B9" w:rsidR="008B7A33" w:rsidTr="016D1326" w14:paraId="7A6DC62A" w14:textId="77777777">
        <w:trPr>
          <w:trHeight w:val="300"/>
          <w:ins w:author="Bond, Olivia" w:date="2026-10-20T18:47:00Z" w:id="192"/>
        </w:trPr>
        <w:tc>
          <w:tcPr>
            <w:tcW w:w="3334" w:type="dxa"/>
            <w:tcBorders>
              <w:top w:val="single" w:color="auto" w:sz="4" w:space="0"/>
              <w:left w:val="single" w:color="auto" w:sz="4" w:space="0"/>
              <w:bottom w:val="single" w:color="auto" w:sz="4" w:space="0"/>
              <w:right w:val="single" w:color="auto" w:sz="4" w:space="0"/>
            </w:tcBorders>
          </w:tcPr>
          <w:p w:rsidRPr="00C848B9" w:rsidR="008B7A33" w:rsidP="01A6C8D4" w:rsidRDefault="008B7A33" w14:paraId="57B9F2AA" w14:textId="7127096A">
            <w:pPr>
              <w:pStyle w:val="TableText10"/>
              <w:rPr>
                <w:ins w:author="Bond, Olivia" w:date="2026-10-20T18:47:00Z" w16du:dateUtc="2026-10-20T22:47:00Z" w:id="193"/>
                <w:rFonts w:asciiTheme="majorHAnsi" w:hAnsiTheme="majorHAnsi" w:eastAsiaTheme="minorEastAsia" w:cstheme="majorBidi"/>
                <w:color w:val="000000" w:themeColor="text1"/>
              </w:rPr>
            </w:pPr>
            <w:ins w:author="Bond, Olivia" w:date="2026-10-20T18:47:00Z" w16du:dateUtc="2026-10-20T22:47:00Z" w:id="194">
              <w:r w:rsidRPr="01A6C8D4">
                <w:rPr>
                  <w:rFonts w:asciiTheme="majorHAnsi" w:hAnsiTheme="majorHAnsi" w:eastAsiaTheme="minorEastAsia" w:cstheme="majorBidi"/>
                </w:rPr>
                <w:t>sOLQTitle</w:t>
              </w:r>
              <w:del w:author="Marri, Rajababu" w:date="2026-10-21T17:51:00Z" w16du:dateUtc="2026-10-21T17:51:16Z" w:id="195">
                <w:r w:rsidRPr="01A6C8D4" w:rsidDel="008B7A33">
                  <w:rPr>
                    <w:rFonts w:asciiTheme="majorHAnsi" w:hAnsiTheme="majorHAnsi" w:eastAsiaTheme="minorEastAsia" w:cstheme="majorBidi"/>
                  </w:rPr>
                  <w:delText>II</w:delText>
                </w:r>
              </w:del>
              <w:r w:rsidRPr="01A6C8D4">
                <w:rPr>
                  <w:rFonts w:asciiTheme="majorHAnsi" w:hAnsiTheme="majorHAnsi" w:eastAsiaTheme="minorEastAsia" w:cstheme="majorBidi"/>
                </w:rPr>
                <w:t>Disabled</w:t>
              </w:r>
            </w:ins>
            <w:ins w:author="Marri, Rajababu" w:date="2026-10-21T17:51:00Z" w16du:dateUtc="2026-10-21T17:51:11Z" w:id="196">
              <w:r w:rsidRPr="01A6C8D4" w:rsidR="5949DADA">
                <w:rPr>
                  <w:rFonts w:asciiTheme="majorHAnsi" w:hAnsiTheme="majorHAnsi" w:eastAsiaTheme="minorEastAsia" w:cstheme="majorBidi"/>
                </w:rPr>
                <w:t>Type</w:t>
              </w:r>
            </w:ins>
          </w:p>
        </w:tc>
        <w:tc>
          <w:tcPr>
            <w:tcW w:w="1256"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139F3D13" w14:textId="3D174F52">
            <w:pPr>
              <w:pStyle w:val="TableText10"/>
              <w:rPr>
                <w:ins w:author="Bond, Olivia" w:date="2026-10-20T18:47:00Z" w16du:dateUtc="2026-10-20T22:47:00Z" w:id="197"/>
                <w:rFonts w:asciiTheme="majorHAnsi" w:hAnsiTheme="majorHAnsi" w:eastAsiaTheme="minorEastAsia" w:cstheme="majorHAnsi"/>
                <w:color w:val="000000" w:themeColor="text1"/>
                <w:szCs w:val="20"/>
              </w:rPr>
            </w:pPr>
            <w:ins w:author="Bond, Olivia" w:date="2026-10-20T18:47:00Z" w16du:dateUtc="2026-10-20T22:47:00Z" w:id="198">
              <w:del w:author="Ogiefo, Ame" w:date="2026-10-22T16:01:00Z" w16du:dateUtc="2026-10-22T20:01:00Z" w:id="199">
                <w:r w:rsidRPr="00AF1ADB" w:rsidDel="00187503">
                  <w:rPr>
                    <w:rFonts w:asciiTheme="majorHAnsi" w:hAnsiTheme="majorHAnsi" w:eastAsiaTheme="minorEastAsia" w:cstheme="majorBidi"/>
                  </w:rPr>
                  <w:delText>Boolean</w:delText>
                </w:r>
              </w:del>
            </w:ins>
            <w:ins w:author="Ogiefo, Ame" w:date="2026-10-22T16:01:00Z" w16du:dateUtc="2026-10-22T20:01:00Z" w:id="200">
              <w:r w:rsidR="00187503">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5EF6C928" w14:textId="77777777">
            <w:pPr>
              <w:pStyle w:val="TableText10"/>
              <w:rPr>
                <w:ins w:author="Bond, Olivia" w:date="2026-10-20T18:47:00Z" w16du:dateUtc="2026-10-20T22:47:00Z" w:id="201"/>
                <w:rFonts w:asciiTheme="majorHAnsi" w:hAnsiTheme="majorHAnsi" w:eastAsiaTheme="minorEastAsia" w:cstheme="majorHAnsi"/>
                <w:color w:val="000000" w:themeColor="text1"/>
                <w:szCs w:val="20"/>
              </w:rPr>
            </w:pPr>
            <w:ins w:author="Bond, Olivia" w:date="2026-10-20T18:47:00Z" w16du:dateUtc="2026-10-20T22:47:00Z" w:id="202">
              <w:r w:rsidRPr="10A477FD">
                <w:rPr>
                  <w:rFonts w:asciiTheme="majorHAnsi" w:hAnsiTheme="majorHAnsi" w:eastAsiaTheme="minorEastAsia" w:cstheme="majorBidi"/>
                </w:rPr>
                <w:t>Yes</w:t>
              </w:r>
            </w:ins>
          </w:p>
        </w:tc>
        <w:tc>
          <w:tcPr>
            <w:tcW w:w="405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265BCB30" w14:textId="0C526D36">
            <w:pPr>
              <w:pStyle w:val="TableText10"/>
              <w:rPr>
                <w:ins w:author="Marri, Rajababu" w:date="2026-10-21T17:52:00Z" w16du:dateUtc="2026-10-21T17:52:22Z" w:id="203"/>
              </w:rPr>
            </w:pPr>
            <w:ins w:author="Bond, Olivia" w:date="2026-10-20T18:47:00Z" w16du:dateUtc="2026-10-20T18:47:00Z" w:id="204">
              <w:del w:author="Marri, Rajababu" w:date="2026-10-21T17:52:00Z" w16du:dateUtc="2026-10-21T17:52:07Z" w:id="205">
                <w:r w:rsidRPr="01A6C8D4" w:rsidDel="008B7A33">
                  <w:rPr>
                    <w:rFonts w:asciiTheme="majorHAnsi" w:hAnsiTheme="majorHAnsi" w:eastAsiaTheme="minorEastAsia" w:cstheme="majorBidi"/>
                  </w:rPr>
                  <w:delText>SOLQTitleIIDisabled flag</w:delText>
                </w:r>
              </w:del>
            </w:ins>
            <w:ins w:author="Marri, Rajababu" w:date="2026-10-21T17:52:00Z" w16du:dateUtc="2026-10-21T17:52:20Z" w:id="206">
              <w:r w:rsidRPr="01A6C8D4" w:rsidR="34DEDFEB">
                <w:rPr>
                  <w:rFonts w:asciiTheme="majorHAnsi" w:hAnsiTheme="majorHAnsi" w:eastAsiaTheme="minorEastAsia" w:cstheme="majorBidi"/>
                </w:rPr>
                <w:t>SOLQ Disability Type</w:t>
              </w:r>
            </w:ins>
          </w:p>
          <w:p w:rsidRPr="00C848B9" w:rsidR="008B7A33" w:rsidRDefault="34DEDFEB" w14:paraId="62365BC8" w14:textId="1F7BC3B2">
            <w:pPr>
              <w:pStyle w:val="TableText10"/>
              <w:rPr>
                <w:ins w:author="Marri, Rajababu" w:date="2026-10-21T17:52:00Z" w16du:dateUtc="2026-10-21T17:52:36Z" w:id="207"/>
                <w:rFonts w:ascii="Calibri" w:hAnsi="Calibri" w:eastAsia="MS Mincho"/>
                <w:szCs w:val="20"/>
              </w:rPr>
              <w:pPrChange w:author="Marri, Rajababu" w:date="2026-10-21T17:52:00Z" w:id="208">
                <w:pPr/>
              </w:pPrChange>
            </w:pPr>
            <w:ins w:author="Marri, Rajababu" w:date="2026-10-21T17:52:00Z" w16du:dateUtc="2026-10-21T17:52:36Z" w:id="209">
              <w:r w:rsidRPr="01A6C8D4">
                <w:rPr>
                  <w:rFonts w:ascii="Calibri" w:hAnsi="Calibri" w:eastAsia="MS Mincho"/>
                  <w:szCs w:val="20"/>
                </w:rPr>
                <w:t>Reference Table: SOLQTYPE</w:t>
              </w:r>
            </w:ins>
          </w:p>
          <w:p w:rsidRPr="00C848B9" w:rsidR="008B7A33" w:rsidRDefault="34DEDFEB" w14:paraId="4299CCEE" w14:textId="7C8489BE">
            <w:pPr>
              <w:pStyle w:val="TableText10"/>
              <w:rPr>
                <w:ins w:author="Marri, Rajababu" w:date="2026-10-21T17:52:00Z" w16du:dateUtc="2026-10-21T17:52:36Z" w:id="210"/>
                <w:rFonts w:ascii="Calibri" w:hAnsi="Calibri" w:eastAsia="MS Mincho"/>
                <w:szCs w:val="20"/>
              </w:rPr>
              <w:pPrChange w:author="Marri, Rajababu" w:date="2026-10-21T17:52:00Z" w:id="211">
                <w:pPr/>
              </w:pPrChange>
            </w:pPr>
            <w:ins w:author="Marri, Rajababu" w:date="2026-10-21T17:52:00Z" w16du:dateUtc="2026-10-21T17:52:57Z" w:id="212">
              <w:r w:rsidRPr="01A6C8D4">
                <w:rPr>
                  <w:rFonts w:ascii="Calibri" w:hAnsi="Calibri" w:eastAsia="MS Mincho"/>
                  <w:szCs w:val="20"/>
                </w:rPr>
                <w:t xml:space="preserve"> Values: SOLQ Title II, SOLQ Title XVI</w:t>
              </w:r>
            </w:ins>
          </w:p>
          <w:p w:rsidRPr="00C848B9" w:rsidR="008B7A33" w:rsidP="01A6C8D4" w:rsidRDefault="008B7A33" w14:paraId="3C8FF9C5" w14:textId="7CA19BC8">
            <w:pPr>
              <w:pStyle w:val="TableText10"/>
              <w:rPr>
                <w:ins w:author="Bond, Olivia" w:date="2026-10-20T18:47:00Z" w16du:dateUtc="2026-10-20T22:47:00Z" w:id="213"/>
                <w:rFonts w:asciiTheme="majorHAnsi" w:hAnsiTheme="majorHAnsi" w:eastAsiaTheme="minorEastAsia" w:cstheme="majorBidi"/>
              </w:rPr>
            </w:pPr>
          </w:p>
        </w:tc>
      </w:tr>
      <w:tr w:rsidRPr="00C848B9" w:rsidR="008B7A33" w:rsidTr="016D1326" w14:paraId="67D0510F" w14:textId="77777777">
        <w:trPr>
          <w:trHeight w:val="300"/>
          <w:ins w:author="Bond, Olivia" w:date="2026-10-20T18:47:00Z" w:id="214"/>
        </w:trPr>
        <w:tc>
          <w:tcPr>
            <w:tcW w:w="3334" w:type="dxa"/>
            <w:tcBorders>
              <w:top w:val="single" w:color="auto" w:sz="4" w:space="0"/>
              <w:left w:val="single" w:color="auto" w:sz="4" w:space="0"/>
              <w:bottom w:val="single" w:color="auto" w:sz="4" w:space="0"/>
              <w:right w:val="single" w:color="auto" w:sz="4" w:space="0"/>
            </w:tcBorders>
          </w:tcPr>
          <w:p w:rsidRPr="00C848B9" w:rsidR="008B7A33" w:rsidP="016D1326" w:rsidRDefault="008B7A33" w14:paraId="60584406" w14:textId="481E024B">
            <w:pPr>
              <w:pStyle w:val="TableText10"/>
              <w:rPr>
                <w:ins w:author="Bond, Olivia" w:date="2026-10-20T18:47:00Z" w16du:dateUtc="2026-10-20T22:47:00Z" w:id="215"/>
                <w:rFonts w:asciiTheme="majorHAnsi" w:hAnsiTheme="majorHAnsi" w:eastAsiaTheme="minorEastAsia" w:cstheme="majorBidi"/>
                <w:color w:val="000000" w:themeColor="text1"/>
              </w:rPr>
            </w:pPr>
            <w:ins w:author="Bond, Olivia" w:date="2026-10-20T18:47:00Z" w16du:dateUtc="2026-10-20T22:47:00Z" w:id="216">
              <w:r w:rsidRPr="016D1326">
                <w:rPr>
                  <w:rFonts w:asciiTheme="majorHAnsi" w:hAnsiTheme="majorHAnsi" w:eastAsiaTheme="minorEastAsia" w:cstheme="majorBidi"/>
                  <w:color w:val="000000" w:themeColor="text1"/>
                </w:rPr>
                <w:t>effective</w:t>
              </w:r>
              <w:del w:author="Marri, Rajababu" w:date="2026-10-21T19:32:00Z" w16du:dateUtc="2026-10-21T19:32:48Z" w:id="217">
                <w:r w:rsidRPr="016D1326" w:rsidDel="008B7A33">
                  <w:rPr>
                    <w:rFonts w:asciiTheme="majorHAnsi" w:hAnsiTheme="majorHAnsi" w:eastAsiaTheme="minorEastAsia" w:cstheme="majorBidi"/>
                    <w:color w:val="000000" w:themeColor="text1"/>
                  </w:rPr>
                  <w:delText>Start</w:delText>
                </w:r>
              </w:del>
            </w:ins>
            <w:ins w:author="Marri, Rajababu" w:date="2026-10-21T19:32:00Z" w16du:dateUtc="2026-10-21T19:32:49Z" w:id="218">
              <w:r w:rsidRPr="016D1326" w:rsidR="230342B7">
                <w:rPr>
                  <w:rFonts w:asciiTheme="majorHAnsi" w:hAnsiTheme="majorHAnsi" w:eastAsiaTheme="minorEastAsia" w:cstheme="majorBidi"/>
                  <w:color w:val="000000" w:themeColor="text1"/>
                </w:rPr>
                <w:t>Begin</w:t>
              </w:r>
            </w:ins>
            <w:ins w:author="Bond, Olivia" w:date="2026-10-20T18:47:00Z" w16du:dateUtc="2026-10-20T22:47:00Z" w:id="219">
              <w:r w:rsidRPr="016D1326">
                <w:rPr>
                  <w:rFonts w:asciiTheme="majorHAnsi" w:hAnsiTheme="majorHAnsi" w:eastAsiaTheme="minorEastAsia" w:cstheme="majorBidi"/>
                  <w:color w:val="000000" w:themeColor="text1"/>
                </w:rPr>
                <w:t>Date</w:t>
              </w:r>
            </w:ins>
          </w:p>
        </w:tc>
        <w:tc>
          <w:tcPr>
            <w:tcW w:w="1256"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3536834E" w14:textId="77777777">
            <w:pPr>
              <w:pStyle w:val="TableText10"/>
              <w:rPr>
                <w:ins w:author="Bond, Olivia" w:date="2026-10-20T18:47:00Z" w16du:dateUtc="2026-10-20T22:47:00Z" w:id="220"/>
                <w:rFonts w:asciiTheme="majorHAnsi" w:hAnsiTheme="majorHAnsi" w:eastAsiaTheme="minorEastAsia" w:cstheme="majorHAnsi"/>
                <w:color w:val="000000" w:themeColor="text1"/>
                <w:szCs w:val="20"/>
              </w:rPr>
            </w:pPr>
            <w:ins w:author="Bond, Olivia" w:date="2026-10-20T18:47:00Z" w16du:dateUtc="2026-10-20T22:47:00Z" w:id="221">
              <w:r w:rsidRPr="00C848B9">
                <w:rPr>
                  <w:rFonts w:asciiTheme="majorHAnsi" w:hAnsiTheme="majorHAnsi" w:eastAsiaTheme="minorEastAsia" w:cstheme="majorHAnsi"/>
                  <w:color w:val="000000" w:themeColor="text1"/>
                  <w:szCs w:val="20"/>
                </w:rPr>
                <w:t>Date</w:t>
              </w:r>
            </w:ins>
          </w:p>
        </w:tc>
        <w:tc>
          <w:tcPr>
            <w:tcW w:w="108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07581B1C" w14:textId="77777777">
            <w:pPr>
              <w:pStyle w:val="TableText10"/>
              <w:rPr>
                <w:ins w:author="Bond, Olivia" w:date="2026-10-20T18:47:00Z" w16du:dateUtc="2026-10-20T22:47:00Z" w:id="222"/>
                <w:rFonts w:asciiTheme="majorHAnsi" w:hAnsiTheme="majorHAnsi" w:eastAsiaTheme="minorEastAsia" w:cstheme="majorHAnsi"/>
                <w:color w:val="000000" w:themeColor="text1"/>
                <w:szCs w:val="20"/>
              </w:rPr>
            </w:pPr>
            <w:ins w:author="Bond, Olivia" w:date="2026-10-20T18:47:00Z" w16du:dateUtc="2026-10-20T22:47:00Z" w:id="223">
              <w:r w:rsidRPr="00C848B9">
                <w:rPr>
                  <w:rFonts w:asciiTheme="majorHAnsi" w:hAnsiTheme="majorHAnsi" w:eastAsiaTheme="minorEastAsia" w:cstheme="majorHAnsi"/>
                  <w:color w:val="000000" w:themeColor="text1"/>
                  <w:szCs w:val="20"/>
                </w:rPr>
                <w:t>Yes</w:t>
              </w:r>
            </w:ins>
          </w:p>
        </w:tc>
        <w:tc>
          <w:tcPr>
            <w:tcW w:w="405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5A14B77E" w14:textId="77777777">
            <w:pPr>
              <w:pStyle w:val="TableText10"/>
              <w:rPr>
                <w:ins w:author="Bond, Olivia" w:date="2026-10-20T18:47:00Z" w16du:dateUtc="2026-10-20T22:47:00Z" w:id="224"/>
                <w:rFonts w:eastAsia="Aptos Narrow" w:asciiTheme="majorHAnsi" w:hAnsiTheme="majorHAnsi" w:cstheme="majorHAnsi"/>
                <w:color w:val="242424"/>
                <w:szCs w:val="20"/>
              </w:rPr>
            </w:pPr>
            <w:ins w:author="Bond, Olivia" w:date="2026-10-20T18:47:00Z" w16du:dateUtc="2026-10-20T22:47:00Z" w:id="225">
              <w:r w:rsidRPr="00C848B9">
                <w:rPr>
                  <w:rFonts w:eastAsia="Aptos Narrow" w:asciiTheme="majorHAnsi" w:hAnsiTheme="majorHAnsi" w:cstheme="majorHAnsi"/>
                  <w:color w:val="242424"/>
                  <w:szCs w:val="20"/>
                </w:rPr>
                <w:t xml:space="preserve">StartDate of the </w:t>
              </w:r>
              <w:r>
                <w:rPr>
                  <w:rFonts w:eastAsia="Aptos Narrow" w:asciiTheme="majorHAnsi" w:hAnsiTheme="majorHAnsi" w:cstheme="majorHAnsi"/>
                  <w:color w:val="242424"/>
                  <w:szCs w:val="20"/>
                </w:rPr>
                <w:t>SOLQTitle</w:t>
              </w:r>
              <w:del w:author="Ogiefo, Ame" w:date="2026-10-22T16:00:00Z" w16du:dateUtc="2026-10-22T20:00:00Z" w:id="226">
                <w:r w:rsidDel="00107537">
                  <w:rPr>
                    <w:rFonts w:eastAsia="Aptos Narrow" w:asciiTheme="majorHAnsi" w:hAnsiTheme="majorHAnsi" w:cstheme="majorHAnsi"/>
                    <w:color w:val="242424"/>
                    <w:szCs w:val="20"/>
                  </w:rPr>
                  <w:delText>II</w:delText>
                </w:r>
              </w:del>
              <w:r w:rsidRPr="00C848B9">
                <w:rPr>
                  <w:rFonts w:eastAsia="Aptos Narrow" w:asciiTheme="majorHAnsi" w:hAnsiTheme="majorHAnsi" w:cstheme="majorHAnsi"/>
                  <w:color w:val="242424"/>
                  <w:szCs w:val="20"/>
                </w:rPr>
                <w:t xml:space="preserve"> record</w:t>
              </w:r>
            </w:ins>
          </w:p>
        </w:tc>
      </w:tr>
      <w:tr w:rsidRPr="00C848B9" w:rsidR="008B7A33" w:rsidTr="016D1326" w14:paraId="31F4F246" w14:textId="77777777">
        <w:trPr>
          <w:trHeight w:val="300"/>
          <w:ins w:author="Bond, Olivia" w:date="2026-10-20T18:47:00Z" w:id="227"/>
        </w:trPr>
        <w:tc>
          <w:tcPr>
            <w:tcW w:w="3334"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3DC2A90E" w14:textId="77777777">
            <w:pPr>
              <w:pStyle w:val="TableText10"/>
              <w:rPr>
                <w:ins w:author="Bond, Olivia" w:date="2026-10-20T18:47:00Z" w16du:dateUtc="2026-10-20T22:47:00Z" w:id="228"/>
                <w:rFonts w:asciiTheme="majorHAnsi" w:hAnsiTheme="majorHAnsi" w:eastAsiaTheme="minorEastAsia" w:cstheme="majorHAnsi"/>
                <w:color w:val="000000" w:themeColor="text1"/>
                <w:szCs w:val="20"/>
              </w:rPr>
            </w:pPr>
            <w:ins w:author="Bond, Olivia" w:date="2026-10-20T18:47:00Z" w16du:dateUtc="2026-10-20T22:47:00Z" w:id="229">
              <w:r w:rsidRPr="00C848B9">
                <w:rPr>
                  <w:rFonts w:asciiTheme="majorHAnsi" w:hAnsiTheme="majorHAnsi" w:eastAsiaTheme="minorEastAsia" w:cstheme="majorHAnsi"/>
                  <w:color w:val="000000" w:themeColor="text1"/>
                  <w:szCs w:val="20"/>
                </w:rPr>
                <w:t>effectiveEndDate</w:t>
              </w:r>
            </w:ins>
          </w:p>
        </w:tc>
        <w:tc>
          <w:tcPr>
            <w:tcW w:w="1256"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6FDC5A8B" w14:textId="77777777">
            <w:pPr>
              <w:pStyle w:val="TableText10"/>
              <w:rPr>
                <w:ins w:author="Bond, Olivia" w:date="2026-10-20T18:47:00Z" w16du:dateUtc="2026-10-20T22:47:00Z" w:id="230"/>
                <w:rFonts w:asciiTheme="majorHAnsi" w:hAnsiTheme="majorHAnsi" w:eastAsiaTheme="minorEastAsia" w:cstheme="majorHAnsi"/>
                <w:color w:val="000000" w:themeColor="text1"/>
                <w:szCs w:val="20"/>
              </w:rPr>
            </w:pPr>
            <w:ins w:author="Bond, Olivia" w:date="2026-10-20T18:47:00Z" w16du:dateUtc="2026-10-20T22:47:00Z" w:id="231">
              <w:r w:rsidRPr="00C848B9">
                <w:rPr>
                  <w:rFonts w:asciiTheme="majorHAnsi" w:hAnsiTheme="majorHAnsi" w:eastAsiaTheme="minorEastAsia" w:cstheme="majorHAnsi"/>
                  <w:color w:val="000000" w:themeColor="text1"/>
                  <w:szCs w:val="20"/>
                </w:rPr>
                <w:t>Date</w:t>
              </w:r>
            </w:ins>
          </w:p>
        </w:tc>
        <w:tc>
          <w:tcPr>
            <w:tcW w:w="108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738A8C3E" w14:textId="77777777">
            <w:pPr>
              <w:pStyle w:val="TableText10"/>
              <w:rPr>
                <w:ins w:author="Bond, Olivia" w:date="2026-10-20T18:47:00Z" w16du:dateUtc="2026-10-20T22:47:00Z" w:id="232"/>
                <w:rFonts w:asciiTheme="majorHAnsi" w:hAnsiTheme="majorHAnsi" w:eastAsiaTheme="minorEastAsia" w:cstheme="majorHAnsi"/>
                <w:color w:val="000000" w:themeColor="text1"/>
                <w:szCs w:val="20"/>
              </w:rPr>
            </w:pPr>
            <w:ins w:author="Bond, Olivia" w:date="2026-10-20T18:47:00Z" w16du:dateUtc="2026-10-20T22:47:00Z" w:id="233">
              <w:r w:rsidRPr="00C848B9">
                <w:rPr>
                  <w:rFonts w:asciiTheme="majorHAnsi" w:hAnsiTheme="majorHAnsi" w:eastAsiaTheme="minorEastAsia" w:cstheme="majorHAnsi"/>
                  <w:color w:val="000000" w:themeColor="text1"/>
                  <w:szCs w:val="20"/>
                </w:rPr>
                <w:t>No</w:t>
              </w:r>
            </w:ins>
          </w:p>
        </w:tc>
        <w:tc>
          <w:tcPr>
            <w:tcW w:w="405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25330935" w14:textId="77777777">
            <w:pPr>
              <w:pStyle w:val="TableText10"/>
              <w:rPr>
                <w:ins w:author="Bond, Olivia" w:date="2026-10-20T18:47:00Z" w16du:dateUtc="2026-10-20T22:47:00Z" w:id="234"/>
                <w:rFonts w:eastAsia="Aptos Narrow" w:asciiTheme="majorHAnsi" w:hAnsiTheme="majorHAnsi" w:cstheme="majorHAnsi"/>
                <w:color w:val="242424"/>
                <w:szCs w:val="20"/>
              </w:rPr>
            </w:pPr>
            <w:ins w:author="Bond, Olivia" w:date="2026-10-20T18:47:00Z" w16du:dateUtc="2026-10-20T22:47:00Z" w:id="235">
              <w:r w:rsidRPr="00C848B9">
                <w:rPr>
                  <w:rFonts w:eastAsia="Aptos Narrow" w:asciiTheme="majorHAnsi" w:hAnsiTheme="majorHAnsi" w:cstheme="majorHAnsi"/>
                  <w:color w:val="242424"/>
                  <w:szCs w:val="20"/>
                </w:rPr>
                <w:t xml:space="preserve">End date of </w:t>
              </w:r>
              <w:r>
                <w:rPr>
                  <w:rFonts w:eastAsia="Aptos Narrow" w:asciiTheme="majorHAnsi" w:hAnsiTheme="majorHAnsi" w:cstheme="majorHAnsi"/>
                  <w:color w:val="242424"/>
                  <w:szCs w:val="20"/>
                </w:rPr>
                <w:t>SOLQTitle</w:t>
              </w:r>
              <w:del w:author="Ogiefo, Ame" w:date="2026-10-22T16:00:00Z" w16du:dateUtc="2026-10-22T20:00:00Z" w:id="236">
                <w:r w:rsidDel="00107537">
                  <w:rPr>
                    <w:rFonts w:eastAsia="Aptos Narrow" w:asciiTheme="majorHAnsi" w:hAnsiTheme="majorHAnsi" w:cstheme="majorHAnsi"/>
                    <w:color w:val="242424"/>
                    <w:szCs w:val="20"/>
                  </w:rPr>
                  <w:delText>III</w:delText>
                </w:r>
                <w:r w:rsidRPr="00C848B9" w:rsidDel="00107537">
                  <w:rPr>
                    <w:rFonts w:eastAsia="Aptos Narrow" w:asciiTheme="majorHAnsi" w:hAnsiTheme="majorHAnsi" w:cstheme="majorHAnsi"/>
                    <w:color w:val="242424"/>
                    <w:szCs w:val="20"/>
                  </w:rPr>
                  <w:delText xml:space="preserve"> </w:delText>
                </w:r>
              </w:del>
              <w:r w:rsidRPr="00C848B9">
                <w:rPr>
                  <w:rFonts w:eastAsia="Aptos Narrow" w:asciiTheme="majorHAnsi" w:hAnsiTheme="majorHAnsi" w:cstheme="majorHAnsi"/>
                  <w:color w:val="242424"/>
                  <w:szCs w:val="20"/>
                </w:rPr>
                <w:t>record</w:t>
              </w:r>
            </w:ins>
          </w:p>
        </w:tc>
      </w:tr>
      <w:tr w:rsidRPr="00C848B9" w:rsidR="008B7A33" w:rsidTr="016D1326" w14:paraId="0E617677" w14:textId="77777777">
        <w:trPr>
          <w:trHeight w:val="300"/>
          <w:ins w:author="Bond, Olivia" w:date="2026-10-20T18:47:00Z" w:id="237"/>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1CFF2DDD" w14:textId="77777777">
            <w:pPr>
              <w:pStyle w:val="TableText10"/>
              <w:rPr>
                <w:ins w:author="Bond, Olivia" w:date="2026-10-20T18:47:00Z" w16du:dateUtc="2026-10-20T22:47:00Z" w:id="238"/>
                <w:rFonts w:asciiTheme="majorHAnsi" w:hAnsiTheme="majorHAnsi" w:eastAsiaTheme="minorEastAsia" w:cstheme="majorBidi"/>
              </w:rPr>
            </w:pPr>
            <w:ins w:author="Bond, Olivia" w:date="2026-10-20T18:47:00Z" w16du:dateUtc="2026-10-20T22:47:00Z" w:id="239">
              <w:r w:rsidRPr="5517481D">
                <w:rPr>
                  <w:rFonts w:eastAsia="Calibri" w:asciiTheme="majorHAnsi" w:hAnsiTheme="majorHAnsi" w:cstheme="majorBidi"/>
                  <w:color w:val="000000" w:themeColor="text1"/>
                </w:rPr>
                <w:lastRenderedPageBreak/>
                <w:t xml:space="preserve">vaCMSSequenceNum </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048F473D" w14:textId="77777777">
            <w:pPr>
              <w:pStyle w:val="TableText10"/>
              <w:rPr>
                <w:ins w:author="Bond, Olivia" w:date="2026-10-20T18:47:00Z" w16du:dateUtc="2026-10-20T22:47:00Z" w:id="240"/>
                <w:rFonts w:asciiTheme="majorHAnsi" w:hAnsiTheme="majorHAnsi" w:eastAsiaTheme="minorEastAsia" w:cstheme="majorBidi"/>
              </w:rPr>
            </w:pPr>
            <w:ins w:author="Bond, Olivia" w:date="2026-10-20T18:47:00Z" w16du:dateUtc="2026-10-20T22:47:00Z" w:id="241">
              <w:r w:rsidRPr="5517481D">
                <w:rPr>
                  <w:rFonts w:eastAsia="Calibri" w:asciiTheme="majorHAnsi" w:hAnsiTheme="majorHAnsi" w:cstheme="majorBidi"/>
                  <w:color w:val="000000" w:themeColor="text1"/>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07AC9B5F" w14:textId="77777777">
            <w:pPr>
              <w:pStyle w:val="TableText10"/>
              <w:rPr>
                <w:ins w:author="Bond, Olivia" w:date="2026-10-20T18:47:00Z" w16du:dateUtc="2026-10-20T22:47:00Z" w:id="242"/>
                <w:rFonts w:asciiTheme="majorHAnsi" w:hAnsiTheme="majorHAnsi" w:eastAsiaTheme="minorEastAsia" w:cstheme="majorBidi"/>
              </w:rPr>
            </w:pPr>
            <w:ins w:author="Bond, Olivia" w:date="2026-10-20T18:47:00Z" w16du:dateUtc="2026-10-20T22:47:00Z" w:id="243">
              <w:r w:rsidRPr="5517481D">
                <w:rPr>
                  <w:rFonts w:eastAsia="Calibri" w:asciiTheme="majorHAnsi" w:hAnsiTheme="majorHAnsi" w:cstheme="majorBidi"/>
                  <w:color w:val="000000" w:themeColor="text1"/>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03D1456F" w14:textId="77777777">
            <w:pPr>
              <w:pStyle w:val="TableText10"/>
              <w:rPr>
                <w:ins w:author="Bond, Olivia" w:date="2026-10-20T18:47:00Z" w16du:dateUtc="2026-10-20T22:47:00Z" w:id="244"/>
                <w:rFonts w:asciiTheme="majorHAnsi" w:hAnsiTheme="majorHAnsi" w:eastAsiaTheme="minorEastAsia" w:cstheme="majorBidi"/>
              </w:rPr>
            </w:pPr>
            <w:ins w:author="Bond, Olivia" w:date="2026-10-20T18:47:00Z" w16du:dateUtc="2026-10-20T22:47:00Z" w:id="245">
              <w:r w:rsidRPr="5517481D">
                <w:rPr>
                  <w:rFonts w:eastAsia="Calibri" w:asciiTheme="majorHAnsi" w:hAnsiTheme="majorHAnsi" w:cstheme="majorBidi"/>
                  <w:color w:val="000000" w:themeColor="text1"/>
                </w:rPr>
                <w:t>Sequence number of the record from VaCMS. Retain the sequence number when the data is updated in MWRP by customer/worker.</w:t>
              </w:r>
            </w:ins>
          </w:p>
        </w:tc>
      </w:tr>
      <w:tr w:rsidRPr="00C848B9" w:rsidR="008B7A33" w:rsidTr="016D1326" w14:paraId="774E829E" w14:textId="77777777">
        <w:trPr>
          <w:trHeight w:val="611"/>
          <w:ins w:author="Bond, Olivia" w:date="2026-10-20T18:47:00Z" w:id="246"/>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4C0A5D1D" w14:textId="77777777">
            <w:pPr>
              <w:pStyle w:val="TableText10"/>
              <w:rPr>
                <w:ins w:author="Bond, Olivia" w:date="2026-10-20T18:47:00Z" w16du:dateUtc="2026-10-20T22:47:00Z" w:id="247"/>
                <w:rFonts w:asciiTheme="majorHAnsi" w:hAnsiTheme="majorHAnsi" w:eastAsiaTheme="minorEastAsia" w:cstheme="majorBidi"/>
              </w:rPr>
            </w:pPr>
            <w:ins w:author="Bond, Olivia" w:date="2026-10-20T18:47:00Z" w16du:dateUtc="2026-10-20T22:47:00Z" w:id="248">
              <w:r w:rsidRPr="00AF1ADB">
                <w:rPr>
                  <w:rFonts w:asciiTheme="majorHAnsi" w:hAnsiTheme="majorHAnsi" w:eastAsiaTheme="minorEastAsia" w:cstheme="majorBidi"/>
                </w:rPr>
                <w:t>update</w:t>
              </w:r>
              <w:r>
                <w:rPr>
                  <w:rFonts w:asciiTheme="majorHAnsi" w:hAnsiTheme="majorHAnsi" w:eastAsiaTheme="minorEastAsia" w:cstheme="majorBidi"/>
                </w:rPr>
                <w:t>S</w:t>
              </w:r>
              <w:r w:rsidRPr="00AF1ADB">
                <w:rPr>
                  <w:rFonts w:asciiTheme="majorHAnsi" w:hAnsiTheme="majorHAnsi" w:eastAsiaTheme="minorEastAsia" w:cstheme="majorBidi"/>
                </w:rPr>
                <w:t>w</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44A30FFB" w14:textId="77777777">
            <w:pPr>
              <w:pStyle w:val="TableText10"/>
              <w:rPr>
                <w:ins w:author="Bond, Olivia" w:date="2026-10-20T18:47:00Z" w16du:dateUtc="2026-10-20T22:47:00Z" w:id="249"/>
                <w:rFonts w:asciiTheme="majorHAnsi" w:hAnsiTheme="majorHAnsi" w:eastAsiaTheme="minorEastAsia" w:cstheme="majorBidi"/>
              </w:rPr>
            </w:pPr>
            <w:ins w:author="Bond, Olivia" w:date="2026-10-20T18:47:00Z" w16du:dateUtc="2026-10-20T22:47:00Z" w:id="250">
              <w:r w:rsidRPr="00AF1ADB">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3EA8DFFC" w14:textId="77777777">
            <w:pPr>
              <w:pStyle w:val="TableText10"/>
              <w:rPr>
                <w:ins w:author="Bond, Olivia" w:date="2026-10-20T18:47:00Z" w16du:dateUtc="2026-10-20T22:47:00Z" w:id="251"/>
                <w:rFonts w:asciiTheme="majorHAnsi" w:hAnsiTheme="majorHAnsi" w:eastAsiaTheme="minorEastAsia" w:cstheme="majorBidi"/>
              </w:rPr>
            </w:pPr>
            <w:ins w:author="Bond, Olivia" w:date="2026-10-20T18:47:00Z" w16du:dateUtc="2026-10-20T22:47:00Z" w:id="252">
              <w:r w:rsidRPr="00AF1ADB">
                <w:rPr>
                  <w:rFonts w:asciiTheme="majorHAnsi" w:hAnsiTheme="majorHAnsi" w:eastAsiaTheme="minorEastAsia" w:cstheme="majorBidi"/>
                </w:rPr>
                <w:t>No</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6FA58B2E" w14:textId="77777777">
            <w:pPr>
              <w:pStyle w:val="TableText10"/>
              <w:rPr>
                <w:ins w:author="Bond, Olivia" w:date="2026-10-20T18:47:00Z" w16du:dateUtc="2026-10-20T22:47:00Z" w:id="253"/>
                <w:rFonts w:asciiTheme="majorHAnsi" w:hAnsiTheme="majorHAnsi" w:eastAsiaTheme="minorEastAsia" w:cstheme="majorBidi"/>
              </w:rPr>
            </w:pPr>
            <w:ins w:author="Bond, Olivia" w:date="2026-10-20T18:47:00Z" w16du:dateUtc="2026-10-20T22:47:00Z" w:id="254">
              <w:r w:rsidRPr="00AF1ADB">
                <w:rPr>
                  <w:rFonts w:asciiTheme="majorHAnsi" w:hAnsiTheme="majorHAnsi" w:eastAsiaTheme="minorEastAsia" w:cstheme="majorBidi"/>
                </w:rPr>
                <w:t>Is data from VaCMS updated in MWRP</w:t>
              </w:r>
            </w:ins>
          </w:p>
          <w:p w:rsidRPr="00AF1ADB" w:rsidR="008B7A33" w:rsidP="002A0F7A" w:rsidRDefault="008B7A33" w14:paraId="3CD94C3D" w14:textId="77777777">
            <w:pPr>
              <w:pStyle w:val="TableText10"/>
              <w:rPr>
                <w:ins w:author="Bond, Olivia" w:date="2026-10-20T18:47:00Z" w16du:dateUtc="2026-10-20T22:47:00Z" w:id="255"/>
                <w:rFonts w:asciiTheme="majorHAnsi" w:hAnsiTheme="majorHAnsi" w:eastAsiaTheme="minorEastAsia" w:cstheme="majorBidi"/>
              </w:rPr>
            </w:pPr>
            <w:ins w:author="Bond, Olivia" w:date="2026-10-20T18:47:00Z" w16du:dateUtc="2026-10-20T22:47:00Z" w:id="256">
              <w:r w:rsidRPr="00AF1ADB">
                <w:rPr>
                  <w:rFonts w:asciiTheme="majorHAnsi" w:hAnsiTheme="majorHAnsi" w:eastAsiaTheme="minorEastAsia" w:cstheme="majorBidi"/>
                </w:rPr>
                <w:t>Ex: 'Yes'/'No'</w:t>
              </w:r>
            </w:ins>
          </w:p>
        </w:tc>
      </w:tr>
      <w:tr w:rsidRPr="00C848B9" w:rsidR="008B7A33" w:rsidTr="016D1326" w14:paraId="3D9A70AA" w14:textId="77777777">
        <w:trPr>
          <w:trHeight w:val="300"/>
          <w:ins w:author="Bond, Olivia" w:date="2026-10-20T18:47:00Z" w:id="257"/>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19F5EC06" w14:textId="77777777">
            <w:pPr>
              <w:pStyle w:val="TableText10"/>
              <w:rPr>
                <w:ins w:author="Bond, Olivia" w:date="2026-10-20T18:47:00Z" w16du:dateUtc="2026-10-20T22:47:00Z" w:id="258"/>
                <w:rFonts w:eastAsia="Calibri" w:asciiTheme="majorHAnsi" w:hAnsiTheme="majorHAnsi" w:cstheme="majorBidi"/>
                <w:color w:val="000000" w:themeColor="text1"/>
              </w:rPr>
            </w:pPr>
            <w:ins w:author="Bond, Olivia" w:date="2026-10-20T18:47:00Z" w16du:dateUtc="2026-10-20T22:47:00Z" w:id="259">
              <w:r w:rsidRPr="5517481D">
                <w:rPr>
                  <w:rFonts w:asciiTheme="majorHAnsi" w:hAnsiTheme="majorHAnsi" w:eastAsiaTheme="minorEastAsia" w:cstheme="majorBidi"/>
                </w:rPr>
                <w:t>source</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0A6C6924" w14:textId="77777777">
            <w:pPr>
              <w:pStyle w:val="TableText10"/>
              <w:rPr>
                <w:ins w:author="Bond, Olivia" w:date="2026-10-20T18:47:00Z" w16du:dateUtc="2026-10-20T22:47:00Z" w:id="260"/>
                <w:rFonts w:eastAsia="Calibri" w:asciiTheme="majorHAnsi" w:hAnsiTheme="majorHAnsi" w:cstheme="majorBidi"/>
                <w:color w:val="000000" w:themeColor="text1"/>
              </w:rPr>
            </w:pPr>
            <w:ins w:author="Bond, Olivia" w:date="2026-10-20T18:47:00Z" w16du:dateUtc="2026-10-20T22:47:00Z" w:id="261">
              <w:r w:rsidRPr="5517481D">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3AC60627" w:rsidR="008B7A33" w:rsidP="002A0F7A" w:rsidRDefault="008B7A33" w14:paraId="7C0A3E13" w14:textId="77777777">
            <w:pPr>
              <w:pStyle w:val="TableText10"/>
              <w:rPr>
                <w:ins w:author="Bond, Olivia" w:date="2026-10-20T18:47:00Z" w16du:dateUtc="2026-10-20T22:47:00Z" w:id="262"/>
                <w:rFonts w:eastAsia="Calibri" w:asciiTheme="majorHAnsi" w:hAnsiTheme="majorHAnsi" w:cstheme="majorBidi"/>
                <w:color w:val="000000" w:themeColor="text1"/>
              </w:rPr>
            </w:pPr>
            <w:ins w:author="Bond, Olivia" w:date="2026-10-20T18:47:00Z" w16du:dateUtc="2026-10-20T22:47:00Z" w:id="263">
              <w:r w:rsidRPr="5517481D">
                <w:rPr>
                  <w:rFonts w:asciiTheme="majorHAnsi" w:hAnsiTheme="majorHAnsi" w:eastAsiaTheme="minorEastAsia" w:cstheme="majorBidi"/>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2FFC615B" w14:textId="77777777">
            <w:pPr>
              <w:pStyle w:val="TableText10"/>
              <w:rPr>
                <w:ins w:author="Bond, Olivia" w:date="2026-10-20T18:47:00Z" w16du:dateUtc="2026-10-20T22:47:00Z" w:id="264"/>
                <w:rFonts w:asciiTheme="majorHAnsi" w:hAnsiTheme="majorHAnsi" w:eastAsiaTheme="minorEastAsia" w:cstheme="majorBidi"/>
                <w:color w:val="000000" w:themeColor="text1"/>
              </w:rPr>
            </w:pPr>
            <w:ins w:author="Bond, Olivia" w:date="2026-10-20T18:47:00Z" w16du:dateUtc="2026-10-20T22:47:00Z" w:id="265">
              <w:r w:rsidRPr="5517481D">
                <w:rPr>
                  <w:rFonts w:asciiTheme="majorHAnsi" w:hAnsiTheme="majorHAnsi" w:eastAsiaTheme="minorEastAsia" w:cstheme="majorBidi"/>
                  <w:color w:val="000000" w:themeColor="text1"/>
                </w:rPr>
                <w:t xml:space="preserve">Source System </w:t>
              </w:r>
            </w:ins>
          </w:p>
          <w:p w:rsidRPr="00C848B9" w:rsidR="008B7A33" w:rsidP="002A0F7A" w:rsidRDefault="008B7A33" w14:paraId="002F9CAE" w14:textId="77777777">
            <w:pPr>
              <w:pStyle w:val="TableText10"/>
              <w:rPr>
                <w:ins w:author="Bond, Olivia" w:date="2026-10-20T18:47:00Z" w16du:dateUtc="2026-10-20T22:47:00Z" w:id="266"/>
                <w:rFonts w:eastAsia="Calibri" w:asciiTheme="majorHAnsi" w:hAnsiTheme="majorHAnsi" w:cstheme="majorBidi"/>
                <w:color w:val="000000" w:themeColor="text1"/>
              </w:rPr>
            </w:pPr>
            <w:ins w:author="Bond, Olivia" w:date="2026-10-20T18:47:00Z" w16du:dateUtc="2026-10-20T22:47:00Z" w:id="267">
              <w:r w:rsidRPr="5517481D">
                <w:rPr>
                  <w:rFonts w:asciiTheme="majorHAnsi" w:hAnsiTheme="majorHAnsi" w:eastAsiaTheme="minorEastAsia" w:cstheme="majorBidi"/>
                  <w:color w:val="000000" w:themeColor="text1"/>
                </w:rPr>
                <w:t>Eg: VaCMS</w:t>
              </w:r>
            </w:ins>
          </w:p>
        </w:tc>
      </w:tr>
    </w:tbl>
    <w:p w:rsidR="008B7A33" w:rsidP="008B7A33" w:rsidRDefault="008B7A33" w14:paraId="68E0FF1A" w14:textId="77777777">
      <w:pPr>
        <w:ind w:right="162"/>
        <w:rPr>
          <w:ins w:author="Bond, Olivia" w:date="2026-10-20T18:47:00Z" w16du:dateUtc="2026-10-20T22:47:00Z" w:id="268"/>
          <w:rFonts w:asciiTheme="majorHAnsi" w:hAnsiTheme="majorHAnsi" w:cstheme="majorHAnsi"/>
          <w:color w:val="000000" w:themeColor="text1"/>
          <w:sz w:val="20"/>
          <w:szCs w:val="20"/>
        </w:rPr>
      </w:pPr>
    </w:p>
    <w:p w:rsidR="008B7A33" w:rsidP="01A6C8D4" w:rsidRDefault="008B7A33" w14:paraId="1AA76C67" w14:textId="77777777">
      <w:pPr>
        <w:ind w:right="162"/>
        <w:rPr>
          <w:ins w:author="Bond, Olivia" w:date="2026-10-20T18:47:00Z" w16du:dateUtc="2026-10-20T22:47:00Z" w:id="269"/>
          <w:del w:author="Marri, Rajababu" w:date="2026-10-21T17:53:00Z" w16du:dateUtc="2026-10-21T17:53:13Z" w:id="270"/>
          <w:rFonts w:asciiTheme="majorHAnsi" w:hAnsiTheme="majorHAnsi" w:cstheme="majorBidi"/>
          <w:color w:val="000000" w:themeColor="text1"/>
          <w:sz w:val="20"/>
          <w:szCs w:val="20"/>
        </w:rPr>
      </w:pPr>
      <w:ins w:author="Bond, Olivia" w:date="2026-10-20T18:47:00Z" w16du:dateUtc="2026-10-20T22:47:00Z" w:id="271">
        <w:del w:author="Marri, Rajababu" w:date="2026-10-21T17:53:00Z" w16du:dateUtc="2026-10-21T17:53:13Z" w:id="272">
          <w:r w:rsidRPr="01A6C8D4" w:rsidDel="008B7A33">
            <w:rPr>
              <w:rFonts w:asciiTheme="majorHAnsi" w:hAnsiTheme="majorHAnsi" w:cstheme="majorBidi"/>
              <w:color w:val="000000" w:themeColor="text1"/>
              <w:sz w:val="20"/>
              <w:szCs w:val="20"/>
            </w:rPr>
            <w:delText>SOLQTitleXVIDisabledDTO:</w:delText>
          </w:r>
        </w:del>
      </w:ins>
    </w:p>
    <w:tbl>
      <w:tblPr>
        <w:tblW w:w="9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334"/>
        <w:gridCol w:w="1256"/>
        <w:gridCol w:w="1080"/>
        <w:gridCol w:w="4050"/>
      </w:tblGrid>
      <w:tr w:rsidRPr="00C848B9" w:rsidR="008B7A33" w:rsidTr="01A6C8D4" w14:paraId="7B0AD6F4" w14:textId="77777777">
        <w:trPr>
          <w:trHeight w:val="300"/>
          <w:tblHeader/>
          <w:ins w:author="Bond, Olivia" w:date="2026-10-20T18:47:00Z" w:id="273"/>
          <w:del w:author="Marri, Rajababu" w:date="2026-10-21T17:53:00Z" w:id="274"/>
        </w:trPr>
        <w:tc>
          <w:tcPr>
            <w:tcW w:w="3334" w:type="dxa"/>
            <w:shd w:val="clear" w:color="auto" w:fill="000000" w:themeFill="text1"/>
          </w:tcPr>
          <w:p w:rsidRPr="00C848B9" w:rsidR="008B7A33" w:rsidP="002A0F7A" w:rsidRDefault="008B7A33" w14:paraId="23F66ABC" w14:textId="77777777">
            <w:pPr>
              <w:pStyle w:val="TableText10HeaderCenter"/>
              <w:rPr>
                <w:ins w:author="Bond, Olivia" w:date="2026-10-20T18:47:00Z" w16du:dateUtc="2026-10-20T22:47:00Z" w:id="275"/>
                <w:rFonts w:asciiTheme="majorHAnsi" w:hAnsiTheme="majorHAnsi" w:cstheme="majorHAnsi"/>
                <w:b w:val="0"/>
                <w:color w:val="FFFFFF" w:themeColor="background1"/>
                <w:szCs w:val="20"/>
              </w:rPr>
            </w:pPr>
            <w:ins w:author="Bond, Olivia" w:date="2026-10-20T18:47:00Z" w16du:dateUtc="2026-10-20T22:47:00Z" w:id="276">
              <w:r w:rsidRPr="00C848B9">
                <w:rPr>
                  <w:rFonts w:asciiTheme="majorHAnsi" w:hAnsiTheme="majorHAnsi" w:cstheme="majorHAnsi"/>
                  <w:color w:val="FFFFFF" w:themeColor="background1"/>
                  <w:szCs w:val="20"/>
                </w:rPr>
                <w:t>Field</w:t>
              </w:r>
            </w:ins>
          </w:p>
        </w:tc>
        <w:tc>
          <w:tcPr>
            <w:tcW w:w="1256" w:type="dxa"/>
            <w:shd w:val="clear" w:color="auto" w:fill="000000" w:themeFill="text1"/>
          </w:tcPr>
          <w:p w:rsidRPr="00C848B9" w:rsidR="008B7A33" w:rsidP="002A0F7A" w:rsidRDefault="008B7A33" w14:paraId="3F69746E" w14:textId="77777777">
            <w:pPr>
              <w:pStyle w:val="TableText10HeaderCenter"/>
              <w:rPr>
                <w:ins w:author="Bond, Olivia" w:date="2026-10-20T18:47:00Z" w16du:dateUtc="2026-10-20T22:47:00Z" w:id="277"/>
                <w:rFonts w:asciiTheme="majorHAnsi" w:hAnsiTheme="majorHAnsi" w:cstheme="majorHAnsi"/>
                <w:b w:val="0"/>
                <w:color w:val="FFFFFF" w:themeColor="background1"/>
                <w:szCs w:val="20"/>
              </w:rPr>
            </w:pPr>
            <w:ins w:author="Bond, Olivia" w:date="2026-10-20T18:47:00Z" w16du:dateUtc="2026-10-20T22:47:00Z" w:id="278">
              <w:r w:rsidRPr="00C848B9">
                <w:rPr>
                  <w:rFonts w:asciiTheme="majorHAnsi" w:hAnsiTheme="majorHAnsi" w:cstheme="majorHAnsi"/>
                  <w:color w:val="FFFFFF" w:themeColor="background1"/>
                  <w:szCs w:val="20"/>
                </w:rPr>
                <w:t>Type</w:t>
              </w:r>
            </w:ins>
          </w:p>
        </w:tc>
        <w:tc>
          <w:tcPr>
            <w:tcW w:w="1080" w:type="dxa"/>
            <w:shd w:val="clear" w:color="auto" w:fill="000000" w:themeFill="text1"/>
          </w:tcPr>
          <w:p w:rsidRPr="00C848B9" w:rsidR="008B7A33" w:rsidP="002A0F7A" w:rsidRDefault="008B7A33" w14:paraId="4BA47A66" w14:textId="77777777">
            <w:pPr>
              <w:pStyle w:val="TableText10HeaderCenter"/>
              <w:rPr>
                <w:ins w:author="Bond, Olivia" w:date="2026-10-20T18:47:00Z" w16du:dateUtc="2026-10-20T22:47:00Z" w:id="279"/>
                <w:rFonts w:asciiTheme="majorHAnsi" w:hAnsiTheme="majorHAnsi" w:cstheme="majorHAnsi"/>
                <w:b w:val="0"/>
                <w:color w:val="FFFFFF" w:themeColor="background1"/>
                <w:szCs w:val="20"/>
              </w:rPr>
            </w:pPr>
            <w:ins w:author="Bond, Olivia" w:date="2026-10-20T18:47:00Z" w16du:dateUtc="2026-10-20T22:47:00Z" w:id="280">
              <w:r w:rsidRPr="00C848B9">
                <w:rPr>
                  <w:rFonts w:asciiTheme="majorHAnsi" w:hAnsiTheme="majorHAnsi" w:cstheme="majorHAnsi"/>
                  <w:color w:val="FFFFFF" w:themeColor="background1"/>
                  <w:szCs w:val="20"/>
                </w:rPr>
                <w:t>Required</w:t>
              </w:r>
            </w:ins>
          </w:p>
        </w:tc>
        <w:tc>
          <w:tcPr>
            <w:tcW w:w="4050" w:type="dxa"/>
            <w:shd w:val="clear" w:color="auto" w:fill="000000" w:themeFill="text1"/>
          </w:tcPr>
          <w:p w:rsidRPr="00C848B9" w:rsidR="008B7A33" w:rsidP="002A0F7A" w:rsidRDefault="008B7A33" w14:paraId="7FF87E1B" w14:textId="77777777">
            <w:pPr>
              <w:pStyle w:val="TableText10HeaderCenter"/>
              <w:rPr>
                <w:ins w:author="Bond, Olivia" w:date="2026-10-20T18:47:00Z" w16du:dateUtc="2026-10-20T22:47:00Z" w:id="281"/>
                <w:rFonts w:asciiTheme="majorHAnsi" w:hAnsiTheme="majorHAnsi" w:cstheme="majorHAnsi"/>
                <w:b w:val="0"/>
                <w:color w:val="FFFFFF" w:themeColor="background1"/>
                <w:szCs w:val="20"/>
              </w:rPr>
            </w:pPr>
            <w:ins w:author="Bond, Olivia" w:date="2026-10-20T18:47:00Z" w16du:dateUtc="2026-10-20T22:47:00Z" w:id="282">
              <w:r w:rsidRPr="00C848B9">
                <w:rPr>
                  <w:rFonts w:asciiTheme="majorHAnsi" w:hAnsiTheme="majorHAnsi" w:cstheme="majorHAnsi"/>
                  <w:color w:val="FFFFFF" w:themeColor="background1"/>
                  <w:szCs w:val="20"/>
                </w:rPr>
                <w:t>Description</w:t>
              </w:r>
            </w:ins>
          </w:p>
        </w:tc>
      </w:tr>
      <w:tr w:rsidRPr="00C848B9" w:rsidR="008B7A33" w:rsidTr="01A6C8D4" w14:paraId="6DEEFD2D" w14:textId="77777777">
        <w:trPr>
          <w:trHeight w:val="300"/>
          <w:ins w:author="Bond, Olivia" w:date="2026-10-20T18:47:00Z" w:id="283"/>
          <w:del w:author="Marri, Rajababu" w:date="2026-10-21T17:53:00Z" w:id="284"/>
        </w:trPr>
        <w:tc>
          <w:tcPr>
            <w:tcW w:w="3334"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69E5464D" w14:textId="77777777">
            <w:pPr>
              <w:pStyle w:val="TableText10"/>
              <w:rPr>
                <w:ins w:author="Bond, Olivia" w:date="2026-10-20T18:47:00Z" w16du:dateUtc="2026-10-20T22:47:00Z" w:id="285"/>
                <w:rFonts w:asciiTheme="majorHAnsi" w:hAnsiTheme="majorHAnsi" w:eastAsiaTheme="minorEastAsia" w:cstheme="majorHAnsi"/>
                <w:color w:val="000000" w:themeColor="text1"/>
                <w:szCs w:val="20"/>
              </w:rPr>
            </w:pPr>
            <w:ins w:author="Bond, Olivia" w:date="2026-10-20T18:47:00Z" w16du:dateUtc="2026-10-20T22:47:00Z" w:id="286">
              <w:r w:rsidRPr="00AF1ADB">
                <w:rPr>
                  <w:rFonts w:asciiTheme="majorHAnsi" w:hAnsiTheme="majorHAnsi" w:eastAsiaTheme="minorEastAsia" w:cstheme="majorBidi"/>
                </w:rPr>
                <w:t>sOLQTitleXVIDisabled</w:t>
              </w:r>
            </w:ins>
          </w:p>
        </w:tc>
        <w:tc>
          <w:tcPr>
            <w:tcW w:w="1256"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1BC6D4F6" w14:textId="77777777">
            <w:pPr>
              <w:pStyle w:val="TableText10"/>
              <w:rPr>
                <w:ins w:author="Bond, Olivia" w:date="2026-10-20T18:47:00Z" w16du:dateUtc="2026-10-20T22:47:00Z" w:id="287"/>
                <w:rFonts w:asciiTheme="majorHAnsi" w:hAnsiTheme="majorHAnsi" w:eastAsiaTheme="minorEastAsia" w:cstheme="majorHAnsi"/>
                <w:color w:val="000000" w:themeColor="text1"/>
                <w:szCs w:val="20"/>
              </w:rPr>
            </w:pPr>
            <w:ins w:author="Bond, Olivia" w:date="2026-10-20T18:47:00Z" w16du:dateUtc="2026-10-20T22:47:00Z" w:id="288">
              <w:r w:rsidRPr="26C1A578">
                <w:rPr>
                  <w:rFonts w:asciiTheme="majorHAnsi" w:hAnsiTheme="majorHAnsi" w:eastAsiaTheme="minorEastAsia" w:cstheme="majorBidi"/>
                </w:rPr>
                <w:t>Boolean</w:t>
              </w:r>
            </w:ins>
          </w:p>
        </w:tc>
        <w:tc>
          <w:tcPr>
            <w:tcW w:w="108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35E4A4CE" w14:textId="77777777">
            <w:pPr>
              <w:pStyle w:val="TableText10"/>
              <w:rPr>
                <w:ins w:author="Bond, Olivia" w:date="2026-10-20T18:47:00Z" w16du:dateUtc="2026-10-20T22:47:00Z" w:id="289"/>
                <w:rFonts w:asciiTheme="majorHAnsi" w:hAnsiTheme="majorHAnsi" w:eastAsiaTheme="minorEastAsia" w:cstheme="majorHAnsi"/>
                <w:color w:val="000000" w:themeColor="text1"/>
                <w:szCs w:val="20"/>
              </w:rPr>
            </w:pPr>
            <w:ins w:author="Bond, Olivia" w:date="2026-10-20T18:47:00Z" w16du:dateUtc="2026-10-20T22:47:00Z" w:id="290">
              <w:r w:rsidRPr="26C1A578">
                <w:rPr>
                  <w:rFonts w:asciiTheme="majorHAnsi" w:hAnsiTheme="majorHAnsi" w:eastAsiaTheme="minorEastAsia" w:cstheme="majorBidi"/>
                </w:rPr>
                <w:t>Yes</w:t>
              </w:r>
            </w:ins>
          </w:p>
        </w:tc>
        <w:tc>
          <w:tcPr>
            <w:tcW w:w="405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1F933899" w14:textId="77777777">
            <w:pPr>
              <w:pStyle w:val="TableText10"/>
              <w:rPr>
                <w:ins w:author="Bond, Olivia" w:date="2026-10-20T18:47:00Z" w16du:dateUtc="2026-10-20T22:47:00Z" w:id="291"/>
                <w:rFonts w:eastAsia="Aptos Narrow" w:asciiTheme="majorHAnsi" w:hAnsiTheme="majorHAnsi" w:cstheme="majorHAnsi"/>
                <w:color w:val="242424"/>
                <w:szCs w:val="20"/>
              </w:rPr>
            </w:pPr>
            <w:ins w:author="Bond, Olivia" w:date="2026-10-20T18:47:00Z" w16du:dateUtc="2026-10-20T22:47:00Z" w:id="292">
              <w:r w:rsidRPr="00AF1ADB">
                <w:rPr>
                  <w:rFonts w:asciiTheme="majorHAnsi" w:hAnsiTheme="majorHAnsi" w:eastAsiaTheme="minorEastAsia" w:cstheme="majorBidi"/>
                </w:rPr>
                <w:t>SOLQTitleXVIDisabled flag</w:t>
              </w:r>
            </w:ins>
          </w:p>
        </w:tc>
      </w:tr>
      <w:tr w:rsidRPr="00C848B9" w:rsidR="008B7A33" w:rsidTr="01A6C8D4" w14:paraId="4AF63BF3" w14:textId="77777777">
        <w:trPr>
          <w:trHeight w:val="300"/>
          <w:ins w:author="Bond, Olivia" w:date="2026-10-20T18:47:00Z" w:id="293"/>
          <w:del w:author="Marri, Rajababu" w:date="2026-10-21T17:53:00Z" w:id="294"/>
        </w:trPr>
        <w:tc>
          <w:tcPr>
            <w:tcW w:w="3334"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04739F03" w14:textId="77777777">
            <w:pPr>
              <w:pStyle w:val="TableText10"/>
              <w:rPr>
                <w:ins w:author="Bond, Olivia" w:date="2026-10-20T18:47:00Z" w16du:dateUtc="2026-10-20T22:47:00Z" w:id="295"/>
                <w:rFonts w:asciiTheme="majorHAnsi" w:hAnsiTheme="majorHAnsi" w:eastAsiaTheme="minorEastAsia" w:cstheme="majorHAnsi"/>
                <w:color w:val="000000" w:themeColor="text1"/>
                <w:szCs w:val="20"/>
              </w:rPr>
            </w:pPr>
            <w:ins w:author="Bond, Olivia" w:date="2026-10-20T18:47:00Z" w16du:dateUtc="2026-10-20T22:47:00Z" w:id="296">
              <w:r w:rsidRPr="00C848B9">
                <w:rPr>
                  <w:rFonts w:asciiTheme="majorHAnsi" w:hAnsiTheme="majorHAnsi" w:eastAsiaTheme="minorEastAsia" w:cstheme="majorHAnsi"/>
                  <w:color w:val="000000" w:themeColor="text1"/>
                  <w:szCs w:val="20"/>
                </w:rPr>
                <w:t>effectiveStartDate</w:t>
              </w:r>
            </w:ins>
          </w:p>
        </w:tc>
        <w:tc>
          <w:tcPr>
            <w:tcW w:w="1256"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62A7ECB6" w14:textId="77777777">
            <w:pPr>
              <w:pStyle w:val="TableText10"/>
              <w:rPr>
                <w:ins w:author="Bond, Olivia" w:date="2026-10-20T18:47:00Z" w16du:dateUtc="2026-10-20T22:47:00Z" w:id="297"/>
                <w:rFonts w:asciiTheme="majorHAnsi" w:hAnsiTheme="majorHAnsi" w:eastAsiaTheme="minorEastAsia" w:cstheme="majorHAnsi"/>
                <w:color w:val="000000" w:themeColor="text1"/>
                <w:szCs w:val="20"/>
              </w:rPr>
            </w:pPr>
            <w:ins w:author="Bond, Olivia" w:date="2026-10-20T18:47:00Z" w16du:dateUtc="2026-10-20T22:47:00Z" w:id="298">
              <w:r w:rsidRPr="00C848B9">
                <w:rPr>
                  <w:rFonts w:asciiTheme="majorHAnsi" w:hAnsiTheme="majorHAnsi" w:eastAsiaTheme="minorEastAsia" w:cstheme="majorHAnsi"/>
                  <w:color w:val="000000" w:themeColor="text1"/>
                  <w:szCs w:val="20"/>
                </w:rPr>
                <w:t>Date</w:t>
              </w:r>
            </w:ins>
          </w:p>
        </w:tc>
        <w:tc>
          <w:tcPr>
            <w:tcW w:w="108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5F30EBEA" w14:textId="77777777">
            <w:pPr>
              <w:pStyle w:val="TableText10"/>
              <w:rPr>
                <w:ins w:author="Bond, Olivia" w:date="2026-10-20T18:47:00Z" w16du:dateUtc="2026-10-20T22:47:00Z" w:id="299"/>
                <w:rFonts w:asciiTheme="majorHAnsi" w:hAnsiTheme="majorHAnsi" w:eastAsiaTheme="minorEastAsia" w:cstheme="majorHAnsi"/>
                <w:color w:val="000000" w:themeColor="text1"/>
                <w:szCs w:val="20"/>
              </w:rPr>
            </w:pPr>
            <w:ins w:author="Bond, Olivia" w:date="2026-10-20T18:47:00Z" w16du:dateUtc="2026-10-20T22:47:00Z" w:id="300">
              <w:r w:rsidRPr="00C848B9">
                <w:rPr>
                  <w:rFonts w:asciiTheme="majorHAnsi" w:hAnsiTheme="majorHAnsi" w:eastAsiaTheme="minorEastAsia" w:cstheme="majorHAnsi"/>
                  <w:color w:val="000000" w:themeColor="text1"/>
                  <w:szCs w:val="20"/>
                </w:rPr>
                <w:t>Yes</w:t>
              </w:r>
            </w:ins>
          </w:p>
        </w:tc>
        <w:tc>
          <w:tcPr>
            <w:tcW w:w="405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72D75C20" w14:textId="77777777">
            <w:pPr>
              <w:pStyle w:val="TableText10"/>
              <w:rPr>
                <w:ins w:author="Bond, Olivia" w:date="2026-10-20T18:47:00Z" w16du:dateUtc="2026-10-20T22:47:00Z" w:id="301"/>
                <w:rFonts w:eastAsia="Aptos Narrow" w:asciiTheme="majorHAnsi" w:hAnsiTheme="majorHAnsi" w:cstheme="majorHAnsi"/>
                <w:color w:val="242424"/>
                <w:szCs w:val="20"/>
              </w:rPr>
            </w:pPr>
            <w:ins w:author="Bond, Olivia" w:date="2026-10-20T18:47:00Z" w16du:dateUtc="2026-10-20T22:47:00Z" w:id="302">
              <w:r w:rsidRPr="00C848B9">
                <w:rPr>
                  <w:rFonts w:eastAsia="Aptos Narrow" w:asciiTheme="majorHAnsi" w:hAnsiTheme="majorHAnsi" w:cstheme="majorHAnsi"/>
                  <w:color w:val="242424"/>
                  <w:szCs w:val="20"/>
                </w:rPr>
                <w:t xml:space="preserve">StartDate of the </w:t>
              </w:r>
              <w:r w:rsidRPr="00E70204">
                <w:rPr>
                  <w:rFonts w:eastAsia="Aptos Narrow" w:asciiTheme="majorHAnsi" w:hAnsiTheme="majorHAnsi" w:cstheme="majorHAnsi"/>
                  <w:color w:val="242424"/>
                  <w:szCs w:val="20"/>
                </w:rPr>
                <w:t>SOLQTitleXVI</w:t>
              </w:r>
              <w:r w:rsidRPr="00C848B9">
                <w:rPr>
                  <w:rFonts w:eastAsia="Aptos Narrow" w:asciiTheme="majorHAnsi" w:hAnsiTheme="majorHAnsi" w:cstheme="majorHAnsi"/>
                  <w:color w:val="242424"/>
                  <w:szCs w:val="20"/>
                </w:rPr>
                <w:t xml:space="preserve"> record</w:t>
              </w:r>
            </w:ins>
          </w:p>
        </w:tc>
      </w:tr>
      <w:tr w:rsidRPr="00C848B9" w:rsidR="008B7A33" w:rsidTr="01A6C8D4" w14:paraId="75A242BB" w14:textId="77777777">
        <w:trPr>
          <w:trHeight w:val="300"/>
          <w:ins w:author="Bond, Olivia" w:date="2026-10-20T18:47:00Z" w:id="303"/>
          <w:del w:author="Marri, Rajababu" w:date="2026-10-21T17:53:00Z" w:id="304"/>
        </w:trPr>
        <w:tc>
          <w:tcPr>
            <w:tcW w:w="3334"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6366AAB9" w14:textId="77777777">
            <w:pPr>
              <w:pStyle w:val="TableText10"/>
              <w:rPr>
                <w:ins w:author="Bond, Olivia" w:date="2026-10-20T18:47:00Z" w16du:dateUtc="2026-10-20T22:47:00Z" w:id="305"/>
                <w:rFonts w:asciiTheme="majorHAnsi" w:hAnsiTheme="majorHAnsi" w:eastAsiaTheme="minorEastAsia" w:cstheme="majorHAnsi"/>
                <w:color w:val="000000" w:themeColor="text1"/>
                <w:szCs w:val="20"/>
              </w:rPr>
            </w:pPr>
            <w:ins w:author="Bond, Olivia" w:date="2026-10-20T18:47:00Z" w16du:dateUtc="2026-10-20T22:47:00Z" w:id="306">
              <w:r w:rsidRPr="00C848B9">
                <w:rPr>
                  <w:rFonts w:asciiTheme="majorHAnsi" w:hAnsiTheme="majorHAnsi" w:eastAsiaTheme="minorEastAsia" w:cstheme="majorHAnsi"/>
                  <w:color w:val="000000" w:themeColor="text1"/>
                  <w:szCs w:val="20"/>
                </w:rPr>
                <w:t>effectiveEndDate</w:t>
              </w:r>
            </w:ins>
          </w:p>
        </w:tc>
        <w:tc>
          <w:tcPr>
            <w:tcW w:w="1256"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74B0660D" w14:textId="77777777">
            <w:pPr>
              <w:pStyle w:val="TableText10"/>
              <w:rPr>
                <w:ins w:author="Bond, Olivia" w:date="2026-10-20T18:47:00Z" w16du:dateUtc="2026-10-20T22:47:00Z" w:id="307"/>
                <w:rFonts w:asciiTheme="majorHAnsi" w:hAnsiTheme="majorHAnsi" w:eastAsiaTheme="minorEastAsia" w:cstheme="majorHAnsi"/>
                <w:color w:val="000000" w:themeColor="text1"/>
                <w:szCs w:val="20"/>
              </w:rPr>
            </w:pPr>
            <w:ins w:author="Bond, Olivia" w:date="2026-10-20T18:47:00Z" w16du:dateUtc="2026-10-20T22:47:00Z" w:id="308">
              <w:r w:rsidRPr="00C848B9">
                <w:rPr>
                  <w:rFonts w:asciiTheme="majorHAnsi" w:hAnsiTheme="majorHAnsi" w:eastAsiaTheme="minorEastAsia" w:cstheme="majorHAnsi"/>
                  <w:color w:val="000000" w:themeColor="text1"/>
                  <w:szCs w:val="20"/>
                </w:rPr>
                <w:t>Date</w:t>
              </w:r>
            </w:ins>
          </w:p>
        </w:tc>
        <w:tc>
          <w:tcPr>
            <w:tcW w:w="108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2E4801AD" w14:textId="77777777">
            <w:pPr>
              <w:pStyle w:val="TableText10"/>
              <w:rPr>
                <w:ins w:author="Bond, Olivia" w:date="2026-10-20T18:47:00Z" w16du:dateUtc="2026-10-20T22:47:00Z" w:id="309"/>
                <w:rFonts w:asciiTheme="majorHAnsi" w:hAnsiTheme="majorHAnsi" w:eastAsiaTheme="minorEastAsia" w:cstheme="majorHAnsi"/>
                <w:color w:val="000000" w:themeColor="text1"/>
                <w:szCs w:val="20"/>
              </w:rPr>
            </w:pPr>
            <w:ins w:author="Bond, Olivia" w:date="2026-10-20T18:47:00Z" w16du:dateUtc="2026-10-20T22:47:00Z" w:id="310">
              <w:r w:rsidRPr="00C848B9">
                <w:rPr>
                  <w:rFonts w:asciiTheme="majorHAnsi" w:hAnsiTheme="majorHAnsi" w:eastAsiaTheme="minorEastAsia" w:cstheme="majorHAnsi"/>
                  <w:color w:val="000000" w:themeColor="text1"/>
                  <w:szCs w:val="20"/>
                </w:rPr>
                <w:t>No</w:t>
              </w:r>
            </w:ins>
          </w:p>
        </w:tc>
        <w:tc>
          <w:tcPr>
            <w:tcW w:w="4050" w:type="dxa"/>
            <w:tcBorders>
              <w:top w:val="single" w:color="auto" w:sz="4" w:space="0"/>
              <w:left w:val="single" w:color="auto" w:sz="4" w:space="0"/>
              <w:bottom w:val="single" w:color="auto" w:sz="4" w:space="0"/>
              <w:right w:val="single" w:color="auto" w:sz="4" w:space="0"/>
            </w:tcBorders>
          </w:tcPr>
          <w:p w:rsidRPr="00C848B9" w:rsidR="008B7A33" w:rsidP="002A0F7A" w:rsidRDefault="008B7A33" w14:paraId="1B75148E" w14:textId="77777777">
            <w:pPr>
              <w:pStyle w:val="TableText10"/>
              <w:rPr>
                <w:ins w:author="Bond, Olivia" w:date="2026-10-20T18:47:00Z" w16du:dateUtc="2026-10-20T22:47:00Z" w:id="311"/>
                <w:rFonts w:eastAsia="Aptos Narrow" w:asciiTheme="majorHAnsi" w:hAnsiTheme="majorHAnsi" w:cstheme="majorHAnsi"/>
                <w:color w:val="242424"/>
                <w:szCs w:val="20"/>
              </w:rPr>
            </w:pPr>
            <w:ins w:author="Bond, Olivia" w:date="2026-10-20T18:47:00Z" w16du:dateUtc="2026-10-20T22:47:00Z" w:id="312">
              <w:r w:rsidRPr="00C848B9">
                <w:rPr>
                  <w:rFonts w:eastAsia="Aptos Narrow" w:asciiTheme="majorHAnsi" w:hAnsiTheme="majorHAnsi" w:cstheme="majorHAnsi"/>
                  <w:color w:val="242424"/>
                  <w:szCs w:val="20"/>
                </w:rPr>
                <w:t xml:space="preserve">End date of </w:t>
              </w:r>
              <w:r w:rsidRPr="00E70204">
                <w:rPr>
                  <w:rFonts w:eastAsia="Aptos Narrow" w:asciiTheme="majorHAnsi" w:hAnsiTheme="majorHAnsi" w:cstheme="majorHAnsi"/>
                  <w:color w:val="242424"/>
                  <w:szCs w:val="20"/>
                </w:rPr>
                <w:t>SOLQTitleXVI</w:t>
              </w:r>
              <w:r w:rsidRPr="00C848B9">
                <w:rPr>
                  <w:rFonts w:eastAsia="Aptos Narrow" w:asciiTheme="majorHAnsi" w:hAnsiTheme="majorHAnsi" w:cstheme="majorHAnsi"/>
                  <w:color w:val="242424"/>
                  <w:szCs w:val="20"/>
                </w:rPr>
                <w:t xml:space="preserve"> record</w:t>
              </w:r>
            </w:ins>
          </w:p>
        </w:tc>
      </w:tr>
      <w:tr w:rsidRPr="00C848B9" w:rsidR="008B7A33" w:rsidTr="01A6C8D4" w14:paraId="24E87F33" w14:textId="77777777">
        <w:trPr>
          <w:trHeight w:val="300"/>
          <w:ins w:author="Bond, Olivia" w:date="2026-10-20T18:47:00Z" w:id="313"/>
          <w:del w:author="Marri, Rajababu" w:date="2026-10-21T17:53:00Z" w:id="314"/>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6CE6F425" w14:textId="77777777">
            <w:pPr>
              <w:pStyle w:val="TableText10"/>
              <w:rPr>
                <w:ins w:author="Bond, Olivia" w:date="2026-10-20T18:47:00Z" w16du:dateUtc="2026-10-20T22:47:00Z" w:id="315"/>
                <w:rFonts w:asciiTheme="majorHAnsi" w:hAnsiTheme="majorHAnsi" w:eastAsiaTheme="minorEastAsia" w:cstheme="majorBidi"/>
              </w:rPr>
            </w:pPr>
            <w:ins w:author="Bond, Olivia" w:date="2026-10-20T18:47:00Z" w16du:dateUtc="2026-10-20T22:47:00Z" w:id="316">
              <w:r w:rsidRPr="5517481D">
                <w:rPr>
                  <w:rFonts w:eastAsia="Calibri" w:asciiTheme="majorHAnsi" w:hAnsiTheme="majorHAnsi" w:cstheme="majorBidi"/>
                  <w:color w:val="000000" w:themeColor="text1"/>
                </w:rPr>
                <w:t xml:space="preserve">vaCMSSequenceNum </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73312527" w14:textId="77777777">
            <w:pPr>
              <w:pStyle w:val="TableText10"/>
              <w:rPr>
                <w:ins w:author="Bond, Olivia" w:date="2026-10-20T18:47:00Z" w16du:dateUtc="2026-10-20T22:47:00Z" w:id="317"/>
                <w:rFonts w:asciiTheme="majorHAnsi" w:hAnsiTheme="majorHAnsi" w:eastAsiaTheme="minorEastAsia" w:cstheme="majorBidi"/>
              </w:rPr>
            </w:pPr>
            <w:ins w:author="Bond, Olivia" w:date="2026-10-20T18:47:00Z" w16du:dateUtc="2026-10-20T22:47:00Z" w:id="318">
              <w:r w:rsidRPr="5517481D">
                <w:rPr>
                  <w:rFonts w:eastAsia="Calibri" w:asciiTheme="majorHAnsi" w:hAnsiTheme="majorHAnsi" w:cstheme="majorBidi"/>
                  <w:color w:val="000000" w:themeColor="text1"/>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3F6B30CB" w14:textId="77777777">
            <w:pPr>
              <w:pStyle w:val="TableText10"/>
              <w:rPr>
                <w:ins w:author="Bond, Olivia" w:date="2026-10-20T18:47:00Z" w16du:dateUtc="2026-10-20T22:47:00Z" w:id="319"/>
                <w:rFonts w:asciiTheme="majorHAnsi" w:hAnsiTheme="majorHAnsi" w:eastAsiaTheme="minorEastAsia" w:cstheme="majorBidi"/>
              </w:rPr>
            </w:pPr>
            <w:ins w:author="Bond, Olivia" w:date="2026-10-20T18:47:00Z" w16du:dateUtc="2026-10-20T22:47:00Z" w:id="320">
              <w:r w:rsidRPr="5517481D">
                <w:rPr>
                  <w:rFonts w:eastAsia="Calibri" w:asciiTheme="majorHAnsi" w:hAnsiTheme="majorHAnsi" w:cstheme="majorBidi"/>
                  <w:color w:val="000000" w:themeColor="text1"/>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0E3BBDAE" w14:textId="77777777">
            <w:pPr>
              <w:pStyle w:val="TableText10"/>
              <w:rPr>
                <w:ins w:author="Bond, Olivia" w:date="2026-10-20T18:47:00Z" w16du:dateUtc="2026-10-20T22:47:00Z" w:id="321"/>
                <w:rFonts w:asciiTheme="majorHAnsi" w:hAnsiTheme="majorHAnsi" w:eastAsiaTheme="minorEastAsia" w:cstheme="majorBidi"/>
              </w:rPr>
            </w:pPr>
            <w:ins w:author="Bond, Olivia" w:date="2026-10-20T18:47:00Z" w16du:dateUtc="2026-10-20T22:47:00Z" w:id="322">
              <w:r w:rsidRPr="5517481D">
                <w:rPr>
                  <w:rFonts w:eastAsia="Calibri" w:asciiTheme="majorHAnsi" w:hAnsiTheme="majorHAnsi" w:cstheme="majorBidi"/>
                  <w:color w:val="000000" w:themeColor="text1"/>
                </w:rPr>
                <w:t>Sequence number of the record from VaCMS. Retain the sequence number when the data is updated in MWRP by customer/worker.</w:t>
              </w:r>
            </w:ins>
          </w:p>
        </w:tc>
      </w:tr>
      <w:tr w:rsidRPr="00C848B9" w:rsidR="008B7A33" w:rsidTr="01A6C8D4" w14:paraId="6D7C507A" w14:textId="77777777">
        <w:trPr>
          <w:trHeight w:val="300"/>
          <w:ins w:author="Bond, Olivia" w:date="2026-10-20T18:47:00Z" w:id="323"/>
          <w:del w:author="Marri, Rajababu" w:date="2026-10-21T17:53:00Z" w:id="324"/>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066489D8" w14:textId="77777777">
            <w:pPr>
              <w:pStyle w:val="TableText10"/>
              <w:rPr>
                <w:ins w:author="Bond, Olivia" w:date="2026-10-20T18:47:00Z" w16du:dateUtc="2026-10-20T22:47:00Z" w:id="325"/>
                <w:rFonts w:asciiTheme="majorHAnsi" w:hAnsiTheme="majorHAnsi" w:eastAsiaTheme="minorEastAsia" w:cstheme="majorBidi"/>
              </w:rPr>
            </w:pPr>
            <w:ins w:author="Bond, Olivia" w:date="2026-10-20T18:47:00Z" w16du:dateUtc="2026-10-20T22:47:00Z" w:id="326">
              <w:r w:rsidRPr="00AF1ADB">
                <w:rPr>
                  <w:rFonts w:asciiTheme="majorHAnsi" w:hAnsiTheme="majorHAnsi" w:eastAsiaTheme="minorEastAsia" w:cstheme="majorBidi"/>
                </w:rPr>
                <w:t>update</w:t>
              </w:r>
              <w:r>
                <w:rPr>
                  <w:rFonts w:asciiTheme="majorHAnsi" w:hAnsiTheme="majorHAnsi" w:eastAsiaTheme="minorEastAsia" w:cstheme="majorBidi"/>
                </w:rPr>
                <w:t>S</w:t>
              </w:r>
              <w:r w:rsidRPr="00AF1ADB">
                <w:rPr>
                  <w:rFonts w:asciiTheme="majorHAnsi" w:hAnsiTheme="majorHAnsi" w:eastAsiaTheme="minorEastAsia" w:cstheme="majorBidi"/>
                </w:rPr>
                <w:t>w</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5A08CD6D" w14:textId="77777777">
            <w:pPr>
              <w:pStyle w:val="TableText10"/>
              <w:rPr>
                <w:ins w:author="Bond, Olivia" w:date="2026-10-20T18:47:00Z" w16du:dateUtc="2026-10-20T22:47:00Z" w:id="327"/>
                <w:rFonts w:asciiTheme="majorHAnsi" w:hAnsiTheme="majorHAnsi" w:eastAsiaTheme="minorEastAsia" w:cstheme="majorBidi"/>
              </w:rPr>
            </w:pPr>
            <w:ins w:author="Bond, Olivia" w:date="2026-10-20T18:47:00Z" w16du:dateUtc="2026-10-20T22:47:00Z" w:id="328">
              <w:r w:rsidRPr="00AF1ADB">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1EBDC403" w14:textId="77777777">
            <w:pPr>
              <w:pStyle w:val="TableText10"/>
              <w:rPr>
                <w:ins w:author="Bond, Olivia" w:date="2026-10-20T18:47:00Z" w16du:dateUtc="2026-10-20T22:47:00Z" w:id="329"/>
                <w:rFonts w:asciiTheme="majorHAnsi" w:hAnsiTheme="majorHAnsi" w:eastAsiaTheme="minorEastAsia" w:cstheme="majorBidi"/>
              </w:rPr>
            </w:pPr>
            <w:ins w:author="Bond, Olivia" w:date="2026-10-20T18:47:00Z" w16du:dateUtc="2026-10-20T22:47:00Z" w:id="330">
              <w:r w:rsidRPr="00AF1ADB">
                <w:rPr>
                  <w:rFonts w:asciiTheme="majorHAnsi" w:hAnsiTheme="majorHAnsi" w:eastAsiaTheme="minorEastAsia" w:cstheme="majorBidi"/>
                </w:rPr>
                <w:t>No</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711572C4" w14:textId="77777777">
            <w:pPr>
              <w:pStyle w:val="TableText10"/>
              <w:rPr>
                <w:ins w:author="Bond, Olivia" w:date="2026-10-20T18:47:00Z" w16du:dateUtc="2026-10-20T22:47:00Z" w:id="331"/>
                <w:rFonts w:asciiTheme="majorHAnsi" w:hAnsiTheme="majorHAnsi" w:eastAsiaTheme="minorEastAsia" w:cstheme="majorBidi"/>
              </w:rPr>
            </w:pPr>
            <w:ins w:author="Bond, Olivia" w:date="2026-10-20T18:47:00Z" w16du:dateUtc="2026-10-20T22:47:00Z" w:id="332">
              <w:r w:rsidRPr="00AF1ADB">
                <w:rPr>
                  <w:rFonts w:asciiTheme="majorHAnsi" w:hAnsiTheme="majorHAnsi" w:eastAsiaTheme="minorEastAsia" w:cstheme="majorBidi"/>
                </w:rPr>
                <w:t>Is data from VaCMS updated in MWRP</w:t>
              </w:r>
            </w:ins>
          </w:p>
          <w:p w:rsidRPr="00AF1ADB" w:rsidR="008B7A33" w:rsidP="002A0F7A" w:rsidRDefault="008B7A33" w14:paraId="5EE0B493" w14:textId="77777777">
            <w:pPr>
              <w:pStyle w:val="TableText10"/>
              <w:rPr>
                <w:ins w:author="Bond, Olivia" w:date="2026-10-20T18:47:00Z" w16du:dateUtc="2026-10-20T22:47:00Z" w:id="333"/>
                <w:rFonts w:asciiTheme="majorHAnsi" w:hAnsiTheme="majorHAnsi" w:eastAsiaTheme="minorEastAsia" w:cstheme="majorBidi"/>
              </w:rPr>
            </w:pPr>
            <w:ins w:author="Bond, Olivia" w:date="2026-10-20T18:47:00Z" w16du:dateUtc="2026-10-20T22:47:00Z" w:id="334">
              <w:r w:rsidRPr="00AF1ADB">
                <w:rPr>
                  <w:rFonts w:asciiTheme="majorHAnsi" w:hAnsiTheme="majorHAnsi" w:eastAsiaTheme="minorEastAsia" w:cstheme="majorBidi"/>
                </w:rPr>
                <w:t>Ex: 'Yes'/'No'</w:t>
              </w:r>
            </w:ins>
          </w:p>
        </w:tc>
      </w:tr>
      <w:tr w:rsidRPr="00C848B9" w:rsidR="008B7A33" w:rsidTr="01A6C8D4" w14:paraId="5499A26A" w14:textId="77777777">
        <w:trPr>
          <w:trHeight w:val="300"/>
          <w:ins w:author="Bond, Olivia" w:date="2026-10-20T18:47:00Z" w:id="335"/>
          <w:del w:author="Marri, Rajababu" w:date="2026-10-21T17:53:00Z" w:id="336"/>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552859CC" w14:textId="77777777">
            <w:pPr>
              <w:pStyle w:val="TableText10"/>
              <w:rPr>
                <w:ins w:author="Bond, Olivia" w:date="2026-10-20T18:47:00Z" w16du:dateUtc="2026-10-20T22:47:00Z" w:id="337"/>
                <w:rFonts w:eastAsia="Calibri" w:asciiTheme="majorHAnsi" w:hAnsiTheme="majorHAnsi" w:cstheme="majorBidi"/>
                <w:color w:val="000000" w:themeColor="text1"/>
              </w:rPr>
            </w:pPr>
            <w:ins w:author="Bond, Olivia" w:date="2026-10-20T18:47:00Z" w16du:dateUtc="2026-10-20T22:47:00Z" w:id="338">
              <w:r w:rsidRPr="5517481D">
                <w:rPr>
                  <w:rFonts w:asciiTheme="majorHAnsi" w:hAnsiTheme="majorHAnsi" w:eastAsiaTheme="minorEastAsia" w:cstheme="majorBidi"/>
                </w:rPr>
                <w:t>source</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0809BC28" w14:textId="77777777">
            <w:pPr>
              <w:pStyle w:val="TableText10"/>
              <w:rPr>
                <w:ins w:author="Bond, Olivia" w:date="2026-10-20T18:47:00Z" w16du:dateUtc="2026-10-20T22:47:00Z" w:id="339"/>
                <w:rFonts w:eastAsia="Calibri" w:asciiTheme="majorHAnsi" w:hAnsiTheme="majorHAnsi" w:cstheme="majorBidi"/>
                <w:color w:val="000000" w:themeColor="text1"/>
              </w:rPr>
            </w:pPr>
            <w:ins w:author="Bond, Olivia" w:date="2026-10-20T18:47:00Z" w16du:dateUtc="2026-10-20T22:47:00Z" w:id="340">
              <w:r w:rsidRPr="5517481D">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3AC60627" w:rsidR="008B7A33" w:rsidP="002A0F7A" w:rsidRDefault="008B7A33" w14:paraId="78840439" w14:textId="77777777">
            <w:pPr>
              <w:pStyle w:val="TableText10"/>
              <w:rPr>
                <w:ins w:author="Bond, Olivia" w:date="2026-10-20T18:47:00Z" w16du:dateUtc="2026-10-20T22:47:00Z" w:id="341"/>
                <w:rFonts w:eastAsia="Calibri" w:asciiTheme="majorHAnsi" w:hAnsiTheme="majorHAnsi" w:cstheme="majorBidi"/>
                <w:color w:val="000000" w:themeColor="text1"/>
              </w:rPr>
            </w:pPr>
            <w:ins w:author="Bond, Olivia" w:date="2026-10-20T18:47:00Z" w16du:dateUtc="2026-10-20T22:47:00Z" w:id="342">
              <w:r w:rsidRPr="5517481D">
                <w:rPr>
                  <w:rFonts w:asciiTheme="majorHAnsi" w:hAnsiTheme="majorHAnsi" w:eastAsiaTheme="minorEastAsia" w:cstheme="majorBidi"/>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7BA2F9A9" w14:textId="77777777">
            <w:pPr>
              <w:pStyle w:val="TableText10"/>
              <w:rPr>
                <w:ins w:author="Bond, Olivia" w:date="2026-10-20T18:47:00Z" w16du:dateUtc="2026-10-20T22:47:00Z" w:id="343"/>
                <w:rFonts w:asciiTheme="majorHAnsi" w:hAnsiTheme="majorHAnsi" w:eastAsiaTheme="minorEastAsia" w:cstheme="majorBidi"/>
                <w:color w:val="000000" w:themeColor="text1"/>
              </w:rPr>
            </w:pPr>
            <w:ins w:author="Bond, Olivia" w:date="2026-10-20T18:47:00Z" w16du:dateUtc="2026-10-20T22:47:00Z" w:id="344">
              <w:r w:rsidRPr="5517481D">
                <w:rPr>
                  <w:rFonts w:asciiTheme="majorHAnsi" w:hAnsiTheme="majorHAnsi" w:eastAsiaTheme="minorEastAsia" w:cstheme="majorBidi"/>
                  <w:color w:val="000000" w:themeColor="text1"/>
                </w:rPr>
                <w:t xml:space="preserve">Source System </w:t>
              </w:r>
            </w:ins>
          </w:p>
          <w:p w:rsidRPr="00C848B9" w:rsidR="008B7A33" w:rsidP="002A0F7A" w:rsidRDefault="008B7A33" w14:paraId="3650CB72" w14:textId="77777777">
            <w:pPr>
              <w:pStyle w:val="TableText10"/>
              <w:rPr>
                <w:ins w:author="Bond, Olivia" w:date="2026-10-20T18:47:00Z" w16du:dateUtc="2026-10-20T22:47:00Z" w:id="345"/>
                <w:rFonts w:eastAsia="Calibri" w:asciiTheme="majorHAnsi" w:hAnsiTheme="majorHAnsi" w:cstheme="majorBidi"/>
                <w:color w:val="000000" w:themeColor="text1"/>
              </w:rPr>
            </w:pPr>
            <w:ins w:author="Bond, Olivia" w:date="2026-10-20T18:47:00Z" w16du:dateUtc="2026-10-20T22:47:00Z" w:id="346">
              <w:r w:rsidRPr="5517481D">
                <w:rPr>
                  <w:rFonts w:asciiTheme="majorHAnsi" w:hAnsiTheme="majorHAnsi" w:eastAsiaTheme="minorEastAsia" w:cstheme="majorBidi"/>
                  <w:color w:val="000000" w:themeColor="text1"/>
                </w:rPr>
                <w:t>Eg: VaCMS</w:t>
              </w:r>
            </w:ins>
          </w:p>
        </w:tc>
      </w:tr>
    </w:tbl>
    <w:p w:rsidR="008B7A33" w:rsidP="008B7A33" w:rsidRDefault="008B7A33" w14:paraId="24F899B8" w14:textId="77777777">
      <w:pPr>
        <w:ind w:right="162"/>
        <w:rPr>
          <w:ins w:author="Bond, Olivia" w:date="2026-10-20T18:47:00Z" w16du:dateUtc="2026-10-20T22:47:00Z" w:id="347"/>
          <w:rFonts w:asciiTheme="majorHAnsi" w:hAnsiTheme="majorHAnsi" w:cstheme="majorHAnsi"/>
          <w:color w:val="000000" w:themeColor="text1"/>
          <w:sz w:val="20"/>
          <w:szCs w:val="20"/>
        </w:rPr>
      </w:pPr>
    </w:p>
    <w:p w:rsidR="008B7A33" w:rsidP="008B7A33" w:rsidRDefault="008B7A33" w14:paraId="702E002E" w14:textId="77777777">
      <w:pPr>
        <w:ind w:right="162"/>
        <w:rPr>
          <w:ins w:author="Bond, Olivia" w:date="2026-10-20T18:47:00Z" w16du:dateUtc="2026-10-20T22:47:00Z" w:id="348"/>
          <w:rFonts w:asciiTheme="majorHAnsi" w:hAnsiTheme="majorHAnsi" w:cstheme="majorHAnsi"/>
          <w:color w:val="000000" w:themeColor="text1"/>
          <w:sz w:val="20"/>
          <w:szCs w:val="20"/>
        </w:rPr>
      </w:pPr>
    </w:p>
    <w:p w:rsidR="008B7A33" w:rsidP="016D1326" w:rsidRDefault="00C8C9E3" w14:paraId="2FC9EAD5" w14:textId="14C04A03">
      <w:pPr>
        <w:ind w:right="162"/>
        <w:rPr>
          <w:ins w:author="Bond, Olivia" w:date="2026-10-20T18:47:00Z" w16du:dateUtc="2026-10-20T22:47:00Z" w:id="349"/>
          <w:rFonts w:asciiTheme="majorHAnsi" w:hAnsiTheme="majorHAnsi" w:cstheme="majorBidi"/>
          <w:color w:val="000000" w:themeColor="text1"/>
          <w:sz w:val="20"/>
          <w:szCs w:val="20"/>
        </w:rPr>
      </w:pPr>
      <w:ins w:author="Marri, Rajababu" w:date="2026-10-21T19:34:00Z" w16du:dateUtc="2026-10-21T19:34:12Z" w:id="350">
        <w:r w:rsidRPr="016D1326">
          <w:rPr>
            <w:rFonts w:asciiTheme="majorHAnsi" w:hAnsiTheme="majorHAnsi" w:cstheme="majorBidi"/>
            <w:color w:val="000000" w:themeColor="text1"/>
            <w:sz w:val="20"/>
            <w:szCs w:val="20"/>
          </w:rPr>
          <w:t>L</w:t>
        </w:r>
      </w:ins>
      <w:ins w:author="Bond, Olivia" w:date="2026-10-20T18:47:00Z" w16du:dateUtc="2026-10-20T22:47:00Z" w:id="351">
        <w:del w:author="Marri, Rajababu" w:date="2026-10-21T19:34:00Z" w16du:dateUtc="2026-10-21T19:34:11Z" w:id="352">
          <w:r w:rsidRPr="016D1326" w:rsidDel="008B7A33" w:rsidR="008B7A33">
            <w:rPr>
              <w:rFonts w:asciiTheme="majorHAnsi" w:hAnsiTheme="majorHAnsi" w:cstheme="majorBidi"/>
              <w:color w:val="000000" w:themeColor="text1"/>
              <w:sz w:val="20"/>
              <w:szCs w:val="20"/>
            </w:rPr>
            <w:delText>l</w:delText>
          </w:r>
        </w:del>
        <w:r w:rsidRPr="016D1326" w:rsidR="008B7A33">
          <w:rPr>
            <w:rFonts w:asciiTheme="majorHAnsi" w:hAnsiTheme="majorHAnsi" w:cstheme="majorBidi"/>
            <w:color w:val="000000" w:themeColor="text1"/>
            <w:sz w:val="20"/>
            <w:szCs w:val="20"/>
          </w:rPr>
          <w:t>TSSScreening</w:t>
        </w:r>
      </w:ins>
      <w:ins w:author="Marri, Rajababu" w:date="2026-10-21T19:34:00Z" w16du:dateUtc="2026-10-21T19:34:06Z" w:id="353">
        <w:r w:rsidRPr="016D1326" w:rsidR="6B6532CF">
          <w:rPr>
            <w:rFonts w:asciiTheme="majorHAnsi" w:hAnsiTheme="majorHAnsi" w:cstheme="majorBidi"/>
            <w:color w:val="000000" w:themeColor="text1"/>
            <w:sz w:val="20"/>
            <w:szCs w:val="20"/>
          </w:rPr>
          <w:t>DTO</w:t>
        </w:r>
      </w:ins>
      <w:ins w:author="Bond, Olivia" w:date="2026-10-20T18:47:00Z" w16du:dateUtc="2026-10-20T18:47:00Z" w:id="354">
        <w:del w:author="Marri, Rajababu" w:date="2026-10-21T19:34:00Z" w16du:dateUtc="2026-10-21T19:34:04Z" w:id="355">
          <w:r w:rsidRPr="016D1326" w:rsidDel="008B7A33" w:rsidR="008B7A33">
            <w:rPr>
              <w:rFonts w:asciiTheme="majorHAnsi" w:hAnsiTheme="majorHAnsi" w:cstheme="majorBidi"/>
              <w:color w:val="000000" w:themeColor="text1"/>
              <w:sz w:val="20"/>
              <w:szCs w:val="20"/>
            </w:rPr>
            <w:delText xml:space="preserve"> DTO</w:delText>
          </w:r>
        </w:del>
        <w:r w:rsidRPr="016D1326" w:rsidR="008B7A33">
          <w:rPr>
            <w:rFonts w:asciiTheme="majorHAnsi" w:hAnsiTheme="majorHAnsi" w:cstheme="majorBidi"/>
            <w:color w:val="000000" w:themeColor="text1"/>
            <w:sz w:val="20"/>
            <w:szCs w:val="20"/>
          </w:rPr>
          <w:t>:</w:t>
        </w:r>
      </w:ins>
    </w:p>
    <w:tbl>
      <w:tblPr>
        <w:tblW w:w="9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334"/>
        <w:gridCol w:w="1256"/>
        <w:gridCol w:w="1080"/>
        <w:gridCol w:w="4050"/>
      </w:tblGrid>
      <w:tr w:rsidRPr="00AF1ADB" w:rsidR="008B7A33" w:rsidTr="016D1326" w14:paraId="21C9E1C5" w14:textId="77777777">
        <w:trPr>
          <w:trHeight w:val="300"/>
          <w:ins w:author="Bond, Olivia" w:date="2026-10-20T18:47:00Z" w:id="356"/>
        </w:trPr>
        <w:tc>
          <w:tcPr>
            <w:tcW w:w="3334" w:type="dxa"/>
            <w:shd w:val="clear" w:color="auto" w:fill="000000" w:themeFill="text1"/>
            <w:tcMar>
              <w:left w:w="105" w:type="dxa"/>
              <w:right w:w="105" w:type="dxa"/>
            </w:tcMar>
          </w:tcPr>
          <w:p w:rsidR="008B7A33" w:rsidP="002A0F7A" w:rsidRDefault="008B7A33" w14:paraId="7042CC9C" w14:textId="77777777">
            <w:pPr>
              <w:pStyle w:val="TableText10"/>
              <w:rPr>
                <w:ins w:author="Bond, Olivia" w:date="2026-10-20T18:47:00Z" w16du:dateUtc="2026-10-20T22:47:00Z" w:id="357"/>
                <w:rFonts w:asciiTheme="majorHAnsi" w:hAnsiTheme="majorHAnsi" w:eastAsiaTheme="minorEastAsia" w:cstheme="majorBidi"/>
              </w:rPr>
            </w:pPr>
            <w:ins w:author="Bond, Olivia" w:date="2026-10-20T18:47:00Z" w16du:dateUtc="2026-10-20T22:47:00Z" w:id="358">
              <w:r w:rsidRPr="00C848B9">
                <w:rPr>
                  <w:rFonts w:asciiTheme="majorHAnsi" w:hAnsiTheme="majorHAnsi" w:cstheme="majorHAnsi"/>
                  <w:color w:val="FFFFFF" w:themeColor="background1"/>
                  <w:szCs w:val="20"/>
                </w:rPr>
                <w:t>Field</w:t>
              </w:r>
            </w:ins>
          </w:p>
        </w:tc>
        <w:tc>
          <w:tcPr>
            <w:tcW w:w="1256" w:type="dxa"/>
            <w:shd w:val="clear" w:color="auto" w:fill="000000" w:themeFill="text1"/>
            <w:tcMar>
              <w:left w:w="105" w:type="dxa"/>
              <w:right w:w="105" w:type="dxa"/>
            </w:tcMar>
          </w:tcPr>
          <w:p w:rsidRPr="00AF1ADB" w:rsidR="008B7A33" w:rsidP="002A0F7A" w:rsidRDefault="008B7A33" w14:paraId="4DB077B4" w14:textId="77777777">
            <w:pPr>
              <w:pStyle w:val="TableText10"/>
              <w:rPr>
                <w:ins w:author="Bond, Olivia" w:date="2026-10-20T18:47:00Z" w16du:dateUtc="2026-10-20T22:47:00Z" w:id="359"/>
                <w:rFonts w:asciiTheme="majorHAnsi" w:hAnsiTheme="majorHAnsi" w:eastAsiaTheme="minorEastAsia" w:cstheme="majorBidi"/>
              </w:rPr>
            </w:pPr>
            <w:ins w:author="Bond, Olivia" w:date="2026-10-20T18:47:00Z" w16du:dateUtc="2026-10-20T22:47:00Z" w:id="360">
              <w:r w:rsidRPr="00C848B9">
                <w:rPr>
                  <w:rFonts w:asciiTheme="majorHAnsi" w:hAnsiTheme="majorHAnsi" w:cstheme="majorHAnsi"/>
                  <w:color w:val="FFFFFF" w:themeColor="background1"/>
                  <w:szCs w:val="20"/>
                </w:rPr>
                <w:t>Type</w:t>
              </w:r>
            </w:ins>
          </w:p>
        </w:tc>
        <w:tc>
          <w:tcPr>
            <w:tcW w:w="1080" w:type="dxa"/>
            <w:shd w:val="clear" w:color="auto" w:fill="000000" w:themeFill="text1"/>
            <w:tcMar>
              <w:left w:w="105" w:type="dxa"/>
              <w:right w:w="105" w:type="dxa"/>
            </w:tcMar>
          </w:tcPr>
          <w:p w:rsidRPr="60FE935A" w:rsidR="008B7A33" w:rsidP="002A0F7A" w:rsidRDefault="008B7A33" w14:paraId="05ED1820" w14:textId="77777777">
            <w:pPr>
              <w:pStyle w:val="TableText10"/>
              <w:rPr>
                <w:ins w:author="Bond, Olivia" w:date="2026-10-20T18:47:00Z" w16du:dateUtc="2026-10-20T22:47:00Z" w:id="361"/>
                <w:rFonts w:asciiTheme="majorHAnsi" w:hAnsiTheme="majorHAnsi" w:eastAsiaTheme="minorEastAsia" w:cstheme="majorBidi"/>
              </w:rPr>
            </w:pPr>
            <w:ins w:author="Bond, Olivia" w:date="2026-10-20T18:47:00Z" w16du:dateUtc="2026-10-20T22:47:00Z" w:id="362">
              <w:r w:rsidRPr="00C848B9">
                <w:rPr>
                  <w:rFonts w:asciiTheme="majorHAnsi" w:hAnsiTheme="majorHAnsi" w:cstheme="majorHAnsi"/>
                  <w:color w:val="FFFFFF" w:themeColor="background1"/>
                  <w:szCs w:val="20"/>
                </w:rPr>
                <w:t>Required</w:t>
              </w:r>
            </w:ins>
          </w:p>
        </w:tc>
        <w:tc>
          <w:tcPr>
            <w:tcW w:w="4050" w:type="dxa"/>
            <w:shd w:val="clear" w:color="auto" w:fill="000000" w:themeFill="text1"/>
            <w:tcMar>
              <w:left w:w="105" w:type="dxa"/>
              <w:right w:w="105" w:type="dxa"/>
            </w:tcMar>
          </w:tcPr>
          <w:p w:rsidRPr="00AF1ADB" w:rsidR="008B7A33" w:rsidP="002A0F7A" w:rsidRDefault="008B7A33" w14:paraId="73C32E08" w14:textId="77777777">
            <w:pPr>
              <w:pStyle w:val="TableText10"/>
              <w:rPr>
                <w:ins w:author="Bond, Olivia" w:date="2026-10-20T18:47:00Z" w16du:dateUtc="2026-10-20T22:47:00Z" w:id="363"/>
                <w:rFonts w:asciiTheme="majorHAnsi" w:hAnsiTheme="majorHAnsi" w:eastAsiaTheme="minorEastAsia" w:cstheme="majorBidi"/>
              </w:rPr>
            </w:pPr>
            <w:ins w:author="Bond, Olivia" w:date="2026-10-20T18:47:00Z" w16du:dateUtc="2026-10-20T22:47:00Z" w:id="364">
              <w:r w:rsidRPr="00C848B9">
                <w:rPr>
                  <w:rFonts w:asciiTheme="majorHAnsi" w:hAnsiTheme="majorHAnsi" w:cstheme="majorHAnsi"/>
                  <w:color w:val="FFFFFF" w:themeColor="background1"/>
                  <w:szCs w:val="20"/>
                </w:rPr>
                <w:t>Description</w:t>
              </w:r>
            </w:ins>
          </w:p>
        </w:tc>
      </w:tr>
      <w:tr w:rsidRPr="00AF1ADB" w:rsidR="008B7A33" w:rsidTr="016D1326" w14:paraId="48FC8E77" w14:textId="77777777">
        <w:trPr>
          <w:trHeight w:val="300"/>
          <w:ins w:author="Bond, Olivia" w:date="2026-10-20T18:47:00Z" w:id="365"/>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58E6F597" w14:textId="77777777">
            <w:pPr>
              <w:pStyle w:val="TableText10"/>
              <w:rPr>
                <w:ins w:author="Bond, Olivia" w:date="2026-10-20T18:47:00Z" w16du:dateUtc="2026-10-20T22:47:00Z" w:id="366"/>
                <w:rFonts w:asciiTheme="majorHAnsi" w:hAnsiTheme="majorHAnsi" w:eastAsiaTheme="minorEastAsia" w:cstheme="majorBidi"/>
              </w:rPr>
            </w:pPr>
            <w:ins w:author="Bond, Olivia" w:date="2026-10-20T18:47:00Z" w16du:dateUtc="2026-10-20T22:47:00Z" w:id="367">
              <w:r>
                <w:rPr>
                  <w:rFonts w:asciiTheme="majorHAnsi" w:hAnsiTheme="majorHAnsi" w:eastAsiaTheme="minorEastAsia" w:cstheme="majorBidi"/>
                </w:rPr>
                <w:t>l</w:t>
              </w:r>
              <w:r w:rsidRPr="00AF1ADB">
                <w:rPr>
                  <w:rFonts w:asciiTheme="majorHAnsi" w:hAnsiTheme="majorHAnsi" w:eastAsiaTheme="minorEastAsia" w:cstheme="majorBidi"/>
                </w:rPr>
                <w:t>TSSScreening</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2F689672" w14:textId="77777777">
            <w:pPr>
              <w:pStyle w:val="TableText10"/>
              <w:rPr>
                <w:ins w:author="Bond, Olivia" w:date="2026-10-20T18:47:00Z" w16du:dateUtc="2026-10-20T22:47:00Z" w:id="368"/>
                <w:rFonts w:asciiTheme="majorHAnsi" w:hAnsiTheme="majorHAnsi" w:eastAsiaTheme="minorEastAsia" w:cstheme="majorBidi"/>
              </w:rPr>
            </w:pPr>
            <w:ins w:author="Bond, Olivia" w:date="2026-10-20T18:47:00Z" w16du:dateUtc="2026-10-20T22:47:00Z" w:id="369">
              <w:r w:rsidRPr="00AF1ADB">
                <w:rPr>
                  <w:rFonts w:asciiTheme="majorHAnsi" w:hAnsiTheme="majorHAnsi" w:eastAsiaTheme="minorEastAsia" w:cstheme="majorBidi"/>
                </w:rPr>
                <w:t>Boolean</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5A605F2A" w14:textId="77777777">
            <w:pPr>
              <w:pStyle w:val="TableText10"/>
              <w:rPr>
                <w:ins w:author="Bond, Olivia" w:date="2026-10-20T18:47:00Z" w16du:dateUtc="2026-10-20T22:47:00Z" w:id="370"/>
                <w:rFonts w:asciiTheme="majorHAnsi" w:hAnsiTheme="majorHAnsi" w:eastAsiaTheme="minorEastAsia" w:cstheme="majorBidi"/>
              </w:rPr>
            </w:pPr>
            <w:ins w:author="Bond, Olivia" w:date="2026-10-20T18:47:00Z" w16du:dateUtc="2026-10-20T22:47:00Z" w:id="371">
              <w:r>
                <w:rPr>
                  <w:rFonts w:asciiTheme="majorHAnsi" w:hAnsiTheme="majorHAnsi" w:eastAsiaTheme="minorEastAsia" w:cstheme="majorBidi"/>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3E2FC099" w14:textId="77777777">
            <w:pPr>
              <w:pStyle w:val="TableText10"/>
              <w:rPr>
                <w:ins w:author="Bond, Olivia" w:date="2026-10-20T18:47:00Z" w16du:dateUtc="2026-10-20T22:47:00Z" w:id="372"/>
                <w:rFonts w:asciiTheme="majorHAnsi" w:hAnsiTheme="majorHAnsi" w:eastAsiaTheme="minorEastAsia" w:cstheme="majorBidi"/>
              </w:rPr>
            </w:pPr>
            <w:ins w:author="Bond, Olivia" w:date="2026-10-20T18:47:00Z" w16du:dateUtc="2026-10-20T22:47:00Z" w:id="373">
              <w:r w:rsidRPr="00AF1ADB">
                <w:rPr>
                  <w:rFonts w:asciiTheme="majorHAnsi" w:hAnsiTheme="majorHAnsi" w:eastAsiaTheme="minorEastAsia" w:cstheme="majorBidi"/>
                </w:rPr>
                <w:t>LTSS Screening</w:t>
              </w:r>
            </w:ins>
          </w:p>
        </w:tc>
      </w:tr>
      <w:tr w:rsidRPr="00AF1ADB" w:rsidR="008B7A33" w:rsidTr="016D1326" w14:paraId="6F8D3544" w14:textId="77777777">
        <w:trPr>
          <w:trHeight w:val="300"/>
          <w:ins w:author="Bond, Olivia" w:date="2026-10-20T18:47:00Z" w:id="374"/>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008B7A33" w:rsidP="016D1326" w:rsidRDefault="008B7A33" w14:paraId="1BF23FC1" w14:textId="37D159F0">
            <w:pPr>
              <w:pStyle w:val="TableText10"/>
              <w:rPr>
                <w:ins w:author="Bond, Olivia" w:date="2026-10-20T18:47:00Z" w16du:dateUtc="2026-10-20T22:47:00Z" w:id="375"/>
                <w:rFonts w:asciiTheme="majorHAnsi" w:hAnsiTheme="majorHAnsi" w:eastAsiaTheme="minorEastAsia" w:cstheme="majorBidi"/>
              </w:rPr>
            </w:pPr>
            <w:ins w:author="Bond, Olivia" w:date="2026-10-20T18:47:00Z" w16du:dateUtc="2026-10-20T22:47:00Z" w:id="376">
              <w:r w:rsidRPr="016D1326">
                <w:rPr>
                  <w:rFonts w:asciiTheme="majorHAnsi" w:hAnsiTheme="majorHAnsi" w:eastAsiaTheme="minorEastAsia" w:cstheme="majorBidi"/>
                  <w:color w:val="000000" w:themeColor="text1"/>
                </w:rPr>
                <w:t>effective</w:t>
              </w:r>
              <w:del w:author="Marri, Rajababu" w:date="2026-10-21T19:32:00Z" w16du:dateUtc="2026-10-21T19:32:38Z" w:id="377">
                <w:r w:rsidRPr="016D1326" w:rsidDel="008B7A33">
                  <w:rPr>
                    <w:rFonts w:asciiTheme="majorHAnsi" w:hAnsiTheme="majorHAnsi" w:eastAsiaTheme="minorEastAsia" w:cstheme="majorBidi"/>
                    <w:color w:val="000000" w:themeColor="text1"/>
                  </w:rPr>
                  <w:delText>Start</w:delText>
                </w:r>
              </w:del>
            </w:ins>
            <w:ins w:author="Marri, Rajababu" w:date="2026-10-21T19:32:00Z" w16du:dateUtc="2026-10-21T19:32:38Z" w:id="378">
              <w:r w:rsidRPr="016D1326" w:rsidR="0C32A453">
                <w:rPr>
                  <w:rFonts w:asciiTheme="majorHAnsi" w:hAnsiTheme="majorHAnsi" w:eastAsiaTheme="minorEastAsia" w:cstheme="majorBidi"/>
                  <w:color w:val="000000" w:themeColor="text1"/>
                </w:rPr>
                <w:t>Begin</w:t>
              </w:r>
            </w:ins>
            <w:ins w:author="Bond, Olivia" w:date="2026-10-20T18:47:00Z" w16du:dateUtc="2026-10-20T22:47:00Z" w:id="379">
              <w:r w:rsidRPr="016D1326">
                <w:rPr>
                  <w:rFonts w:asciiTheme="majorHAnsi" w:hAnsiTheme="majorHAnsi" w:eastAsiaTheme="minorEastAsia" w:cstheme="majorBidi"/>
                  <w:color w:val="000000" w:themeColor="text1"/>
                </w:rPr>
                <w:t>Date</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37847E65" w14:textId="77777777">
            <w:pPr>
              <w:pStyle w:val="TableText10"/>
              <w:rPr>
                <w:ins w:author="Bond, Olivia" w:date="2026-10-20T18:47:00Z" w16du:dateUtc="2026-10-20T22:47:00Z" w:id="380"/>
                <w:rFonts w:asciiTheme="majorHAnsi" w:hAnsiTheme="majorHAnsi" w:eastAsiaTheme="minorEastAsia" w:cstheme="majorBidi"/>
              </w:rPr>
            </w:pPr>
            <w:ins w:author="Bond, Olivia" w:date="2026-10-20T18:47:00Z" w16du:dateUtc="2026-10-20T22:47:00Z" w:id="381">
              <w:r w:rsidRPr="00C848B9">
                <w:rPr>
                  <w:rFonts w:asciiTheme="majorHAnsi" w:hAnsiTheme="majorHAnsi" w:eastAsiaTheme="minorEastAsia" w:cstheme="majorHAnsi"/>
                  <w:color w:val="000000" w:themeColor="text1"/>
                  <w:szCs w:val="20"/>
                </w:rPr>
                <w:t>Date</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60FE935A" w:rsidR="008B7A33" w:rsidP="002A0F7A" w:rsidRDefault="008B7A33" w14:paraId="70F1B3C4" w14:textId="77777777">
            <w:pPr>
              <w:pStyle w:val="TableText10"/>
              <w:rPr>
                <w:ins w:author="Bond, Olivia" w:date="2026-10-20T18:47:00Z" w16du:dateUtc="2026-10-20T22:47:00Z" w:id="382"/>
                <w:rFonts w:asciiTheme="majorHAnsi" w:hAnsiTheme="majorHAnsi" w:eastAsiaTheme="minorEastAsia" w:cstheme="majorBidi"/>
              </w:rPr>
            </w:pPr>
            <w:ins w:author="Bond, Olivia" w:date="2026-10-20T18:47:00Z" w16du:dateUtc="2026-10-20T22:47:00Z" w:id="383">
              <w:r w:rsidRPr="00C848B9">
                <w:rPr>
                  <w:rFonts w:asciiTheme="majorHAnsi" w:hAnsiTheme="majorHAnsi" w:eastAsiaTheme="minorEastAsia" w:cstheme="majorHAnsi"/>
                  <w:color w:val="000000" w:themeColor="text1"/>
                  <w:szCs w:val="20"/>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038A668F" w14:textId="77777777">
            <w:pPr>
              <w:pStyle w:val="TableText10"/>
              <w:rPr>
                <w:ins w:author="Bond, Olivia" w:date="2026-10-20T18:47:00Z" w16du:dateUtc="2026-10-20T22:47:00Z" w:id="384"/>
                <w:rFonts w:asciiTheme="majorHAnsi" w:hAnsiTheme="majorHAnsi" w:eastAsiaTheme="minorEastAsia" w:cstheme="majorBidi"/>
              </w:rPr>
            </w:pPr>
            <w:ins w:author="Bond, Olivia" w:date="2026-10-20T18:47:00Z" w16du:dateUtc="2026-10-20T22:47:00Z" w:id="385">
              <w:r w:rsidRPr="00C848B9">
                <w:rPr>
                  <w:rFonts w:eastAsia="Aptos Narrow" w:asciiTheme="majorHAnsi" w:hAnsiTheme="majorHAnsi" w:cstheme="majorHAnsi"/>
                  <w:color w:val="242424"/>
                  <w:szCs w:val="20"/>
                </w:rPr>
                <w:t xml:space="preserve">StartDate of the </w:t>
              </w:r>
              <w:r w:rsidRPr="00E70204">
                <w:rPr>
                  <w:rFonts w:eastAsia="Aptos Narrow" w:asciiTheme="majorHAnsi" w:hAnsiTheme="majorHAnsi" w:cstheme="majorHAnsi"/>
                  <w:color w:val="242424"/>
                  <w:szCs w:val="20"/>
                </w:rPr>
                <w:t xml:space="preserve">lTSSScreening </w:t>
              </w:r>
              <w:r w:rsidRPr="00C848B9">
                <w:rPr>
                  <w:rFonts w:eastAsia="Aptos Narrow" w:asciiTheme="majorHAnsi" w:hAnsiTheme="majorHAnsi" w:cstheme="majorHAnsi"/>
                  <w:color w:val="242424"/>
                  <w:szCs w:val="20"/>
                </w:rPr>
                <w:t>record</w:t>
              </w:r>
            </w:ins>
          </w:p>
        </w:tc>
      </w:tr>
      <w:tr w:rsidRPr="00AF1ADB" w:rsidR="008B7A33" w:rsidTr="016D1326" w14:paraId="4A234B9E" w14:textId="77777777">
        <w:trPr>
          <w:trHeight w:val="300"/>
          <w:ins w:author="Bond, Olivia" w:date="2026-10-20T18:47:00Z" w:id="386"/>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008B7A33" w:rsidP="002A0F7A" w:rsidRDefault="008B7A33" w14:paraId="1741702F" w14:textId="77777777">
            <w:pPr>
              <w:pStyle w:val="TableText10"/>
              <w:rPr>
                <w:ins w:author="Bond, Olivia" w:date="2026-10-20T18:47:00Z" w16du:dateUtc="2026-10-20T22:47:00Z" w:id="387"/>
                <w:rFonts w:asciiTheme="majorHAnsi" w:hAnsiTheme="majorHAnsi" w:eastAsiaTheme="minorEastAsia" w:cstheme="majorBidi"/>
              </w:rPr>
            </w:pPr>
            <w:ins w:author="Bond, Olivia" w:date="2026-10-20T18:47:00Z" w16du:dateUtc="2026-10-20T22:47:00Z" w:id="388">
              <w:r w:rsidRPr="00C848B9">
                <w:rPr>
                  <w:rFonts w:asciiTheme="majorHAnsi" w:hAnsiTheme="majorHAnsi" w:eastAsiaTheme="minorEastAsia" w:cstheme="majorHAnsi"/>
                  <w:color w:val="000000" w:themeColor="text1"/>
                  <w:szCs w:val="20"/>
                </w:rPr>
                <w:t>effectiveEndDate</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447985ED" w14:textId="77777777">
            <w:pPr>
              <w:pStyle w:val="TableText10"/>
              <w:rPr>
                <w:ins w:author="Bond, Olivia" w:date="2026-10-20T18:47:00Z" w16du:dateUtc="2026-10-20T22:47:00Z" w:id="389"/>
                <w:rFonts w:asciiTheme="majorHAnsi" w:hAnsiTheme="majorHAnsi" w:eastAsiaTheme="minorEastAsia" w:cstheme="majorBidi"/>
              </w:rPr>
            </w:pPr>
            <w:ins w:author="Bond, Olivia" w:date="2026-10-20T18:47:00Z" w16du:dateUtc="2026-10-20T22:47:00Z" w:id="390">
              <w:r w:rsidRPr="00C848B9">
                <w:rPr>
                  <w:rFonts w:asciiTheme="majorHAnsi" w:hAnsiTheme="majorHAnsi" w:eastAsiaTheme="minorEastAsia" w:cstheme="majorHAnsi"/>
                  <w:color w:val="000000" w:themeColor="text1"/>
                  <w:szCs w:val="20"/>
                </w:rPr>
                <w:t>Date</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60FE935A" w:rsidR="008B7A33" w:rsidP="002A0F7A" w:rsidRDefault="008B7A33" w14:paraId="0513C08C" w14:textId="77777777">
            <w:pPr>
              <w:pStyle w:val="TableText10"/>
              <w:rPr>
                <w:ins w:author="Bond, Olivia" w:date="2026-10-20T18:47:00Z" w16du:dateUtc="2026-10-20T22:47:00Z" w:id="391"/>
                <w:rFonts w:asciiTheme="majorHAnsi" w:hAnsiTheme="majorHAnsi" w:eastAsiaTheme="minorEastAsia" w:cstheme="majorBidi"/>
              </w:rPr>
            </w:pPr>
            <w:ins w:author="Bond, Olivia" w:date="2026-10-20T18:47:00Z" w16du:dateUtc="2026-10-20T22:47:00Z" w:id="392">
              <w:r w:rsidRPr="00C848B9">
                <w:rPr>
                  <w:rFonts w:asciiTheme="majorHAnsi" w:hAnsiTheme="majorHAnsi" w:eastAsiaTheme="minorEastAsia" w:cstheme="majorHAnsi"/>
                  <w:color w:val="000000" w:themeColor="text1"/>
                  <w:szCs w:val="20"/>
                </w:rPr>
                <w:t>No</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61CE8077" w14:textId="77777777">
            <w:pPr>
              <w:pStyle w:val="TableText10"/>
              <w:rPr>
                <w:ins w:author="Bond, Olivia" w:date="2026-10-20T18:47:00Z" w16du:dateUtc="2026-10-20T22:47:00Z" w:id="393"/>
                <w:rFonts w:asciiTheme="majorHAnsi" w:hAnsiTheme="majorHAnsi" w:eastAsiaTheme="minorEastAsia" w:cstheme="majorBidi"/>
              </w:rPr>
            </w:pPr>
            <w:ins w:author="Bond, Olivia" w:date="2026-10-20T18:47:00Z" w16du:dateUtc="2026-10-20T22:47:00Z" w:id="394">
              <w:r w:rsidRPr="00C848B9">
                <w:rPr>
                  <w:rFonts w:eastAsia="Aptos Narrow" w:asciiTheme="majorHAnsi" w:hAnsiTheme="majorHAnsi" w:cstheme="majorHAnsi"/>
                  <w:color w:val="242424"/>
                  <w:szCs w:val="20"/>
                </w:rPr>
                <w:t xml:space="preserve">End date of </w:t>
              </w:r>
              <w:r w:rsidRPr="00E70204">
                <w:rPr>
                  <w:rFonts w:eastAsia="Aptos Narrow" w:asciiTheme="majorHAnsi" w:hAnsiTheme="majorHAnsi" w:cstheme="majorHAnsi"/>
                  <w:color w:val="242424"/>
                  <w:szCs w:val="20"/>
                </w:rPr>
                <w:t xml:space="preserve">lTSSScreening </w:t>
              </w:r>
              <w:r w:rsidRPr="00C848B9">
                <w:rPr>
                  <w:rFonts w:eastAsia="Aptos Narrow" w:asciiTheme="majorHAnsi" w:hAnsiTheme="majorHAnsi" w:cstheme="majorHAnsi"/>
                  <w:color w:val="242424"/>
                  <w:szCs w:val="20"/>
                </w:rPr>
                <w:t>record</w:t>
              </w:r>
            </w:ins>
          </w:p>
        </w:tc>
      </w:tr>
      <w:tr w:rsidRPr="00AF1ADB" w:rsidR="008B7A33" w:rsidTr="016D1326" w14:paraId="26ED5406" w14:textId="77777777">
        <w:trPr>
          <w:trHeight w:val="300"/>
          <w:ins w:author="Bond, Olivia" w:date="2026-10-20T18:47:00Z" w:id="395"/>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4718C5F0" w14:textId="77777777">
            <w:pPr>
              <w:pStyle w:val="TableText10"/>
              <w:rPr>
                <w:ins w:author="Bond, Olivia" w:date="2026-10-20T18:47:00Z" w16du:dateUtc="2026-10-20T22:47:00Z" w:id="396"/>
                <w:rFonts w:asciiTheme="majorHAnsi" w:hAnsiTheme="majorHAnsi" w:eastAsiaTheme="minorEastAsia" w:cstheme="majorBidi"/>
              </w:rPr>
            </w:pPr>
            <w:ins w:author="Bond, Olivia" w:date="2026-10-20T18:47:00Z" w16du:dateUtc="2026-10-20T22:47:00Z" w:id="397">
              <w:r w:rsidRPr="5517481D">
                <w:rPr>
                  <w:rFonts w:eastAsia="Calibri" w:asciiTheme="majorHAnsi" w:hAnsiTheme="majorHAnsi" w:cstheme="majorBidi"/>
                  <w:color w:val="000000" w:themeColor="text1"/>
                </w:rPr>
                <w:t xml:space="preserve">vaCMSSequenceNum </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1C6E645A" w14:textId="77777777">
            <w:pPr>
              <w:pStyle w:val="TableText10"/>
              <w:rPr>
                <w:ins w:author="Bond, Olivia" w:date="2026-10-20T18:47:00Z" w16du:dateUtc="2026-10-20T22:47:00Z" w:id="398"/>
                <w:rFonts w:asciiTheme="majorHAnsi" w:hAnsiTheme="majorHAnsi" w:eastAsiaTheme="minorEastAsia" w:cstheme="majorBidi"/>
              </w:rPr>
            </w:pPr>
            <w:ins w:author="Bond, Olivia" w:date="2026-10-20T18:47:00Z" w16du:dateUtc="2026-10-20T22:47:00Z" w:id="399">
              <w:r w:rsidRPr="5517481D">
                <w:rPr>
                  <w:rFonts w:eastAsia="Calibri" w:asciiTheme="majorHAnsi" w:hAnsiTheme="majorHAnsi" w:cstheme="majorBidi"/>
                  <w:color w:val="000000" w:themeColor="text1"/>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520C9434" w14:textId="77777777">
            <w:pPr>
              <w:pStyle w:val="TableText10"/>
              <w:rPr>
                <w:ins w:author="Bond, Olivia" w:date="2026-10-20T18:47:00Z" w16du:dateUtc="2026-10-20T22:47:00Z" w:id="400"/>
                <w:rFonts w:asciiTheme="majorHAnsi" w:hAnsiTheme="majorHAnsi" w:eastAsiaTheme="minorEastAsia" w:cstheme="majorBidi"/>
              </w:rPr>
            </w:pPr>
            <w:ins w:author="Bond, Olivia" w:date="2026-10-20T18:47:00Z" w16du:dateUtc="2026-10-20T22:47:00Z" w:id="401">
              <w:r w:rsidRPr="5517481D">
                <w:rPr>
                  <w:rFonts w:eastAsia="Calibri" w:asciiTheme="majorHAnsi" w:hAnsiTheme="majorHAnsi" w:cstheme="majorBidi"/>
                  <w:color w:val="000000" w:themeColor="text1"/>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479E81FB" w14:textId="77777777">
            <w:pPr>
              <w:pStyle w:val="TableText10"/>
              <w:rPr>
                <w:ins w:author="Bond, Olivia" w:date="2026-10-20T18:47:00Z" w16du:dateUtc="2026-10-20T22:47:00Z" w:id="402"/>
                <w:rFonts w:asciiTheme="majorHAnsi" w:hAnsiTheme="majorHAnsi" w:eastAsiaTheme="minorEastAsia" w:cstheme="majorBidi"/>
              </w:rPr>
            </w:pPr>
            <w:ins w:author="Bond, Olivia" w:date="2026-10-20T18:47:00Z" w16du:dateUtc="2026-10-20T22:47:00Z" w:id="403">
              <w:r w:rsidRPr="5517481D">
                <w:rPr>
                  <w:rFonts w:eastAsia="Calibri" w:asciiTheme="majorHAnsi" w:hAnsiTheme="majorHAnsi" w:cstheme="majorBidi"/>
                  <w:color w:val="000000" w:themeColor="text1"/>
                </w:rPr>
                <w:t>Sequence number of the record from VaCMS. Retain the sequence number when the data is updated in MWRP by customer/worker.</w:t>
              </w:r>
            </w:ins>
          </w:p>
        </w:tc>
      </w:tr>
      <w:tr w:rsidRPr="00AF1ADB" w:rsidR="008B7A33" w:rsidTr="016D1326" w14:paraId="2DF5D6ED" w14:textId="77777777">
        <w:trPr>
          <w:trHeight w:val="300"/>
          <w:ins w:author="Bond, Olivia" w:date="2026-10-20T18:47:00Z" w:id="404"/>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008B7A33" w:rsidP="002A0F7A" w:rsidRDefault="008B7A33" w14:paraId="79BD3BD9" w14:textId="77777777">
            <w:pPr>
              <w:pStyle w:val="TableText10"/>
              <w:rPr>
                <w:ins w:author="Bond, Olivia" w:date="2026-10-20T18:47:00Z" w16du:dateUtc="2026-10-20T22:47:00Z" w:id="405"/>
                <w:rFonts w:asciiTheme="majorHAnsi" w:hAnsiTheme="majorHAnsi" w:eastAsiaTheme="minorEastAsia" w:cstheme="majorBidi"/>
              </w:rPr>
            </w:pPr>
            <w:ins w:author="Bond, Olivia" w:date="2026-10-20T18:47:00Z" w16du:dateUtc="2026-10-20T22:47:00Z" w:id="406">
              <w:r w:rsidRPr="00AF1ADB">
                <w:rPr>
                  <w:rFonts w:asciiTheme="majorHAnsi" w:hAnsiTheme="majorHAnsi" w:eastAsiaTheme="minorEastAsia" w:cstheme="majorBidi"/>
                </w:rPr>
                <w:t>update</w:t>
              </w:r>
              <w:r>
                <w:rPr>
                  <w:rFonts w:asciiTheme="majorHAnsi" w:hAnsiTheme="majorHAnsi" w:eastAsiaTheme="minorEastAsia" w:cstheme="majorBidi"/>
                </w:rPr>
                <w:t>S</w:t>
              </w:r>
              <w:r w:rsidRPr="00AF1ADB">
                <w:rPr>
                  <w:rFonts w:asciiTheme="majorHAnsi" w:hAnsiTheme="majorHAnsi" w:eastAsiaTheme="minorEastAsia" w:cstheme="majorBidi"/>
                </w:rPr>
                <w:t>w</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6BADF395" w14:textId="77777777">
            <w:pPr>
              <w:pStyle w:val="TableText10"/>
              <w:rPr>
                <w:ins w:author="Bond, Olivia" w:date="2026-10-20T18:47:00Z" w16du:dateUtc="2026-10-20T22:47:00Z" w:id="407"/>
                <w:rFonts w:asciiTheme="majorHAnsi" w:hAnsiTheme="majorHAnsi" w:eastAsiaTheme="minorEastAsia" w:cstheme="majorBidi"/>
              </w:rPr>
            </w:pPr>
            <w:ins w:author="Bond, Olivia" w:date="2026-10-20T18:47:00Z" w16du:dateUtc="2026-10-20T22:47:00Z" w:id="408">
              <w:r w:rsidRPr="00AF1ADB">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60FE935A" w:rsidR="008B7A33" w:rsidP="002A0F7A" w:rsidRDefault="008B7A33" w14:paraId="0B668FCC" w14:textId="77777777">
            <w:pPr>
              <w:pStyle w:val="TableText10"/>
              <w:rPr>
                <w:ins w:author="Bond, Olivia" w:date="2026-10-20T18:47:00Z" w16du:dateUtc="2026-10-20T22:47:00Z" w:id="409"/>
                <w:rFonts w:asciiTheme="majorHAnsi" w:hAnsiTheme="majorHAnsi" w:eastAsiaTheme="minorEastAsia" w:cstheme="majorBidi"/>
              </w:rPr>
            </w:pPr>
            <w:ins w:author="Bond, Olivia" w:date="2026-10-20T18:47:00Z" w16du:dateUtc="2026-10-20T22:47:00Z" w:id="410">
              <w:r w:rsidRPr="00AF1ADB">
                <w:rPr>
                  <w:rFonts w:asciiTheme="majorHAnsi" w:hAnsiTheme="majorHAnsi" w:eastAsiaTheme="minorEastAsia" w:cstheme="majorBidi"/>
                </w:rPr>
                <w:t>No</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78A7318A" w14:textId="77777777">
            <w:pPr>
              <w:pStyle w:val="TableText10"/>
              <w:rPr>
                <w:ins w:author="Bond, Olivia" w:date="2026-10-20T18:47:00Z" w16du:dateUtc="2026-10-20T22:47:00Z" w:id="411"/>
                <w:rFonts w:asciiTheme="majorHAnsi" w:hAnsiTheme="majorHAnsi" w:eastAsiaTheme="minorEastAsia" w:cstheme="majorBidi"/>
              </w:rPr>
            </w:pPr>
            <w:ins w:author="Bond, Olivia" w:date="2026-10-20T18:47:00Z" w16du:dateUtc="2026-10-20T22:47:00Z" w:id="412">
              <w:r w:rsidRPr="00AF1ADB">
                <w:rPr>
                  <w:rFonts w:asciiTheme="majorHAnsi" w:hAnsiTheme="majorHAnsi" w:eastAsiaTheme="minorEastAsia" w:cstheme="majorBidi"/>
                </w:rPr>
                <w:t>Is data from VaCMS updated in MWRP</w:t>
              </w:r>
            </w:ins>
          </w:p>
          <w:p w:rsidRPr="00AF1ADB" w:rsidR="008B7A33" w:rsidP="002A0F7A" w:rsidRDefault="008B7A33" w14:paraId="41247052" w14:textId="77777777">
            <w:pPr>
              <w:pStyle w:val="TableText10"/>
              <w:rPr>
                <w:ins w:author="Bond, Olivia" w:date="2026-10-20T18:47:00Z" w16du:dateUtc="2026-10-20T22:47:00Z" w:id="413"/>
                <w:rFonts w:asciiTheme="majorHAnsi" w:hAnsiTheme="majorHAnsi" w:eastAsiaTheme="minorEastAsia" w:cstheme="majorBidi"/>
              </w:rPr>
            </w:pPr>
            <w:ins w:author="Bond, Olivia" w:date="2026-10-20T18:47:00Z" w16du:dateUtc="2026-10-20T22:47:00Z" w:id="414">
              <w:r w:rsidRPr="00AF1ADB">
                <w:rPr>
                  <w:rFonts w:asciiTheme="majorHAnsi" w:hAnsiTheme="majorHAnsi" w:eastAsiaTheme="minorEastAsia" w:cstheme="majorBidi"/>
                </w:rPr>
                <w:t>Ex: 'Yes'/'No'</w:t>
              </w:r>
            </w:ins>
          </w:p>
        </w:tc>
      </w:tr>
      <w:tr w:rsidRPr="00AF1ADB" w:rsidR="008B7A33" w:rsidTr="016D1326" w14:paraId="4AFD89C4" w14:textId="77777777">
        <w:trPr>
          <w:trHeight w:val="300"/>
          <w:ins w:author="Bond, Olivia" w:date="2026-10-20T18:47:00Z" w:id="415"/>
        </w:trPr>
        <w:tc>
          <w:tcPr>
            <w:tcW w:w="3334" w:type="dxa"/>
            <w:tcBorders>
              <w:top w:val="single" w:color="auto" w:sz="4" w:space="0"/>
              <w:left w:val="single" w:color="auto" w:sz="4" w:space="0"/>
              <w:bottom w:val="single" w:color="auto" w:sz="4" w:space="0"/>
              <w:right w:val="single" w:color="auto" w:sz="4" w:space="0"/>
            </w:tcBorders>
            <w:tcMar>
              <w:left w:w="105" w:type="dxa"/>
              <w:right w:w="105" w:type="dxa"/>
            </w:tcMar>
          </w:tcPr>
          <w:p w:rsidR="008B7A33" w:rsidP="002A0F7A" w:rsidRDefault="008B7A33" w14:paraId="4B431378" w14:textId="77777777">
            <w:pPr>
              <w:pStyle w:val="TableText10"/>
              <w:rPr>
                <w:ins w:author="Bond, Olivia" w:date="2026-10-20T18:47:00Z" w16du:dateUtc="2026-10-20T22:47:00Z" w:id="416"/>
                <w:rFonts w:asciiTheme="majorHAnsi" w:hAnsiTheme="majorHAnsi" w:eastAsiaTheme="minorEastAsia" w:cstheme="majorBidi"/>
              </w:rPr>
            </w:pPr>
            <w:ins w:author="Bond, Olivia" w:date="2026-10-20T18:47:00Z" w16du:dateUtc="2026-10-20T22:47:00Z" w:id="417">
              <w:r w:rsidRPr="5517481D">
                <w:rPr>
                  <w:rFonts w:asciiTheme="majorHAnsi" w:hAnsiTheme="majorHAnsi" w:eastAsiaTheme="minorEastAsia" w:cstheme="majorBidi"/>
                </w:rPr>
                <w:t>source</w:t>
              </w:r>
            </w:ins>
          </w:p>
        </w:tc>
        <w:tc>
          <w:tcPr>
            <w:tcW w:w="1256" w:type="dxa"/>
            <w:tcBorders>
              <w:top w:val="single" w:color="auto" w:sz="4" w:space="0"/>
              <w:left w:val="single" w:color="auto" w:sz="4" w:space="0"/>
              <w:bottom w:val="single" w:color="auto" w:sz="4" w:space="0"/>
              <w:right w:val="single" w:color="auto" w:sz="4" w:space="0"/>
            </w:tcBorders>
            <w:tcMar>
              <w:left w:w="105" w:type="dxa"/>
              <w:right w:w="105" w:type="dxa"/>
            </w:tcMar>
          </w:tcPr>
          <w:p w:rsidRPr="00AF1ADB" w:rsidR="008B7A33" w:rsidP="002A0F7A" w:rsidRDefault="008B7A33" w14:paraId="674EC679" w14:textId="77777777">
            <w:pPr>
              <w:pStyle w:val="TableText10"/>
              <w:rPr>
                <w:ins w:author="Bond, Olivia" w:date="2026-10-20T18:47:00Z" w16du:dateUtc="2026-10-20T22:47:00Z" w:id="418"/>
                <w:rFonts w:asciiTheme="majorHAnsi" w:hAnsiTheme="majorHAnsi" w:eastAsiaTheme="minorEastAsia" w:cstheme="majorBidi"/>
              </w:rPr>
            </w:pPr>
            <w:ins w:author="Bond, Olivia" w:date="2026-10-20T18:47:00Z" w16du:dateUtc="2026-10-20T22:47:00Z" w:id="419">
              <w:r w:rsidRPr="5517481D">
                <w:rPr>
                  <w:rFonts w:asciiTheme="majorHAnsi" w:hAnsiTheme="majorHAnsi" w:eastAsiaTheme="minorEastAsia" w:cstheme="majorBidi"/>
                </w:rPr>
                <w:t>String</w:t>
              </w:r>
            </w:ins>
          </w:p>
        </w:tc>
        <w:tc>
          <w:tcPr>
            <w:tcW w:w="1080" w:type="dxa"/>
            <w:tcBorders>
              <w:top w:val="single" w:color="auto" w:sz="4" w:space="0"/>
              <w:left w:val="single" w:color="auto" w:sz="4" w:space="0"/>
              <w:bottom w:val="single" w:color="auto" w:sz="4" w:space="0"/>
              <w:right w:val="single" w:color="auto" w:sz="4" w:space="0"/>
            </w:tcBorders>
            <w:tcMar>
              <w:left w:w="105" w:type="dxa"/>
              <w:right w:w="105" w:type="dxa"/>
            </w:tcMar>
          </w:tcPr>
          <w:p w:rsidRPr="60FE935A" w:rsidR="008B7A33" w:rsidP="002A0F7A" w:rsidRDefault="008B7A33" w14:paraId="5420EEAA" w14:textId="77777777">
            <w:pPr>
              <w:pStyle w:val="TableText10"/>
              <w:rPr>
                <w:ins w:author="Bond, Olivia" w:date="2026-10-20T18:47:00Z" w16du:dateUtc="2026-10-20T22:47:00Z" w:id="420"/>
                <w:rFonts w:asciiTheme="majorHAnsi" w:hAnsiTheme="majorHAnsi" w:eastAsiaTheme="minorEastAsia" w:cstheme="majorBidi"/>
              </w:rPr>
            </w:pPr>
            <w:ins w:author="Bond, Olivia" w:date="2026-10-20T18:47:00Z" w16du:dateUtc="2026-10-20T22:47:00Z" w:id="421">
              <w:r w:rsidRPr="5517481D">
                <w:rPr>
                  <w:rFonts w:asciiTheme="majorHAnsi" w:hAnsiTheme="majorHAnsi" w:eastAsiaTheme="minorEastAsia" w:cstheme="majorBidi"/>
                </w:rPr>
                <w:t>Yes</w:t>
              </w:r>
            </w:ins>
          </w:p>
        </w:tc>
        <w:tc>
          <w:tcPr>
            <w:tcW w:w="4050" w:type="dxa"/>
            <w:tcBorders>
              <w:top w:val="single" w:color="auto" w:sz="4" w:space="0"/>
              <w:left w:val="single" w:color="auto" w:sz="4" w:space="0"/>
              <w:bottom w:val="single" w:color="auto" w:sz="4" w:space="0"/>
              <w:right w:val="single" w:color="auto" w:sz="4" w:space="0"/>
            </w:tcBorders>
            <w:tcMar>
              <w:left w:w="105" w:type="dxa"/>
              <w:right w:w="105" w:type="dxa"/>
            </w:tcMar>
          </w:tcPr>
          <w:p w:rsidRPr="00C848B9" w:rsidR="008B7A33" w:rsidP="002A0F7A" w:rsidRDefault="008B7A33" w14:paraId="0E70E061" w14:textId="77777777">
            <w:pPr>
              <w:pStyle w:val="TableText10"/>
              <w:rPr>
                <w:ins w:author="Bond, Olivia" w:date="2026-10-20T18:47:00Z" w16du:dateUtc="2026-10-20T22:47:00Z" w:id="422"/>
                <w:rFonts w:asciiTheme="majorHAnsi" w:hAnsiTheme="majorHAnsi" w:eastAsiaTheme="minorEastAsia" w:cstheme="majorBidi"/>
                <w:color w:val="000000" w:themeColor="text1"/>
              </w:rPr>
            </w:pPr>
            <w:ins w:author="Bond, Olivia" w:date="2026-10-20T18:47:00Z" w16du:dateUtc="2026-10-20T22:47:00Z" w:id="423">
              <w:r w:rsidRPr="5517481D">
                <w:rPr>
                  <w:rFonts w:asciiTheme="majorHAnsi" w:hAnsiTheme="majorHAnsi" w:eastAsiaTheme="minorEastAsia" w:cstheme="majorBidi"/>
                  <w:color w:val="000000" w:themeColor="text1"/>
                </w:rPr>
                <w:t xml:space="preserve">Source System </w:t>
              </w:r>
            </w:ins>
          </w:p>
          <w:p w:rsidRPr="00AF1ADB" w:rsidR="008B7A33" w:rsidP="002A0F7A" w:rsidRDefault="008B7A33" w14:paraId="1B5C9CF1" w14:textId="77777777">
            <w:pPr>
              <w:pStyle w:val="TableText10"/>
              <w:rPr>
                <w:ins w:author="Bond, Olivia" w:date="2026-10-20T18:47:00Z" w16du:dateUtc="2026-10-20T22:47:00Z" w:id="424"/>
                <w:rFonts w:asciiTheme="majorHAnsi" w:hAnsiTheme="majorHAnsi" w:eastAsiaTheme="minorEastAsia" w:cstheme="majorBidi"/>
              </w:rPr>
            </w:pPr>
            <w:ins w:author="Bond, Olivia" w:date="2026-10-20T18:47:00Z" w16du:dateUtc="2026-10-20T22:47:00Z" w:id="425">
              <w:r w:rsidRPr="5517481D">
                <w:rPr>
                  <w:rFonts w:asciiTheme="majorHAnsi" w:hAnsiTheme="majorHAnsi" w:eastAsiaTheme="minorEastAsia" w:cstheme="majorBidi"/>
                  <w:color w:val="000000" w:themeColor="text1"/>
                </w:rPr>
                <w:t>Eg: VaCMS</w:t>
              </w:r>
            </w:ins>
          </w:p>
        </w:tc>
      </w:tr>
    </w:tbl>
    <w:p w:rsidRPr="005424B9" w:rsidR="00483648" w:rsidRDefault="00483648" w14:paraId="6740D9D1" w14:textId="77777777">
      <w:pPr>
        <w:spacing w:after="200" w:line="276" w:lineRule="auto"/>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br w:type="page"/>
      </w:r>
    </w:p>
    <w:p w:rsidRPr="005424B9" w:rsidR="00007863" w:rsidP="00605064" w:rsidRDefault="554473D9" w14:paraId="457EE4BC" w14:textId="2604A33A">
      <w:pPr>
        <w:spacing w:after="200"/>
        <w:ind w:right="162"/>
        <w:rPr>
          <w:rFonts w:ascii="Calibri" w:hAnsi="Calibri" w:eastAsia="Calibri" w:cs="Calibri"/>
          <w:color w:val="000000" w:themeColor="text1"/>
          <w:sz w:val="20"/>
          <w:szCs w:val="20"/>
        </w:rPr>
      </w:pPr>
      <w:ins w:author="Marri, Rajababu" w:date="2026-10-21T19:48:00Z" w16du:dateUtc="2026-10-21T19:48:48Z" w:id="426">
        <w:r w:rsidRPr="016D1326">
          <w:rPr>
            <w:rFonts w:ascii="Calibri" w:hAnsi="Calibri" w:eastAsia="Calibri" w:cs="Calibri"/>
            <w:color w:val="000000" w:themeColor="text1"/>
            <w:sz w:val="20"/>
            <w:szCs w:val="20"/>
          </w:rPr>
          <w:lastRenderedPageBreak/>
          <w:t>Indv</w:t>
        </w:r>
      </w:ins>
      <w:r w:rsidRPr="016D1326" w:rsidR="3F3860E1">
        <w:rPr>
          <w:rFonts w:ascii="Calibri" w:hAnsi="Calibri" w:eastAsia="Calibri" w:cs="Calibri"/>
          <w:color w:val="000000" w:themeColor="text1"/>
          <w:sz w:val="20"/>
          <w:szCs w:val="20"/>
        </w:rPr>
        <w:t xml:space="preserve">CBCTypeDetailsDTO: </w:t>
      </w:r>
    </w:p>
    <w:tbl>
      <w:tblPr>
        <w:tblW w:w="9620" w:type="dxa"/>
        <w:tblLook w:val="01E0" w:firstRow="1" w:lastRow="1" w:firstColumn="1" w:lastColumn="1" w:noHBand="0" w:noVBand="0"/>
      </w:tblPr>
      <w:tblGrid>
        <w:gridCol w:w="2885"/>
        <w:gridCol w:w="2359"/>
        <w:gridCol w:w="1289"/>
        <w:gridCol w:w="3087"/>
      </w:tblGrid>
      <w:tr w:rsidRPr="005424B9" w:rsidR="09C1947A" w:rsidTr="5AD8E5F2" w14:paraId="77981EDD" w14:textId="77777777">
        <w:trPr>
          <w:trHeight w:val="300"/>
        </w:trPr>
        <w:tc>
          <w:tcPr>
            <w:tcW w:w="2885"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69BFD7A8" w14:textId="246E290F">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2359"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1FCB1818" w14:textId="1236C3F0">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289"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3ADC2FCC" w14:textId="59B55507">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3087"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4D32E2C6" w14:textId="1FCAC5B3">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9C1947A" w:rsidTr="5AD8E5F2" w14:paraId="6CBD1374" w14:textId="77777777">
        <w:trPr>
          <w:trHeight w:val="315"/>
        </w:trPr>
        <w:tc>
          <w:tcPr>
            <w:tcW w:w="288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51AC81EC" w14:textId="48A61135">
            <w:pPr>
              <w:spacing w:after="120"/>
              <w:rPr>
                <w:rFonts w:ascii="Calibri" w:hAnsi="Calibri" w:eastAsia="Calibri" w:cs="Calibri"/>
                <w:sz w:val="20"/>
                <w:szCs w:val="20"/>
              </w:rPr>
            </w:pPr>
            <w:r w:rsidRPr="5AD8E5F2">
              <w:rPr>
                <w:rFonts w:ascii="Calibri" w:hAnsi="Calibri" w:eastAsia="Calibri" w:cs="Calibri"/>
                <w:sz w:val="20"/>
                <w:szCs w:val="20"/>
              </w:rPr>
              <w:t>waiverSw</w:t>
            </w:r>
          </w:p>
        </w:tc>
        <w:tc>
          <w:tcPr>
            <w:tcW w:w="235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3498B390" w14:textId="6EF12D83">
            <w:pPr>
              <w:spacing w:after="120"/>
              <w:jc w:val="center"/>
              <w:rPr>
                <w:rFonts w:ascii="Calibri" w:hAnsi="Calibri" w:eastAsia="Calibri" w:cs="Calibri"/>
                <w:sz w:val="20"/>
                <w:szCs w:val="20"/>
              </w:rPr>
            </w:pPr>
            <w:r w:rsidRPr="5AD8E5F2">
              <w:rPr>
                <w:rFonts w:ascii="Calibri" w:hAnsi="Calibri" w:eastAsia="Calibri" w:cs="Calibri"/>
                <w:sz w:val="20"/>
                <w:szCs w:val="20"/>
              </w:rPr>
              <w:t>String</w:t>
            </w:r>
          </w:p>
        </w:tc>
        <w:tc>
          <w:tcPr>
            <w:tcW w:w="128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540AD9C5" w14:textId="108BE407">
            <w:pPr>
              <w:spacing w:after="120"/>
              <w:jc w:val="center"/>
              <w:rPr>
                <w:rFonts w:ascii="Calibri" w:hAnsi="Calibri" w:eastAsia="Calibri" w:cs="Calibri"/>
                <w:sz w:val="20"/>
                <w:szCs w:val="20"/>
              </w:rPr>
            </w:pPr>
            <w:r w:rsidRPr="5AD8E5F2">
              <w:rPr>
                <w:rFonts w:ascii="Calibri" w:hAnsi="Calibri" w:eastAsia="Calibri" w:cs="Calibri"/>
                <w:sz w:val="20"/>
                <w:szCs w:val="20"/>
              </w:rPr>
              <w:t>Yes</w:t>
            </w:r>
          </w:p>
        </w:tc>
        <w:tc>
          <w:tcPr>
            <w:tcW w:w="3087"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43B01DCA" w14:textId="559E5397">
            <w:pPr>
              <w:spacing w:after="120"/>
              <w:rPr>
                <w:rFonts w:ascii="Calibri" w:hAnsi="Calibri" w:eastAsia="Calibri" w:cs="Calibri"/>
                <w:sz w:val="20"/>
                <w:szCs w:val="20"/>
              </w:rPr>
            </w:pPr>
            <w:r w:rsidRPr="5AD8E5F2">
              <w:rPr>
                <w:rFonts w:ascii="Calibri" w:hAnsi="Calibri" w:eastAsia="Calibri" w:cs="Calibri"/>
                <w:sz w:val="20"/>
                <w:szCs w:val="20"/>
              </w:rPr>
              <w:t>Waiver flag (Y/N)</w:t>
            </w:r>
          </w:p>
        </w:tc>
      </w:tr>
      <w:tr w:rsidRPr="0006610C" w:rsidR="09C1947A" w:rsidTr="5AD8E5F2" w14:paraId="6BA5DE81" w14:textId="77777777">
        <w:trPr>
          <w:trHeight w:val="315"/>
        </w:trPr>
        <w:tc>
          <w:tcPr>
            <w:tcW w:w="288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567D6" w:rsidR="09C1947A" w:rsidP="5AD8E5F2" w:rsidRDefault="64626FC4" w14:paraId="25AA8021" w14:textId="2A17F5D0">
            <w:pPr>
              <w:spacing w:line="300" w:lineRule="atLeast"/>
              <w:rPr>
                <w:rFonts w:eastAsia="Calibri" w:asciiTheme="majorHAnsi" w:hAnsiTheme="majorHAnsi" w:cstheme="majorHAnsi"/>
                <w:sz w:val="20"/>
                <w:szCs w:val="20"/>
                <w:rPrChange w:author="Bond, Olivia" w:date="2026-10-20T19:10:00Z" w16du:dateUtc="2026-10-20T23:10:00Z" w:id="427">
                  <w:rPr>
                    <w:rFonts w:ascii="Calibri" w:hAnsi="Calibri" w:eastAsia="Calibri" w:cs="Calibri"/>
                    <w:sz w:val="20"/>
                    <w:szCs w:val="20"/>
                  </w:rPr>
                </w:rPrChange>
              </w:rPr>
            </w:pPr>
            <w:r w:rsidRPr="00A567D6">
              <w:rPr>
                <w:rFonts w:eastAsia="Calibri" w:asciiTheme="majorHAnsi" w:hAnsiTheme="majorHAnsi" w:cstheme="majorHAnsi"/>
                <w:sz w:val="21"/>
                <w:szCs w:val="21"/>
                <w:rPrChange w:author="Bond, Olivia" w:date="2026-10-20T19:10:00Z" w16du:dateUtc="2026-10-20T23:10:00Z" w:id="428">
                  <w:rPr>
                    <w:rFonts w:ascii="Segoe UI" w:hAnsi="Segoe UI" w:eastAsia="Calibri" w:cs="Segoe UI"/>
                    <w:sz w:val="21"/>
                    <w:szCs w:val="21"/>
                  </w:rPr>
                </w:rPrChange>
              </w:rPr>
              <w:t>paceCbcType</w:t>
            </w:r>
          </w:p>
        </w:tc>
        <w:tc>
          <w:tcPr>
            <w:tcW w:w="235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0FB09089" w14:textId="5D13B130">
            <w:pPr>
              <w:spacing w:after="120"/>
              <w:jc w:val="center"/>
              <w:rPr>
                <w:rFonts w:ascii="Calibri" w:hAnsi="Calibri" w:eastAsia="Calibri" w:cs="Calibri"/>
                <w:sz w:val="20"/>
                <w:szCs w:val="20"/>
              </w:rPr>
            </w:pPr>
            <w:r w:rsidRPr="5AD8E5F2">
              <w:rPr>
                <w:rFonts w:ascii="Calibri" w:hAnsi="Calibri" w:eastAsia="Calibri" w:cs="Calibri"/>
                <w:sz w:val="20"/>
                <w:szCs w:val="20"/>
              </w:rPr>
              <w:t>String</w:t>
            </w:r>
          </w:p>
        </w:tc>
        <w:tc>
          <w:tcPr>
            <w:tcW w:w="128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06F3519E" w14:textId="2BA6163F">
            <w:pPr>
              <w:spacing w:after="120"/>
              <w:jc w:val="center"/>
              <w:rPr>
                <w:rFonts w:ascii="Calibri" w:hAnsi="Calibri" w:eastAsia="Calibri" w:cs="Calibri"/>
                <w:sz w:val="20"/>
                <w:szCs w:val="20"/>
              </w:rPr>
            </w:pPr>
            <w:r w:rsidRPr="5AD8E5F2">
              <w:rPr>
                <w:rFonts w:ascii="Calibri" w:hAnsi="Calibri" w:eastAsia="Calibri" w:cs="Calibri"/>
                <w:sz w:val="20"/>
                <w:szCs w:val="20"/>
              </w:rPr>
              <w:t>Yes</w:t>
            </w:r>
          </w:p>
        </w:tc>
        <w:tc>
          <w:tcPr>
            <w:tcW w:w="3087"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06610C" w:rsidR="09C1947A" w:rsidP="00605064" w:rsidRDefault="1563826A" w14:paraId="2A28745F" w14:textId="4130FAD0">
            <w:pPr>
              <w:spacing w:after="120"/>
              <w:rPr>
                <w:rFonts w:ascii="Calibri" w:hAnsi="Calibri" w:eastAsia="Calibri" w:cs="Calibri"/>
                <w:sz w:val="20"/>
                <w:szCs w:val="20"/>
                <w:lang w:val="fr-FR"/>
              </w:rPr>
            </w:pPr>
            <w:r w:rsidRPr="0006610C">
              <w:rPr>
                <w:rFonts w:ascii="Calibri" w:hAnsi="Calibri" w:eastAsia="Calibri" w:cs="Calibri"/>
                <w:sz w:val="20"/>
                <w:szCs w:val="20"/>
                <w:lang w:val="fr-FR"/>
              </w:rPr>
              <w:t>PACE CBC Type (Y/N)</w:t>
            </w:r>
          </w:p>
        </w:tc>
      </w:tr>
      <w:tr w:rsidRPr="005424B9" w:rsidR="09C1947A" w:rsidTr="5AD8E5F2" w14:paraId="43B8AEAC" w14:textId="77777777">
        <w:trPr>
          <w:trHeight w:val="315"/>
        </w:trPr>
        <w:tc>
          <w:tcPr>
            <w:tcW w:w="288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3B94B5E7" w14:paraId="0E2C19D5" w14:textId="1ACE7E3B">
            <w:pPr>
              <w:spacing w:after="120"/>
              <w:rPr>
                <w:rFonts w:ascii="Calibri" w:hAnsi="Calibri" w:eastAsia="Calibri" w:cs="Calibri"/>
                <w:sz w:val="20"/>
                <w:szCs w:val="20"/>
              </w:rPr>
            </w:pPr>
            <w:r w:rsidRPr="5AD8E5F2">
              <w:rPr>
                <w:rFonts w:ascii="Calibri" w:hAnsi="Calibri" w:eastAsia="Calibri" w:cs="Calibri"/>
                <w:sz w:val="20"/>
                <w:szCs w:val="20"/>
              </w:rPr>
              <w:t>cbc</w:t>
            </w:r>
            <w:r w:rsidRPr="5AD8E5F2" w:rsidR="1563826A">
              <w:rPr>
                <w:rFonts w:ascii="Calibri" w:hAnsi="Calibri" w:eastAsia="Calibri" w:cs="Calibri"/>
                <w:sz w:val="20"/>
                <w:szCs w:val="20"/>
              </w:rPr>
              <w:t>Type</w:t>
            </w:r>
          </w:p>
        </w:tc>
        <w:tc>
          <w:tcPr>
            <w:tcW w:w="235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44D1D137" w14:textId="32C769E0">
            <w:pPr>
              <w:spacing w:after="120"/>
              <w:jc w:val="center"/>
              <w:rPr>
                <w:rFonts w:ascii="Calibri" w:hAnsi="Calibri" w:eastAsia="Calibri" w:cs="Calibri"/>
                <w:sz w:val="20"/>
                <w:szCs w:val="20"/>
              </w:rPr>
            </w:pPr>
            <w:r w:rsidRPr="5AD8E5F2">
              <w:rPr>
                <w:rFonts w:ascii="Calibri" w:hAnsi="Calibri" w:eastAsia="Calibri" w:cs="Calibri"/>
                <w:sz w:val="20"/>
                <w:szCs w:val="20"/>
              </w:rPr>
              <w:t>String</w:t>
            </w:r>
          </w:p>
        </w:tc>
        <w:tc>
          <w:tcPr>
            <w:tcW w:w="128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002E6931" w14:paraId="0AC487F1" w14:textId="076A3C41">
            <w:pPr>
              <w:spacing w:after="120"/>
              <w:jc w:val="center"/>
              <w:rPr>
                <w:rFonts w:ascii="Calibri" w:hAnsi="Calibri" w:eastAsia="Calibri" w:cs="Calibri"/>
                <w:sz w:val="20"/>
                <w:szCs w:val="20"/>
              </w:rPr>
            </w:pPr>
            <w:ins w:author="Bond, Olivia" w:date="2026-10-20T19:11:00Z" w16du:dateUtc="2026-10-20T23:11:00Z" w:id="429">
              <w:r>
                <w:rPr>
                  <w:rFonts w:ascii="Calibri" w:hAnsi="Calibri" w:eastAsia="Calibri" w:cs="Calibri"/>
                  <w:sz w:val="20"/>
                  <w:szCs w:val="20"/>
                </w:rPr>
                <w:t>No</w:t>
              </w:r>
            </w:ins>
            <w:del w:author="Bond, Olivia" w:date="2026-10-20T19:11:00Z" w16du:dateUtc="2026-10-20T23:11:00Z" w:id="430">
              <w:r w:rsidRPr="5AD8E5F2" w:rsidDel="002E6931" w:rsidR="1563826A">
                <w:rPr>
                  <w:rFonts w:ascii="Calibri" w:hAnsi="Calibri" w:eastAsia="Calibri" w:cs="Calibri"/>
                  <w:sz w:val="20"/>
                  <w:szCs w:val="20"/>
                </w:rPr>
                <w:delText>Yes</w:delText>
              </w:r>
            </w:del>
          </w:p>
        </w:tc>
        <w:tc>
          <w:tcPr>
            <w:tcW w:w="3087"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769441D9" w14:textId="1FD09B45">
            <w:pPr>
              <w:spacing w:after="120"/>
              <w:rPr>
                <w:rFonts w:ascii="Calibri" w:hAnsi="Calibri" w:eastAsia="Calibri" w:cs="Calibri"/>
                <w:sz w:val="20"/>
                <w:szCs w:val="20"/>
              </w:rPr>
            </w:pPr>
            <w:r w:rsidRPr="5AD8E5F2">
              <w:rPr>
                <w:rFonts w:ascii="Calibri" w:hAnsi="Calibri" w:eastAsia="Calibri" w:cs="Calibri"/>
                <w:sz w:val="20"/>
                <w:szCs w:val="20"/>
              </w:rPr>
              <w:t>CBC Type</w:t>
            </w:r>
          </w:p>
          <w:p w:rsidRPr="005424B9" w:rsidR="09C1947A" w:rsidP="00605064" w:rsidRDefault="1563826A" w14:paraId="6A172B4D" w14:textId="64EB720A">
            <w:pPr>
              <w:spacing w:after="120"/>
              <w:rPr>
                <w:rFonts w:ascii="Calibri" w:hAnsi="Calibri" w:eastAsia="Calibri" w:cs="Calibri"/>
                <w:sz w:val="20"/>
                <w:szCs w:val="20"/>
              </w:rPr>
            </w:pPr>
            <w:r w:rsidRPr="5AD8E5F2">
              <w:rPr>
                <w:rFonts w:ascii="Calibri" w:hAnsi="Calibri" w:eastAsia="Calibri" w:cs="Calibri"/>
                <w:sz w:val="20"/>
                <w:szCs w:val="20"/>
              </w:rPr>
              <w:t>Reference Table: RT_CBCWAIVERTYPE</w:t>
            </w:r>
          </w:p>
        </w:tc>
      </w:tr>
      <w:tr w:rsidRPr="005424B9" w:rsidR="09C1947A" w:rsidTr="5AD8E5F2" w14:paraId="1770E0FA" w14:textId="77777777">
        <w:trPr>
          <w:trHeight w:val="315"/>
        </w:trPr>
        <w:tc>
          <w:tcPr>
            <w:tcW w:w="288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3DDD8612" w14:textId="0527C826">
            <w:pPr>
              <w:spacing w:after="120"/>
              <w:rPr>
                <w:rFonts w:ascii="Calibri" w:hAnsi="Calibri" w:eastAsia="Calibri" w:cs="Calibri"/>
                <w:sz w:val="20"/>
                <w:szCs w:val="20"/>
              </w:rPr>
            </w:pPr>
            <w:r w:rsidRPr="5AD8E5F2">
              <w:rPr>
                <w:rFonts w:ascii="Calibri" w:hAnsi="Calibri" w:eastAsia="Calibri" w:cs="Calibri"/>
                <w:sz w:val="20"/>
                <w:szCs w:val="20"/>
              </w:rPr>
              <w:t>maBeginDate</w:t>
            </w:r>
          </w:p>
        </w:tc>
        <w:tc>
          <w:tcPr>
            <w:tcW w:w="235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65D3798B" w14:textId="76C4F8DC">
            <w:pPr>
              <w:spacing w:after="120"/>
              <w:jc w:val="center"/>
              <w:rPr>
                <w:rFonts w:ascii="Calibri" w:hAnsi="Calibri" w:eastAsia="Calibri" w:cs="Calibri"/>
                <w:sz w:val="20"/>
                <w:szCs w:val="20"/>
              </w:rPr>
            </w:pPr>
            <w:r w:rsidRPr="5AD8E5F2">
              <w:rPr>
                <w:rFonts w:ascii="Calibri" w:hAnsi="Calibri" w:eastAsia="Calibri" w:cs="Calibri"/>
                <w:sz w:val="20"/>
                <w:szCs w:val="20"/>
              </w:rPr>
              <w:t>Date</w:t>
            </w:r>
          </w:p>
        </w:tc>
        <w:tc>
          <w:tcPr>
            <w:tcW w:w="128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38438416" w14:textId="0E9436AF">
            <w:pPr>
              <w:spacing w:after="120"/>
              <w:jc w:val="center"/>
              <w:rPr>
                <w:rFonts w:ascii="Calibri" w:hAnsi="Calibri" w:eastAsia="Calibri" w:cs="Calibri"/>
                <w:sz w:val="20"/>
                <w:szCs w:val="20"/>
              </w:rPr>
            </w:pPr>
            <w:r w:rsidRPr="5AD8E5F2">
              <w:rPr>
                <w:rFonts w:ascii="Calibri" w:hAnsi="Calibri" w:eastAsia="Calibri" w:cs="Calibri"/>
                <w:sz w:val="20"/>
                <w:szCs w:val="20"/>
              </w:rPr>
              <w:t>Yes</w:t>
            </w:r>
          </w:p>
        </w:tc>
        <w:tc>
          <w:tcPr>
            <w:tcW w:w="3087"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3DDCCDE7" w14:textId="6DEEBD8D">
            <w:pPr>
              <w:spacing w:after="120"/>
              <w:rPr>
                <w:rFonts w:ascii="Calibri" w:hAnsi="Calibri" w:eastAsia="Calibri" w:cs="Calibri"/>
                <w:sz w:val="20"/>
                <w:szCs w:val="20"/>
              </w:rPr>
            </w:pPr>
            <w:r w:rsidRPr="5AD8E5F2">
              <w:rPr>
                <w:rFonts w:ascii="Calibri" w:hAnsi="Calibri" w:eastAsia="Calibri" w:cs="Calibri"/>
                <w:sz w:val="20"/>
                <w:szCs w:val="20"/>
              </w:rPr>
              <w:t>Begin Date</w:t>
            </w:r>
          </w:p>
        </w:tc>
      </w:tr>
      <w:tr w:rsidRPr="005424B9" w:rsidR="09C1947A" w:rsidTr="5AD8E5F2" w14:paraId="2DB4257D" w14:textId="77777777">
        <w:trPr>
          <w:trHeight w:val="315"/>
        </w:trPr>
        <w:tc>
          <w:tcPr>
            <w:tcW w:w="288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633C8FD4" w14:textId="194A716D">
            <w:pPr>
              <w:spacing w:after="120"/>
              <w:rPr>
                <w:rFonts w:ascii="Calibri" w:hAnsi="Calibri" w:eastAsia="Calibri" w:cs="Calibri"/>
                <w:sz w:val="20"/>
                <w:szCs w:val="20"/>
              </w:rPr>
            </w:pPr>
            <w:r w:rsidRPr="5AD8E5F2">
              <w:rPr>
                <w:rFonts w:ascii="Calibri" w:hAnsi="Calibri" w:eastAsia="Calibri" w:cs="Calibri"/>
                <w:sz w:val="20"/>
                <w:szCs w:val="20"/>
              </w:rPr>
              <w:t>maEndDate</w:t>
            </w:r>
          </w:p>
        </w:tc>
        <w:tc>
          <w:tcPr>
            <w:tcW w:w="235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3E274FFE" w14:textId="2DA15F18">
            <w:pPr>
              <w:spacing w:after="120"/>
              <w:jc w:val="center"/>
              <w:rPr>
                <w:rFonts w:ascii="Calibri" w:hAnsi="Calibri" w:eastAsia="Calibri" w:cs="Calibri"/>
                <w:sz w:val="20"/>
                <w:szCs w:val="20"/>
              </w:rPr>
            </w:pPr>
            <w:r w:rsidRPr="5AD8E5F2">
              <w:rPr>
                <w:rFonts w:ascii="Calibri" w:hAnsi="Calibri" w:eastAsia="Calibri" w:cs="Calibri"/>
                <w:sz w:val="20"/>
                <w:szCs w:val="20"/>
              </w:rPr>
              <w:t>Date</w:t>
            </w:r>
          </w:p>
        </w:tc>
        <w:tc>
          <w:tcPr>
            <w:tcW w:w="128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167BDB11" w14:textId="0D35798E">
            <w:pPr>
              <w:spacing w:after="120"/>
              <w:jc w:val="center"/>
              <w:rPr>
                <w:rFonts w:ascii="Calibri" w:hAnsi="Calibri" w:eastAsia="Calibri" w:cs="Calibri"/>
                <w:sz w:val="20"/>
                <w:szCs w:val="20"/>
              </w:rPr>
            </w:pPr>
            <w:r w:rsidRPr="5AD8E5F2">
              <w:rPr>
                <w:rFonts w:ascii="Calibri" w:hAnsi="Calibri" w:eastAsia="Calibri" w:cs="Calibri"/>
                <w:sz w:val="20"/>
                <w:szCs w:val="20"/>
              </w:rPr>
              <w:t>No</w:t>
            </w:r>
          </w:p>
        </w:tc>
        <w:tc>
          <w:tcPr>
            <w:tcW w:w="3087"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605064" w:rsidRDefault="1563826A" w14:paraId="28EF7F41" w14:textId="77677F55">
            <w:pPr>
              <w:spacing w:after="120"/>
              <w:rPr>
                <w:rFonts w:ascii="Calibri" w:hAnsi="Calibri" w:eastAsia="Calibri" w:cs="Calibri"/>
                <w:sz w:val="20"/>
                <w:szCs w:val="20"/>
              </w:rPr>
            </w:pPr>
            <w:r w:rsidRPr="5AD8E5F2">
              <w:rPr>
                <w:rFonts w:ascii="Calibri" w:hAnsi="Calibri" w:eastAsia="Calibri" w:cs="Calibri"/>
                <w:sz w:val="20"/>
                <w:szCs w:val="20"/>
              </w:rPr>
              <w:t>End Date</w:t>
            </w:r>
          </w:p>
        </w:tc>
      </w:tr>
      <w:tr w:rsidRPr="005424B9" w:rsidR="09C1947A" w:rsidTr="5AD8E5F2" w14:paraId="1357F6BA" w14:textId="77777777">
        <w:trPr>
          <w:trHeight w:val="315"/>
        </w:trPr>
        <w:tc>
          <w:tcPr>
            <w:tcW w:w="2885" w:type="dxa"/>
            <w:tcBorders>
              <w:top w:val="single" w:color="auto"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5A6D6BCE" w14:textId="4C10F1CD">
            <w:pPr>
              <w:spacing w:after="120"/>
              <w:rPr>
                <w:rFonts w:ascii="Calibri" w:hAnsi="Calibri" w:eastAsia="Calibri" w:cs="Calibri"/>
                <w:sz w:val="20"/>
                <w:szCs w:val="20"/>
              </w:rPr>
            </w:pPr>
            <w:r w:rsidRPr="5AD8E5F2">
              <w:rPr>
                <w:rFonts w:ascii="Calibri" w:hAnsi="Calibri" w:eastAsia="Calibri" w:cs="Calibri"/>
                <w:sz w:val="20"/>
                <w:szCs w:val="20"/>
              </w:rPr>
              <w:t>updateSw</w:t>
            </w:r>
          </w:p>
        </w:tc>
        <w:tc>
          <w:tcPr>
            <w:tcW w:w="2359" w:type="dxa"/>
            <w:tcBorders>
              <w:top w:val="single" w:color="auto"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4ED54D28" w14:textId="01C785B1">
            <w:pPr>
              <w:spacing w:after="120"/>
              <w:jc w:val="center"/>
              <w:rPr>
                <w:rFonts w:ascii="Calibri" w:hAnsi="Calibri" w:eastAsia="Calibri" w:cs="Calibri"/>
                <w:sz w:val="20"/>
                <w:szCs w:val="20"/>
              </w:rPr>
            </w:pPr>
            <w:r w:rsidRPr="5AD8E5F2">
              <w:rPr>
                <w:rFonts w:ascii="Calibri" w:hAnsi="Calibri" w:eastAsia="Calibri" w:cs="Calibri"/>
                <w:sz w:val="20"/>
                <w:szCs w:val="20"/>
              </w:rPr>
              <w:t>String</w:t>
            </w:r>
          </w:p>
        </w:tc>
        <w:tc>
          <w:tcPr>
            <w:tcW w:w="1289" w:type="dxa"/>
            <w:tcBorders>
              <w:top w:val="single" w:color="auto"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79226427" w14:textId="51851D90">
            <w:pPr>
              <w:spacing w:after="120"/>
              <w:jc w:val="center"/>
              <w:rPr>
                <w:rFonts w:ascii="Calibri" w:hAnsi="Calibri" w:eastAsia="Calibri" w:cs="Calibri"/>
                <w:sz w:val="20"/>
                <w:szCs w:val="20"/>
              </w:rPr>
            </w:pPr>
            <w:r w:rsidRPr="5AD8E5F2">
              <w:rPr>
                <w:rFonts w:ascii="Calibri" w:hAnsi="Calibri" w:eastAsia="Calibri" w:cs="Calibri"/>
                <w:sz w:val="20"/>
                <w:szCs w:val="20"/>
              </w:rPr>
              <w:t>No</w:t>
            </w:r>
          </w:p>
        </w:tc>
        <w:tc>
          <w:tcPr>
            <w:tcW w:w="3087" w:type="dxa"/>
            <w:tcBorders>
              <w:top w:val="single" w:color="auto"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00A65527" w:rsidP="00A65527" w:rsidRDefault="00A65527" w14:paraId="4FF03DF5"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9C1947A" w:rsidP="00605064" w:rsidRDefault="00A65527" w14:paraId="15299FA9" w14:textId="032260CC">
            <w:pPr>
              <w:spacing w:after="120"/>
              <w:rPr>
                <w:rFonts w:ascii="Calibri" w:hAnsi="Calibri" w:eastAsia="Calibri" w:cs="Calibri"/>
                <w:sz w:val="20"/>
                <w:szCs w:val="20"/>
              </w:rPr>
            </w:pPr>
            <w:r w:rsidRPr="00A86453">
              <w:rPr>
                <w:rFonts w:ascii="Calibri" w:hAnsi="Calibri" w:eastAsia="Calibri" w:cs="Calibri"/>
                <w:color w:val="000000" w:themeColor="text1"/>
                <w:sz w:val="20"/>
              </w:rPr>
              <w:t>E.g.: 'Yes'/'No'</w:t>
            </w:r>
          </w:p>
        </w:tc>
      </w:tr>
      <w:tr w:rsidRPr="005424B9" w:rsidR="09C1947A" w:rsidTr="5AD8E5F2" w14:paraId="27ED7D3E" w14:textId="77777777">
        <w:trPr>
          <w:trHeight w:val="315"/>
        </w:trPr>
        <w:tc>
          <w:tcPr>
            <w:tcW w:w="2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41A1ED5F" w14:textId="400204BD">
            <w:pPr>
              <w:spacing w:after="120"/>
              <w:rPr>
                <w:rFonts w:ascii="Calibri" w:hAnsi="Calibri" w:eastAsia="Calibri" w:cs="Calibri"/>
                <w:sz w:val="20"/>
                <w:szCs w:val="20"/>
              </w:rPr>
            </w:pPr>
            <w:r w:rsidRPr="5AD8E5F2">
              <w:rPr>
                <w:rFonts w:ascii="Calibri" w:hAnsi="Calibri" w:eastAsia="Calibri" w:cs="Calibri"/>
                <w:sz w:val="20"/>
                <w:szCs w:val="20"/>
              </w:rPr>
              <w:t>source</w:t>
            </w:r>
          </w:p>
        </w:tc>
        <w:tc>
          <w:tcPr>
            <w:tcW w:w="23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5EB720CA" w14:textId="4E3A258A">
            <w:pPr>
              <w:spacing w:after="120"/>
              <w:jc w:val="center"/>
              <w:rPr>
                <w:rFonts w:ascii="Calibri" w:hAnsi="Calibri" w:eastAsia="Calibri" w:cs="Calibri"/>
                <w:sz w:val="20"/>
                <w:szCs w:val="20"/>
              </w:rPr>
            </w:pPr>
            <w:r w:rsidRPr="5AD8E5F2">
              <w:rPr>
                <w:rFonts w:ascii="Calibri" w:hAnsi="Calibri" w:eastAsia="Calibri" w:cs="Calibri"/>
                <w:sz w:val="20"/>
                <w:szCs w:val="20"/>
              </w:rPr>
              <w:t>String</w:t>
            </w:r>
          </w:p>
        </w:tc>
        <w:tc>
          <w:tcPr>
            <w:tcW w:w="12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0BA9B018" w14:textId="62471E5B">
            <w:pPr>
              <w:spacing w:after="120"/>
              <w:jc w:val="center"/>
              <w:rPr>
                <w:rFonts w:ascii="Calibri" w:hAnsi="Calibri" w:eastAsia="Calibri" w:cs="Calibri"/>
                <w:sz w:val="20"/>
                <w:szCs w:val="20"/>
              </w:rPr>
            </w:pPr>
            <w:r w:rsidRPr="5AD8E5F2">
              <w:rPr>
                <w:rFonts w:ascii="Calibri" w:hAnsi="Calibri" w:eastAsia="Calibri" w:cs="Calibri"/>
                <w:sz w:val="20"/>
                <w:szCs w:val="20"/>
              </w:rPr>
              <w:t>Yes</w:t>
            </w:r>
          </w:p>
        </w:tc>
        <w:tc>
          <w:tcPr>
            <w:tcW w:w="3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009A4D09" w14:paraId="68D2B43C" w14:textId="41C6BEC0">
            <w:pPr>
              <w:spacing w:after="120"/>
              <w:rPr>
                <w:rFonts w:ascii="Calibri" w:hAnsi="Calibri" w:eastAsia="Calibri" w:cs="Calibri"/>
                <w:sz w:val="20"/>
                <w:szCs w:val="20"/>
              </w:rPr>
            </w:pPr>
            <w:r w:rsidRPr="00A86453">
              <w:rPr>
                <w:rFonts w:ascii="Calibri" w:hAnsi="Calibri" w:eastAsia="Calibri" w:cs="Calibri"/>
                <w:sz w:val="20"/>
                <w:szCs w:val="20"/>
              </w:rPr>
              <w:t>S</w:t>
            </w:r>
            <w:r w:rsidRPr="00A86453" w:rsidR="33135517">
              <w:rPr>
                <w:rFonts w:ascii="Calibri" w:hAnsi="Calibri" w:eastAsia="Calibri" w:cs="Calibri"/>
                <w:sz w:val="20"/>
                <w:szCs w:val="20"/>
              </w:rPr>
              <w:t>ource System: The system that MWRP received this data from (could be "MWRP" if the data was uploaded to MWRP).</w:t>
            </w:r>
          </w:p>
        </w:tc>
      </w:tr>
      <w:tr w:rsidRPr="005424B9" w:rsidR="09C1947A" w:rsidTr="000466DC" w14:paraId="780B0CF4" w14:textId="77777777">
        <w:trPr>
          <w:trHeight w:val="30"/>
        </w:trPr>
        <w:tc>
          <w:tcPr>
            <w:tcW w:w="2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1AA89E24" w14:textId="61D9C597">
            <w:pPr>
              <w:spacing w:after="120"/>
              <w:rPr>
                <w:rFonts w:ascii="Calibri" w:hAnsi="Calibri" w:eastAsia="Calibri" w:cs="Calibri"/>
                <w:sz w:val="20"/>
                <w:szCs w:val="20"/>
              </w:rPr>
            </w:pPr>
            <w:r w:rsidRPr="5AD8E5F2">
              <w:rPr>
                <w:rFonts w:ascii="Calibri" w:hAnsi="Calibri" w:eastAsia="Calibri" w:cs="Calibri"/>
                <w:sz w:val="20"/>
                <w:szCs w:val="20"/>
              </w:rPr>
              <w:t xml:space="preserve">vaCMSSequenceNum  </w:t>
            </w:r>
          </w:p>
        </w:tc>
        <w:tc>
          <w:tcPr>
            <w:tcW w:w="23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10FE6982" w14:textId="16236722">
            <w:pPr>
              <w:spacing w:after="120"/>
              <w:jc w:val="center"/>
              <w:rPr>
                <w:rFonts w:ascii="Calibri" w:hAnsi="Calibri" w:eastAsia="Calibri" w:cs="Calibri"/>
                <w:sz w:val="20"/>
                <w:szCs w:val="20"/>
              </w:rPr>
            </w:pPr>
            <w:r w:rsidRPr="5AD8E5F2">
              <w:rPr>
                <w:rFonts w:ascii="Calibri" w:hAnsi="Calibri" w:eastAsia="Calibri" w:cs="Calibri"/>
                <w:sz w:val="20"/>
                <w:szCs w:val="20"/>
              </w:rPr>
              <w:t xml:space="preserve">String </w:t>
            </w:r>
          </w:p>
        </w:tc>
        <w:tc>
          <w:tcPr>
            <w:tcW w:w="12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605064" w:rsidRDefault="1563826A" w14:paraId="3BEAF831" w14:textId="2129F416">
            <w:pPr>
              <w:spacing w:after="120"/>
              <w:jc w:val="center"/>
              <w:rPr>
                <w:rFonts w:ascii="Calibri" w:hAnsi="Calibri" w:eastAsia="Calibri" w:cs="Calibri"/>
                <w:sz w:val="20"/>
                <w:szCs w:val="20"/>
              </w:rPr>
            </w:pPr>
            <w:r w:rsidRPr="5AD8E5F2">
              <w:rPr>
                <w:rFonts w:ascii="Calibri" w:hAnsi="Calibri" w:eastAsia="Calibri" w:cs="Calibri"/>
                <w:sz w:val="20"/>
                <w:szCs w:val="20"/>
              </w:rPr>
              <w:t xml:space="preserve">Yes </w:t>
            </w:r>
          </w:p>
        </w:tc>
        <w:tc>
          <w:tcPr>
            <w:tcW w:w="3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tcPr>
          <w:p w:rsidRPr="005424B9" w:rsidR="09C1947A" w:rsidP="00605064" w:rsidRDefault="00986150" w14:paraId="5280921F" w14:textId="4145814E">
            <w:pPr>
              <w:spacing w:after="120"/>
              <w:rPr>
                <w:rFonts w:ascii="Calibri" w:hAnsi="Calibri" w:eastAsia="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007863" w:rsidP="00431200" w:rsidRDefault="00007863" w14:paraId="31C75A1C" w14:textId="6411B8D7">
      <w:pPr>
        <w:ind w:left="1440" w:right="162"/>
        <w:rPr>
          <w:rFonts w:ascii="Calibri" w:hAnsi="Calibri" w:cs="Calibri"/>
          <w:sz w:val="20"/>
          <w:szCs w:val="20"/>
        </w:rPr>
      </w:pPr>
    </w:p>
    <w:p w:rsidRPr="005424B9" w:rsidR="00431200" w:rsidP="008661F6" w:rsidRDefault="00431200" w14:paraId="4F2DDB37" w14:textId="1FF53E6D">
      <w:pPr>
        <w:ind w:right="162"/>
        <w:rPr>
          <w:rFonts w:ascii="Calibri" w:hAnsi="Calibri" w:cs="Calibri"/>
          <w:color w:val="000000"/>
          <w:sz w:val="20"/>
          <w:szCs w:val="20"/>
        </w:rPr>
      </w:pPr>
      <w:r w:rsidRPr="005424B9">
        <w:rPr>
          <w:rFonts w:ascii="Calibri" w:hAnsi="Calibri" w:cs="Calibri"/>
          <w:color w:val="000000"/>
          <w:sz w:val="20"/>
          <w:szCs w:val="20"/>
        </w:rPr>
        <w:t>Pregnancy</w:t>
      </w:r>
      <w:ins w:author="Bond, Olivia" w:date="2026-10-20T19:01:00Z" w16du:dateUtc="2026-10-20T23:01:00Z" w:id="431">
        <w:r w:rsidR="00574F58">
          <w:rPr>
            <w:rFonts w:ascii="Calibri" w:hAnsi="Calibri" w:cs="Calibri"/>
            <w:color w:val="000000"/>
            <w:sz w:val="20"/>
            <w:szCs w:val="20"/>
          </w:rPr>
          <w:t>Circumstance</w:t>
        </w:r>
      </w:ins>
      <w:r w:rsidRPr="005424B9">
        <w:rPr>
          <w:rFonts w:ascii="Calibri" w:hAnsi="Calibri" w:cs="Calibri"/>
          <w:color w:val="000000"/>
          <w:sz w:val="20"/>
          <w:szCs w:val="20"/>
        </w:rPr>
        <w:t>DTO:</w:t>
      </w:r>
    </w:p>
    <w:tbl>
      <w:tblPr>
        <w:tblW w:w="95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858"/>
        <w:gridCol w:w="1310"/>
        <w:gridCol w:w="987"/>
        <w:gridCol w:w="3385"/>
      </w:tblGrid>
      <w:tr w:rsidRPr="005424B9" w:rsidR="00431200" w:rsidTr="5AD8E5F2" w14:paraId="75828BBB" w14:textId="77777777">
        <w:trPr>
          <w:cantSplit/>
          <w:tblHeader/>
        </w:trPr>
        <w:tc>
          <w:tcPr>
            <w:tcW w:w="3858" w:type="dxa"/>
            <w:shd w:val="clear" w:color="auto" w:fill="000000" w:themeFill="text1"/>
          </w:tcPr>
          <w:p w:rsidRPr="005424B9" w:rsidR="00431200" w:rsidP="000D596E" w:rsidRDefault="00431200" w14:paraId="2D3F9AC2"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10" w:type="dxa"/>
            <w:shd w:val="clear" w:color="auto" w:fill="000000" w:themeFill="text1"/>
          </w:tcPr>
          <w:p w:rsidRPr="005424B9" w:rsidR="00431200" w:rsidP="000D596E" w:rsidRDefault="00431200" w14:paraId="7C20CCC7"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987" w:type="dxa"/>
            <w:shd w:val="clear" w:color="auto" w:fill="000000" w:themeFill="text1"/>
          </w:tcPr>
          <w:p w:rsidRPr="005424B9" w:rsidR="00431200" w:rsidP="000D596E" w:rsidRDefault="00431200" w14:paraId="115CF95D"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385" w:type="dxa"/>
            <w:shd w:val="clear" w:color="auto" w:fill="000000" w:themeFill="text1"/>
          </w:tcPr>
          <w:p w:rsidRPr="005424B9" w:rsidR="00431200" w:rsidP="000D596E" w:rsidRDefault="00431200" w14:paraId="36D71D0F"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Pr="005424B9" w:rsidR="00431200" w:rsidTr="5AD8E5F2" w14:paraId="11D630E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A86453" w:rsidR="00431200" w:rsidP="5AD8E5F2" w:rsidRDefault="331C253A" w14:paraId="2C37897C" w14:textId="648082D5">
            <w:pPr>
              <w:pStyle w:val="TableText10"/>
              <w:rPr>
                <w:rFonts w:ascii="Calibri" w:hAnsi="Calibri" w:cs="Calibri" w:eastAsiaTheme="minorEastAsia"/>
              </w:rPr>
            </w:pPr>
            <w:r w:rsidRPr="00A86453">
              <w:rPr>
                <w:rFonts w:ascii="Calibri" w:hAnsi="Calibri" w:cs="Calibri" w:eastAsiaTheme="minorEastAsia"/>
              </w:rPr>
              <w:t>c</w:t>
            </w:r>
            <w:r w:rsidRPr="00A86453" w:rsidR="75ACDC7B">
              <w:rPr>
                <w:rFonts w:ascii="Calibri" w:hAnsi="Calibri" w:cs="Calibri" w:eastAsiaTheme="minorEastAsia"/>
              </w:rPr>
              <w:t>ircumstanceCode</w:t>
            </w:r>
          </w:p>
        </w:tc>
        <w:tc>
          <w:tcPr>
            <w:tcW w:w="1310" w:type="dxa"/>
            <w:tcBorders>
              <w:top w:val="single" w:color="auto" w:sz="4" w:space="0"/>
              <w:left w:val="single" w:color="auto" w:sz="4" w:space="0"/>
              <w:bottom w:val="single" w:color="auto" w:sz="4" w:space="0"/>
              <w:right w:val="single" w:color="auto" w:sz="4" w:space="0"/>
            </w:tcBorders>
          </w:tcPr>
          <w:p w:rsidRPr="00A86453" w:rsidR="00431200" w:rsidP="000D596E" w:rsidRDefault="00431200" w14:paraId="69A219F5" w14:textId="77777777">
            <w:pPr>
              <w:pStyle w:val="TableText10"/>
              <w:rPr>
                <w:rFonts w:ascii="Calibri" w:hAnsi="Calibri" w:cs="Calibri" w:eastAsiaTheme="minorHAnsi"/>
                <w:szCs w:val="20"/>
              </w:rPr>
            </w:pPr>
            <w:r w:rsidRPr="00A86453">
              <w:rPr>
                <w:rFonts w:ascii="Calibri" w:hAnsi="Calibri" w:cs="Calibri" w:eastAsiaTheme="minorHAnsi"/>
                <w:szCs w:val="20"/>
              </w:rPr>
              <w:t>String</w:t>
            </w:r>
          </w:p>
        </w:tc>
        <w:tc>
          <w:tcPr>
            <w:tcW w:w="987" w:type="dxa"/>
            <w:tcBorders>
              <w:top w:val="single" w:color="auto" w:sz="4" w:space="0"/>
              <w:left w:val="single" w:color="auto" w:sz="4" w:space="0"/>
              <w:bottom w:val="single" w:color="auto" w:sz="4" w:space="0"/>
              <w:right w:val="single" w:color="auto" w:sz="4" w:space="0"/>
            </w:tcBorders>
          </w:tcPr>
          <w:p w:rsidRPr="00A86453" w:rsidR="00431200" w:rsidP="000D596E" w:rsidRDefault="00431200" w14:paraId="0ACAC9E3" w14:textId="77777777">
            <w:pPr>
              <w:pStyle w:val="TableText10"/>
              <w:rPr>
                <w:rFonts w:ascii="Calibri" w:hAnsi="Calibri" w:cs="Calibri" w:eastAsiaTheme="minorHAnsi"/>
                <w:szCs w:val="20"/>
              </w:rPr>
            </w:pPr>
            <w:r w:rsidRPr="00A86453">
              <w:rPr>
                <w:rFonts w:ascii="Calibri" w:hAnsi="Calibri" w:cs="Calibri" w:eastAsiaTheme="minorHAnsi"/>
                <w:szCs w:val="20"/>
              </w:rPr>
              <w:t>Yes</w:t>
            </w:r>
          </w:p>
        </w:tc>
        <w:tc>
          <w:tcPr>
            <w:tcW w:w="338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0AFC2F0" w14:textId="28E3F868">
            <w:pPr>
              <w:pStyle w:val="TableText10"/>
              <w:rPr>
                <w:rFonts w:ascii="Calibri" w:hAnsi="Calibri" w:cs="Calibri" w:eastAsiaTheme="minorHAnsi"/>
                <w:szCs w:val="20"/>
              </w:rPr>
            </w:pPr>
            <w:r w:rsidRPr="00A86453">
              <w:rPr>
                <w:rFonts w:ascii="Calibri" w:hAnsi="Calibri" w:cs="Calibri" w:eastAsiaTheme="minorHAnsi"/>
                <w:szCs w:val="20"/>
              </w:rPr>
              <w:t>Circumstance</w:t>
            </w:r>
            <w:r w:rsidRPr="00A86453" w:rsidR="003D1775">
              <w:rPr>
                <w:rFonts w:ascii="Calibri" w:hAnsi="Calibri" w:cs="Calibri" w:eastAsiaTheme="minorHAnsi"/>
                <w:szCs w:val="20"/>
              </w:rPr>
              <w:t xml:space="preserve"> </w:t>
            </w:r>
            <w:r w:rsidRPr="00A86453">
              <w:rPr>
                <w:rFonts w:ascii="Calibri" w:hAnsi="Calibri" w:cs="Calibri" w:eastAsiaTheme="minorHAnsi"/>
                <w:szCs w:val="20"/>
              </w:rPr>
              <w:t>Code</w:t>
            </w:r>
          </w:p>
        </w:tc>
      </w:tr>
      <w:tr w:rsidRPr="005424B9" w:rsidR="00431200" w:rsidTr="5AD8E5F2" w14:paraId="5231582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11DEA59" w14:textId="77777777">
            <w:pPr>
              <w:pStyle w:val="TableText10"/>
              <w:rPr>
                <w:rFonts w:ascii="Calibri" w:hAnsi="Calibri" w:cs="Calibri" w:eastAsiaTheme="minorHAnsi"/>
                <w:szCs w:val="20"/>
              </w:rPr>
            </w:pPr>
            <w:r w:rsidRPr="005424B9">
              <w:rPr>
                <w:rFonts w:ascii="Calibri" w:hAnsi="Calibri" w:cs="Calibri" w:eastAsiaTheme="minorHAnsi"/>
                <w:szCs w:val="20"/>
              </w:rPr>
              <w:t>expectedPregnancyDueDate</w:t>
            </w:r>
          </w:p>
        </w:tc>
        <w:tc>
          <w:tcPr>
            <w:tcW w:w="13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3B44487"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5B5D3F9"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38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B91C4A1" w14:textId="77777777">
            <w:pPr>
              <w:pStyle w:val="TableText10"/>
              <w:rPr>
                <w:rFonts w:ascii="Calibri" w:hAnsi="Calibri" w:cs="Calibri" w:eastAsiaTheme="minorHAnsi"/>
                <w:szCs w:val="20"/>
              </w:rPr>
            </w:pPr>
            <w:r w:rsidRPr="005424B9">
              <w:rPr>
                <w:rFonts w:ascii="Calibri" w:hAnsi="Calibri" w:cs="Calibri" w:eastAsiaTheme="minorHAnsi"/>
                <w:szCs w:val="20"/>
              </w:rPr>
              <w:t>Expected Pregnancy Due Date</w:t>
            </w:r>
          </w:p>
        </w:tc>
      </w:tr>
      <w:tr w:rsidRPr="005424B9" w:rsidR="00431200" w:rsidTr="5AD8E5F2" w14:paraId="398835E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A0F1619" w14:textId="77777777">
            <w:pPr>
              <w:pStyle w:val="TableText10"/>
              <w:rPr>
                <w:rFonts w:ascii="Calibri" w:hAnsi="Calibri" w:cs="Calibri" w:eastAsiaTheme="minorHAnsi"/>
                <w:szCs w:val="20"/>
              </w:rPr>
            </w:pPr>
            <w:r w:rsidRPr="005424B9">
              <w:rPr>
                <w:rFonts w:ascii="Calibri" w:hAnsi="Calibri" w:cs="Calibri" w:eastAsiaTheme="minorHAnsi"/>
                <w:szCs w:val="20"/>
              </w:rPr>
              <w:t>actualPregnancyEndDate</w:t>
            </w:r>
          </w:p>
        </w:tc>
        <w:tc>
          <w:tcPr>
            <w:tcW w:w="13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FCF9FB0"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B2DFE47" w14:textId="77777777">
            <w:pPr>
              <w:pStyle w:val="TableText10"/>
              <w:rPr>
                <w:rFonts w:ascii="Calibri" w:hAnsi="Calibri" w:cs="Calibri" w:eastAsiaTheme="minorHAnsi"/>
                <w:szCs w:val="20"/>
              </w:rPr>
            </w:pPr>
            <w:r w:rsidRPr="005424B9">
              <w:rPr>
                <w:rFonts w:ascii="Calibri" w:hAnsi="Calibri" w:cs="Calibri" w:eastAsiaTheme="minorHAnsi"/>
                <w:szCs w:val="20"/>
              </w:rPr>
              <w:t>No</w:t>
            </w:r>
          </w:p>
        </w:tc>
        <w:tc>
          <w:tcPr>
            <w:tcW w:w="338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E80AD61" w14:textId="17A889D6">
            <w:pPr>
              <w:pStyle w:val="TableText10"/>
              <w:rPr>
                <w:rFonts w:ascii="Calibri" w:hAnsi="Calibri" w:cs="Calibri" w:eastAsiaTheme="minorHAnsi"/>
                <w:szCs w:val="20"/>
              </w:rPr>
            </w:pPr>
            <w:r w:rsidRPr="005424B9">
              <w:rPr>
                <w:rFonts w:ascii="Calibri" w:hAnsi="Calibri" w:cs="Calibri" w:eastAsiaTheme="minorHAnsi"/>
                <w:szCs w:val="20"/>
              </w:rPr>
              <w:t>Actual Pregnancy End Date</w:t>
            </w:r>
            <w:r w:rsidRPr="005424B9" w:rsidR="00CD5155">
              <w:rPr>
                <w:rFonts w:ascii="Calibri" w:hAnsi="Calibri" w:cs="Calibri" w:eastAsiaTheme="minorHAnsi"/>
                <w:szCs w:val="20"/>
              </w:rPr>
              <w:t>. Date on which the pregnancy ended.</w:t>
            </w:r>
          </w:p>
        </w:tc>
      </w:tr>
      <w:tr w:rsidRPr="005424B9" w:rsidR="00431200" w:rsidTr="5AD8E5F2" w14:paraId="657694E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989E78B" w14:textId="77777777">
            <w:pPr>
              <w:pStyle w:val="TableText10"/>
              <w:rPr>
                <w:rFonts w:ascii="Calibri" w:hAnsi="Calibri" w:cs="Calibri" w:eastAsiaTheme="minorHAnsi"/>
                <w:szCs w:val="20"/>
              </w:rPr>
            </w:pPr>
            <w:r w:rsidRPr="005424B9">
              <w:rPr>
                <w:rFonts w:ascii="Calibri" w:hAnsi="Calibri" w:cs="Calibri" w:eastAsiaTheme="minorHAnsi"/>
                <w:szCs w:val="20"/>
              </w:rPr>
              <w:t>effectiveBeginDate</w:t>
            </w:r>
          </w:p>
        </w:tc>
        <w:tc>
          <w:tcPr>
            <w:tcW w:w="13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A84918A"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574F58" w14:paraId="4AD0575D" w14:textId="24FF6462">
            <w:pPr>
              <w:pStyle w:val="TableText10"/>
              <w:rPr>
                <w:rFonts w:ascii="Calibri" w:hAnsi="Calibri" w:cs="Calibri" w:eastAsiaTheme="minorHAnsi"/>
                <w:szCs w:val="20"/>
              </w:rPr>
            </w:pPr>
            <w:ins w:author="Bond, Olivia" w:date="2026-10-20T19:01:00Z" w16du:dateUtc="2026-10-20T23:01:00Z" w:id="432">
              <w:r>
                <w:rPr>
                  <w:rFonts w:ascii="Calibri" w:hAnsi="Calibri" w:cs="Calibri" w:eastAsiaTheme="minorHAnsi"/>
                  <w:szCs w:val="20"/>
                </w:rPr>
                <w:t>No</w:t>
              </w:r>
            </w:ins>
            <w:del w:author="Bond, Olivia" w:date="2026-10-20T19:01:00Z" w16du:dateUtc="2026-10-20T23:01:00Z" w:id="433">
              <w:r w:rsidRPr="005424B9" w:rsidDel="00574F58" w:rsidR="00431200">
                <w:rPr>
                  <w:rFonts w:ascii="Calibri" w:hAnsi="Calibri" w:cs="Calibri" w:eastAsiaTheme="minorHAnsi"/>
                  <w:szCs w:val="20"/>
                </w:rPr>
                <w:delText>Yes</w:delText>
              </w:r>
            </w:del>
          </w:p>
        </w:tc>
        <w:tc>
          <w:tcPr>
            <w:tcW w:w="3385" w:type="dxa"/>
            <w:tcBorders>
              <w:top w:val="single" w:color="auto" w:sz="4" w:space="0"/>
              <w:left w:val="single" w:color="auto" w:sz="4" w:space="0"/>
              <w:bottom w:val="single" w:color="auto" w:sz="4" w:space="0"/>
              <w:right w:val="single" w:color="auto" w:sz="4" w:space="0"/>
            </w:tcBorders>
          </w:tcPr>
          <w:p w:rsidRPr="005424B9" w:rsidR="00431200" w:rsidP="000D596E" w:rsidRDefault="001F74BE" w14:paraId="35B46AEB" w14:textId="7DB29AC9">
            <w:pPr>
              <w:pStyle w:val="TableText10"/>
              <w:rPr>
                <w:rFonts w:ascii="Calibri" w:hAnsi="Calibri" w:cs="Calibri" w:eastAsiaTheme="minorHAnsi"/>
                <w:szCs w:val="20"/>
              </w:rPr>
            </w:pPr>
            <w:r w:rsidRPr="005C4972">
              <w:rPr>
                <w:rFonts w:ascii="Calibri" w:hAnsi="Calibri" w:cs="Calibri"/>
                <w:szCs w:val="20"/>
              </w:rPr>
              <w:t>Date on which the circumstance became effective in the source system (VaCMS). Null indicates the record remains active.</w:t>
            </w:r>
          </w:p>
        </w:tc>
      </w:tr>
      <w:tr w:rsidRPr="005424B9" w:rsidR="00431200" w:rsidTr="5AD8E5F2" w14:paraId="2621E8D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13C6D51" w14:textId="77777777">
            <w:pPr>
              <w:pStyle w:val="TableText10"/>
              <w:rPr>
                <w:rFonts w:ascii="Calibri" w:hAnsi="Calibri" w:cs="Calibri" w:eastAsiaTheme="minorHAnsi"/>
                <w:szCs w:val="20"/>
              </w:rPr>
            </w:pPr>
            <w:r w:rsidRPr="005424B9">
              <w:rPr>
                <w:rFonts w:ascii="Calibri" w:hAnsi="Calibri" w:cs="Calibri" w:eastAsiaTheme="minorHAnsi"/>
                <w:szCs w:val="20"/>
              </w:rPr>
              <w:t>effectiveEndDate</w:t>
            </w:r>
          </w:p>
        </w:tc>
        <w:tc>
          <w:tcPr>
            <w:tcW w:w="13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3A83C2"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DDD8052" w14:textId="77777777">
            <w:pPr>
              <w:pStyle w:val="TableText10"/>
              <w:rPr>
                <w:rFonts w:ascii="Calibri" w:hAnsi="Calibri" w:cs="Calibri" w:eastAsiaTheme="minorHAnsi"/>
                <w:szCs w:val="20"/>
              </w:rPr>
            </w:pPr>
            <w:r w:rsidRPr="005424B9">
              <w:rPr>
                <w:rFonts w:ascii="Calibri" w:hAnsi="Calibri" w:cs="Calibri" w:eastAsiaTheme="minorHAnsi"/>
                <w:szCs w:val="20"/>
              </w:rPr>
              <w:t>No</w:t>
            </w:r>
          </w:p>
        </w:tc>
        <w:tc>
          <w:tcPr>
            <w:tcW w:w="3385" w:type="dxa"/>
            <w:tcBorders>
              <w:top w:val="single" w:color="auto" w:sz="4" w:space="0"/>
              <w:left w:val="single" w:color="auto" w:sz="4" w:space="0"/>
              <w:bottom w:val="single" w:color="auto" w:sz="4" w:space="0"/>
              <w:right w:val="single" w:color="auto" w:sz="4" w:space="0"/>
            </w:tcBorders>
          </w:tcPr>
          <w:p w:rsidRPr="005424B9" w:rsidR="00431200" w:rsidP="000D596E" w:rsidRDefault="00584B8F" w14:paraId="55909145" w14:textId="01654DC6">
            <w:pPr>
              <w:pStyle w:val="TableText10"/>
              <w:rPr>
                <w:rFonts w:ascii="Calibri" w:hAnsi="Calibri" w:cs="Calibri" w:eastAsiaTheme="minorHAnsi"/>
                <w:szCs w:val="20"/>
              </w:rPr>
            </w:pPr>
            <w:r w:rsidRPr="0012190D">
              <w:rPr>
                <w:rFonts w:ascii="Calibri" w:hAnsi="Calibri" w:cs="Calibri"/>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5424B9" w:rsidR="003863C4" w:rsidTr="5AD8E5F2" w14:paraId="64A4B52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858" w:type="dxa"/>
            <w:tcBorders>
              <w:top w:val="single" w:color="auto" w:sz="4" w:space="0"/>
              <w:left w:val="single" w:color="auto" w:sz="4" w:space="0"/>
              <w:bottom w:val="single" w:color="auto" w:sz="4" w:space="0"/>
              <w:right w:val="single" w:color="auto" w:sz="4" w:space="0"/>
            </w:tcBorders>
          </w:tcPr>
          <w:p w:rsidRPr="000927A4" w:rsidR="003863C4" w:rsidP="31714CD1" w:rsidRDefault="003863C4" w14:paraId="10B87783" w14:textId="46E7E995">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source</w:t>
            </w:r>
          </w:p>
        </w:tc>
        <w:tc>
          <w:tcPr>
            <w:tcW w:w="1310" w:type="dxa"/>
            <w:tcBorders>
              <w:top w:val="single" w:color="auto" w:sz="4" w:space="0"/>
              <w:left w:val="single" w:color="auto" w:sz="4" w:space="0"/>
              <w:bottom w:val="single" w:color="auto" w:sz="4" w:space="0"/>
              <w:right w:val="single" w:color="auto" w:sz="4" w:space="0"/>
            </w:tcBorders>
          </w:tcPr>
          <w:p w:rsidRPr="003863C4" w:rsidR="003863C4" w:rsidP="31714CD1" w:rsidRDefault="003863C4" w14:paraId="0FCD9C5B" w14:textId="49F8E6AC">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String</w:t>
            </w:r>
          </w:p>
        </w:tc>
        <w:tc>
          <w:tcPr>
            <w:tcW w:w="987" w:type="dxa"/>
            <w:tcBorders>
              <w:top w:val="single" w:color="auto" w:sz="4" w:space="0"/>
              <w:left w:val="single" w:color="auto" w:sz="4" w:space="0"/>
              <w:bottom w:val="single" w:color="auto" w:sz="4" w:space="0"/>
              <w:right w:val="single" w:color="auto" w:sz="4" w:space="0"/>
            </w:tcBorders>
          </w:tcPr>
          <w:p w:rsidRPr="003863C4" w:rsidR="003863C4" w:rsidP="31714CD1" w:rsidRDefault="003863C4" w14:paraId="5DF418A3" w14:textId="6CB643C0">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Yes</w:t>
            </w:r>
          </w:p>
        </w:tc>
        <w:tc>
          <w:tcPr>
            <w:tcW w:w="3385" w:type="dxa"/>
            <w:tcBorders>
              <w:top w:val="single" w:color="auto" w:sz="4" w:space="0"/>
              <w:left w:val="single" w:color="auto" w:sz="4" w:space="0"/>
              <w:bottom w:val="single" w:color="auto" w:sz="4" w:space="0"/>
              <w:right w:val="single" w:color="auto" w:sz="4" w:space="0"/>
            </w:tcBorders>
          </w:tcPr>
          <w:p w:rsidRPr="008E69F0" w:rsidR="00732FB3" w:rsidP="00732FB3" w:rsidRDefault="27341FC7" w14:paraId="7AC3FD51" w14:textId="77777777">
            <w:pPr>
              <w:pStyle w:val="TableText1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 xml:space="preserve">The system that MWRP received this data from (could </w:t>
            </w:r>
            <w:r w:rsidRPr="5AD8E5F2">
              <w:rPr>
                <w:rFonts w:ascii="Calibri" w:hAnsi="Calibri" w:eastAsia="Calibri" w:cs="Calibri"/>
                <w:color w:val="000000" w:themeColor="text1"/>
              </w:rPr>
              <w:lastRenderedPageBreak/>
              <w:t>be "MWRP" if the data was uploaded to MWRP).</w:t>
            </w:r>
            <w:r w:rsidRPr="5AD8E5F2">
              <w:rPr>
                <w:rFonts w:ascii="Calibri" w:hAnsi="Calibri" w:eastAsia="Calibri" w:cs="Calibri"/>
                <w:color w:val="000000" w:themeColor="text1"/>
                <w:lang w:val="en-GB"/>
              </w:rPr>
              <w:t xml:space="preserve"> </w:t>
            </w:r>
          </w:p>
          <w:p w:rsidRPr="003863C4" w:rsidR="003863C4" w:rsidDel="547EDEB1" w:rsidP="31714CD1" w:rsidRDefault="40F8527A" w14:paraId="78620D4A" w14:textId="5F5C3B42">
            <w:pPr>
              <w:pStyle w:val="TableText10"/>
              <w:rPr>
                <w:rFonts w:ascii="Calibri" w:hAnsi="Calibri" w:eastAsia="Calibri" w:cs="Calibri"/>
                <w:color w:val="0078D4"/>
                <w:u w:val="single"/>
                <w:lang w:val="en-GB"/>
              </w:rPr>
            </w:pPr>
            <w:r w:rsidRPr="5AD8E5F2">
              <w:rPr>
                <w:rFonts w:ascii="Calibri" w:hAnsi="Calibri" w:eastAsia="Calibri" w:cs="Calibri"/>
                <w:lang w:val="en-GB"/>
              </w:rPr>
              <w:t>Eg: VaCMS</w:t>
            </w:r>
          </w:p>
        </w:tc>
      </w:tr>
      <w:tr w:rsidRPr="005424B9" w:rsidR="003863C4" w:rsidTr="5AD8E5F2" w14:paraId="104CEDF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858" w:type="dxa"/>
            <w:tcBorders>
              <w:top w:val="single" w:color="auto" w:sz="4" w:space="0"/>
              <w:left w:val="single" w:color="auto" w:sz="4" w:space="0"/>
              <w:bottom w:val="single" w:color="auto" w:sz="4" w:space="0"/>
              <w:right w:val="single" w:color="auto" w:sz="4" w:space="0"/>
            </w:tcBorders>
          </w:tcPr>
          <w:p w:rsidRPr="000927A4" w:rsidR="003863C4" w:rsidP="31714CD1" w:rsidRDefault="0645EF73" w14:paraId="1DC7BC18" w14:textId="3BEF66C8">
            <w:pPr>
              <w:pStyle w:val="TableText10"/>
              <w:rPr>
                <w:rFonts w:ascii="Calibri" w:hAnsi="Calibri" w:eastAsia="Calibri" w:cs="Calibri"/>
                <w:color w:val="000000" w:themeColor="text1"/>
                <w:lang w:val="en-GB"/>
              </w:rPr>
            </w:pPr>
            <w:r w:rsidRPr="5AD8E5F2">
              <w:rPr>
                <w:rFonts w:ascii="Calibri" w:hAnsi="Calibri" w:cs="Calibri" w:eastAsiaTheme="majorEastAsia"/>
                <w:lang w:val="en-GB"/>
              </w:rPr>
              <w:lastRenderedPageBreak/>
              <w:t>updateSw</w:t>
            </w:r>
          </w:p>
        </w:tc>
        <w:tc>
          <w:tcPr>
            <w:tcW w:w="1310" w:type="dxa"/>
            <w:tcBorders>
              <w:top w:val="single" w:color="auto" w:sz="4" w:space="0"/>
              <w:left w:val="single" w:color="auto" w:sz="4" w:space="0"/>
              <w:bottom w:val="single" w:color="auto" w:sz="4" w:space="0"/>
              <w:right w:val="single" w:color="auto" w:sz="4" w:space="0"/>
            </w:tcBorders>
          </w:tcPr>
          <w:p w:rsidRPr="003863C4" w:rsidR="003863C4" w:rsidP="31714CD1" w:rsidRDefault="003863C4" w14:paraId="1287AD67" w14:textId="514420FE">
            <w:pPr>
              <w:pStyle w:val="TableText10"/>
              <w:rPr>
                <w:rFonts w:ascii="Calibri" w:hAnsi="Calibri" w:eastAsia="Calibri" w:cs="Calibri"/>
                <w:color w:val="000000" w:themeColor="text1"/>
                <w:lang w:val="en-GB"/>
              </w:rPr>
            </w:pPr>
            <w:r w:rsidRPr="005424B9">
              <w:rPr>
                <w:rFonts w:ascii="Calibri" w:hAnsi="Calibri" w:cs="Calibri" w:eastAsiaTheme="majorEastAsia"/>
                <w:color w:val="000000" w:themeColor="text1"/>
                <w:szCs w:val="20"/>
                <w:lang w:val="en-GB"/>
              </w:rPr>
              <w:t>String</w:t>
            </w:r>
          </w:p>
        </w:tc>
        <w:tc>
          <w:tcPr>
            <w:tcW w:w="987" w:type="dxa"/>
            <w:tcBorders>
              <w:top w:val="single" w:color="auto" w:sz="4" w:space="0"/>
              <w:left w:val="single" w:color="auto" w:sz="4" w:space="0"/>
              <w:bottom w:val="single" w:color="auto" w:sz="4" w:space="0"/>
              <w:right w:val="single" w:color="auto" w:sz="4" w:space="0"/>
            </w:tcBorders>
          </w:tcPr>
          <w:p w:rsidRPr="003863C4" w:rsidR="003863C4" w:rsidP="31714CD1" w:rsidRDefault="003863C4" w14:paraId="7A14033C" w14:textId="3DB28B16">
            <w:pPr>
              <w:pStyle w:val="TableText10"/>
              <w:rPr>
                <w:rFonts w:ascii="Calibri" w:hAnsi="Calibri" w:eastAsia="Calibri" w:cs="Calibri"/>
                <w:color w:val="000000" w:themeColor="text1"/>
                <w:lang w:val="en-GB"/>
              </w:rPr>
            </w:pPr>
            <w:r w:rsidRPr="005424B9">
              <w:rPr>
                <w:rFonts w:ascii="Calibri" w:hAnsi="Calibri" w:cs="Calibri" w:eastAsiaTheme="majorEastAsia"/>
                <w:color w:val="000000" w:themeColor="text1"/>
                <w:szCs w:val="20"/>
                <w:lang w:val="en-GB"/>
              </w:rPr>
              <w:t>No</w:t>
            </w:r>
          </w:p>
        </w:tc>
        <w:tc>
          <w:tcPr>
            <w:tcW w:w="3385" w:type="dxa"/>
            <w:tcBorders>
              <w:top w:val="single" w:color="auto" w:sz="4" w:space="0"/>
              <w:left w:val="single" w:color="auto" w:sz="4" w:space="0"/>
              <w:bottom w:val="single" w:color="auto" w:sz="4" w:space="0"/>
              <w:right w:val="single" w:color="auto" w:sz="4" w:space="0"/>
            </w:tcBorders>
          </w:tcPr>
          <w:p w:rsidR="000B0A29" w:rsidP="000B0A29" w:rsidRDefault="000B0A29" w14:paraId="16D77788"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3863C4" w:rsidR="003863C4" w:rsidDel="547EDEB1" w:rsidP="31714CD1" w:rsidRDefault="000B0A29" w14:paraId="6CCD0530" w14:textId="52C94543">
            <w:pPr>
              <w:pStyle w:val="TableText10"/>
              <w:rPr>
                <w:rFonts w:ascii="Calibri" w:hAnsi="Calibri" w:eastAsia="Calibri" w:cs="Calibri"/>
                <w:color w:val="0078D4"/>
                <w:u w:val="single"/>
                <w:lang w:val="en-GB"/>
              </w:rPr>
            </w:pPr>
            <w:r w:rsidRPr="0012190D">
              <w:rPr>
                <w:rFonts w:ascii="Calibri" w:hAnsi="Calibri" w:eastAsia="Calibri" w:cs="Calibri"/>
                <w:color w:val="000000" w:themeColor="text1"/>
              </w:rPr>
              <w:t>E.g.: 'Yes'/'No'</w:t>
            </w:r>
          </w:p>
        </w:tc>
      </w:tr>
      <w:tr w:rsidRPr="005424B9" w:rsidR="003863C4" w:rsidTr="5AD8E5F2" w14:paraId="46FD5FC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858" w:type="dxa"/>
            <w:tcBorders>
              <w:top w:val="single" w:color="auto" w:sz="4" w:space="0"/>
              <w:left w:val="single" w:color="auto" w:sz="4" w:space="0"/>
              <w:bottom w:val="single" w:color="auto" w:sz="4" w:space="0"/>
              <w:right w:val="single" w:color="auto" w:sz="4" w:space="0"/>
            </w:tcBorders>
          </w:tcPr>
          <w:p w:rsidRPr="008661F6" w:rsidR="003863C4" w:rsidP="31714CD1" w:rsidRDefault="003863C4" w14:paraId="7251C304" w14:textId="6357A8CD">
            <w:pPr>
              <w:pStyle w:val="TableText10"/>
              <w:rPr>
                <w:rFonts w:ascii="Calibri" w:hAnsi="Calibri" w:cs="Calibri" w:eastAsiaTheme="majorEastAsia"/>
                <w:lang w:val="en-GB"/>
              </w:rPr>
            </w:pPr>
            <w:r w:rsidRPr="31714CD1">
              <w:rPr>
                <w:rFonts w:ascii="Calibri" w:hAnsi="Calibri" w:cs="Calibri" w:eastAsiaTheme="majorEastAsia"/>
              </w:rPr>
              <w:t xml:space="preserve">vaCMSSequenceNum </w:t>
            </w:r>
            <w:r w:rsidRPr="31714CD1">
              <w:rPr>
                <w:rFonts w:ascii="Calibri" w:hAnsi="Calibri" w:cs="Calibri" w:eastAsiaTheme="majorEastAsia"/>
                <w:lang w:val="en-GB"/>
              </w:rPr>
              <w:t>  </w:t>
            </w:r>
          </w:p>
        </w:tc>
        <w:tc>
          <w:tcPr>
            <w:tcW w:w="1310" w:type="dxa"/>
            <w:tcBorders>
              <w:top w:val="single" w:color="auto" w:sz="4" w:space="0"/>
              <w:left w:val="single" w:color="auto" w:sz="4" w:space="0"/>
              <w:bottom w:val="single" w:color="auto" w:sz="4" w:space="0"/>
              <w:right w:val="single" w:color="auto" w:sz="4" w:space="0"/>
            </w:tcBorders>
          </w:tcPr>
          <w:p w:rsidRPr="008661F6" w:rsidR="003863C4" w:rsidP="31714CD1" w:rsidRDefault="003863C4" w14:paraId="45B369B0" w14:textId="34F3AB2C">
            <w:pPr>
              <w:pStyle w:val="TableText10"/>
              <w:rPr>
                <w:rFonts w:ascii="Calibri" w:hAnsi="Calibri" w:cs="Calibri" w:eastAsiaTheme="majorEastAsia"/>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987" w:type="dxa"/>
            <w:tcBorders>
              <w:top w:val="single" w:color="auto" w:sz="4" w:space="0"/>
              <w:left w:val="single" w:color="auto" w:sz="4" w:space="0"/>
              <w:bottom w:val="single" w:color="auto" w:sz="4" w:space="0"/>
              <w:right w:val="single" w:color="auto" w:sz="4" w:space="0"/>
            </w:tcBorders>
          </w:tcPr>
          <w:p w:rsidRPr="008661F6" w:rsidR="003863C4" w:rsidP="31714CD1" w:rsidRDefault="003863C4" w14:paraId="0EEA5AE2" w14:textId="02FA83A4">
            <w:pPr>
              <w:pStyle w:val="TableText10"/>
              <w:rPr>
                <w:rFonts w:ascii="Calibri" w:hAnsi="Calibri" w:cs="Calibri" w:eastAsiaTheme="majorEastAsia"/>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3385" w:type="dxa"/>
            <w:tcBorders>
              <w:top w:val="single" w:color="auto" w:sz="4" w:space="0"/>
              <w:left w:val="single" w:color="auto" w:sz="4" w:space="0"/>
              <w:bottom w:val="single" w:color="auto" w:sz="4" w:space="0"/>
              <w:right w:val="single" w:color="auto" w:sz="4" w:space="0"/>
            </w:tcBorders>
          </w:tcPr>
          <w:p w:rsidRPr="008661F6" w:rsidR="003863C4" w:rsidDel="547EDEB1" w:rsidP="31714CD1" w:rsidRDefault="00986150" w14:paraId="4FAD50B0" w14:textId="501DA5DD">
            <w:pPr>
              <w:pStyle w:val="TableText10"/>
              <w:rPr>
                <w:rFonts w:ascii="Calibri" w:hAnsi="Calibri" w:cs="Calibri" w:eastAsiaTheme="majorEastAsia"/>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5AD8E5F2" w:rsidRDefault="5AD8E5F2" w14:paraId="6DAF32F0" w14:textId="4388C5CC"/>
    <w:p w:rsidRPr="005424B9" w:rsidR="00431200" w:rsidP="00431200" w:rsidRDefault="00431200" w14:paraId="7DEE8C11" w14:textId="2F593F16">
      <w:pPr>
        <w:ind w:left="720" w:right="162"/>
        <w:rPr>
          <w:rFonts w:ascii="Calibri" w:hAnsi="Calibri" w:cs="Calibri"/>
          <w:color w:val="000000"/>
          <w:sz w:val="20"/>
          <w:szCs w:val="20"/>
        </w:rPr>
      </w:pPr>
    </w:p>
    <w:p w:rsidRPr="005424B9" w:rsidR="00431200" w:rsidP="008661F6" w:rsidRDefault="00431200" w14:paraId="43807411" w14:textId="77777777">
      <w:pPr>
        <w:ind w:right="162"/>
        <w:rPr>
          <w:rFonts w:ascii="Calibri" w:hAnsi="Calibri" w:cs="Calibri"/>
          <w:color w:val="000000"/>
          <w:sz w:val="20"/>
          <w:szCs w:val="20"/>
        </w:rPr>
      </w:pPr>
      <w:r w:rsidRPr="005424B9">
        <w:rPr>
          <w:rFonts w:ascii="Calibri" w:hAnsi="Calibri" w:cs="Calibri"/>
          <w:color w:val="000000"/>
          <w:sz w:val="20"/>
          <w:szCs w:val="20"/>
        </w:rPr>
        <w:t>CareGiverCircumstanceDTO:</w:t>
      </w:r>
    </w:p>
    <w:tbl>
      <w:tblPr>
        <w:tblW w:w="95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330"/>
        <w:gridCol w:w="1350"/>
        <w:gridCol w:w="1080"/>
        <w:gridCol w:w="3780"/>
      </w:tblGrid>
      <w:tr w:rsidRPr="005424B9" w:rsidR="00431200" w:rsidTr="5AD8E5F2" w14:paraId="5FC36F94" w14:textId="77777777">
        <w:trPr>
          <w:cantSplit/>
          <w:tblHeader/>
        </w:trPr>
        <w:tc>
          <w:tcPr>
            <w:tcW w:w="3330" w:type="dxa"/>
            <w:shd w:val="clear" w:color="auto" w:fill="000000" w:themeFill="text1"/>
          </w:tcPr>
          <w:p w:rsidRPr="005424B9" w:rsidR="00431200" w:rsidP="000D596E" w:rsidRDefault="00431200" w14:paraId="31F18ED0"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50" w:type="dxa"/>
            <w:shd w:val="clear" w:color="auto" w:fill="000000" w:themeFill="text1"/>
          </w:tcPr>
          <w:p w:rsidRPr="005424B9" w:rsidR="00431200" w:rsidP="000D596E" w:rsidRDefault="00431200" w14:paraId="1B0084DA"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080" w:type="dxa"/>
            <w:shd w:val="clear" w:color="auto" w:fill="000000" w:themeFill="text1"/>
          </w:tcPr>
          <w:p w:rsidRPr="005424B9" w:rsidR="00431200" w:rsidP="000D596E" w:rsidRDefault="00431200" w14:paraId="7DF55703"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780" w:type="dxa"/>
            <w:shd w:val="clear" w:color="auto" w:fill="000000" w:themeFill="text1"/>
          </w:tcPr>
          <w:p w:rsidRPr="005424B9" w:rsidR="00431200" w:rsidP="000D596E" w:rsidRDefault="00431200" w14:paraId="48181AA8"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Pr="005424B9" w:rsidR="00431200" w:rsidTr="5AD8E5F2" w14:paraId="4F7DA1B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431200" w:rsidP="5AD8E5F2" w:rsidRDefault="168BC811" w14:paraId="679C64B8" w14:textId="3D6FC237">
            <w:pPr>
              <w:pStyle w:val="TableText10"/>
              <w:rPr>
                <w:rFonts w:ascii="Calibri" w:hAnsi="Calibri" w:cs="Calibri" w:eastAsiaTheme="minorEastAsia"/>
              </w:rPr>
            </w:pPr>
            <w:r w:rsidRPr="5AD8E5F2">
              <w:rPr>
                <w:rFonts w:ascii="Calibri" w:hAnsi="Calibri" w:cs="Calibri" w:eastAsiaTheme="minorEastAsia"/>
              </w:rPr>
              <w:t>c</w:t>
            </w:r>
            <w:r w:rsidRPr="5AD8E5F2" w:rsidR="75ACDC7B">
              <w:rPr>
                <w:rFonts w:ascii="Calibri" w:hAnsi="Calibri" w:cs="Calibri" w:eastAsiaTheme="minorEastAsia"/>
              </w:rPr>
              <w:t>ircumstanceCode</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5D0CC85" w14:textId="77777777">
            <w:pPr>
              <w:pStyle w:val="TableText10"/>
              <w:rPr>
                <w:rFonts w:ascii="Calibri" w:hAnsi="Calibri" w:cs="Calibri" w:eastAsiaTheme="minorHAnsi"/>
                <w:szCs w:val="20"/>
              </w:rPr>
            </w:pPr>
            <w:r w:rsidRPr="005424B9">
              <w:rPr>
                <w:rFonts w:ascii="Calibri" w:hAnsi="Calibri" w:cs="Calibri" w:eastAsiaTheme="minorHAnsi"/>
                <w:szCs w:val="20"/>
              </w:rPr>
              <w:t>String</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42F6D0"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7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2036401" w14:textId="499EEDD9">
            <w:pPr>
              <w:pStyle w:val="TableText10"/>
              <w:rPr>
                <w:rFonts w:ascii="Calibri" w:hAnsi="Calibri" w:cs="Calibri" w:eastAsiaTheme="minorHAnsi"/>
                <w:szCs w:val="20"/>
              </w:rPr>
            </w:pPr>
            <w:r w:rsidRPr="005424B9">
              <w:rPr>
                <w:rFonts w:ascii="Calibri" w:hAnsi="Calibri" w:cs="Calibri" w:eastAsiaTheme="minorHAnsi"/>
                <w:szCs w:val="20"/>
              </w:rPr>
              <w:t>Differentiate whether the care giver is for</w:t>
            </w:r>
            <w:r w:rsidRPr="005424B9" w:rsidR="00354654">
              <w:rPr>
                <w:rFonts w:ascii="Calibri" w:hAnsi="Calibri" w:cs="Calibri" w:eastAsiaTheme="minorHAnsi"/>
                <w:szCs w:val="20"/>
              </w:rPr>
              <w:t>:</w:t>
            </w:r>
            <w:r w:rsidRPr="005424B9">
              <w:rPr>
                <w:rFonts w:ascii="Calibri" w:hAnsi="Calibri" w:cs="Calibri" w:eastAsiaTheme="minorHAnsi"/>
                <w:szCs w:val="20"/>
              </w:rPr>
              <w:t xml:space="preserve"> </w:t>
            </w:r>
          </w:p>
          <w:p w:rsidRPr="005424B9" w:rsidR="00431200" w:rsidP="000D596E" w:rsidRDefault="00431200" w14:paraId="4720370E" w14:textId="1979CC66">
            <w:pPr>
              <w:pStyle w:val="TableText10"/>
              <w:rPr>
                <w:rFonts w:ascii="Calibri" w:hAnsi="Calibri" w:cs="Calibri" w:eastAsiaTheme="minorHAnsi"/>
                <w:szCs w:val="20"/>
              </w:rPr>
            </w:pPr>
            <w:r w:rsidRPr="005424B9" w:rsidDel="00413E14">
              <w:rPr>
                <w:rFonts w:ascii="Calibri" w:hAnsi="Calibri" w:cs="Calibri" w:eastAsiaTheme="minorHAnsi"/>
                <w:szCs w:val="20"/>
              </w:rPr>
              <w:t xml:space="preserve">Dependent </w:t>
            </w:r>
            <w:r w:rsidRPr="005424B9">
              <w:rPr>
                <w:rFonts w:ascii="Calibri" w:hAnsi="Calibri" w:cs="Calibri" w:eastAsiaTheme="minorHAnsi"/>
                <w:szCs w:val="20"/>
              </w:rPr>
              <w:t>child who is 13 years old or younger OR</w:t>
            </w:r>
          </w:p>
          <w:p w:rsidRPr="005424B9" w:rsidR="00431200" w:rsidP="000D596E" w:rsidRDefault="00431200" w14:paraId="39ECF2DF" w14:textId="77777777">
            <w:pPr>
              <w:pStyle w:val="TableText10"/>
              <w:rPr>
                <w:rFonts w:ascii="Calibri" w:hAnsi="Calibri" w:cs="Calibri" w:eastAsiaTheme="minorHAnsi"/>
                <w:szCs w:val="20"/>
              </w:rPr>
            </w:pPr>
            <w:r w:rsidRPr="005424B9" w:rsidDel="00413E14">
              <w:rPr>
                <w:rFonts w:ascii="Calibri" w:hAnsi="Calibri" w:cs="Calibri" w:eastAsiaTheme="minorHAnsi"/>
                <w:szCs w:val="20"/>
              </w:rPr>
              <w:t xml:space="preserve">Dependent is </w:t>
            </w:r>
            <w:r w:rsidRPr="005424B9">
              <w:rPr>
                <w:rFonts w:ascii="Calibri" w:hAnsi="Calibri" w:cs="Calibri" w:eastAsiaTheme="minorHAnsi"/>
                <w:szCs w:val="20"/>
              </w:rPr>
              <w:t>a person with disability</w:t>
            </w:r>
          </w:p>
          <w:p w:rsidRPr="005424B9" w:rsidR="00431200" w:rsidP="000D596E" w:rsidRDefault="00431200" w14:paraId="522E263C" w14:textId="77777777">
            <w:pPr>
              <w:pStyle w:val="TableText10"/>
              <w:rPr>
                <w:rFonts w:ascii="Calibri" w:hAnsi="Calibri" w:cs="Calibri" w:eastAsiaTheme="minorHAnsi"/>
                <w:szCs w:val="20"/>
              </w:rPr>
            </w:pPr>
            <w:r w:rsidRPr="005424B9">
              <w:rPr>
                <w:rFonts w:ascii="Calibri" w:hAnsi="Calibri" w:cs="Calibri" w:eastAsiaTheme="minorHAnsi"/>
                <w:szCs w:val="20"/>
              </w:rPr>
              <w:t>Reference table: RT_ECHC</w:t>
            </w:r>
          </w:p>
        </w:tc>
      </w:tr>
      <w:tr w:rsidRPr="005424B9" w:rsidR="00431200" w:rsidTr="5AD8E5F2" w14:paraId="7D5669C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1B2B69D" w14:textId="67E8687D">
            <w:pPr>
              <w:pStyle w:val="TableText10"/>
              <w:rPr>
                <w:rFonts w:ascii="Calibri" w:hAnsi="Calibri" w:cs="Calibri" w:eastAsiaTheme="minorHAnsi"/>
                <w:szCs w:val="20"/>
              </w:rPr>
            </w:pPr>
            <w:r w:rsidRPr="005424B9">
              <w:rPr>
                <w:rFonts w:ascii="Calibri" w:hAnsi="Calibri" w:cs="Calibri" w:eastAsiaTheme="minorHAnsi"/>
                <w:szCs w:val="20"/>
              </w:rPr>
              <w:t>relationshipWith</w:t>
            </w:r>
            <w:r w:rsidRPr="005424B9" w:rsidR="00271DEB">
              <w:rPr>
                <w:rFonts w:ascii="Calibri" w:hAnsi="Calibri" w:cs="Calibri" w:eastAsiaTheme="minorHAnsi"/>
                <w:szCs w:val="20"/>
              </w:rPr>
              <w:t>Dependent</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0146E8A" w14:textId="77777777">
            <w:pPr>
              <w:pStyle w:val="TableText10"/>
              <w:rPr>
                <w:rFonts w:ascii="Calibri" w:hAnsi="Calibri" w:cs="Calibri" w:eastAsiaTheme="minorHAnsi"/>
                <w:szCs w:val="20"/>
              </w:rPr>
            </w:pPr>
            <w:r w:rsidRPr="005424B9">
              <w:rPr>
                <w:rFonts w:ascii="Calibri" w:hAnsi="Calibri" w:cs="Calibri" w:eastAsiaTheme="minorHAnsi"/>
                <w:szCs w:val="20"/>
              </w:rPr>
              <w:t>String</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AE1853E"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780" w:type="dxa"/>
            <w:tcBorders>
              <w:top w:val="single" w:color="auto" w:sz="4" w:space="0"/>
              <w:left w:val="single" w:color="auto" w:sz="4" w:space="0"/>
              <w:bottom w:val="single" w:color="auto" w:sz="4" w:space="0"/>
              <w:right w:val="single" w:color="auto" w:sz="4" w:space="0"/>
            </w:tcBorders>
          </w:tcPr>
          <w:p w:rsidRPr="005424B9" w:rsidR="00431200" w:rsidP="000D596E" w:rsidRDefault="00E06C74" w14:paraId="08C15E97" w14:textId="76975042">
            <w:pPr>
              <w:pStyle w:val="TableText10"/>
              <w:rPr>
                <w:rFonts w:ascii="Calibri" w:hAnsi="Calibri" w:cs="Calibri" w:eastAsiaTheme="minorHAnsi"/>
                <w:szCs w:val="20"/>
              </w:rPr>
            </w:pPr>
            <w:r w:rsidRPr="005424B9">
              <w:rPr>
                <w:rFonts w:ascii="Calibri" w:hAnsi="Calibri" w:cs="Calibri" w:eastAsiaTheme="minorHAnsi"/>
                <w:szCs w:val="20"/>
              </w:rPr>
              <w:t>Reference Table</w:t>
            </w:r>
            <w:r w:rsidRPr="005424B9" w:rsidR="00431200">
              <w:rPr>
                <w:rFonts w:ascii="Calibri" w:hAnsi="Calibri" w:cs="Calibri" w:eastAsiaTheme="minorHAnsi"/>
                <w:szCs w:val="20"/>
              </w:rPr>
              <w:t>: RT_</w:t>
            </w:r>
            <w:r w:rsidR="00877ED9">
              <w:t xml:space="preserve"> </w:t>
            </w:r>
            <w:r w:rsidRPr="00877ED9" w:rsidR="00877ED9">
              <w:rPr>
                <w:rFonts w:ascii="Calibri" w:hAnsi="Calibri" w:cs="Calibri" w:eastAsiaTheme="minorHAnsi"/>
                <w:szCs w:val="20"/>
              </w:rPr>
              <w:t>MACECHILDRELATIONSHIP</w:t>
            </w:r>
          </w:p>
        </w:tc>
      </w:tr>
      <w:tr w:rsidRPr="005424B9" w:rsidR="00271DEB" w:rsidTr="5AD8E5F2" w14:paraId="655010F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271DEB" w:rsidP="000D596E" w:rsidRDefault="00271DEB" w14:paraId="3D8A807F" w14:textId="74B8D298">
            <w:pPr>
              <w:pStyle w:val="TableText10"/>
              <w:rPr>
                <w:rFonts w:ascii="Calibri" w:hAnsi="Calibri" w:cs="Calibri" w:eastAsiaTheme="minorHAnsi"/>
                <w:szCs w:val="20"/>
              </w:rPr>
            </w:pPr>
            <w:r w:rsidRPr="005424B9">
              <w:rPr>
                <w:rFonts w:ascii="Calibri" w:hAnsi="Calibri" w:cs="Calibri" w:eastAsiaTheme="minorHAnsi"/>
                <w:szCs w:val="20"/>
              </w:rPr>
              <w:t>dependentDOB  </w:t>
            </w:r>
          </w:p>
        </w:tc>
        <w:tc>
          <w:tcPr>
            <w:tcW w:w="1350" w:type="dxa"/>
            <w:tcBorders>
              <w:top w:val="single" w:color="auto" w:sz="4" w:space="0"/>
              <w:left w:val="single" w:color="auto" w:sz="4" w:space="0"/>
              <w:bottom w:val="single" w:color="auto" w:sz="4" w:space="0"/>
              <w:right w:val="single" w:color="auto" w:sz="4" w:space="0"/>
            </w:tcBorders>
          </w:tcPr>
          <w:p w:rsidRPr="005424B9" w:rsidR="00271DEB" w:rsidP="000D596E" w:rsidRDefault="00271DEB" w14:paraId="0570547E" w14:textId="0CCA2592">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1080" w:type="dxa"/>
            <w:tcBorders>
              <w:top w:val="single" w:color="auto" w:sz="4" w:space="0"/>
              <w:left w:val="single" w:color="auto" w:sz="4" w:space="0"/>
              <w:bottom w:val="single" w:color="auto" w:sz="4" w:space="0"/>
              <w:right w:val="single" w:color="auto" w:sz="4" w:space="0"/>
            </w:tcBorders>
          </w:tcPr>
          <w:p w:rsidRPr="005424B9" w:rsidR="00271DEB" w:rsidP="000D596E" w:rsidRDefault="00005520" w14:paraId="41661CC5" w14:textId="5703E18D">
            <w:pPr>
              <w:pStyle w:val="TableText10"/>
              <w:rPr>
                <w:rFonts w:ascii="Calibri" w:hAnsi="Calibri" w:cs="Calibri" w:eastAsiaTheme="minorHAnsi"/>
                <w:szCs w:val="20"/>
              </w:rPr>
            </w:pPr>
            <w:ins w:author="Bond, Olivia" w:date="2026-10-20T19:03:00Z" w16du:dateUtc="2026-10-20T23:03:00Z" w:id="434">
              <w:r>
                <w:rPr>
                  <w:rFonts w:ascii="Calibri" w:hAnsi="Calibri" w:cs="Calibri" w:eastAsiaTheme="minorHAnsi"/>
                  <w:szCs w:val="20"/>
                </w:rPr>
                <w:t>No</w:t>
              </w:r>
            </w:ins>
            <w:del w:author="Bond, Olivia" w:date="2026-10-20T19:03:00Z" w16du:dateUtc="2026-10-20T23:03:00Z" w:id="435">
              <w:r w:rsidRPr="005424B9" w:rsidDel="00005520" w:rsidR="00271DEB">
                <w:rPr>
                  <w:rFonts w:ascii="Calibri" w:hAnsi="Calibri" w:cs="Calibri" w:eastAsiaTheme="minorHAnsi"/>
                  <w:szCs w:val="20"/>
                </w:rPr>
                <w:delText>Yes</w:delText>
              </w:r>
            </w:del>
          </w:p>
        </w:tc>
        <w:tc>
          <w:tcPr>
            <w:tcW w:w="3780" w:type="dxa"/>
            <w:tcBorders>
              <w:top w:val="single" w:color="auto" w:sz="4" w:space="0"/>
              <w:left w:val="single" w:color="auto" w:sz="4" w:space="0"/>
              <w:bottom w:val="single" w:color="auto" w:sz="4" w:space="0"/>
              <w:right w:val="single" w:color="auto" w:sz="4" w:space="0"/>
            </w:tcBorders>
          </w:tcPr>
          <w:p w:rsidRPr="005424B9" w:rsidR="00271DEB" w:rsidP="000D596E" w:rsidRDefault="00271DEB" w14:paraId="056A97D9" w14:textId="4BC3D6AA">
            <w:pPr>
              <w:pStyle w:val="TableText10"/>
              <w:rPr>
                <w:rFonts w:ascii="Calibri" w:hAnsi="Calibri" w:cs="Calibri" w:eastAsiaTheme="minorHAnsi"/>
                <w:szCs w:val="20"/>
              </w:rPr>
            </w:pPr>
            <w:r w:rsidRPr="005424B9">
              <w:rPr>
                <w:rFonts w:ascii="Calibri" w:hAnsi="Calibri" w:cs="Calibri" w:eastAsiaTheme="minorHAnsi"/>
                <w:szCs w:val="20"/>
              </w:rPr>
              <w:t xml:space="preserve">Dependent </w:t>
            </w:r>
            <w:r w:rsidRPr="005424B9" w:rsidR="00F847EE">
              <w:rPr>
                <w:rFonts w:ascii="Calibri" w:hAnsi="Calibri" w:cs="Calibri" w:eastAsiaTheme="minorHAnsi"/>
                <w:szCs w:val="20"/>
              </w:rPr>
              <w:t>DOB</w:t>
            </w:r>
            <w:r w:rsidRPr="005424B9">
              <w:rPr>
                <w:rFonts w:ascii="Calibri" w:hAnsi="Calibri" w:cs="Calibri" w:eastAsiaTheme="minorHAnsi"/>
                <w:szCs w:val="20"/>
              </w:rPr>
              <w:t> </w:t>
            </w:r>
          </w:p>
        </w:tc>
      </w:tr>
      <w:tr w:rsidRPr="005424B9" w:rsidR="00431200" w:rsidTr="5AD8E5F2" w14:paraId="1452997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431200" w:rsidP="5AD8E5F2" w:rsidRDefault="75ACDC7B" w14:paraId="77249D21" w14:textId="387460E9">
            <w:pPr>
              <w:pStyle w:val="TableText10"/>
              <w:rPr>
                <w:rFonts w:ascii="Calibri" w:hAnsi="Calibri" w:cs="Calibri" w:eastAsiaTheme="minorEastAsia"/>
              </w:rPr>
            </w:pPr>
            <w:r w:rsidRPr="5AD8E5F2">
              <w:rPr>
                <w:rFonts w:ascii="Calibri" w:hAnsi="Calibri" w:cs="Calibri" w:eastAsiaTheme="minorEastAsia"/>
              </w:rPr>
              <w:t>dependentLiveIn</w:t>
            </w:r>
            <w:r w:rsidRPr="5AD8E5F2" w:rsidR="55D8DD7C">
              <w:rPr>
                <w:rFonts w:ascii="Calibri" w:hAnsi="Calibri" w:cs="Calibri" w:eastAsiaTheme="minorEastAsia"/>
              </w:rPr>
              <w:t>T</w:t>
            </w:r>
            <w:r w:rsidRPr="5AD8E5F2">
              <w:rPr>
                <w:rFonts w:ascii="Calibri" w:hAnsi="Calibri" w:cs="Calibri" w:eastAsiaTheme="minorEastAsia"/>
              </w:rPr>
              <w:t>heSameHome</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2ACF0DA" w14:textId="77777777">
            <w:pPr>
              <w:pStyle w:val="TableText10"/>
              <w:rPr>
                <w:rFonts w:ascii="Calibri" w:hAnsi="Calibri" w:cs="Calibri" w:eastAsiaTheme="minorHAnsi"/>
                <w:szCs w:val="20"/>
              </w:rPr>
            </w:pPr>
            <w:r w:rsidRPr="005424B9">
              <w:rPr>
                <w:rFonts w:ascii="Calibri" w:hAnsi="Calibri" w:cs="Calibri" w:eastAsiaTheme="minorHAnsi"/>
                <w:szCs w:val="20"/>
              </w:rPr>
              <w:t>Boolean</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FA0AA65"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7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1B5BE4E" w14:textId="77777777">
            <w:pPr>
              <w:pStyle w:val="TableText10"/>
              <w:rPr>
                <w:rFonts w:ascii="Calibri" w:hAnsi="Calibri" w:cs="Calibri" w:eastAsiaTheme="minorHAnsi"/>
                <w:szCs w:val="20"/>
              </w:rPr>
            </w:pPr>
            <w:r w:rsidRPr="005424B9">
              <w:rPr>
                <w:rFonts w:ascii="Calibri" w:hAnsi="Calibri" w:cs="Calibri" w:eastAsiaTheme="minorHAnsi"/>
                <w:szCs w:val="20"/>
              </w:rPr>
              <w:t xml:space="preserve">Whether </w:t>
            </w:r>
            <w:r w:rsidRPr="005424B9" w:rsidDel="0034617D">
              <w:rPr>
                <w:rFonts w:ascii="Calibri" w:hAnsi="Calibri" w:cs="Calibri" w:eastAsiaTheme="minorHAnsi"/>
                <w:szCs w:val="20"/>
              </w:rPr>
              <w:t xml:space="preserve">dependent </w:t>
            </w:r>
            <w:r w:rsidRPr="005424B9">
              <w:rPr>
                <w:rFonts w:ascii="Calibri" w:hAnsi="Calibri" w:cs="Calibri" w:eastAsiaTheme="minorHAnsi"/>
                <w:szCs w:val="20"/>
              </w:rPr>
              <w:t>and caregiver live in the same home</w:t>
            </w:r>
          </w:p>
        </w:tc>
      </w:tr>
      <w:tr w:rsidRPr="005424B9" w:rsidR="00EF475A" w:rsidTr="5AD8E5F2" w14:paraId="52CD605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EF475A" w:rsidP="000D596E" w:rsidRDefault="00EF475A" w14:paraId="0485D2B1" w14:textId="7CC14D00">
            <w:pPr>
              <w:pStyle w:val="TableText10"/>
              <w:rPr>
                <w:rFonts w:ascii="Calibri" w:hAnsi="Calibri" w:cs="Calibri" w:eastAsiaTheme="minorHAnsi"/>
                <w:szCs w:val="20"/>
              </w:rPr>
            </w:pPr>
            <w:r w:rsidRPr="005424B9">
              <w:rPr>
                <w:rFonts w:ascii="Calibri" w:hAnsi="Calibri" w:cs="Calibri" w:eastAsiaTheme="minorHAnsi"/>
                <w:szCs w:val="20"/>
              </w:rPr>
              <w:t>isDependentDisabled  </w:t>
            </w:r>
          </w:p>
        </w:tc>
        <w:tc>
          <w:tcPr>
            <w:tcW w:w="1350" w:type="dxa"/>
            <w:tcBorders>
              <w:top w:val="single" w:color="auto" w:sz="4" w:space="0"/>
              <w:left w:val="single" w:color="auto" w:sz="4" w:space="0"/>
              <w:bottom w:val="single" w:color="auto" w:sz="4" w:space="0"/>
              <w:right w:val="single" w:color="auto" w:sz="4" w:space="0"/>
            </w:tcBorders>
          </w:tcPr>
          <w:p w:rsidRPr="005424B9" w:rsidR="00EF475A" w:rsidP="000D596E" w:rsidRDefault="00EF475A" w14:paraId="1CF075B1" w14:textId="0B0AD13B">
            <w:pPr>
              <w:pStyle w:val="TableText10"/>
              <w:rPr>
                <w:rFonts w:ascii="Calibri" w:hAnsi="Calibri" w:cs="Calibri" w:eastAsiaTheme="minorHAnsi"/>
                <w:szCs w:val="20"/>
              </w:rPr>
            </w:pPr>
            <w:r w:rsidRPr="005424B9">
              <w:rPr>
                <w:rFonts w:ascii="Calibri" w:hAnsi="Calibri" w:cs="Calibri" w:eastAsiaTheme="minorHAnsi"/>
                <w:szCs w:val="20"/>
              </w:rPr>
              <w:t>Boolean</w:t>
            </w:r>
          </w:p>
        </w:tc>
        <w:tc>
          <w:tcPr>
            <w:tcW w:w="1080" w:type="dxa"/>
            <w:tcBorders>
              <w:top w:val="single" w:color="auto" w:sz="4" w:space="0"/>
              <w:left w:val="single" w:color="auto" w:sz="4" w:space="0"/>
              <w:bottom w:val="single" w:color="auto" w:sz="4" w:space="0"/>
              <w:right w:val="single" w:color="auto" w:sz="4" w:space="0"/>
            </w:tcBorders>
          </w:tcPr>
          <w:p w:rsidRPr="005424B9" w:rsidR="00EF475A" w:rsidP="000D596E" w:rsidRDefault="00EF475A" w14:paraId="4FDFD347" w14:textId="051AC6C4">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780" w:type="dxa"/>
            <w:tcBorders>
              <w:top w:val="single" w:color="auto" w:sz="4" w:space="0"/>
              <w:left w:val="single" w:color="auto" w:sz="4" w:space="0"/>
              <w:bottom w:val="single" w:color="auto" w:sz="4" w:space="0"/>
              <w:right w:val="single" w:color="auto" w:sz="4" w:space="0"/>
            </w:tcBorders>
          </w:tcPr>
          <w:p w:rsidRPr="005424B9" w:rsidR="00EF475A" w:rsidP="000D596E" w:rsidRDefault="00EF475A" w14:paraId="58B92BAD" w14:textId="5ADA760B">
            <w:pPr>
              <w:pStyle w:val="TableText10"/>
              <w:rPr>
                <w:rFonts w:ascii="Calibri" w:hAnsi="Calibri" w:cs="Calibri" w:eastAsiaTheme="minorHAnsi"/>
                <w:szCs w:val="20"/>
              </w:rPr>
            </w:pPr>
            <w:r w:rsidRPr="005424B9">
              <w:rPr>
                <w:rFonts w:ascii="Calibri" w:hAnsi="Calibri" w:cs="Calibri" w:eastAsiaTheme="minorHAnsi"/>
                <w:szCs w:val="20"/>
              </w:rPr>
              <w:t xml:space="preserve">Is </w:t>
            </w:r>
            <w:r w:rsidRPr="005424B9" w:rsidDel="00E00608">
              <w:rPr>
                <w:rFonts w:ascii="Calibri" w:hAnsi="Calibri" w:cs="Calibri" w:eastAsiaTheme="minorHAnsi"/>
                <w:szCs w:val="20"/>
              </w:rPr>
              <w:t xml:space="preserve">dependent </w:t>
            </w:r>
            <w:r w:rsidRPr="005424B9">
              <w:rPr>
                <w:rFonts w:ascii="Calibri" w:hAnsi="Calibri" w:cs="Calibri" w:eastAsiaTheme="minorHAnsi"/>
                <w:szCs w:val="20"/>
              </w:rPr>
              <w:t>disabled</w:t>
            </w:r>
          </w:p>
        </w:tc>
      </w:tr>
      <w:tr w:rsidRPr="005424B9" w:rsidR="00431200" w:rsidTr="5AD8E5F2" w14:paraId="4CCAE31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431200" w:rsidP="31714CD1" w:rsidRDefault="00431200" w14:paraId="3FD64FFC" w14:textId="73CF499D">
            <w:pPr>
              <w:pStyle w:val="TableText10"/>
              <w:rPr>
                <w:rFonts w:ascii="Calibri" w:hAnsi="Calibri" w:cs="Calibri" w:eastAsiaTheme="minorEastAsia"/>
                <w:szCs w:val="20"/>
              </w:rPr>
            </w:pPr>
            <w:r w:rsidRPr="005424B9">
              <w:rPr>
                <w:rFonts w:ascii="Calibri" w:hAnsi="Calibri" w:cs="Calibri" w:eastAsiaTheme="minorEastAsia"/>
                <w:szCs w:val="20"/>
              </w:rPr>
              <w:t>hoursOfCaregivingPer</w:t>
            </w:r>
            <w:r w:rsidRPr="005424B9" w:rsidR="00AA4EC7">
              <w:rPr>
                <w:rFonts w:ascii="Calibri" w:hAnsi="Calibri" w:cs="Calibri" w:eastAsiaTheme="minorEastAsia"/>
                <w:szCs w:val="20"/>
              </w:rPr>
              <w:t>Month</w:t>
            </w:r>
          </w:p>
        </w:tc>
        <w:tc>
          <w:tcPr>
            <w:tcW w:w="1350" w:type="dxa"/>
            <w:tcBorders>
              <w:top w:val="single" w:color="auto" w:sz="4" w:space="0"/>
              <w:left w:val="single" w:color="auto" w:sz="4" w:space="0"/>
              <w:bottom w:val="single" w:color="auto" w:sz="4" w:space="0"/>
              <w:right w:val="single" w:color="auto" w:sz="4" w:space="0"/>
            </w:tcBorders>
          </w:tcPr>
          <w:p w:rsidRPr="005424B9" w:rsidR="00431200" w:rsidP="31714CD1" w:rsidRDefault="00C018B3" w14:paraId="1BC743A7" w14:textId="17E82E52">
            <w:pPr>
              <w:pStyle w:val="TableText10"/>
              <w:rPr>
                <w:rFonts w:ascii="Calibri" w:hAnsi="Calibri" w:cs="Calibri" w:eastAsiaTheme="minorEastAsia"/>
                <w:szCs w:val="20"/>
              </w:rPr>
            </w:pPr>
            <w:r w:rsidRPr="005424B9">
              <w:rPr>
                <w:rFonts w:ascii="Calibri" w:hAnsi="Calibri" w:cs="Calibri" w:eastAsiaTheme="minorEastAsia"/>
                <w:szCs w:val="20"/>
              </w:rPr>
              <w:t>Array&lt;MonthlyHoursOfCareGivingDTO&gt;</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67B0D9F"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780" w:type="dxa"/>
            <w:tcBorders>
              <w:top w:val="single" w:color="auto" w:sz="4" w:space="0"/>
              <w:left w:val="single" w:color="auto" w:sz="4" w:space="0"/>
              <w:bottom w:val="single" w:color="auto" w:sz="4" w:space="0"/>
              <w:right w:val="single" w:color="auto" w:sz="4" w:space="0"/>
            </w:tcBorders>
          </w:tcPr>
          <w:p w:rsidRPr="005424B9" w:rsidR="00431200" w:rsidP="31714CD1" w:rsidRDefault="00431200" w14:paraId="79C67030" w14:textId="1AD68209">
            <w:pPr>
              <w:pStyle w:val="TableText10"/>
              <w:rPr>
                <w:rFonts w:ascii="Calibri" w:hAnsi="Calibri" w:cs="Calibri" w:eastAsiaTheme="minorEastAsia"/>
                <w:szCs w:val="20"/>
              </w:rPr>
            </w:pPr>
            <w:r w:rsidRPr="005424B9">
              <w:rPr>
                <w:rFonts w:ascii="Calibri" w:hAnsi="Calibri" w:cs="Calibri" w:eastAsiaTheme="minorEastAsia"/>
                <w:szCs w:val="20"/>
              </w:rPr>
              <w:t xml:space="preserve">Number of care giver hours per </w:t>
            </w:r>
            <w:r w:rsidRPr="005424B9" w:rsidR="00EE2A12">
              <w:rPr>
                <w:rFonts w:ascii="Calibri" w:hAnsi="Calibri" w:cs="Calibri" w:eastAsiaTheme="minorEastAsia"/>
                <w:szCs w:val="20"/>
              </w:rPr>
              <w:t>month for the last 3 months</w:t>
            </w:r>
          </w:p>
        </w:tc>
      </w:tr>
      <w:tr w:rsidRPr="005424B9" w:rsidR="00431200" w:rsidTr="5AD8E5F2" w14:paraId="6133EFC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75BFF2" w14:textId="77777777">
            <w:pPr>
              <w:pStyle w:val="TableText10"/>
              <w:rPr>
                <w:rFonts w:ascii="Calibri" w:hAnsi="Calibri" w:cs="Calibri" w:eastAsiaTheme="minorHAnsi"/>
                <w:szCs w:val="20"/>
              </w:rPr>
            </w:pPr>
            <w:r w:rsidRPr="005424B9">
              <w:rPr>
                <w:rFonts w:ascii="Calibri" w:hAnsi="Calibri" w:cs="Calibri" w:eastAsiaTheme="minorHAnsi"/>
                <w:szCs w:val="20"/>
              </w:rPr>
              <w:t>effectiveBeginDate</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651664E"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005520" w14:paraId="1BCE8B71" w14:textId="408563DC">
            <w:pPr>
              <w:pStyle w:val="TableText10"/>
              <w:rPr>
                <w:rFonts w:ascii="Calibri" w:hAnsi="Calibri" w:cs="Calibri" w:eastAsiaTheme="minorHAnsi"/>
                <w:szCs w:val="20"/>
              </w:rPr>
            </w:pPr>
            <w:ins w:author="Bond, Olivia" w:date="2026-10-20T19:03:00Z" w16du:dateUtc="2026-10-20T23:03:00Z" w:id="436">
              <w:r>
                <w:rPr>
                  <w:rFonts w:ascii="Calibri" w:hAnsi="Calibri" w:cs="Calibri" w:eastAsiaTheme="minorHAnsi"/>
                  <w:szCs w:val="20"/>
                </w:rPr>
                <w:t>No</w:t>
              </w:r>
            </w:ins>
            <w:del w:author="Bond, Olivia" w:date="2026-10-20T19:03:00Z" w16du:dateUtc="2026-10-20T23:03:00Z" w:id="437">
              <w:r w:rsidRPr="005424B9" w:rsidDel="00005520" w:rsidR="00431200">
                <w:rPr>
                  <w:rFonts w:ascii="Calibri" w:hAnsi="Calibri" w:cs="Calibri" w:eastAsiaTheme="minorHAnsi"/>
                  <w:szCs w:val="20"/>
                </w:rPr>
                <w:delText>Yes</w:delText>
              </w:r>
            </w:del>
          </w:p>
        </w:tc>
        <w:tc>
          <w:tcPr>
            <w:tcW w:w="3780" w:type="dxa"/>
            <w:tcBorders>
              <w:top w:val="single" w:color="auto" w:sz="4" w:space="0"/>
              <w:left w:val="single" w:color="auto" w:sz="4" w:space="0"/>
              <w:bottom w:val="single" w:color="auto" w:sz="4" w:space="0"/>
              <w:right w:val="single" w:color="auto" w:sz="4" w:space="0"/>
            </w:tcBorders>
          </w:tcPr>
          <w:p w:rsidRPr="005424B9" w:rsidR="00431200" w:rsidP="000D596E" w:rsidRDefault="001F74BE" w14:paraId="5DC81E01" w14:textId="2D2CF85E">
            <w:pPr>
              <w:pStyle w:val="TableText10"/>
              <w:rPr>
                <w:rFonts w:ascii="Calibri" w:hAnsi="Calibri" w:cs="Calibri" w:eastAsiaTheme="minorHAnsi"/>
                <w:szCs w:val="20"/>
              </w:rPr>
            </w:pPr>
            <w:r w:rsidRPr="005C4972">
              <w:rPr>
                <w:rFonts w:ascii="Calibri" w:hAnsi="Calibri" w:cs="Calibri"/>
                <w:szCs w:val="20"/>
              </w:rPr>
              <w:t>Date on which the circumstance became effective in the source system (VaCMS). Null indicates the record remains active.</w:t>
            </w:r>
          </w:p>
        </w:tc>
      </w:tr>
      <w:tr w:rsidRPr="005424B9" w:rsidR="00431200" w:rsidTr="5AD8E5F2" w14:paraId="55EFB72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0831A03" w14:textId="77777777">
            <w:pPr>
              <w:pStyle w:val="TableText10"/>
              <w:rPr>
                <w:rFonts w:ascii="Calibri" w:hAnsi="Calibri" w:cs="Calibri" w:eastAsiaTheme="minorHAnsi"/>
                <w:szCs w:val="20"/>
              </w:rPr>
            </w:pPr>
            <w:r w:rsidRPr="005424B9">
              <w:rPr>
                <w:rFonts w:ascii="Calibri" w:hAnsi="Calibri" w:cs="Calibri" w:eastAsiaTheme="minorHAnsi"/>
                <w:szCs w:val="20"/>
              </w:rPr>
              <w:t>effectiveEndDate</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089A1B5"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B0D7493" w14:textId="77777777">
            <w:pPr>
              <w:pStyle w:val="TableText10"/>
              <w:rPr>
                <w:rFonts w:ascii="Calibri" w:hAnsi="Calibri" w:cs="Calibri" w:eastAsiaTheme="minorHAnsi"/>
                <w:szCs w:val="20"/>
              </w:rPr>
            </w:pPr>
            <w:r w:rsidRPr="005424B9">
              <w:rPr>
                <w:rFonts w:ascii="Calibri" w:hAnsi="Calibri" w:cs="Calibri" w:eastAsiaTheme="minorHAnsi"/>
                <w:szCs w:val="20"/>
              </w:rPr>
              <w:t>No</w:t>
            </w:r>
          </w:p>
        </w:tc>
        <w:tc>
          <w:tcPr>
            <w:tcW w:w="3780" w:type="dxa"/>
            <w:tcBorders>
              <w:top w:val="single" w:color="auto" w:sz="4" w:space="0"/>
              <w:left w:val="single" w:color="auto" w:sz="4" w:space="0"/>
              <w:bottom w:val="single" w:color="auto" w:sz="4" w:space="0"/>
              <w:right w:val="single" w:color="auto" w:sz="4" w:space="0"/>
            </w:tcBorders>
          </w:tcPr>
          <w:p w:rsidRPr="005424B9" w:rsidR="00431200" w:rsidP="000D596E" w:rsidRDefault="00584B8F" w14:paraId="6E3DDA61" w14:textId="356809A9">
            <w:pPr>
              <w:pStyle w:val="TableText10"/>
              <w:rPr>
                <w:rFonts w:ascii="Calibri" w:hAnsi="Calibri" w:cs="Calibri" w:eastAsiaTheme="minorHAnsi"/>
                <w:szCs w:val="20"/>
              </w:rPr>
            </w:pPr>
            <w:r w:rsidRPr="0012190D">
              <w:rPr>
                <w:rFonts w:ascii="Calibri" w:hAnsi="Calibri" w:cs="Calibri"/>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5424B9" w:rsidR="00F11EA3" w:rsidTr="5AD8E5F2" w14:paraId="68804F7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33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4E70F827" w14:textId="0A0A4894">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source</w:t>
            </w:r>
          </w:p>
        </w:tc>
        <w:tc>
          <w:tcPr>
            <w:tcW w:w="135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5EECD099" w14:textId="478F03C5">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String</w:t>
            </w:r>
          </w:p>
        </w:tc>
        <w:tc>
          <w:tcPr>
            <w:tcW w:w="108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3E0B7505" w14:textId="54908AA3">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Yes</w:t>
            </w:r>
          </w:p>
        </w:tc>
        <w:tc>
          <w:tcPr>
            <w:tcW w:w="3780" w:type="dxa"/>
            <w:tcBorders>
              <w:top w:val="single" w:color="auto" w:sz="4" w:space="0"/>
              <w:left w:val="single" w:color="auto" w:sz="4" w:space="0"/>
              <w:bottom w:val="single" w:color="auto" w:sz="4" w:space="0"/>
              <w:right w:val="single" w:color="auto" w:sz="4" w:space="0"/>
            </w:tcBorders>
          </w:tcPr>
          <w:p w:rsidRPr="008E69F0" w:rsidR="00DF43F1" w:rsidP="00DF43F1" w:rsidRDefault="697E44E1" w14:paraId="39E9ADB9" w14:textId="77777777">
            <w:pPr>
              <w:pStyle w:val="TableText1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The system that MWRP received this data from (could be "MWRP" if the data was uploaded to MWRP).</w:t>
            </w:r>
            <w:r w:rsidRPr="5AD8E5F2">
              <w:rPr>
                <w:rFonts w:ascii="Calibri" w:hAnsi="Calibri" w:eastAsia="Calibri" w:cs="Calibri"/>
                <w:color w:val="000000" w:themeColor="text1"/>
                <w:lang w:val="en-GB"/>
              </w:rPr>
              <w:t xml:space="preserve"> </w:t>
            </w:r>
          </w:p>
          <w:p w:rsidRPr="005424B9" w:rsidR="00F11EA3" w:rsidP="5AD8E5F2" w:rsidRDefault="1E1B195E" w14:paraId="589508D2" w14:textId="6EA41C03">
            <w:pPr>
              <w:pStyle w:val="TableText10"/>
              <w:rPr>
                <w:rFonts w:ascii="Calibri" w:hAnsi="Calibri" w:eastAsia="Calibri" w:cs="Calibri"/>
                <w:color w:val="0078D4"/>
                <w:u w:val="single"/>
                <w:lang w:val="en-GB"/>
              </w:rPr>
            </w:pPr>
            <w:r w:rsidRPr="5AD8E5F2">
              <w:rPr>
                <w:rFonts w:ascii="Calibri" w:hAnsi="Calibri" w:eastAsia="Calibri" w:cs="Calibri"/>
                <w:lang w:val="en-GB"/>
              </w:rPr>
              <w:lastRenderedPageBreak/>
              <w:t>Eg: VaCMS</w:t>
            </w:r>
          </w:p>
        </w:tc>
      </w:tr>
      <w:tr w:rsidRPr="005424B9" w:rsidR="00F11EA3" w:rsidTr="5AD8E5F2" w14:paraId="44087DE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330" w:type="dxa"/>
            <w:tcBorders>
              <w:top w:val="single" w:color="auto" w:sz="4" w:space="0"/>
              <w:left w:val="single" w:color="auto" w:sz="4" w:space="0"/>
              <w:bottom w:val="single" w:color="auto" w:sz="4" w:space="0"/>
              <w:right w:val="single" w:color="auto" w:sz="4" w:space="0"/>
            </w:tcBorders>
          </w:tcPr>
          <w:p w:rsidRPr="005424B9" w:rsidR="00F11EA3" w:rsidP="5AD8E5F2" w:rsidRDefault="0645EF73" w14:paraId="1D7610CE" w14:textId="18939B1D">
            <w:pPr>
              <w:pStyle w:val="TableText10"/>
              <w:rPr>
                <w:rFonts w:ascii="Calibri" w:hAnsi="Calibri" w:eastAsia="Calibri" w:cs="Calibri"/>
                <w:color w:val="000000" w:themeColor="text1"/>
                <w:lang w:val="en-GB"/>
              </w:rPr>
            </w:pPr>
            <w:r w:rsidRPr="5AD8E5F2">
              <w:rPr>
                <w:rFonts w:ascii="Calibri" w:hAnsi="Calibri" w:cs="Calibri" w:eastAsiaTheme="majorEastAsia"/>
                <w:lang w:val="en-GB"/>
              </w:rPr>
              <w:lastRenderedPageBreak/>
              <w:t>updateSw</w:t>
            </w:r>
          </w:p>
        </w:tc>
        <w:tc>
          <w:tcPr>
            <w:tcW w:w="135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556F709F" w14:textId="088BF73D">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String</w:t>
            </w:r>
          </w:p>
        </w:tc>
        <w:tc>
          <w:tcPr>
            <w:tcW w:w="108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2F407009" w14:textId="7C988406">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No</w:t>
            </w:r>
          </w:p>
        </w:tc>
        <w:tc>
          <w:tcPr>
            <w:tcW w:w="3780" w:type="dxa"/>
            <w:tcBorders>
              <w:top w:val="single" w:color="auto" w:sz="4" w:space="0"/>
              <w:left w:val="single" w:color="auto" w:sz="4" w:space="0"/>
              <w:bottom w:val="single" w:color="auto" w:sz="4" w:space="0"/>
              <w:right w:val="single" w:color="auto" w:sz="4" w:space="0"/>
            </w:tcBorders>
          </w:tcPr>
          <w:p w:rsidR="000B0A29" w:rsidP="000B0A29" w:rsidRDefault="000B0A29" w14:paraId="4F6AB5A9"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F11EA3" w:rsidP="31714CD1" w:rsidRDefault="000B0A29" w14:paraId="5616CECD" w14:textId="210301B9">
            <w:pPr>
              <w:pStyle w:val="TableText10"/>
              <w:rPr>
                <w:rFonts w:ascii="Calibri" w:hAnsi="Calibri" w:eastAsia="Calibri" w:cs="Calibri"/>
                <w:color w:val="0078D4"/>
                <w:szCs w:val="20"/>
                <w:u w:val="single"/>
                <w:lang w:val="en-GB"/>
              </w:rPr>
            </w:pPr>
            <w:r w:rsidRPr="0012190D">
              <w:rPr>
                <w:rFonts w:ascii="Calibri" w:hAnsi="Calibri" w:eastAsia="Calibri" w:cs="Calibri"/>
                <w:color w:val="000000" w:themeColor="text1"/>
              </w:rPr>
              <w:t>E.g.: 'Yes'/'No'</w:t>
            </w:r>
          </w:p>
        </w:tc>
      </w:tr>
      <w:tr w:rsidRPr="005424B9" w:rsidR="00F11EA3" w:rsidTr="5AD8E5F2" w14:paraId="2F2A8C2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33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14D2717E" w14:textId="74F2391D">
            <w:pPr>
              <w:pStyle w:val="TableText10"/>
              <w:rPr>
                <w:rFonts w:ascii="Calibri" w:hAnsi="Calibri" w:eastAsia="Calibri" w:cs="Calibri"/>
                <w:color w:val="000000" w:themeColor="text1"/>
                <w:szCs w:val="20"/>
                <w:lang w:val="en-GB"/>
              </w:rPr>
            </w:pPr>
            <w:r w:rsidRPr="31714CD1">
              <w:rPr>
                <w:rFonts w:ascii="Calibri" w:hAnsi="Calibri" w:cs="Calibri" w:eastAsiaTheme="majorEastAsia"/>
              </w:rPr>
              <w:t xml:space="preserve">vaCMSSequenceNum </w:t>
            </w:r>
            <w:r w:rsidRPr="31714CD1">
              <w:rPr>
                <w:rFonts w:ascii="Calibri" w:hAnsi="Calibri" w:cs="Calibri" w:eastAsiaTheme="majorEastAsia"/>
                <w:lang w:val="en-GB"/>
              </w:rPr>
              <w:t>  </w:t>
            </w:r>
          </w:p>
        </w:tc>
        <w:tc>
          <w:tcPr>
            <w:tcW w:w="135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6858A432" w14:textId="0B860EB7">
            <w:pPr>
              <w:pStyle w:val="TableText10"/>
              <w:rPr>
                <w:rFonts w:ascii="Calibri" w:hAnsi="Calibri" w:eastAsia="Calibri" w:cs="Calibri"/>
                <w:color w:val="000000" w:themeColor="text1"/>
                <w:szCs w:val="20"/>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1080" w:type="dxa"/>
            <w:tcBorders>
              <w:top w:val="single" w:color="auto" w:sz="4" w:space="0"/>
              <w:left w:val="single" w:color="auto" w:sz="4" w:space="0"/>
              <w:bottom w:val="single" w:color="auto" w:sz="4" w:space="0"/>
              <w:right w:val="single" w:color="auto" w:sz="4" w:space="0"/>
            </w:tcBorders>
          </w:tcPr>
          <w:p w:rsidRPr="005424B9" w:rsidR="00F11EA3" w:rsidP="31714CD1" w:rsidRDefault="00F11EA3" w14:paraId="2B9FFF90" w14:textId="30EF3BA7">
            <w:pPr>
              <w:pStyle w:val="TableText10"/>
              <w:rPr>
                <w:rFonts w:ascii="Calibri" w:hAnsi="Calibri" w:eastAsia="Calibri" w:cs="Calibri"/>
                <w:color w:val="000000" w:themeColor="text1"/>
                <w:szCs w:val="20"/>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3780" w:type="dxa"/>
            <w:tcBorders>
              <w:top w:val="single" w:color="auto" w:sz="4" w:space="0"/>
              <w:left w:val="single" w:color="auto" w:sz="4" w:space="0"/>
              <w:bottom w:val="single" w:color="auto" w:sz="4" w:space="0"/>
              <w:right w:val="single" w:color="auto" w:sz="4" w:space="0"/>
            </w:tcBorders>
          </w:tcPr>
          <w:p w:rsidRPr="005424B9" w:rsidR="00F11EA3" w:rsidP="31714CD1" w:rsidRDefault="00986150" w14:paraId="341BF248" w14:textId="3CEF8FE9">
            <w:pPr>
              <w:pStyle w:val="TableText10"/>
              <w:rPr>
                <w:rFonts w:ascii="Calibri" w:hAnsi="Calibri" w:eastAsia="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5AD8E5F2" w:rsidRDefault="5AD8E5F2" w14:paraId="09107A9A" w14:textId="4F9CDFEA"/>
    <w:p w:rsidRPr="005424B9" w:rsidR="00431200" w:rsidP="00431200" w:rsidRDefault="00431200" w14:paraId="6852D73E" w14:textId="77777777">
      <w:pPr>
        <w:ind w:left="720" w:right="162"/>
        <w:rPr>
          <w:rFonts w:ascii="Calibri" w:hAnsi="Calibri" w:cs="Calibri"/>
          <w:color w:val="000000"/>
          <w:sz w:val="20"/>
          <w:szCs w:val="20"/>
        </w:rPr>
      </w:pPr>
    </w:p>
    <w:p w:rsidRPr="005424B9" w:rsidR="004F28E2" w:rsidP="008661F6" w:rsidRDefault="004F28E2" w14:paraId="63A77DB7" w14:textId="77777777">
      <w:pPr>
        <w:ind w:right="162"/>
        <w:rPr>
          <w:rFonts w:ascii="Calibri" w:hAnsi="Calibri" w:cs="Calibri"/>
          <w:sz w:val="20"/>
          <w:szCs w:val="20"/>
        </w:rPr>
      </w:pPr>
      <w:r w:rsidRPr="005424B9">
        <w:rPr>
          <w:rFonts w:ascii="Calibri" w:hAnsi="Calibri" w:cs="Calibri" w:eastAsiaTheme="minorEastAsia"/>
          <w:sz w:val="20"/>
          <w:szCs w:val="20"/>
        </w:rPr>
        <w:t>MonthlyHoursOfCareGivingDTO:</w:t>
      </w:r>
    </w:p>
    <w:p w:rsidRPr="005424B9" w:rsidR="004F28E2" w:rsidP="004F28E2" w:rsidRDefault="004F28E2" w14:paraId="2B8EC580" w14:textId="77777777">
      <w:pPr>
        <w:ind w:right="162"/>
        <w:rPr>
          <w:rFonts w:ascii="Calibri" w:hAnsi="Calibri" w:cs="Calibri" w:eastAsiaTheme="minorEastAsia"/>
          <w:sz w:val="20"/>
          <w:szCs w:val="20"/>
        </w:rPr>
      </w:pPr>
    </w:p>
    <w:tbl>
      <w:tblPr>
        <w:tblW w:w="95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30"/>
        <w:gridCol w:w="1350"/>
        <w:gridCol w:w="1080"/>
        <w:gridCol w:w="3780"/>
      </w:tblGrid>
      <w:tr w:rsidRPr="005424B9" w:rsidR="004F28E2" w:rsidTr="00605064" w14:paraId="2B2DD83A" w14:textId="77777777">
        <w:trPr>
          <w:trHeight w:val="300"/>
        </w:trPr>
        <w:tc>
          <w:tcPr>
            <w:tcW w:w="3330" w:type="dxa"/>
            <w:shd w:val="clear" w:color="auto" w:fill="000000" w:themeFill="text1"/>
          </w:tcPr>
          <w:p w:rsidR="004F28E2" w:rsidRDefault="004F28E2" w14:paraId="1F3B882F" w14:textId="77777777">
            <w:pPr>
              <w:pStyle w:val="TableText10HeaderCenter"/>
              <w:rPr>
                <w:rFonts w:ascii="Calibri" w:hAnsi="Calibri" w:cs="Calibri"/>
                <w:b w:val="0"/>
                <w:color w:val="FFFFFF" w:themeColor="background1"/>
              </w:rPr>
            </w:pPr>
            <w:r w:rsidRPr="2F12A4D2">
              <w:rPr>
                <w:rFonts w:ascii="Calibri" w:hAnsi="Calibri" w:cs="Calibri"/>
                <w:color w:val="FFFFFF" w:themeColor="background1"/>
              </w:rPr>
              <w:t>Field</w:t>
            </w:r>
          </w:p>
        </w:tc>
        <w:tc>
          <w:tcPr>
            <w:tcW w:w="1350" w:type="dxa"/>
            <w:shd w:val="clear" w:color="auto" w:fill="000000" w:themeFill="text1"/>
          </w:tcPr>
          <w:p w:rsidR="004F28E2" w:rsidRDefault="004F28E2" w14:paraId="49E42DE5" w14:textId="77777777">
            <w:pPr>
              <w:pStyle w:val="TableText10HeaderCenter"/>
              <w:rPr>
                <w:rFonts w:ascii="Calibri" w:hAnsi="Calibri" w:cs="Calibri"/>
                <w:b w:val="0"/>
                <w:color w:val="FFFFFF" w:themeColor="background1"/>
              </w:rPr>
            </w:pPr>
            <w:r w:rsidRPr="2F12A4D2">
              <w:rPr>
                <w:rFonts w:ascii="Calibri" w:hAnsi="Calibri" w:cs="Calibri"/>
                <w:color w:val="FFFFFF" w:themeColor="background1"/>
              </w:rPr>
              <w:t>Type</w:t>
            </w:r>
          </w:p>
        </w:tc>
        <w:tc>
          <w:tcPr>
            <w:tcW w:w="1080" w:type="dxa"/>
            <w:shd w:val="clear" w:color="auto" w:fill="000000" w:themeFill="text1"/>
          </w:tcPr>
          <w:p w:rsidR="004F28E2" w:rsidRDefault="004F28E2" w14:paraId="51C17438" w14:textId="77777777">
            <w:pPr>
              <w:pStyle w:val="TableText10HeaderCenter"/>
              <w:rPr>
                <w:rFonts w:ascii="Calibri" w:hAnsi="Calibri" w:cs="Calibri"/>
                <w:b w:val="0"/>
                <w:color w:val="FFFFFF" w:themeColor="background1"/>
              </w:rPr>
            </w:pPr>
            <w:r w:rsidRPr="2F12A4D2">
              <w:rPr>
                <w:rFonts w:ascii="Calibri" w:hAnsi="Calibri" w:cs="Calibri"/>
                <w:color w:val="FFFFFF" w:themeColor="background1"/>
              </w:rPr>
              <w:t>Required</w:t>
            </w:r>
          </w:p>
        </w:tc>
        <w:tc>
          <w:tcPr>
            <w:tcW w:w="3780" w:type="dxa"/>
            <w:shd w:val="clear" w:color="auto" w:fill="000000" w:themeFill="text1"/>
          </w:tcPr>
          <w:p w:rsidR="004F28E2" w:rsidRDefault="004F28E2" w14:paraId="059473DF" w14:textId="77777777">
            <w:pPr>
              <w:pStyle w:val="TableText10HeaderCenter"/>
              <w:rPr>
                <w:rFonts w:ascii="Calibri" w:hAnsi="Calibri" w:cs="Calibri"/>
                <w:b w:val="0"/>
                <w:color w:val="FFFFFF" w:themeColor="background1"/>
              </w:rPr>
            </w:pPr>
            <w:r w:rsidRPr="2F12A4D2">
              <w:rPr>
                <w:rFonts w:ascii="Calibri" w:hAnsi="Calibri" w:cs="Calibri"/>
                <w:color w:val="FFFFFF" w:themeColor="background1"/>
              </w:rPr>
              <w:t>Description</w:t>
            </w:r>
          </w:p>
        </w:tc>
      </w:tr>
      <w:tr w:rsidRPr="005424B9" w:rsidR="004F28E2" w:rsidTr="00605064" w14:paraId="34A2F34A" w14:textId="77777777">
        <w:trPr>
          <w:trHeight w:val="300"/>
        </w:trPr>
        <w:tc>
          <w:tcPr>
            <w:tcW w:w="3330" w:type="dxa"/>
            <w:tcBorders>
              <w:top w:val="single" w:color="auto" w:sz="4" w:space="0"/>
              <w:left w:val="single" w:color="auto" w:sz="4" w:space="0"/>
              <w:bottom w:val="single" w:color="auto" w:sz="4" w:space="0"/>
              <w:right w:val="single" w:color="auto" w:sz="4" w:space="0"/>
            </w:tcBorders>
          </w:tcPr>
          <w:p w:rsidR="004F28E2" w:rsidRDefault="004F28E2" w14:paraId="18CCF4FA" w14:textId="77777777">
            <w:pPr>
              <w:pStyle w:val="TableText10"/>
              <w:rPr>
                <w:rFonts w:ascii="Calibri" w:hAnsi="Calibri" w:cs="Calibri" w:eastAsiaTheme="minorEastAsia"/>
              </w:rPr>
            </w:pPr>
            <w:r w:rsidRPr="2BC9D9B1">
              <w:rPr>
                <w:rFonts w:ascii="Calibri" w:hAnsi="Calibri" w:cs="Calibri" w:eastAsiaTheme="minorEastAsia"/>
              </w:rPr>
              <w:t>monthAndYear</w:t>
            </w:r>
          </w:p>
        </w:tc>
        <w:tc>
          <w:tcPr>
            <w:tcW w:w="1350" w:type="dxa"/>
            <w:tcBorders>
              <w:top w:val="single" w:color="auto" w:sz="4" w:space="0"/>
              <w:left w:val="single" w:color="auto" w:sz="4" w:space="0"/>
              <w:bottom w:val="single" w:color="auto" w:sz="4" w:space="0"/>
              <w:right w:val="single" w:color="auto" w:sz="4" w:space="0"/>
            </w:tcBorders>
          </w:tcPr>
          <w:p w:rsidR="004F28E2" w:rsidRDefault="004F28E2" w14:paraId="09DECE60" w14:textId="77777777">
            <w:pPr>
              <w:pStyle w:val="TableText10"/>
              <w:rPr>
                <w:rFonts w:ascii="Calibri" w:hAnsi="Calibri" w:cs="Calibri" w:eastAsiaTheme="minorEastAsia"/>
              </w:rPr>
            </w:pPr>
            <w:r w:rsidRPr="2F12A4D2">
              <w:rPr>
                <w:rFonts w:ascii="Calibri" w:hAnsi="Calibri" w:cs="Calibri" w:eastAsiaTheme="minorEastAsia"/>
              </w:rPr>
              <w:t>String</w:t>
            </w:r>
          </w:p>
        </w:tc>
        <w:tc>
          <w:tcPr>
            <w:tcW w:w="1080" w:type="dxa"/>
            <w:tcBorders>
              <w:top w:val="single" w:color="auto" w:sz="4" w:space="0"/>
              <w:left w:val="single" w:color="auto" w:sz="4" w:space="0"/>
              <w:bottom w:val="single" w:color="auto" w:sz="4" w:space="0"/>
              <w:right w:val="single" w:color="auto" w:sz="4" w:space="0"/>
            </w:tcBorders>
          </w:tcPr>
          <w:p w:rsidR="004F28E2" w:rsidRDefault="004F28E2" w14:paraId="439FEB27" w14:textId="77777777">
            <w:pPr>
              <w:pStyle w:val="TableText10"/>
              <w:rPr>
                <w:rFonts w:ascii="Calibri" w:hAnsi="Calibri" w:cs="Calibri" w:eastAsiaTheme="minorEastAsia"/>
              </w:rPr>
            </w:pPr>
            <w:r w:rsidRPr="2F12A4D2">
              <w:rPr>
                <w:rFonts w:ascii="Calibri" w:hAnsi="Calibri" w:cs="Calibri" w:eastAsiaTheme="minorEastAsia"/>
              </w:rPr>
              <w:t>Yes</w:t>
            </w:r>
          </w:p>
        </w:tc>
        <w:tc>
          <w:tcPr>
            <w:tcW w:w="3780" w:type="dxa"/>
            <w:tcBorders>
              <w:top w:val="single" w:color="auto" w:sz="4" w:space="0"/>
              <w:left w:val="single" w:color="auto" w:sz="4" w:space="0"/>
              <w:bottom w:val="single" w:color="auto" w:sz="4" w:space="0"/>
              <w:right w:val="single" w:color="auto" w:sz="4" w:space="0"/>
            </w:tcBorders>
          </w:tcPr>
          <w:p w:rsidR="004F28E2" w:rsidRDefault="004F28E2" w14:paraId="690D0C6F" w14:textId="77777777">
            <w:pPr>
              <w:pStyle w:val="TableText10"/>
              <w:rPr>
                <w:rFonts w:ascii="Calibri" w:hAnsi="Calibri" w:cs="Calibri" w:eastAsiaTheme="minorEastAsia"/>
              </w:rPr>
            </w:pPr>
            <w:r w:rsidRPr="6DF4DAD6">
              <w:rPr>
                <w:rFonts w:ascii="Calibri" w:hAnsi="Calibri" w:cs="Calibri" w:eastAsiaTheme="minorEastAsia"/>
              </w:rPr>
              <w:t>Month in</w:t>
            </w:r>
            <w:r w:rsidRPr="51809DDD">
              <w:rPr>
                <w:rFonts w:ascii="Calibri" w:hAnsi="Calibri" w:cs="Calibri" w:eastAsiaTheme="minorEastAsia"/>
              </w:rPr>
              <w:t xml:space="preserve"> which </w:t>
            </w:r>
            <w:r w:rsidRPr="42462E13">
              <w:rPr>
                <w:rFonts w:ascii="Calibri" w:hAnsi="Calibri" w:cs="Calibri" w:eastAsiaTheme="minorEastAsia"/>
              </w:rPr>
              <w:t>hours of care provided</w:t>
            </w:r>
          </w:p>
        </w:tc>
      </w:tr>
      <w:tr w:rsidRPr="005424B9" w:rsidR="004F28E2" w:rsidTr="00605064" w14:paraId="260947C3" w14:textId="77777777">
        <w:trPr>
          <w:trHeight w:val="300"/>
        </w:trPr>
        <w:tc>
          <w:tcPr>
            <w:tcW w:w="3330" w:type="dxa"/>
            <w:tcBorders>
              <w:top w:val="single" w:color="auto" w:sz="4" w:space="0"/>
              <w:left w:val="single" w:color="auto" w:sz="4" w:space="0"/>
              <w:bottom w:val="single" w:color="auto" w:sz="4" w:space="0"/>
              <w:right w:val="single" w:color="auto" w:sz="4" w:space="0"/>
            </w:tcBorders>
          </w:tcPr>
          <w:p w:rsidR="004F28E2" w:rsidRDefault="004F28E2" w14:paraId="6A5C261D" w14:textId="77777777">
            <w:pPr>
              <w:pStyle w:val="TableText10"/>
              <w:rPr>
                <w:rFonts w:ascii="Calibri" w:hAnsi="Calibri" w:cs="Calibri" w:eastAsiaTheme="minorEastAsia"/>
              </w:rPr>
            </w:pPr>
            <w:r w:rsidRPr="210DCEA1">
              <w:rPr>
                <w:rFonts w:ascii="Calibri" w:hAnsi="Calibri" w:cs="Calibri" w:eastAsiaTheme="minorEastAsia"/>
              </w:rPr>
              <w:t>monthlyHours</w:t>
            </w:r>
          </w:p>
        </w:tc>
        <w:tc>
          <w:tcPr>
            <w:tcW w:w="1350" w:type="dxa"/>
            <w:tcBorders>
              <w:top w:val="single" w:color="auto" w:sz="4" w:space="0"/>
              <w:left w:val="single" w:color="auto" w:sz="4" w:space="0"/>
              <w:bottom w:val="single" w:color="auto" w:sz="4" w:space="0"/>
              <w:right w:val="single" w:color="auto" w:sz="4" w:space="0"/>
            </w:tcBorders>
          </w:tcPr>
          <w:p w:rsidR="004F28E2" w:rsidRDefault="004F28E2" w14:paraId="6C2F0445" w14:textId="77777777">
            <w:pPr>
              <w:pStyle w:val="TableText10"/>
              <w:rPr>
                <w:rFonts w:ascii="Calibri" w:hAnsi="Calibri" w:cs="Calibri" w:eastAsiaTheme="minorEastAsia"/>
              </w:rPr>
            </w:pPr>
            <w:r w:rsidRPr="210DCEA1">
              <w:rPr>
                <w:rFonts w:ascii="Calibri" w:hAnsi="Calibri" w:cs="Calibri" w:eastAsiaTheme="minorEastAsia"/>
              </w:rPr>
              <w:t>Number</w:t>
            </w:r>
          </w:p>
        </w:tc>
        <w:tc>
          <w:tcPr>
            <w:tcW w:w="1080" w:type="dxa"/>
            <w:tcBorders>
              <w:top w:val="single" w:color="auto" w:sz="4" w:space="0"/>
              <w:left w:val="single" w:color="auto" w:sz="4" w:space="0"/>
              <w:bottom w:val="single" w:color="auto" w:sz="4" w:space="0"/>
              <w:right w:val="single" w:color="auto" w:sz="4" w:space="0"/>
            </w:tcBorders>
          </w:tcPr>
          <w:p w:rsidR="004F28E2" w:rsidRDefault="004F28E2" w14:paraId="62C3ADD2" w14:textId="77777777">
            <w:pPr>
              <w:pStyle w:val="TableText10"/>
              <w:rPr>
                <w:rFonts w:ascii="Calibri" w:hAnsi="Calibri" w:cs="Calibri" w:eastAsiaTheme="minorEastAsia"/>
              </w:rPr>
            </w:pPr>
            <w:r w:rsidRPr="2F12A4D2">
              <w:rPr>
                <w:rFonts w:ascii="Calibri" w:hAnsi="Calibri" w:cs="Calibri" w:eastAsiaTheme="minorEastAsia"/>
              </w:rPr>
              <w:t>Yes</w:t>
            </w:r>
          </w:p>
        </w:tc>
        <w:tc>
          <w:tcPr>
            <w:tcW w:w="3780" w:type="dxa"/>
            <w:tcBorders>
              <w:top w:val="single" w:color="auto" w:sz="4" w:space="0"/>
              <w:left w:val="single" w:color="auto" w:sz="4" w:space="0"/>
              <w:bottom w:val="single" w:color="auto" w:sz="4" w:space="0"/>
              <w:right w:val="single" w:color="auto" w:sz="4" w:space="0"/>
            </w:tcBorders>
          </w:tcPr>
          <w:p w:rsidRPr="005424B9" w:rsidR="004F28E2" w:rsidRDefault="004F28E2" w14:paraId="07F03AB8" w14:textId="77777777">
            <w:pPr>
              <w:pStyle w:val="TableText10"/>
              <w:rPr>
                <w:rFonts w:ascii="Calibri" w:hAnsi="Calibri" w:cs="Calibri"/>
                <w:szCs w:val="20"/>
              </w:rPr>
            </w:pPr>
            <w:r w:rsidRPr="50B31238">
              <w:rPr>
                <w:rFonts w:ascii="Calibri" w:hAnsi="Calibri" w:cs="Calibri" w:eastAsiaTheme="minorEastAsia"/>
              </w:rPr>
              <w:t>Total number of hours of care provided</w:t>
            </w:r>
          </w:p>
        </w:tc>
      </w:tr>
    </w:tbl>
    <w:p w:rsidRPr="005424B9" w:rsidR="004F28E2" w:rsidP="00431200" w:rsidRDefault="004F28E2" w14:paraId="6C4FE7A1" w14:textId="77777777">
      <w:pPr>
        <w:ind w:left="720" w:right="162"/>
        <w:rPr>
          <w:rFonts w:ascii="Calibri" w:hAnsi="Calibri" w:cs="Calibri"/>
          <w:color w:val="000000"/>
          <w:sz w:val="20"/>
          <w:szCs w:val="20"/>
        </w:rPr>
      </w:pPr>
    </w:p>
    <w:p w:rsidRPr="005424B9" w:rsidR="00431200" w:rsidP="008661F6" w:rsidRDefault="00431200" w14:paraId="4D185192" w14:textId="6E487225">
      <w:pPr>
        <w:ind w:right="162"/>
        <w:rPr>
          <w:rFonts w:ascii="Calibri" w:hAnsi="Calibri" w:cs="Calibri"/>
          <w:color w:val="000000"/>
          <w:sz w:val="20"/>
          <w:szCs w:val="20"/>
        </w:rPr>
      </w:pPr>
      <w:r w:rsidRPr="005424B9">
        <w:rPr>
          <w:rFonts w:ascii="Calibri" w:hAnsi="Calibri" w:cs="Calibri"/>
          <w:color w:val="000000"/>
          <w:sz w:val="20"/>
          <w:szCs w:val="20"/>
        </w:rPr>
        <w:t>FosterCareDTO:</w:t>
      </w:r>
    </w:p>
    <w:tbl>
      <w:tblPr>
        <w:tblW w:w="95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858"/>
        <w:gridCol w:w="1325"/>
        <w:gridCol w:w="987"/>
        <w:gridCol w:w="3370"/>
      </w:tblGrid>
      <w:tr w:rsidRPr="005424B9" w:rsidR="00431200" w:rsidTr="5AD8E5F2" w14:paraId="729E6C5E" w14:textId="77777777">
        <w:trPr>
          <w:cantSplit/>
          <w:tblHeader/>
        </w:trPr>
        <w:tc>
          <w:tcPr>
            <w:tcW w:w="3858" w:type="dxa"/>
            <w:shd w:val="clear" w:color="auto" w:fill="000000" w:themeFill="text1"/>
          </w:tcPr>
          <w:p w:rsidRPr="005424B9" w:rsidR="00431200" w:rsidP="000D596E" w:rsidRDefault="00431200" w14:paraId="38FE2508"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325" w:type="dxa"/>
            <w:shd w:val="clear" w:color="auto" w:fill="000000" w:themeFill="text1"/>
          </w:tcPr>
          <w:p w:rsidRPr="005424B9" w:rsidR="00431200" w:rsidP="000D596E" w:rsidRDefault="00431200" w14:paraId="08DF7954"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987" w:type="dxa"/>
            <w:shd w:val="clear" w:color="auto" w:fill="000000" w:themeFill="text1"/>
          </w:tcPr>
          <w:p w:rsidRPr="005424B9" w:rsidR="00431200" w:rsidP="000D596E" w:rsidRDefault="00431200" w14:paraId="003E41B1"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370" w:type="dxa"/>
            <w:shd w:val="clear" w:color="auto" w:fill="000000" w:themeFill="text1"/>
          </w:tcPr>
          <w:p w:rsidRPr="005424B9" w:rsidR="00431200" w:rsidP="000D596E" w:rsidRDefault="00431200" w14:paraId="6F6AE349"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Pr="00AF58EE" w:rsidR="00431200" w:rsidTr="5AD8E5F2" w14:paraId="1D312DC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BE37ED" w:rsidR="00431200" w:rsidP="5AD8E5F2" w:rsidRDefault="6508266F" w14:paraId="42B03C52" w14:textId="2B0C6024">
            <w:pPr>
              <w:pStyle w:val="TableText10"/>
              <w:rPr>
                <w:rFonts w:ascii="Calibri" w:hAnsi="Calibri" w:cs="Calibri" w:eastAsiaTheme="minorEastAsia"/>
              </w:rPr>
            </w:pPr>
            <w:r w:rsidRPr="00BE37ED">
              <w:rPr>
                <w:rFonts w:ascii="Calibri" w:hAnsi="Calibri" w:cs="Calibri" w:eastAsiaTheme="minorEastAsia"/>
              </w:rPr>
              <w:t>c</w:t>
            </w:r>
            <w:r w:rsidRPr="00BE37ED" w:rsidR="75ACDC7B">
              <w:rPr>
                <w:rFonts w:ascii="Calibri" w:hAnsi="Calibri" w:cs="Calibri" w:eastAsiaTheme="minorEastAsia"/>
              </w:rPr>
              <w:t>ircumstanceCode</w:t>
            </w:r>
          </w:p>
        </w:tc>
        <w:tc>
          <w:tcPr>
            <w:tcW w:w="1325" w:type="dxa"/>
            <w:tcBorders>
              <w:top w:val="single" w:color="auto" w:sz="4" w:space="0"/>
              <w:left w:val="single" w:color="auto" w:sz="4" w:space="0"/>
              <w:bottom w:val="single" w:color="auto" w:sz="4" w:space="0"/>
              <w:right w:val="single" w:color="auto" w:sz="4" w:space="0"/>
            </w:tcBorders>
          </w:tcPr>
          <w:p w:rsidRPr="00BE37ED" w:rsidR="00431200" w:rsidP="000D596E" w:rsidRDefault="00431200" w14:paraId="7E06FE76" w14:textId="77777777">
            <w:pPr>
              <w:pStyle w:val="TableText10"/>
              <w:rPr>
                <w:rFonts w:ascii="Calibri" w:hAnsi="Calibri" w:cs="Calibri" w:eastAsiaTheme="minorHAnsi"/>
                <w:szCs w:val="20"/>
              </w:rPr>
            </w:pPr>
            <w:r w:rsidRPr="00BE37ED">
              <w:rPr>
                <w:rFonts w:ascii="Calibri" w:hAnsi="Calibri" w:cs="Calibri" w:eastAsiaTheme="minorHAnsi"/>
                <w:szCs w:val="20"/>
              </w:rPr>
              <w:t>String</w:t>
            </w:r>
          </w:p>
        </w:tc>
        <w:tc>
          <w:tcPr>
            <w:tcW w:w="987" w:type="dxa"/>
            <w:tcBorders>
              <w:top w:val="single" w:color="auto" w:sz="4" w:space="0"/>
              <w:left w:val="single" w:color="auto" w:sz="4" w:space="0"/>
              <w:bottom w:val="single" w:color="auto" w:sz="4" w:space="0"/>
              <w:right w:val="single" w:color="auto" w:sz="4" w:space="0"/>
            </w:tcBorders>
          </w:tcPr>
          <w:p w:rsidRPr="00BE37ED" w:rsidR="00431200" w:rsidP="000D596E" w:rsidRDefault="00431200" w14:paraId="6D5CEB8D" w14:textId="77777777">
            <w:pPr>
              <w:pStyle w:val="TableText10"/>
              <w:rPr>
                <w:rFonts w:ascii="Calibri" w:hAnsi="Calibri" w:cs="Calibri" w:eastAsiaTheme="minorHAnsi"/>
                <w:szCs w:val="20"/>
              </w:rPr>
            </w:pPr>
            <w:r w:rsidRPr="00BE37ED">
              <w:rPr>
                <w:rFonts w:ascii="Calibri" w:hAnsi="Calibri" w:cs="Calibri" w:eastAsiaTheme="minorHAnsi"/>
                <w:szCs w:val="20"/>
              </w:rPr>
              <w:t>Yes</w:t>
            </w:r>
          </w:p>
        </w:tc>
        <w:tc>
          <w:tcPr>
            <w:tcW w:w="3370" w:type="dxa"/>
            <w:tcBorders>
              <w:top w:val="single" w:color="auto" w:sz="4" w:space="0"/>
              <w:left w:val="single" w:color="auto" w:sz="4" w:space="0"/>
              <w:bottom w:val="single" w:color="auto" w:sz="4" w:space="0"/>
              <w:right w:val="single" w:color="auto" w:sz="4" w:space="0"/>
            </w:tcBorders>
          </w:tcPr>
          <w:p w:rsidRPr="00BE37ED" w:rsidR="00431200" w:rsidP="31714CD1" w:rsidRDefault="068E3C05" w14:paraId="5C16ABB3" w14:textId="4B2D40A6">
            <w:pPr>
              <w:pStyle w:val="TableText10"/>
            </w:pPr>
            <w:r w:rsidRPr="00BE37ED">
              <w:rPr>
                <w:rFonts w:ascii="Calibri" w:hAnsi="Calibri" w:eastAsia="Aptos Narrow" w:cs="Calibri"/>
                <w:color w:val="242424"/>
              </w:rPr>
              <w:t xml:space="preserve"> </w:t>
            </w:r>
            <w:r w:rsidRPr="00BE37ED" w:rsidR="187E6556">
              <w:rPr>
                <w:rFonts w:ascii="Calibri" w:hAnsi="Calibri" w:eastAsia="Calibri" w:cs="Calibri"/>
                <w:color w:val="000000" w:themeColor="text1"/>
              </w:rPr>
              <w:t>Differentiate whether the applicant is receiving foster care</w:t>
            </w:r>
          </w:p>
          <w:p w:rsidRPr="00AF58EE" w:rsidR="00431200" w:rsidP="5AD8E5F2" w:rsidRDefault="75ACDC7B" w14:paraId="4F8E326C" w14:textId="5D48B698">
            <w:pPr>
              <w:pStyle w:val="TableText10"/>
              <w:rPr>
                <w:rFonts w:ascii="Calibri" w:hAnsi="Calibri" w:cs="Calibri" w:eastAsiaTheme="minorEastAsia"/>
              </w:rPr>
            </w:pPr>
            <w:r w:rsidRPr="00BE37ED">
              <w:rPr>
                <w:rFonts w:ascii="Calibri" w:hAnsi="Calibri" w:cs="Calibri" w:eastAsiaTheme="minorEastAsia"/>
              </w:rPr>
              <w:t>Reference table: RT_ECHC</w:t>
            </w:r>
          </w:p>
        </w:tc>
      </w:tr>
      <w:tr w:rsidRPr="005424B9" w:rsidR="00431200" w:rsidTr="5AD8E5F2" w14:paraId="7E6A1B8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2B51AC3" w14:textId="77777777">
            <w:pPr>
              <w:pStyle w:val="TableText10"/>
              <w:rPr>
                <w:rFonts w:ascii="Calibri" w:hAnsi="Calibri" w:cs="Calibri" w:eastAsiaTheme="minorHAnsi"/>
                <w:szCs w:val="20"/>
              </w:rPr>
            </w:pPr>
            <w:r w:rsidRPr="005424B9">
              <w:rPr>
                <w:rFonts w:ascii="Calibri" w:hAnsi="Calibri" w:cs="Calibri" w:eastAsiaTheme="minorHAnsi"/>
                <w:szCs w:val="20"/>
              </w:rPr>
              <w:t>receivingIVEFosterCare</w:t>
            </w:r>
          </w:p>
        </w:tc>
        <w:tc>
          <w:tcPr>
            <w:tcW w:w="13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8D04F8D" w14:textId="77777777">
            <w:pPr>
              <w:pStyle w:val="TableText10"/>
              <w:rPr>
                <w:rFonts w:ascii="Calibri" w:hAnsi="Calibri" w:cs="Calibri" w:eastAsiaTheme="minorHAnsi"/>
                <w:szCs w:val="20"/>
              </w:rPr>
            </w:pPr>
            <w:r w:rsidRPr="005424B9">
              <w:rPr>
                <w:rFonts w:ascii="Calibri" w:hAnsi="Calibri" w:cs="Calibri" w:eastAsiaTheme="minorHAnsi"/>
                <w:szCs w:val="20"/>
              </w:rPr>
              <w:t>Boolean</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A88D493"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37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500204" w14:textId="77777777">
            <w:pPr>
              <w:pStyle w:val="TableText10"/>
              <w:rPr>
                <w:rFonts w:ascii="Calibri" w:hAnsi="Calibri" w:cs="Calibri" w:eastAsiaTheme="minorHAnsi"/>
                <w:szCs w:val="20"/>
              </w:rPr>
            </w:pPr>
            <w:r w:rsidRPr="005424B9">
              <w:rPr>
                <w:rFonts w:ascii="Calibri" w:hAnsi="Calibri" w:cs="Calibri" w:eastAsiaTheme="minorHAnsi"/>
                <w:szCs w:val="20"/>
              </w:rPr>
              <w:t>Is the individual receiving IV-E foster care?</w:t>
            </w:r>
          </w:p>
        </w:tc>
      </w:tr>
      <w:tr w:rsidRPr="005424B9" w:rsidR="00431200" w:rsidTr="5AD8E5F2" w14:paraId="2F8556D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7AF2691" w14:textId="77777777">
            <w:pPr>
              <w:pStyle w:val="TableText10"/>
              <w:rPr>
                <w:rFonts w:ascii="Calibri" w:hAnsi="Calibri" w:cs="Calibri" w:eastAsiaTheme="minorHAnsi"/>
                <w:szCs w:val="20"/>
              </w:rPr>
            </w:pPr>
            <w:r w:rsidRPr="005424B9">
              <w:rPr>
                <w:rFonts w:ascii="Calibri" w:hAnsi="Calibri" w:cs="Calibri" w:eastAsiaTheme="minorHAnsi"/>
                <w:szCs w:val="20"/>
              </w:rPr>
              <w:t>inStateCustody</w:t>
            </w:r>
          </w:p>
        </w:tc>
        <w:tc>
          <w:tcPr>
            <w:tcW w:w="13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56773C0" w14:textId="77777777">
            <w:pPr>
              <w:pStyle w:val="TableText10"/>
              <w:rPr>
                <w:rFonts w:ascii="Calibri" w:hAnsi="Calibri" w:cs="Calibri" w:eastAsiaTheme="minorHAnsi"/>
                <w:szCs w:val="20"/>
              </w:rPr>
            </w:pPr>
            <w:r w:rsidRPr="005424B9">
              <w:rPr>
                <w:rFonts w:ascii="Calibri" w:hAnsi="Calibri" w:cs="Calibri" w:eastAsiaTheme="minorHAnsi"/>
                <w:szCs w:val="20"/>
              </w:rPr>
              <w:t>Boolean</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CD055E2" w14:textId="77777777">
            <w:pPr>
              <w:pStyle w:val="TableText10"/>
              <w:rPr>
                <w:rFonts w:ascii="Calibri" w:hAnsi="Calibri" w:cs="Calibri" w:eastAsiaTheme="minorHAnsi"/>
                <w:szCs w:val="20"/>
              </w:rPr>
            </w:pPr>
            <w:r w:rsidRPr="005424B9">
              <w:rPr>
                <w:rFonts w:ascii="Calibri" w:hAnsi="Calibri" w:cs="Calibri" w:eastAsiaTheme="minorHAnsi"/>
                <w:szCs w:val="20"/>
              </w:rPr>
              <w:t>Yes</w:t>
            </w:r>
          </w:p>
        </w:tc>
        <w:tc>
          <w:tcPr>
            <w:tcW w:w="337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7B7D5E" w14:textId="77777777">
            <w:pPr>
              <w:pStyle w:val="TableText10"/>
              <w:rPr>
                <w:rFonts w:ascii="Calibri" w:hAnsi="Calibri" w:cs="Calibri" w:eastAsiaTheme="minorHAnsi"/>
                <w:szCs w:val="20"/>
              </w:rPr>
            </w:pPr>
            <w:r w:rsidRPr="005424B9">
              <w:rPr>
                <w:rFonts w:ascii="Calibri" w:hAnsi="Calibri" w:cs="Calibri" w:eastAsiaTheme="minorHAnsi"/>
                <w:szCs w:val="20"/>
              </w:rPr>
              <w:t>Is the individual in State custody?</w:t>
            </w:r>
          </w:p>
        </w:tc>
      </w:tr>
      <w:tr w:rsidRPr="005424B9" w:rsidR="00431200" w:rsidTr="5AD8E5F2" w14:paraId="4E8C6ED0" w14:textId="77777777">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9605756" w14:textId="77777777">
            <w:pPr>
              <w:pStyle w:val="TableText10"/>
              <w:rPr>
                <w:rFonts w:ascii="Calibri" w:hAnsi="Calibri" w:cs="Calibri" w:eastAsiaTheme="minorHAnsi"/>
                <w:szCs w:val="20"/>
              </w:rPr>
            </w:pPr>
            <w:r w:rsidRPr="005424B9">
              <w:rPr>
                <w:rFonts w:ascii="Calibri" w:hAnsi="Calibri" w:cs="Calibri" w:eastAsiaTheme="minorHAnsi"/>
                <w:szCs w:val="20"/>
              </w:rPr>
              <w:t>effectiveBeginDate</w:t>
            </w:r>
          </w:p>
        </w:tc>
        <w:tc>
          <w:tcPr>
            <w:tcW w:w="13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00335B0"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524BD7" w14:paraId="462F8AA9" w14:textId="3AE9FA77">
            <w:pPr>
              <w:pStyle w:val="TableText10"/>
              <w:rPr>
                <w:rFonts w:ascii="Calibri" w:hAnsi="Calibri" w:cs="Calibri" w:eastAsiaTheme="minorHAnsi"/>
                <w:szCs w:val="20"/>
              </w:rPr>
            </w:pPr>
            <w:ins w:author="Bond, Olivia" w:date="2026-10-20T19:05:00Z" w16du:dateUtc="2026-10-20T23:05:00Z" w:id="438">
              <w:r>
                <w:rPr>
                  <w:rFonts w:ascii="Calibri" w:hAnsi="Calibri" w:cs="Calibri" w:eastAsiaTheme="minorHAnsi"/>
                  <w:szCs w:val="20"/>
                </w:rPr>
                <w:t>No</w:t>
              </w:r>
            </w:ins>
            <w:del w:author="Bond, Olivia" w:date="2026-10-20T19:05:00Z" w16du:dateUtc="2026-10-20T23:05:00Z" w:id="439">
              <w:r w:rsidRPr="005424B9" w:rsidDel="00524BD7" w:rsidR="00431200">
                <w:rPr>
                  <w:rFonts w:ascii="Calibri" w:hAnsi="Calibri" w:cs="Calibri" w:eastAsiaTheme="minorHAnsi"/>
                  <w:szCs w:val="20"/>
                </w:rPr>
                <w:delText>Yes</w:delText>
              </w:r>
            </w:del>
          </w:p>
        </w:tc>
        <w:tc>
          <w:tcPr>
            <w:tcW w:w="3370" w:type="dxa"/>
            <w:tcBorders>
              <w:top w:val="single" w:color="auto" w:sz="4" w:space="0"/>
              <w:left w:val="single" w:color="auto" w:sz="4" w:space="0"/>
              <w:bottom w:val="single" w:color="auto" w:sz="4" w:space="0"/>
              <w:right w:val="single" w:color="auto" w:sz="4" w:space="0"/>
            </w:tcBorders>
          </w:tcPr>
          <w:p w:rsidRPr="005424B9" w:rsidR="00431200" w:rsidP="000D596E" w:rsidRDefault="000E4A01" w14:paraId="28E75AA0" w14:textId="78369A02">
            <w:pPr>
              <w:pStyle w:val="TableText10"/>
              <w:rPr>
                <w:rFonts w:ascii="Calibri" w:hAnsi="Calibri" w:cs="Calibri" w:eastAsiaTheme="minorHAnsi"/>
                <w:szCs w:val="20"/>
              </w:rPr>
            </w:pPr>
            <w:r w:rsidRPr="005C4972">
              <w:rPr>
                <w:rFonts w:ascii="Calibri" w:hAnsi="Calibri" w:cs="Calibri"/>
                <w:szCs w:val="20"/>
              </w:rPr>
              <w:t>Date on which the circumstance became effective in the source system (VaCMS). Null indicates the record remains active.</w:t>
            </w:r>
          </w:p>
        </w:tc>
      </w:tr>
      <w:tr w:rsidRPr="005424B9" w:rsidR="00431200" w:rsidTr="5AD8E5F2" w14:paraId="294B7C74" w14:textId="77777777">
        <w:tc>
          <w:tcPr>
            <w:tcW w:w="38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C83EE5C" w14:textId="77777777">
            <w:pPr>
              <w:pStyle w:val="TableText10"/>
              <w:rPr>
                <w:rFonts w:ascii="Calibri" w:hAnsi="Calibri" w:cs="Calibri" w:eastAsiaTheme="minorHAnsi"/>
                <w:szCs w:val="20"/>
              </w:rPr>
            </w:pPr>
            <w:r w:rsidRPr="005424B9">
              <w:rPr>
                <w:rFonts w:ascii="Calibri" w:hAnsi="Calibri" w:cs="Calibri" w:eastAsiaTheme="minorHAnsi"/>
                <w:szCs w:val="20"/>
              </w:rPr>
              <w:t>effectiveEndDate</w:t>
            </w:r>
          </w:p>
        </w:tc>
        <w:tc>
          <w:tcPr>
            <w:tcW w:w="13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C5C4697" w14:textId="77777777">
            <w:pPr>
              <w:pStyle w:val="TableText10"/>
              <w:rPr>
                <w:rFonts w:ascii="Calibri" w:hAnsi="Calibri" w:cs="Calibri" w:eastAsiaTheme="minorHAnsi"/>
                <w:szCs w:val="20"/>
              </w:rPr>
            </w:pPr>
            <w:r w:rsidRPr="005424B9">
              <w:rPr>
                <w:rFonts w:ascii="Calibri" w:hAnsi="Calibri" w:cs="Calibri" w:eastAsiaTheme="minorHAnsi"/>
                <w:szCs w:val="20"/>
              </w:rPr>
              <w:t>Date</w:t>
            </w:r>
          </w:p>
        </w:tc>
        <w:tc>
          <w:tcPr>
            <w:tcW w:w="98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B0D02C5" w14:textId="77777777">
            <w:pPr>
              <w:pStyle w:val="TableText10"/>
              <w:rPr>
                <w:rFonts w:ascii="Calibri" w:hAnsi="Calibri" w:cs="Calibri" w:eastAsiaTheme="minorHAnsi"/>
                <w:szCs w:val="20"/>
              </w:rPr>
            </w:pPr>
            <w:r w:rsidRPr="005424B9">
              <w:rPr>
                <w:rFonts w:ascii="Calibri" w:hAnsi="Calibri" w:cs="Calibri" w:eastAsiaTheme="minorHAnsi"/>
                <w:szCs w:val="20"/>
              </w:rPr>
              <w:t>No</w:t>
            </w:r>
          </w:p>
        </w:tc>
        <w:tc>
          <w:tcPr>
            <w:tcW w:w="3370" w:type="dxa"/>
            <w:tcBorders>
              <w:top w:val="single" w:color="auto" w:sz="4" w:space="0"/>
              <w:left w:val="single" w:color="auto" w:sz="4" w:space="0"/>
              <w:bottom w:val="single" w:color="auto" w:sz="4" w:space="0"/>
              <w:right w:val="single" w:color="auto" w:sz="4" w:space="0"/>
            </w:tcBorders>
          </w:tcPr>
          <w:p w:rsidRPr="005424B9" w:rsidR="00431200" w:rsidP="000D596E" w:rsidRDefault="00584B8F" w14:paraId="2D301968" w14:textId="4061C861">
            <w:pPr>
              <w:pStyle w:val="TableText10"/>
              <w:rPr>
                <w:rFonts w:ascii="Calibri" w:hAnsi="Calibri" w:cs="Calibri" w:eastAsiaTheme="minorHAnsi"/>
                <w:szCs w:val="20"/>
              </w:rPr>
            </w:pPr>
            <w:r w:rsidRPr="0012190D">
              <w:rPr>
                <w:rFonts w:ascii="Calibri" w:hAnsi="Calibri" w:cs="Calibri"/>
                <w:szCs w:val="20"/>
              </w:rPr>
              <w:t xml:space="preserve">Date on which the </w:t>
            </w:r>
            <w:r w:rsidR="00D75965">
              <w:rPr>
                <w:rFonts w:ascii="Calibri" w:hAnsi="Calibri" w:cs="Calibri"/>
                <w:szCs w:val="20"/>
              </w:rPr>
              <w:t>foster care record</w:t>
            </w:r>
            <w:r w:rsidRPr="0012190D">
              <w:rPr>
                <w:rFonts w:ascii="Calibri" w:hAnsi="Calibri" w:cs="Calibri"/>
                <w:szCs w:val="20"/>
              </w:rPr>
              <w:t xml:space="preserve"> ceased to be effective in the source system (VaCMS). Null indicates the record remains active.</w:t>
            </w:r>
          </w:p>
        </w:tc>
      </w:tr>
      <w:tr w:rsidRPr="005424B9" w:rsidR="00175E64" w:rsidTr="5AD8E5F2" w14:paraId="24689D44" w14:textId="77777777">
        <w:trPr>
          <w:trHeight w:val="300"/>
        </w:trPr>
        <w:tc>
          <w:tcPr>
            <w:tcW w:w="3858" w:type="dxa"/>
            <w:tcBorders>
              <w:top w:val="single" w:color="auto" w:sz="4" w:space="0"/>
              <w:left w:val="single" w:color="auto" w:sz="4" w:space="0"/>
              <w:bottom w:val="single" w:color="auto" w:sz="4" w:space="0"/>
              <w:right w:val="single" w:color="auto" w:sz="4" w:space="0"/>
            </w:tcBorders>
          </w:tcPr>
          <w:p w:rsidRPr="00F362C2" w:rsidR="00175E64" w:rsidP="31714CD1" w:rsidRDefault="00175E64" w14:paraId="081FDE11" w14:textId="4DF14EC3">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source</w:t>
            </w:r>
          </w:p>
        </w:tc>
        <w:tc>
          <w:tcPr>
            <w:tcW w:w="1325" w:type="dxa"/>
            <w:tcBorders>
              <w:top w:val="single" w:color="auto" w:sz="4" w:space="0"/>
              <w:left w:val="single" w:color="auto" w:sz="4" w:space="0"/>
              <w:bottom w:val="single" w:color="auto" w:sz="4" w:space="0"/>
              <w:right w:val="single" w:color="auto" w:sz="4" w:space="0"/>
            </w:tcBorders>
          </w:tcPr>
          <w:p w:rsidRPr="00175E64" w:rsidR="00175E64" w:rsidP="31714CD1" w:rsidRDefault="00175E64" w14:paraId="4996F084" w14:textId="3D675C17">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String</w:t>
            </w:r>
          </w:p>
        </w:tc>
        <w:tc>
          <w:tcPr>
            <w:tcW w:w="987" w:type="dxa"/>
            <w:tcBorders>
              <w:top w:val="single" w:color="auto" w:sz="4" w:space="0"/>
              <w:left w:val="single" w:color="auto" w:sz="4" w:space="0"/>
              <w:bottom w:val="single" w:color="auto" w:sz="4" w:space="0"/>
              <w:right w:val="single" w:color="auto" w:sz="4" w:space="0"/>
            </w:tcBorders>
          </w:tcPr>
          <w:p w:rsidRPr="00175E64" w:rsidR="00175E64" w:rsidP="31714CD1" w:rsidRDefault="00175E64" w14:paraId="3E95D697" w14:textId="4144C29C">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Yes</w:t>
            </w:r>
          </w:p>
        </w:tc>
        <w:tc>
          <w:tcPr>
            <w:tcW w:w="3370" w:type="dxa"/>
            <w:tcBorders>
              <w:top w:val="single" w:color="auto" w:sz="4" w:space="0"/>
              <w:left w:val="single" w:color="auto" w:sz="4" w:space="0"/>
              <w:bottom w:val="single" w:color="auto" w:sz="4" w:space="0"/>
              <w:right w:val="single" w:color="auto" w:sz="4" w:space="0"/>
            </w:tcBorders>
          </w:tcPr>
          <w:p w:rsidRPr="008E69F0" w:rsidR="00DF43F1" w:rsidP="00DF43F1" w:rsidRDefault="697E44E1" w14:paraId="247DEABC" w14:textId="77777777">
            <w:pPr>
              <w:pStyle w:val="TableText1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The system that MWRP received this data from (could be "MWRP" if the data was uploaded to MWRP).</w:t>
            </w:r>
            <w:r w:rsidRPr="5AD8E5F2">
              <w:rPr>
                <w:rFonts w:ascii="Calibri" w:hAnsi="Calibri" w:eastAsia="Calibri" w:cs="Calibri"/>
                <w:color w:val="000000" w:themeColor="text1"/>
                <w:lang w:val="en-GB"/>
              </w:rPr>
              <w:t xml:space="preserve"> </w:t>
            </w:r>
          </w:p>
          <w:p w:rsidRPr="00175E64" w:rsidR="00175E64" w:rsidDel="547EDEB1" w:rsidP="31714CD1" w:rsidRDefault="26480D1D" w14:paraId="15562225" w14:textId="6345D853">
            <w:pPr>
              <w:pStyle w:val="TableText10"/>
              <w:rPr>
                <w:rFonts w:ascii="Calibri" w:hAnsi="Calibri" w:eastAsia="Calibri" w:cs="Calibri"/>
                <w:color w:val="0078D4"/>
                <w:u w:val="single"/>
                <w:lang w:val="en-GB"/>
              </w:rPr>
            </w:pPr>
            <w:r w:rsidRPr="5AD8E5F2">
              <w:rPr>
                <w:rFonts w:ascii="Calibri" w:hAnsi="Calibri" w:eastAsia="Calibri" w:cs="Calibri"/>
                <w:lang w:val="en-GB"/>
              </w:rPr>
              <w:t>Eg: VaCMS</w:t>
            </w:r>
          </w:p>
        </w:tc>
      </w:tr>
      <w:tr w:rsidRPr="005424B9" w:rsidR="00175E64" w:rsidTr="5AD8E5F2" w14:paraId="64634323" w14:textId="77777777">
        <w:trPr>
          <w:trHeight w:val="300"/>
        </w:trPr>
        <w:tc>
          <w:tcPr>
            <w:tcW w:w="3858" w:type="dxa"/>
            <w:tcBorders>
              <w:top w:val="single" w:color="auto" w:sz="4" w:space="0"/>
              <w:left w:val="single" w:color="auto" w:sz="4" w:space="0"/>
              <w:bottom w:val="single" w:color="auto" w:sz="4" w:space="0"/>
              <w:right w:val="single" w:color="auto" w:sz="4" w:space="0"/>
            </w:tcBorders>
          </w:tcPr>
          <w:p w:rsidRPr="00F362C2" w:rsidR="00175E64" w:rsidP="31714CD1" w:rsidRDefault="0645EF73" w14:paraId="5C65F98A" w14:textId="0C8C4928">
            <w:pPr>
              <w:pStyle w:val="TableText10"/>
              <w:rPr>
                <w:rFonts w:ascii="Calibri" w:hAnsi="Calibri" w:eastAsia="Calibri" w:cs="Calibri"/>
                <w:color w:val="000000" w:themeColor="text1"/>
                <w:lang w:val="en-GB"/>
              </w:rPr>
            </w:pPr>
            <w:r w:rsidRPr="5AD8E5F2">
              <w:rPr>
                <w:rFonts w:ascii="Calibri" w:hAnsi="Calibri" w:cs="Calibri" w:eastAsiaTheme="majorEastAsia"/>
                <w:lang w:val="en-GB"/>
              </w:rPr>
              <w:t>updateSw</w:t>
            </w:r>
          </w:p>
        </w:tc>
        <w:tc>
          <w:tcPr>
            <w:tcW w:w="1325" w:type="dxa"/>
            <w:tcBorders>
              <w:top w:val="single" w:color="auto" w:sz="4" w:space="0"/>
              <w:left w:val="single" w:color="auto" w:sz="4" w:space="0"/>
              <w:bottom w:val="single" w:color="auto" w:sz="4" w:space="0"/>
              <w:right w:val="single" w:color="auto" w:sz="4" w:space="0"/>
            </w:tcBorders>
          </w:tcPr>
          <w:p w:rsidRPr="00175E64" w:rsidR="00175E64" w:rsidP="31714CD1" w:rsidRDefault="00175E64" w14:paraId="4F231A0B" w14:textId="781FBDCE">
            <w:pPr>
              <w:pStyle w:val="TableText10"/>
              <w:rPr>
                <w:rFonts w:ascii="Calibri" w:hAnsi="Calibri" w:eastAsia="Calibri" w:cs="Calibri"/>
                <w:color w:val="000000" w:themeColor="text1"/>
                <w:lang w:val="en-GB"/>
              </w:rPr>
            </w:pPr>
            <w:r w:rsidRPr="005424B9">
              <w:rPr>
                <w:rFonts w:ascii="Calibri" w:hAnsi="Calibri" w:cs="Calibri" w:eastAsiaTheme="majorEastAsia"/>
                <w:color w:val="000000" w:themeColor="text1"/>
                <w:szCs w:val="20"/>
                <w:lang w:val="en-GB"/>
              </w:rPr>
              <w:t>String</w:t>
            </w:r>
          </w:p>
        </w:tc>
        <w:tc>
          <w:tcPr>
            <w:tcW w:w="987" w:type="dxa"/>
            <w:tcBorders>
              <w:top w:val="single" w:color="auto" w:sz="4" w:space="0"/>
              <w:left w:val="single" w:color="auto" w:sz="4" w:space="0"/>
              <w:bottom w:val="single" w:color="auto" w:sz="4" w:space="0"/>
              <w:right w:val="single" w:color="auto" w:sz="4" w:space="0"/>
            </w:tcBorders>
          </w:tcPr>
          <w:p w:rsidRPr="00175E64" w:rsidR="00175E64" w:rsidP="31714CD1" w:rsidRDefault="00175E64" w14:paraId="10AAFBF4" w14:textId="74C18749">
            <w:pPr>
              <w:pStyle w:val="TableText10"/>
              <w:rPr>
                <w:rFonts w:ascii="Calibri" w:hAnsi="Calibri" w:eastAsia="Calibri" w:cs="Calibri"/>
                <w:color w:val="000000" w:themeColor="text1"/>
                <w:lang w:val="en-GB"/>
              </w:rPr>
            </w:pPr>
            <w:r w:rsidRPr="005424B9">
              <w:rPr>
                <w:rFonts w:ascii="Calibri" w:hAnsi="Calibri" w:cs="Calibri" w:eastAsiaTheme="majorEastAsia"/>
                <w:color w:val="000000" w:themeColor="text1"/>
                <w:szCs w:val="20"/>
                <w:lang w:val="en-GB"/>
              </w:rPr>
              <w:t>No</w:t>
            </w:r>
          </w:p>
        </w:tc>
        <w:tc>
          <w:tcPr>
            <w:tcW w:w="3370" w:type="dxa"/>
            <w:tcBorders>
              <w:top w:val="single" w:color="auto" w:sz="4" w:space="0"/>
              <w:left w:val="single" w:color="auto" w:sz="4" w:space="0"/>
              <w:bottom w:val="single" w:color="auto" w:sz="4" w:space="0"/>
              <w:right w:val="single" w:color="auto" w:sz="4" w:space="0"/>
            </w:tcBorders>
          </w:tcPr>
          <w:p w:rsidR="000B0A29" w:rsidP="000B0A29" w:rsidRDefault="000B0A29" w14:paraId="4A122152"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175E64" w:rsidR="00175E64" w:rsidDel="547EDEB1" w:rsidP="31714CD1" w:rsidRDefault="000B0A29" w14:paraId="0A907EF5" w14:textId="0D5AD193">
            <w:pPr>
              <w:pStyle w:val="TableText10"/>
              <w:rPr>
                <w:rFonts w:ascii="Calibri" w:hAnsi="Calibri" w:eastAsia="Calibri" w:cs="Calibri"/>
                <w:color w:val="0078D4"/>
                <w:u w:val="single"/>
                <w:lang w:val="en-GB"/>
              </w:rPr>
            </w:pPr>
            <w:r w:rsidRPr="0012190D">
              <w:rPr>
                <w:rFonts w:ascii="Calibri" w:hAnsi="Calibri" w:eastAsia="Calibri" w:cs="Calibri"/>
                <w:color w:val="000000" w:themeColor="text1"/>
              </w:rPr>
              <w:lastRenderedPageBreak/>
              <w:t>E.g.: 'Yes'/'No'</w:t>
            </w:r>
          </w:p>
        </w:tc>
      </w:tr>
      <w:tr w:rsidRPr="005424B9" w:rsidR="00175E64" w:rsidTr="5AD8E5F2" w14:paraId="3EDB3E94" w14:textId="77777777">
        <w:trPr>
          <w:trHeight w:val="300"/>
        </w:trPr>
        <w:tc>
          <w:tcPr>
            <w:tcW w:w="3858" w:type="dxa"/>
            <w:tcBorders>
              <w:top w:val="single" w:color="auto" w:sz="4" w:space="0"/>
              <w:left w:val="single" w:color="auto" w:sz="4" w:space="0"/>
              <w:bottom w:val="single" w:color="auto" w:sz="4" w:space="0"/>
              <w:right w:val="single" w:color="auto" w:sz="4" w:space="0"/>
            </w:tcBorders>
          </w:tcPr>
          <w:p w:rsidRPr="00F362C2" w:rsidR="00175E64" w:rsidP="31714CD1" w:rsidRDefault="00175E64" w14:paraId="4F137027" w14:textId="35C8DB88">
            <w:pPr>
              <w:pStyle w:val="TableText10"/>
              <w:rPr>
                <w:rFonts w:ascii="Calibri" w:hAnsi="Calibri" w:eastAsia="Calibri" w:cs="Calibri"/>
                <w:color w:val="000000" w:themeColor="text1"/>
                <w:lang w:val="en-GB"/>
              </w:rPr>
            </w:pPr>
            <w:r w:rsidRPr="31714CD1">
              <w:rPr>
                <w:rFonts w:ascii="Calibri" w:hAnsi="Calibri" w:cs="Calibri" w:eastAsiaTheme="majorEastAsia"/>
              </w:rPr>
              <w:lastRenderedPageBreak/>
              <w:t xml:space="preserve">vaCMSSequenceNum </w:t>
            </w:r>
            <w:r w:rsidRPr="31714CD1">
              <w:rPr>
                <w:rFonts w:ascii="Calibri" w:hAnsi="Calibri" w:cs="Calibri" w:eastAsiaTheme="majorEastAsia"/>
                <w:lang w:val="en-GB"/>
              </w:rPr>
              <w:t>  </w:t>
            </w:r>
          </w:p>
        </w:tc>
        <w:tc>
          <w:tcPr>
            <w:tcW w:w="1325" w:type="dxa"/>
            <w:tcBorders>
              <w:top w:val="single" w:color="auto" w:sz="4" w:space="0"/>
              <w:left w:val="single" w:color="auto" w:sz="4" w:space="0"/>
              <w:bottom w:val="single" w:color="auto" w:sz="4" w:space="0"/>
              <w:right w:val="single" w:color="auto" w:sz="4" w:space="0"/>
            </w:tcBorders>
          </w:tcPr>
          <w:p w:rsidRPr="00175E64" w:rsidR="00175E64" w:rsidP="31714CD1" w:rsidRDefault="00175E64" w14:paraId="37C26B39" w14:textId="759AB543">
            <w:pPr>
              <w:pStyle w:val="TableText10"/>
              <w:rPr>
                <w:rFonts w:ascii="Calibri" w:hAnsi="Calibri" w:eastAsia="Calibri" w:cs="Calibri"/>
                <w:color w:val="000000" w:themeColor="text1"/>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987" w:type="dxa"/>
            <w:tcBorders>
              <w:top w:val="single" w:color="auto" w:sz="4" w:space="0"/>
              <w:left w:val="single" w:color="auto" w:sz="4" w:space="0"/>
              <w:bottom w:val="single" w:color="auto" w:sz="4" w:space="0"/>
              <w:right w:val="single" w:color="auto" w:sz="4" w:space="0"/>
            </w:tcBorders>
          </w:tcPr>
          <w:p w:rsidRPr="00175E64" w:rsidR="00175E64" w:rsidP="31714CD1" w:rsidRDefault="00175E64" w14:paraId="3898487E" w14:textId="4B28C8C5">
            <w:pPr>
              <w:pStyle w:val="TableText10"/>
              <w:rPr>
                <w:rFonts w:ascii="Calibri" w:hAnsi="Calibri" w:eastAsia="Calibri" w:cs="Calibri"/>
                <w:color w:val="000000" w:themeColor="text1"/>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3370" w:type="dxa"/>
            <w:tcBorders>
              <w:top w:val="single" w:color="auto" w:sz="4" w:space="0"/>
              <w:left w:val="single" w:color="auto" w:sz="4" w:space="0"/>
              <w:bottom w:val="single" w:color="auto" w:sz="4" w:space="0"/>
              <w:right w:val="single" w:color="auto" w:sz="4" w:space="0"/>
            </w:tcBorders>
          </w:tcPr>
          <w:p w:rsidRPr="00175E64" w:rsidR="00175E64" w:rsidDel="547EDEB1" w:rsidP="31714CD1" w:rsidRDefault="00584B8F" w14:paraId="4521DAFF" w14:textId="6F847820">
            <w:pPr>
              <w:pStyle w:val="TableText10"/>
              <w:rPr>
                <w:rFonts w:ascii="Calibri" w:hAnsi="Calibri" w:eastAsia="Calibri" w:cs="Calibri"/>
                <w:color w:val="0078D4"/>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5AD8E5F2" w:rsidRDefault="5AD8E5F2" w14:paraId="7C4F2824" w14:textId="16A139EC"/>
    <w:p w:rsidRPr="005424B9" w:rsidR="00431200" w:rsidP="00431200" w:rsidRDefault="00431200" w14:paraId="4FF24788" w14:textId="77777777">
      <w:pPr>
        <w:ind w:left="1440" w:right="162"/>
        <w:rPr>
          <w:rFonts w:ascii="Calibri" w:hAnsi="Calibri" w:cs="Calibri"/>
          <w:sz w:val="20"/>
          <w:szCs w:val="20"/>
        </w:rPr>
      </w:pPr>
    </w:p>
    <w:p w:rsidRPr="005424B9" w:rsidR="00EF475A" w:rsidP="00EF475A" w:rsidRDefault="00EF475A" w14:paraId="0AB1D921" w14:textId="7213CAE8">
      <w:pPr>
        <w:ind w:right="150"/>
        <w:textAlignment w:val="baseline"/>
        <w:rPr>
          <w:rFonts w:ascii="Calibri" w:hAnsi="Calibri" w:cs="Calibri"/>
          <w:sz w:val="20"/>
          <w:szCs w:val="20"/>
        </w:rPr>
      </w:pPr>
      <w:r w:rsidRPr="005424B9">
        <w:rPr>
          <w:rFonts w:ascii="Calibri" w:hAnsi="Calibri" w:cs="Calibri"/>
          <w:sz w:val="20"/>
          <w:szCs w:val="20"/>
          <w:u w:val="single"/>
          <w:lang w:val="en-GB"/>
        </w:rPr>
        <w:t>FormerFosterCareDTO:</w:t>
      </w:r>
    </w:p>
    <w:tbl>
      <w:tblPr>
        <w:tblStyle w:val="DEDTable"/>
        <w:tblW w:w="9540" w:type="dxa"/>
        <w:tblLook w:val="04A0" w:firstRow="1" w:lastRow="0" w:firstColumn="1" w:lastColumn="0" w:noHBand="0" w:noVBand="1"/>
      </w:tblPr>
      <w:tblGrid>
        <w:gridCol w:w="3922"/>
        <w:gridCol w:w="1138"/>
        <w:gridCol w:w="1063"/>
        <w:gridCol w:w="3417"/>
      </w:tblGrid>
      <w:tr w:rsidRPr="005424B9" w:rsidR="00EF475A" w:rsidTr="016D1326" w14:paraId="05A6F283"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rsidRPr="005424B9" w:rsidR="00EF475A" w:rsidP="00EF475A" w:rsidRDefault="00EF475A" w14:paraId="63E384F4" w14:textId="77777777">
            <w:pPr>
              <w:jc w:val="center"/>
              <w:textAlignment w:val="baseline"/>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Field</w:t>
            </w:r>
            <w:r w:rsidRPr="005424B9">
              <w:rPr>
                <w:rFonts w:ascii="Calibri" w:hAnsi="Calibri" w:cs="Calibri"/>
                <w:color w:val="FFFFFF" w:themeColor="background1"/>
                <w:sz w:val="20"/>
                <w:szCs w:val="20"/>
              </w:rPr>
              <w:t>  </w:t>
            </w:r>
          </w:p>
        </w:tc>
        <w:tc>
          <w:tcPr>
            <w:tcW w:w="1138" w:type="dxa"/>
            <w:hideMark/>
          </w:tcPr>
          <w:p w:rsidRPr="005424B9" w:rsidR="00EF475A" w:rsidP="00EF475A" w:rsidRDefault="00EF475A" w14:paraId="2A7066CC" w14:textId="77777777">
            <w:pPr>
              <w:jc w:val="center"/>
              <w:textAlignment w:val="baseline"/>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Type</w:t>
            </w:r>
            <w:r w:rsidRPr="005424B9">
              <w:rPr>
                <w:rFonts w:ascii="Calibri" w:hAnsi="Calibri" w:cs="Calibri"/>
                <w:color w:val="FFFFFF" w:themeColor="background1"/>
                <w:sz w:val="20"/>
                <w:szCs w:val="20"/>
              </w:rPr>
              <w:t>  </w:t>
            </w:r>
          </w:p>
        </w:tc>
        <w:tc>
          <w:tcPr>
            <w:tcW w:w="1063" w:type="dxa"/>
            <w:hideMark/>
          </w:tcPr>
          <w:p w:rsidRPr="005424B9" w:rsidR="00EF475A" w:rsidP="00EF475A" w:rsidRDefault="00EF475A" w14:paraId="35247800" w14:textId="77777777">
            <w:pPr>
              <w:jc w:val="center"/>
              <w:textAlignment w:val="baseline"/>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Required</w:t>
            </w:r>
            <w:r w:rsidRPr="005424B9">
              <w:rPr>
                <w:rFonts w:ascii="Calibri" w:hAnsi="Calibri" w:cs="Calibri"/>
                <w:color w:val="FFFFFF" w:themeColor="background1"/>
                <w:sz w:val="20"/>
                <w:szCs w:val="20"/>
              </w:rPr>
              <w:t>  </w:t>
            </w:r>
          </w:p>
        </w:tc>
        <w:tc>
          <w:tcPr>
            <w:tcW w:w="3417" w:type="dxa"/>
            <w:hideMark/>
          </w:tcPr>
          <w:p w:rsidRPr="005424B9" w:rsidR="00EF475A" w:rsidP="00EF475A" w:rsidRDefault="00EF475A" w14:paraId="531C7450" w14:textId="77777777">
            <w:pPr>
              <w:jc w:val="center"/>
              <w:textAlignment w:val="baseline"/>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0"/>
                <w:szCs w:val="20"/>
              </w:rPr>
            </w:pPr>
            <w:r w:rsidRPr="005424B9">
              <w:rPr>
                <w:rFonts w:ascii="Calibri" w:hAnsi="Calibri" w:cs="Calibri"/>
                <w:bCs/>
                <w:color w:val="FFFFFF" w:themeColor="background1"/>
                <w:sz w:val="20"/>
                <w:szCs w:val="20"/>
                <w:lang w:val="en-GB"/>
              </w:rPr>
              <w:t>Description</w:t>
            </w:r>
            <w:r w:rsidRPr="005424B9">
              <w:rPr>
                <w:rFonts w:ascii="Calibri" w:hAnsi="Calibri" w:cs="Calibri"/>
                <w:color w:val="FFFFFF" w:themeColor="background1"/>
                <w:sz w:val="20"/>
                <w:szCs w:val="20"/>
              </w:rPr>
              <w:t>  </w:t>
            </w:r>
          </w:p>
        </w:tc>
      </w:tr>
      <w:tr w:rsidRPr="005424B9" w:rsidR="00EF475A" w:rsidTr="016D1326" w14:paraId="7D3877C7"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rsidRPr="005424B9" w:rsidR="00EF475A" w:rsidP="00044695" w:rsidRDefault="40C76CFB" w14:paraId="70B25012" w14:textId="48016420">
            <w:pPr>
              <w:pStyle w:val="paragraph"/>
              <w:spacing w:before="0" w:beforeAutospacing="0" w:after="0" w:afterAutospacing="0"/>
              <w:textAlignment w:val="baseline"/>
              <w:rPr>
                <w:rFonts w:ascii="Calibri" w:hAnsi="Calibri" w:cs="Calibri"/>
                <w:b w:val="0"/>
                <w:bCs/>
                <w:color w:val="000000"/>
                <w:sz w:val="20"/>
                <w:szCs w:val="20"/>
                <w:lang w:val="en-GB"/>
              </w:rPr>
            </w:pPr>
            <w:r w:rsidRPr="00605064">
              <w:rPr>
                <w:rFonts w:ascii="Calibri" w:hAnsi="Calibri" w:cs="Calibri"/>
                <w:b w:val="0"/>
                <w:color w:val="000000" w:themeColor="text1"/>
                <w:sz w:val="20"/>
                <w:szCs w:val="20"/>
                <w:lang w:val="en-GB"/>
              </w:rPr>
              <w:t>c</w:t>
            </w:r>
            <w:r w:rsidRPr="00605064" w:rsidR="00EF475A">
              <w:rPr>
                <w:rFonts w:ascii="Calibri" w:hAnsi="Calibri" w:cs="Calibri"/>
                <w:b w:val="0"/>
                <w:color w:val="000000" w:themeColor="text1"/>
                <w:sz w:val="20"/>
                <w:szCs w:val="20"/>
                <w:lang w:val="en-GB"/>
              </w:rPr>
              <w:t>ircumstanceCode  </w:t>
            </w:r>
          </w:p>
        </w:tc>
        <w:tc>
          <w:tcPr>
            <w:tcW w:w="1138" w:type="dxa"/>
            <w:hideMark/>
          </w:tcPr>
          <w:p w:rsidRPr="005424B9" w:rsidR="00EF475A" w:rsidP="00044695" w:rsidRDefault="00EF475A" w14:paraId="03B6C37F"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5424B9">
              <w:rPr>
                <w:rFonts w:ascii="Calibri" w:hAnsi="Calibri" w:cs="Calibri"/>
                <w:color w:val="000000"/>
                <w:sz w:val="20"/>
                <w:szCs w:val="20"/>
                <w:lang w:val="en-GB"/>
              </w:rPr>
              <w:t>String  </w:t>
            </w:r>
          </w:p>
        </w:tc>
        <w:tc>
          <w:tcPr>
            <w:tcW w:w="1063" w:type="dxa"/>
            <w:hideMark/>
          </w:tcPr>
          <w:p w:rsidRPr="005424B9" w:rsidR="00EF475A" w:rsidP="00044695" w:rsidRDefault="00EF475A" w14:paraId="1576837B"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5424B9">
              <w:rPr>
                <w:rFonts w:ascii="Calibri" w:hAnsi="Calibri" w:cs="Calibri"/>
                <w:color w:val="000000"/>
                <w:sz w:val="20"/>
                <w:szCs w:val="20"/>
                <w:lang w:val="en-GB"/>
              </w:rPr>
              <w:t>Yes  </w:t>
            </w:r>
          </w:p>
        </w:tc>
        <w:tc>
          <w:tcPr>
            <w:tcW w:w="3417" w:type="dxa"/>
            <w:hideMark/>
          </w:tcPr>
          <w:p w:rsidRPr="005424B9" w:rsidR="00EF475A" w:rsidP="5AD8E5F2" w:rsidRDefault="0C1B8F3E" w14:paraId="7E9EBCD4" w14:textId="252A958A">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5AD8E5F2">
              <w:rPr>
                <w:rFonts w:ascii="Calibri" w:hAnsi="Calibri" w:cs="Calibri"/>
                <w:color w:val="000000" w:themeColor="text1"/>
                <w:sz w:val="20"/>
                <w:szCs w:val="20"/>
                <w:lang w:val="en-GB"/>
              </w:rPr>
              <w:t>Differentiate whether the applicant</w:t>
            </w:r>
            <w:r w:rsidRPr="5AD8E5F2" w:rsidR="0601E259">
              <w:rPr>
                <w:rFonts w:ascii="Calibri" w:hAnsi="Calibri" w:cs="Calibri"/>
                <w:color w:val="000000" w:themeColor="text1"/>
                <w:sz w:val="20"/>
                <w:szCs w:val="20"/>
                <w:lang w:val="en-GB"/>
              </w:rPr>
              <w:t>/recipient</w:t>
            </w:r>
            <w:r w:rsidRPr="5AD8E5F2">
              <w:rPr>
                <w:rFonts w:ascii="Calibri" w:hAnsi="Calibri" w:cs="Calibri"/>
                <w:color w:val="000000" w:themeColor="text1"/>
                <w:sz w:val="20"/>
                <w:szCs w:val="20"/>
                <w:lang w:val="en-GB"/>
              </w:rPr>
              <w:t xml:space="preserve"> </w:t>
            </w:r>
            <w:r w:rsidRPr="5AD8E5F2" w:rsidR="632E7EBF">
              <w:rPr>
                <w:rFonts w:ascii="Calibri" w:hAnsi="Calibri" w:cs="Calibri"/>
                <w:color w:val="000000" w:themeColor="text1"/>
                <w:sz w:val="20"/>
                <w:szCs w:val="20"/>
                <w:lang w:val="en-GB"/>
              </w:rPr>
              <w:t xml:space="preserve">was previously </w:t>
            </w:r>
            <w:r w:rsidRPr="5AD8E5F2">
              <w:rPr>
                <w:rFonts w:ascii="Calibri" w:hAnsi="Calibri" w:cs="Calibri"/>
                <w:color w:val="000000" w:themeColor="text1"/>
                <w:sz w:val="20"/>
                <w:szCs w:val="20"/>
                <w:lang w:val="en-GB"/>
              </w:rPr>
              <w:t>receiving foster care  </w:t>
            </w:r>
          </w:p>
          <w:p w:rsidRPr="005424B9" w:rsidR="00EF475A" w:rsidP="00044695" w:rsidRDefault="00EF475A" w14:paraId="2ABF053B"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5424B9">
              <w:rPr>
                <w:rFonts w:ascii="Calibri" w:hAnsi="Calibri" w:cs="Calibri"/>
                <w:color w:val="000000"/>
                <w:sz w:val="20"/>
                <w:szCs w:val="20"/>
                <w:lang w:val="en-GB"/>
              </w:rPr>
              <w:t>Reference table: RT_ECHC  </w:t>
            </w:r>
          </w:p>
        </w:tc>
      </w:tr>
      <w:tr w:rsidRPr="005424B9" w:rsidR="00EF475A" w:rsidTr="016D1326" w14:paraId="7245CACC"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rsidRPr="000E4A01" w:rsidR="00EF475A" w:rsidP="5AD8E5F2" w:rsidRDefault="0C1B8F3E" w14:paraId="7A581B34" w14:textId="77777777">
            <w:pPr>
              <w:pStyle w:val="paragraph"/>
              <w:spacing w:before="0" w:beforeAutospacing="0" w:after="0" w:afterAutospacing="0"/>
              <w:textAlignment w:val="baseline"/>
              <w:rPr>
                <w:rFonts w:ascii="Calibri" w:hAnsi="Calibri" w:cs="Calibri"/>
                <w:b w:val="0"/>
                <w:color w:val="000000"/>
                <w:sz w:val="20"/>
                <w:szCs w:val="20"/>
                <w:lang w:val="en-GB"/>
              </w:rPr>
            </w:pPr>
            <w:r w:rsidRPr="009B121A">
              <w:rPr>
                <w:rFonts w:ascii="Calibri" w:hAnsi="Calibri" w:cs="Calibri"/>
                <w:color w:val="000000" w:themeColor="text1"/>
                <w:sz w:val="20"/>
                <w:szCs w:val="20"/>
                <w:lang w:val="en-GB"/>
              </w:rPr>
              <w:t>enrolledInMedicaidAndFosterCareAtAge18  </w:t>
            </w:r>
          </w:p>
        </w:tc>
        <w:tc>
          <w:tcPr>
            <w:tcW w:w="1138" w:type="dxa"/>
            <w:hideMark/>
          </w:tcPr>
          <w:p w:rsidRPr="000E4A01" w:rsidR="00EF475A" w:rsidP="00044695" w:rsidRDefault="00EF475A" w14:paraId="21189B25"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Boolean  </w:t>
            </w:r>
          </w:p>
        </w:tc>
        <w:tc>
          <w:tcPr>
            <w:tcW w:w="1063" w:type="dxa"/>
            <w:hideMark/>
          </w:tcPr>
          <w:p w:rsidRPr="000E4A01" w:rsidR="00EF475A" w:rsidP="00044695" w:rsidRDefault="00EF475A" w14:paraId="48049AA8"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Yes  </w:t>
            </w:r>
          </w:p>
        </w:tc>
        <w:tc>
          <w:tcPr>
            <w:tcW w:w="3417" w:type="dxa"/>
            <w:hideMark/>
          </w:tcPr>
          <w:p w:rsidRPr="005424B9" w:rsidR="00EF475A" w:rsidP="00044695" w:rsidRDefault="00EF475A" w14:paraId="73ADEC0E"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Enrolled in Medicaid and Foster Care on their 18th birthday? </w:t>
            </w:r>
            <w:r w:rsidRPr="005424B9">
              <w:rPr>
                <w:rFonts w:ascii="Calibri" w:hAnsi="Calibri" w:cs="Calibri"/>
                <w:color w:val="000000"/>
                <w:sz w:val="20"/>
                <w:szCs w:val="20"/>
                <w:lang w:val="en-GB"/>
              </w:rPr>
              <w:t> </w:t>
            </w:r>
          </w:p>
        </w:tc>
      </w:tr>
      <w:tr w:rsidRPr="000E5ACE" w:rsidR="00EF475A" w:rsidTr="016D1326" w14:paraId="25E0CD88"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rsidRPr="000E4A01" w:rsidR="00EF475A" w:rsidP="5AD8E5F2" w:rsidRDefault="0C1B8F3E" w14:paraId="5C5D5153" w14:textId="77777777">
            <w:pPr>
              <w:pStyle w:val="paragraph"/>
              <w:spacing w:before="0" w:beforeAutospacing="0" w:after="0" w:afterAutospacing="0"/>
              <w:textAlignment w:val="baseline"/>
              <w:rPr>
                <w:rFonts w:ascii="Calibri" w:hAnsi="Calibri" w:cs="Calibri"/>
                <w:b w:val="0"/>
                <w:color w:val="000000"/>
                <w:sz w:val="20"/>
                <w:szCs w:val="20"/>
                <w:lang w:val="en-GB"/>
              </w:rPr>
            </w:pPr>
            <w:r w:rsidRPr="009B121A">
              <w:rPr>
                <w:rFonts w:ascii="Calibri" w:hAnsi="Calibri" w:cs="Calibri"/>
                <w:color w:val="000000" w:themeColor="text1"/>
                <w:sz w:val="20"/>
                <w:szCs w:val="20"/>
                <w:lang w:val="en-GB"/>
              </w:rPr>
              <w:t>effectiveBeginDate  </w:t>
            </w:r>
          </w:p>
        </w:tc>
        <w:tc>
          <w:tcPr>
            <w:tcW w:w="1138" w:type="dxa"/>
            <w:hideMark/>
          </w:tcPr>
          <w:p w:rsidRPr="000E4A01" w:rsidR="00EF475A" w:rsidP="00044695" w:rsidRDefault="00EF475A" w14:paraId="0305CBAD"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Date  </w:t>
            </w:r>
          </w:p>
        </w:tc>
        <w:tc>
          <w:tcPr>
            <w:tcW w:w="1063" w:type="dxa"/>
            <w:hideMark/>
          </w:tcPr>
          <w:p w:rsidRPr="000E4A01" w:rsidR="00EF475A" w:rsidP="00044695" w:rsidRDefault="00EF475A" w14:paraId="10635C41"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No  </w:t>
            </w:r>
          </w:p>
        </w:tc>
        <w:tc>
          <w:tcPr>
            <w:tcW w:w="3417" w:type="dxa"/>
            <w:hideMark/>
          </w:tcPr>
          <w:p w:rsidRPr="000E4A01" w:rsidR="00EF475A" w:rsidP="00044695" w:rsidRDefault="000E4A01" w14:paraId="4ED6EA21" w14:textId="18A8DB54">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bCs/>
                <w:sz w:val="20"/>
                <w:szCs w:val="20"/>
              </w:rPr>
              <w:t>Date on which the circumstance became effective in the source system (VaCMS). Null indicates the record remains active.</w:t>
            </w:r>
          </w:p>
        </w:tc>
      </w:tr>
      <w:tr w:rsidRPr="005424B9" w:rsidR="00EF475A" w:rsidTr="016D1326" w14:paraId="1E2126A6"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hideMark/>
          </w:tcPr>
          <w:p w:rsidRPr="000E4A01" w:rsidR="00EF475A" w:rsidP="5AD8E5F2" w:rsidRDefault="0C1B8F3E" w14:paraId="3C399035" w14:textId="77777777">
            <w:pPr>
              <w:pStyle w:val="paragraph"/>
              <w:spacing w:before="0" w:beforeAutospacing="0" w:after="0" w:afterAutospacing="0"/>
              <w:textAlignment w:val="baseline"/>
              <w:rPr>
                <w:rFonts w:ascii="Calibri" w:hAnsi="Calibri" w:cs="Calibri"/>
                <w:b w:val="0"/>
                <w:color w:val="000000"/>
                <w:sz w:val="20"/>
                <w:szCs w:val="20"/>
                <w:lang w:val="en-GB"/>
              </w:rPr>
            </w:pPr>
            <w:r w:rsidRPr="009B121A">
              <w:rPr>
                <w:rFonts w:ascii="Calibri" w:hAnsi="Calibri" w:cs="Calibri"/>
                <w:color w:val="000000" w:themeColor="text1"/>
                <w:sz w:val="20"/>
                <w:szCs w:val="20"/>
                <w:lang w:val="en-GB"/>
              </w:rPr>
              <w:t>effectiveEndDate  </w:t>
            </w:r>
          </w:p>
        </w:tc>
        <w:tc>
          <w:tcPr>
            <w:tcW w:w="1138" w:type="dxa"/>
            <w:hideMark/>
          </w:tcPr>
          <w:p w:rsidRPr="000E4A01" w:rsidR="00EF475A" w:rsidP="00044695" w:rsidRDefault="00EF475A" w14:paraId="075E04C5"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Date  </w:t>
            </w:r>
          </w:p>
        </w:tc>
        <w:tc>
          <w:tcPr>
            <w:tcW w:w="1063" w:type="dxa"/>
            <w:hideMark/>
          </w:tcPr>
          <w:p w:rsidRPr="000E4A01" w:rsidR="00EF475A" w:rsidP="00044695" w:rsidRDefault="00EF475A" w14:paraId="3CE99FEE"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0E4A01">
              <w:rPr>
                <w:rFonts w:ascii="Calibri" w:hAnsi="Calibri" w:cs="Calibri"/>
                <w:color w:val="000000"/>
                <w:sz w:val="20"/>
                <w:szCs w:val="20"/>
                <w:lang w:val="en-GB"/>
              </w:rPr>
              <w:t>No  </w:t>
            </w:r>
          </w:p>
        </w:tc>
        <w:tc>
          <w:tcPr>
            <w:tcW w:w="3417" w:type="dxa"/>
            <w:hideMark/>
          </w:tcPr>
          <w:p w:rsidRPr="005424B9" w:rsidR="00EF475A" w:rsidP="00044695" w:rsidRDefault="00D75965" w14:paraId="69A9474C" w14:textId="0579F121">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GB"/>
              </w:rPr>
            </w:pPr>
            <w:r w:rsidRPr="0012190D">
              <w:rPr>
                <w:rFonts w:ascii="Calibri" w:hAnsi="Calibri" w:cs="Calibri"/>
                <w:sz w:val="20"/>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5424B9" w:rsidR="007A19EB" w:rsidTr="016D1326" w14:paraId="030D3CF1"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Pr>
          <w:p w:rsidRPr="005A49B8" w:rsidR="007A19EB" w:rsidDel="00E2067F" w:rsidP="31714CD1" w:rsidRDefault="34DC4CFC" w14:paraId="49CD0D08" w14:textId="554567B8">
            <w:pPr>
              <w:pStyle w:val="TableText10"/>
              <w:rPr>
                <w:rStyle w:val="normaltextrun"/>
                <w:rFonts w:ascii="Calibri" w:hAnsi="Calibri" w:cs="Calibri"/>
                <w:b w:val="0"/>
                <w:color w:val="498205"/>
                <w:u w:val="single"/>
                <w:shd w:val="clear" w:color="auto" w:fill="F1BBBD"/>
                <w:lang w:val="en-GB"/>
              </w:rPr>
            </w:pPr>
            <w:r w:rsidRPr="5AD8E5F2">
              <w:rPr>
                <w:rFonts w:ascii="Calibri" w:hAnsi="Calibri" w:cs="Calibri" w:eastAsiaTheme="majorEastAsia"/>
                <w:b w:val="0"/>
                <w:lang w:val="en-GB"/>
              </w:rPr>
              <w:t>age</w:t>
            </w:r>
          </w:p>
        </w:tc>
        <w:tc>
          <w:tcPr>
            <w:tcW w:w="1138" w:type="dxa"/>
          </w:tcPr>
          <w:p w:rsidRPr="00183BAD" w:rsidR="007A19EB" w:rsidP="31714CD1" w:rsidRDefault="007A19EB" w14:paraId="5A79D63A" w14:textId="62A8E05F">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hAnsi="Calibri" w:cs="Calibri" w:eastAsiaTheme="majorEastAsia"/>
                <w:color w:val="000000" w:themeColor="text1"/>
                <w:szCs w:val="20"/>
                <w:lang w:val="en-GB"/>
              </w:rPr>
              <w:t>Number</w:t>
            </w:r>
          </w:p>
        </w:tc>
        <w:tc>
          <w:tcPr>
            <w:tcW w:w="1063" w:type="dxa"/>
          </w:tcPr>
          <w:p w:rsidRPr="00183BAD" w:rsidR="007A19EB" w:rsidP="31714CD1" w:rsidRDefault="007A19EB" w14:paraId="0F1C659C" w14:textId="03B49740">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hAnsi="Calibri" w:cs="Calibri" w:eastAsiaTheme="majorEastAsia"/>
                <w:color w:val="000000" w:themeColor="text1"/>
                <w:szCs w:val="20"/>
                <w:lang w:val="en-GB"/>
              </w:rPr>
              <w:t>Yes</w:t>
            </w:r>
          </w:p>
        </w:tc>
        <w:tc>
          <w:tcPr>
            <w:tcW w:w="3417" w:type="dxa"/>
          </w:tcPr>
          <w:p w:rsidRPr="00922223" w:rsidR="007A19EB" w:rsidP="31714CD1" w:rsidRDefault="007A19EB" w14:paraId="4F72D2C9" w14:textId="421B1398">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shd w:val="clear" w:color="auto" w:fill="F1BBBD"/>
                <w:lang w:val="en-GB"/>
              </w:rPr>
            </w:pPr>
            <w:r w:rsidRPr="31714CD1">
              <w:rPr>
                <w:rFonts w:ascii="Calibri" w:hAnsi="Calibri" w:eastAsia="Calibri" w:cs="Calibri"/>
                <w:lang w:val="en-GB"/>
              </w:rPr>
              <w:t>Client's age in years</w:t>
            </w:r>
          </w:p>
        </w:tc>
      </w:tr>
      <w:tr w:rsidRPr="005424B9" w:rsidR="007A19EB" w:rsidTr="016D1326" w14:paraId="2226C181"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Pr>
          <w:p w:rsidRPr="00483648" w:rsidR="007A19EB" w:rsidDel="00E2067F" w:rsidP="31714CD1" w:rsidRDefault="34DC4CFC" w14:paraId="2DE7ADD0" w14:textId="5094F72C">
            <w:pPr>
              <w:pStyle w:val="TableText10"/>
              <w:rPr>
                <w:rStyle w:val="normaltextrun"/>
                <w:rFonts w:ascii="Calibri" w:hAnsi="Calibri" w:cs="Calibri"/>
                <w:b w:val="0"/>
                <w:color w:val="498205"/>
                <w:u w:val="single"/>
                <w:shd w:val="clear" w:color="auto" w:fill="F1BBBD"/>
                <w:lang w:val="en-GB"/>
              </w:rPr>
            </w:pPr>
            <w:r w:rsidRPr="5AD8E5F2">
              <w:rPr>
                <w:rFonts w:ascii="Calibri" w:hAnsi="Calibri" w:eastAsia="Calibri" w:cs="Calibri"/>
                <w:b w:val="0"/>
                <w:color w:val="000000" w:themeColor="text1"/>
                <w:lang w:val="en-GB"/>
              </w:rPr>
              <w:t>source</w:t>
            </w:r>
          </w:p>
        </w:tc>
        <w:tc>
          <w:tcPr>
            <w:tcW w:w="1138" w:type="dxa"/>
          </w:tcPr>
          <w:p w:rsidRPr="00183BAD" w:rsidR="007A19EB" w:rsidP="31714CD1" w:rsidRDefault="007A19EB" w14:paraId="2C03CA40" w14:textId="7DDB35F6">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hAnsi="Calibri" w:eastAsia="Calibri" w:cs="Calibri"/>
                <w:color w:val="000000" w:themeColor="text1"/>
                <w:szCs w:val="20"/>
                <w:lang w:val="en-GB"/>
              </w:rPr>
              <w:t>String</w:t>
            </w:r>
          </w:p>
        </w:tc>
        <w:tc>
          <w:tcPr>
            <w:tcW w:w="1063" w:type="dxa"/>
          </w:tcPr>
          <w:p w:rsidRPr="00183BAD" w:rsidR="007A19EB" w:rsidP="31714CD1" w:rsidRDefault="007A19EB" w14:paraId="2872C0E2" w14:textId="5DB21C8C">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hAnsi="Calibri" w:eastAsia="Calibri" w:cs="Calibri"/>
                <w:color w:val="000000" w:themeColor="text1"/>
                <w:szCs w:val="20"/>
                <w:lang w:val="en-GB"/>
              </w:rPr>
              <w:t>Yes</w:t>
            </w:r>
          </w:p>
        </w:tc>
        <w:tc>
          <w:tcPr>
            <w:tcW w:w="3417" w:type="dxa"/>
          </w:tcPr>
          <w:p w:rsidRPr="008E69F0" w:rsidR="00DF43F1" w:rsidP="00DF43F1" w:rsidRDefault="697E44E1" w14:paraId="5B26372B" w14:textId="77777777">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The system that MWRP received this data from (could be "MWRP" if the data was uploaded to MWRP).</w:t>
            </w:r>
            <w:r w:rsidRPr="5AD8E5F2">
              <w:rPr>
                <w:rFonts w:ascii="Calibri" w:hAnsi="Calibri" w:eastAsia="Calibri" w:cs="Calibri"/>
                <w:color w:val="000000" w:themeColor="text1"/>
                <w:lang w:val="en-GB"/>
              </w:rPr>
              <w:t xml:space="preserve"> </w:t>
            </w:r>
          </w:p>
          <w:p w:rsidRPr="00922223" w:rsidR="007A19EB" w:rsidP="31714CD1" w:rsidRDefault="34DC4CFC" w14:paraId="555E6A74" w14:textId="1B871DA3">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shd w:val="clear" w:color="auto" w:fill="F1BBBD"/>
                <w:lang w:val="en-GB"/>
              </w:rPr>
            </w:pPr>
            <w:r w:rsidRPr="5AD8E5F2">
              <w:rPr>
                <w:rFonts w:ascii="Calibri" w:hAnsi="Calibri" w:eastAsia="Calibri" w:cs="Calibri"/>
                <w:lang w:val="en-GB"/>
              </w:rPr>
              <w:t>Eg: VaCMS</w:t>
            </w:r>
          </w:p>
        </w:tc>
      </w:tr>
      <w:tr w:rsidRPr="005424B9" w:rsidR="007A19EB" w:rsidTr="016D1326" w14:paraId="151E72FB"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Pr>
          <w:p w:rsidRPr="00483648" w:rsidR="007A19EB" w:rsidDel="00E2067F" w:rsidP="31714CD1" w:rsidRDefault="0645EF73" w14:paraId="43DA31C7" w14:textId="5A436BA6">
            <w:pPr>
              <w:pStyle w:val="TableText10"/>
              <w:rPr>
                <w:rStyle w:val="normaltextrun"/>
                <w:rFonts w:ascii="Calibri" w:hAnsi="Calibri" w:cs="Calibri"/>
                <w:b w:val="0"/>
                <w:color w:val="498205"/>
                <w:u w:val="single"/>
                <w:shd w:val="clear" w:color="auto" w:fill="F1BBBD"/>
                <w:lang w:val="en-GB"/>
              </w:rPr>
            </w:pPr>
            <w:r w:rsidRPr="5AD8E5F2">
              <w:rPr>
                <w:rFonts w:ascii="Calibri" w:hAnsi="Calibri" w:cs="Calibri" w:eastAsiaTheme="majorEastAsia"/>
                <w:b w:val="0"/>
                <w:lang w:val="en-GB"/>
              </w:rPr>
              <w:t>updateSw</w:t>
            </w:r>
          </w:p>
        </w:tc>
        <w:tc>
          <w:tcPr>
            <w:tcW w:w="1138" w:type="dxa"/>
          </w:tcPr>
          <w:p w:rsidRPr="00183BAD" w:rsidR="007A19EB" w:rsidP="31714CD1" w:rsidRDefault="007A19EB" w14:paraId="24B476D0" w14:textId="61554B0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hAnsi="Calibri" w:cs="Calibri" w:eastAsiaTheme="majorEastAsia"/>
                <w:color w:val="000000" w:themeColor="text1"/>
                <w:szCs w:val="20"/>
                <w:lang w:val="en-GB"/>
              </w:rPr>
              <w:t>String</w:t>
            </w:r>
          </w:p>
        </w:tc>
        <w:tc>
          <w:tcPr>
            <w:tcW w:w="1063" w:type="dxa"/>
          </w:tcPr>
          <w:p w:rsidRPr="00183BAD" w:rsidR="007A19EB" w:rsidP="31714CD1" w:rsidRDefault="007A19EB" w14:paraId="3A3EC308" w14:textId="202B4B91">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5424B9">
              <w:rPr>
                <w:rFonts w:ascii="Calibri" w:hAnsi="Calibri" w:cs="Calibri" w:eastAsiaTheme="majorEastAsia"/>
                <w:color w:val="000000" w:themeColor="text1"/>
                <w:szCs w:val="20"/>
                <w:lang w:val="en-GB"/>
              </w:rPr>
              <w:t>No</w:t>
            </w:r>
          </w:p>
        </w:tc>
        <w:tc>
          <w:tcPr>
            <w:tcW w:w="3417" w:type="dxa"/>
          </w:tcPr>
          <w:p w:rsidR="000B0A29" w:rsidP="000B0A29" w:rsidRDefault="000B0A29" w14:paraId="15386F6A" w14:textId="77777777">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183BAD" w:rsidR="007A19EB" w:rsidP="31714CD1" w:rsidRDefault="000B0A29" w14:paraId="14CCEFF6" w14:textId="1ACDC93E">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0012190D">
              <w:rPr>
                <w:rFonts w:ascii="Calibri" w:hAnsi="Calibri" w:eastAsia="Calibri" w:cs="Calibri"/>
                <w:color w:val="000000" w:themeColor="text1"/>
              </w:rPr>
              <w:t>E.g.: 'Yes'/'No'</w:t>
            </w:r>
          </w:p>
        </w:tc>
      </w:tr>
      <w:tr w:rsidRPr="005424B9" w:rsidR="007A19EB" w:rsidTr="016D1326" w14:paraId="1151CF14"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Pr>
          <w:p w:rsidRPr="00483648" w:rsidR="007A19EB" w:rsidDel="00E2067F" w:rsidP="31714CD1" w:rsidRDefault="34DC4CFC" w14:paraId="4C2DCD04" w14:textId="6871C912">
            <w:pPr>
              <w:pStyle w:val="TableText10"/>
              <w:rPr>
                <w:rStyle w:val="normaltextrun"/>
                <w:rFonts w:ascii="Calibri" w:hAnsi="Calibri" w:cs="Calibri"/>
                <w:b w:val="0"/>
                <w:color w:val="498205"/>
                <w:u w:val="single"/>
                <w:shd w:val="clear" w:color="auto" w:fill="F1BBBD"/>
                <w:lang w:val="en-GB"/>
              </w:rPr>
            </w:pPr>
            <w:r w:rsidRPr="5AD8E5F2">
              <w:rPr>
                <w:rFonts w:ascii="Calibri" w:hAnsi="Calibri" w:cs="Calibri" w:eastAsiaTheme="majorEastAsia"/>
                <w:b w:val="0"/>
              </w:rPr>
              <w:t xml:space="preserve">vaCMSSequenceNum </w:t>
            </w:r>
            <w:r w:rsidRPr="5AD8E5F2">
              <w:rPr>
                <w:rFonts w:ascii="Calibri" w:hAnsi="Calibri" w:cs="Calibri" w:eastAsiaTheme="majorEastAsia"/>
                <w:b w:val="0"/>
                <w:lang w:val="en-GB"/>
              </w:rPr>
              <w:t>  </w:t>
            </w:r>
          </w:p>
        </w:tc>
        <w:tc>
          <w:tcPr>
            <w:tcW w:w="1138" w:type="dxa"/>
          </w:tcPr>
          <w:p w:rsidRPr="00183BAD" w:rsidR="007A19EB" w:rsidP="31714CD1" w:rsidRDefault="007A19EB" w14:paraId="141EF762" w14:textId="703BA408">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1063" w:type="dxa"/>
          </w:tcPr>
          <w:p w:rsidRPr="00183BAD" w:rsidR="007A19EB" w:rsidP="31714CD1" w:rsidRDefault="007A19EB" w14:paraId="030537C8" w14:textId="3B10C7B5">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3417" w:type="dxa"/>
          </w:tcPr>
          <w:p w:rsidRPr="00183BAD" w:rsidR="007A19EB" w:rsidP="31714CD1" w:rsidRDefault="00986150" w14:paraId="7A39AA93" w14:textId="4BDD0FC4">
            <w:pPr>
              <w:pStyle w:val="TableText10"/>
              <w:cnfStyle w:val="000000000000" w:firstRow="0" w:lastRow="0" w:firstColumn="0" w:lastColumn="0" w:oddVBand="0" w:evenVBand="0" w:oddHBand="0" w:evenHBand="0" w:firstRowFirstColumn="0" w:firstRowLastColumn="0" w:lastRowFirstColumn="0" w:lastRowLastColumn="0"/>
              <w:rPr>
                <w:rStyle w:val="normaltextrun"/>
                <w:rFonts w:ascii="Calibri" w:hAnsi="Calibri" w:cs="Calibri"/>
                <w:color w:val="498205"/>
                <w:u w:val="single"/>
                <w:shd w:val="clear" w:color="auto" w:fill="F1BBBD"/>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06610C" w:rsidR="6654B19B" w:rsidTr="016D1326" w14:paraId="3BCB30A0"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Pr>
          <w:p w:rsidRPr="00483648" w:rsidR="6654B19B" w:rsidP="31714CD1" w:rsidRDefault="6654B19B" w14:paraId="1A96C33F" w14:textId="34723F1E">
            <w:pPr>
              <w:pStyle w:val="TableText10"/>
              <w:rPr>
                <w:rFonts w:ascii="Calibri" w:hAnsi="Calibri" w:eastAsia="Calibri" w:cs="Calibri"/>
                <w:b w:val="0"/>
                <w:color w:val="000000" w:themeColor="text1"/>
                <w:lang w:val="en-GB"/>
              </w:rPr>
            </w:pPr>
            <w:del w:author="Marri, Rajababu" w:date="2026-10-21T21:04:00Z" w16du:dateUtc="2026-10-21T21:04:15Z" w:id="440">
              <w:r w:rsidRPr="016D1326" w:rsidDel="629D2D3C">
                <w:rPr>
                  <w:rFonts w:ascii="Calibri" w:hAnsi="Calibri" w:eastAsia="Calibri" w:cs="Calibri"/>
                  <w:b w:val="0"/>
                  <w:color w:val="000000" w:themeColor="text1"/>
                  <w:lang w:val="en-GB"/>
                </w:rPr>
                <w:delText>applicationSource</w:delText>
              </w:r>
            </w:del>
          </w:p>
        </w:tc>
        <w:tc>
          <w:tcPr>
            <w:tcW w:w="1138" w:type="dxa"/>
          </w:tcPr>
          <w:p w:rsidR="6654B19B" w:rsidP="31714CD1" w:rsidRDefault="6654B19B" w14:paraId="52594309" w14:textId="12BC87F6">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lang w:val="en-GB"/>
              </w:rPr>
            </w:pPr>
            <w:del w:author="Marri, Rajababu" w:date="2026-10-21T21:04:00Z" w16du:dateUtc="2026-10-21T21:04:15Z" w:id="441">
              <w:r w:rsidRPr="016D1326" w:rsidDel="629D2D3C">
                <w:rPr>
                  <w:rFonts w:ascii="Calibri" w:hAnsi="Calibri" w:eastAsia="Calibri" w:cs="Calibri"/>
                  <w:color w:val="000000" w:themeColor="text1"/>
                  <w:lang w:val="en-GB"/>
                </w:rPr>
                <w:delText>String</w:delText>
              </w:r>
            </w:del>
          </w:p>
        </w:tc>
        <w:tc>
          <w:tcPr>
            <w:tcW w:w="1063" w:type="dxa"/>
          </w:tcPr>
          <w:p w:rsidR="6654B19B" w:rsidP="31714CD1" w:rsidRDefault="6654B19B" w14:paraId="5381CA62" w14:textId="45D44454">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lang w:val="en-GB"/>
              </w:rPr>
            </w:pPr>
            <w:del w:author="Marri, Rajababu" w:date="2026-10-21T21:04:00Z" w16du:dateUtc="2026-10-21T21:04:15Z" w:id="442">
              <w:r w:rsidRPr="016D1326" w:rsidDel="629D2D3C">
                <w:rPr>
                  <w:rFonts w:ascii="Calibri" w:hAnsi="Calibri" w:eastAsia="Calibri" w:cs="Calibri"/>
                  <w:color w:val="000000" w:themeColor="text1"/>
                  <w:lang w:val="en-GB"/>
                </w:rPr>
                <w:delText>No</w:delText>
              </w:r>
            </w:del>
          </w:p>
        </w:tc>
        <w:tc>
          <w:tcPr>
            <w:tcW w:w="3417" w:type="dxa"/>
          </w:tcPr>
          <w:p w:rsidRPr="0006610C" w:rsidR="6654B19B" w:rsidP="0AD044C0" w:rsidRDefault="4ADF4A1D" w14:paraId="3FBDCD60" w14:textId="1FBD6BFD">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lang w:val="fr-FR"/>
              </w:rPr>
            </w:pPr>
            <w:del w:author="Marri, Rajababu" w:date="2026-10-21T21:04:00Z" w16du:dateUtc="2026-10-21T21:04:15Z" w:id="443">
              <w:r w:rsidRPr="016D1326" w:rsidDel="63199BCB">
                <w:rPr>
                  <w:rFonts w:ascii="Calibri" w:hAnsi="Calibri" w:eastAsia="Calibri" w:cs="Calibri"/>
                  <w:color w:val="000000" w:themeColor="text1"/>
                  <w:lang w:val="fr-FR"/>
                </w:rPr>
                <w:delText>Application Source. Ex: ‘Paper’,’CommonHelp”,’RDE’.</w:delText>
              </w:r>
            </w:del>
          </w:p>
        </w:tc>
      </w:tr>
      <w:tr w:rsidRPr="005424B9" w:rsidR="09C1947A" w:rsidTr="016D1326" w14:paraId="2C13247E"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Borders>
              <w:top w:val="single" w:color="auto" w:sz="8" w:space="0"/>
              <w:left w:val="single" w:color="auto" w:sz="8" w:space="0"/>
              <w:bottom w:val="single" w:color="auto" w:sz="8" w:space="0"/>
              <w:right w:val="single" w:color="auto" w:sz="8" w:space="0"/>
            </w:tcBorders>
          </w:tcPr>
          <w:p w:rsidRPr="00605064" w:rsidR="09C1947A" w:rsidP="00605064" w:rsidRDefault="1563826A" w14:paraId="1B500297" w14:textId="72DD71D5">
            <w:pPr>
              <w:spacing w:after="120"/>
              <w:rPr>
                <w:rFonts w:ascii="Calibri" w:hAnsi="Calibri" w:eastAsia="Calibri" w:cs="Calibri"/>
                <w:b w:val="0"/>
                <w:color w:val="000000" w:themeColor="text1"/>
                <w:sz w:val="20"/>
                <w:szCs w:val="20"/>
              </w:rPr>
            </w:pPr>
            <w:r w:rsidRPr="5AD8E5F2">
              <w:rPr>
                <w:rFonts w:ascii="Calibri" w:hAnsi="Calibri" w:eastAsia="Calibri" w:cs="Calibri"/>
                <w:b w:val="0"/>
                <w:color w:val="000000" w:themeColor="text1"/>
                <w:sz w:val="20"/>
                <w:szCs w:val="20"/>
              </w:rPr>
              <w:lastRenderedPageBreak/>
              <w:t>aidCategoryWhenTurned18</w:t>
            </w:r>
          </w:p>
        </w:tc>
        <w:tc>
          <w:tcPr>
            <w:tcW w:w="1138" w:type="dxa"/>
            <w:tcBorders>
              <w:top w:val="single" w:color="auto" w:sz="8" w:space="0"/>
              <w:left w:val="single" w:color="auto" w:sz="8" w:space="0"/>
              <w:bottom w:val="single" w:color="auto" w:sz="8" w:space="0"/>
              <w:right w:val="single" w:color="auto" w:sz="8" w:space="0"/>
            </w:tcBorders>
          </w:tcPr>
          <w:p w:rsidRPr="005424B9" w:rsidR="09C1947A" w:rsidP="00605064" w:rsidRDefault="76F5063D" w14:paraId="206FED3A" w14:textId="6C6F1F6C">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sidRPr="14279216">
              <w:rPr>
                <w:rFonts w:ascii="Calibri" w:hAnsi="Calibri" w:eastAsia="Calibri" w:cs="Calibri"/>
                <w:color w:val="000000" w:themeColor="text1"/>
                <w:sz w:val="20"/>
                <w:szCs w:val="20"/>
              </w:rPr>
              <w:t>String</w:t>
            </w:r>
          </w:p>
        </w:tc>
        <w:tc>
          <w:tcPr>
            <w:tcW w:w="1063" w:type="dxa"/>
            <w:tcBorders>
              <w:top w:val="single" w:color="auto" w:sz="8" w:space="0"/>
              <w:left w:val="single" w:color="auto" w:sz="8" w:space="0"/>
              <w:bottom w:val="single" w:color="auto" w:sz="8" w:space="0"/>
              <w:right w:val="single" w:color="auto" w:sz="8" w:space="0"/>
            </w:tcBorders>
          </w:tcPr>
          <w:p w:rsidRPr="005424B9" w:rsidR="09C1947A" w:rsidP="00605064" w:rsidRDefault="1F95D2E9" w14:paraId="6E8FED14" w14:textId="01BE6FE3">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sidRPr="14279216">
              <w:rPr>
                <w:rFonts w:ascii="Calibri" w:hAnsi="Calibri" w:eastAsia="Calibri" w:cs="Calibri"/>
                <w:color w:val="000000" w:themeColor="text1"/>
                <w:sz w:val="20"/>
                <w:szCs w:val="20"/>
              </w:rPr>
              <w:t>No</w:t>
            </w:r>
          </w:p>
        </w:tc>
        <w:tc>
          <w:tcPr>
            <w:tcW w:w="3417" w:type="dxa"/>
            <w:tcBorders>
              <w:top w:val="single" w:color="auto" w:sz="8" w:space="0"/>
              <w:left w:val="single" w:color="auto" w:sz="8" w:space="0"/>
              <w:bottom w:val="single" w:color="auto" w:sz="8" w:space="0"/>
              <w:right w:val="single" w:color="auto" w:sz="8" w:space="0"/>
            </w:tcBorders>
          </w:tcPr>
          <w:p w:rsidR="09C1947A" w:rsidP="00605064" w:rsidRDefault="1563826A" w14:paraId="0458A100" w14:textId="77777777">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5AD8E5F2">
              <w:rPr>
                <w:rFonts w:ascii="Calibri" w:hAnsi="Calibri" w:eastAsia="Calibri" w:cs="Calibri"/>
                <w:sz w:val="20"/>
                <w:szCs w:val="20"/>
              </w:rPr>
              <w:t>Aid category of the client when they turned 18 if available in VaCMS</w:t>
            </w:r>
          </w:p>
          <w:p w:rsidRPr="005424B9" w:rsidR="00D52711" w:rsidP="00605064" w:rsidRDefault="00D52711" w14:paraId="59FF0FBD" w14:textId="0CB3F35E">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Pr>
                <w:rFonts w:ascii="Calibri" w:hAnsi="Calibri" w:eastAsia="Calibri" w:cs="Calibri"/>
                <w:sz w:val="20"/>
                <w:szCs w:val="20"/>
              </w:rPr>
              <w:t>RT_AIDCATEGORIES</w:t>
            </w:r>
          </w:p>
        </w:tc>
      </w:tr>
      <w:tr w:rsidRPr="005424B9" w:rsidR="09C1947A" w:rsidTr="016D1326" w14:paraId="15EBB862" w14:textId="77777777">
        <w:trPr>
          <w:trHeight w:val="285"/>
        </w:trPr>
        <w:tc>
          <w:tcPr>
            <w:cnfStyle w:val="001000000000" w:firstRow="0" w:lastRow="0" w:firstColumn="1" w:lastColumn="0" w:oddVBand="0" w:evenVBand="0" w:oddHBand="0" w:evenHBand="0" w:firstRowFirstColumn="0" w:firstRowLastColumn="0" w:lastRowFirstColumn="0" w:lastRowLastColumn="0"/>
            <w:tcW w:w="3922" w:type="dxa"/>
            <w:tcBorders>
              <w:top w:val="single" w:color="auto" w:sz="8" w:space="0"/>
              <w:left w:val="single" w:color="auto" w:sz="8" w:space="0"/>
              <w:bottom w:val="single" w:color="auto" w:sz="8" w:space="0"/>
              <w:right w:val="single" w:color="auto" w:sz="8" w:space="0"/>
            </w:tcBorders>
          </w:tcPr>
          <w:p w:rsidRPr="00605064" w:rsidR="09C1947A" w:rsidP="00605064" w:rsidRDefault="1563826A" w14:paraId="5AAD9572" w14:textId="3684F034">
            <w:pPr>
              <w:spacing w:after="120"/>
              <w:rPr>
                <w:rFonts w:ascii="Calibri" w:hAnsi="Calibri" w:eastAsia="Calibri" w:cs="Calibri"/>
                <w:b w:val="0"/>
                <w:color w:val="000000" w:themeColor="text1"/>
                <w:sz w:val="20"/>
                <w:szCs w:val="20"/>
              </w:rPr>
            </w:pPr>
            <w:r w:rsidRPr="5AD8E5F2">
              <w:rPr>
                <w:rFonts w:ascii="Calibri" w:hAnsi="Calibri" w:eastAsia="Calibri" w:cs="Calibri"/>
                <w:b w:val="0"/>
                <w:color w:val="000000" w:themeColor="text1"/>
                <w:sz w:val="20"/>
                <w:szCs w:val="20"/>
              </w:rPr>
              <w:t>clientReceivedFormerFosterCare</w:t>
            </w:r>
          </w:p>
        </w:tc>
        <w:tc>
          <w:tcPr>
            <w:tcW w:w="1138" w:type="dxa"/>
            <w:tcBorders>
              <w:top w:val="single" w:color="auto" w:sz="8" w:space="0"/>
              <w:left w:val="single" w:color="auto" w:sz="8" w:space="0"/>
              <w:bottom w:val="single" w:color="auto" w:sz="8" w:space="0"/>
              <w:right w:val="single" w:color="auto" w:sz="8" w:space="0"/>
            </w:tcBorders>
          </w:tcPr>
          <w:p w:rsidRPr="005424B9" w:rsidR="09C1947A" w:rsidP="00605064" w:rsidRDefault="1563826A" w14:paraId="07E8AF28" w14:textId="0A168478">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5AD8E5F2">
              <w:rPr>
                <w:rFonts w:ascii="Calibri" w:hAnsi="Calibri" w:eastAsia="Calibri" w:cs="Calibri"/>
                <w:sz w:val="20"/>
                <w:szCs w:val="20"/>
              </w:rPr>
              <w:t>String</w:t>
            </w:r>
          </w:p>
        </w:tc>
        <w:tc>
          <w:tcPr>
            <w:tcW w:w="1063" w:type="dxa"/>
            <w:tcBorders>
              <w:top w:val="single" w:color="auto" w:sz="8" w:space="0"/>
              <w:left w:val="single" w:color="auto" w:sz="8" w:space="0"/>
              <w:bottom w:val="single" w:color="auto" w:sz="8" w:space="0"/>
              <w:right w:val="single" w:color="auto" w:sz="8" w:space="0"/>
            </w:tcBorders>
          </w:tcPr>
          <w:p w:rsidRPr="005424B9" w:rsidR="09C1947A" w:rsidP="00605064" w:rsidRDefault="1563826A" w14:paraId="460FA242" w14:textId="4E612D46">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0"/>
                <w:szCs w:val="20"/>
              </w:rPr>
            </w:pPr>
            <w:r w:rsidRPr="5AD8E5F2">
              <w:rPr>
                <w:rFonts w:ascii="Calibri" w:hAnsi="Calibri" w:eastAsia="Calibri" w:cs="Calibri"/>
                <w:sz w:val="20"/>
                <w:szCs w:val="20"/>
              </w:rPr>
              <w:t>Yes</w:t>
            </w:r>
          </w:p>
        </w:tc>
        <w:tc>
          <w:tcPr>
            <w:tcW w:w="3417" w:type="dxa"/>
            <w:tcBorders>
              <w:top w:val="single" w:color="auto" w:sz="8" w:space="0"/>
              <w:left w:val="single" w:color="auto" w:sz="8" w:space="0"/>
              <w:bottom w:val="single" w:color="auto" w:sz="8" w:space="0"/>
              <w:right w:val="single" w:color="auto" w:sz="8" w:space="0"/>
            </w:tcBorders>
          </w:tcPr>
          <w:p w:rsidRPr="005424B9" w:rsidR="09C1947A" w:rsidP="00605064" w:rsidRDefault="22CBC9BC" w14:paraId="28E0620E" w14:textId="3F47CCD4">
            <w:pPr>
              <w:spacing w:after="12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(Y/N)</w:t>
            </w:r>
            <w:r w:rsidRPr="5AD8E5F2" w:rsidR="1563826A">
              <w:rPr>
                <w:rFonts w:ascii="Calibri" w:hAnsi="Calibri" w:eastAsia="Calibri" w:cs="Calibri"/>
                <w:color w:val="000000" w:themeColor="text1"/>
                <w:sz w:val="20"/>
                <w:szCs w:val="20"/>
              </w:rPr>
              <w:t xml:space="preserve"> If </w:t>
            </w:r>
            <w:r w:rsidRPr="5AD8E5F2" w:rsidR="319F1AF8">
              <w:rPr>
                <w:rFonts w:ascii="Calibri" w:hAnsi="Calibri" w:eastAsia="Calibri" w:cs="Calibri"/>
                <w:color w:val="000000" w:themeColor="text1"/>
                <w:sz w:val="20"/>
                <w:szCs w:val="20"/>
              </w:rPr>
              <w:t xml:space="preserve">Applicant/Recipient </w:t>
            </w:r>
            <w:r w:rsidRPr="5AD8E5F2" w:rsidR="1563826A">
              <w:rPr>
                <w:rFonts w:ascii="Calibri" w:hAnsi="Calibri" w:eastAsia="Calibri" w:cs="Calibri"/>
                <w:color w:val="000000" w:themeColor="text1"/>
                <w:sz w:val="20"/>
                <w:szCs w:val="20"/>
              </w:rPr>
              <w:t>has received former foster care benefits.</w:t>
            </w:r>
          </w:p>
        </w:tc>
      </w:tr>
    </w:tbl>
    <w:p w:rsidRPr="005424B9" w:rsidR="00EF475A" w:rsidP="00605064" w:rsidRDefault="00EF475A" w14:paraId="26D78C67" w14:textId="1A837E6A">
      <w:pPr>
        <w:textAlignment w:val="baseline"/>
        <w:rPr>
          <w:rFonts w:ascii="Calibri" w:hAnsi="Calibri" w:cs="Calibri"/>
          <w:sz w:val="20"/>
          <w:szCs w:val="20"/>
        </w:rPr>
      </w:pPr>
    </w:p>
    <w:p w:rsidRPr="005424B9" w:rsidR="00E559E5" w:rsidP="00E93BDC" w:rsidRDefault="00E559E5" w14:paraId="4010A487" w14:textId="77777777">
      <w:pPr>
        <w:spacing w:after="200"/>
        <w:ind w:right="162"/>
        <w:textAlignment w:val="baseline"/>
        <w:rPr>
          <w:rFonts w:ascii="Calibri" w:hAnsi="Calibri" w:eastAsia="Calibri" w:cs="Calibri"/>
          <w:color w:val="000000" w:themeColor="text1"/>
          <w:sz w:val="20"/>
          <w:szCs w:val="20"/>
        </w:rPr>
      </w:pPr>
    </w:p>
    <w:p w:rsidRPr="005424B9" w:rsidR="00EF475A" w:rsidP="00605064" w:rsidRDefault="40415C96" w14:paraId="50DBD1C9" w14:textId="3B1F75CB">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 xml:space="preserve">DisabilityDetailsDTO: </w:t>
      </w:r>
    </w:p>
    <w:tbl>
      <w:tblPr>
        <w:tblW w:w="0" w:type="auto"/>
        <w:tblLook w:val="01E0" w:firstRow="1" w:lastRow="1" w:firstColumn="1" w:lastColumn="1" w:noHBand="0" w:noVBand="0"/>
      </w:tblPr>
      <w:tblGrid>
        <w:gridCol w:w="3060"/>
        <w:gridCol w:w="1293"/>
        <w:gridCol w:w="1339"/>
        <w:gridCol w:w="3648"/>
      </w:tblGrid>
      <w:tr w:rsidRPr="005424B9" w:rsidR="09C1947A" w:rsidTr="00986150" w14:paraId="6B2F9E4D" w14:textId="77777777">
        <w:trPr>
          <w:trHeight w:val="300"/>
        </w:trPr>
        <w:tc>
          <w:tcPr>
            <w:tcW w:w="3060" w:type="dxa"/>
            <w:tcBorders>
              <w:top w:val="single" w:color="auto" w:sz="8" w:space="0"/>
              <w:left w:val="single" w:color="auto" w:sz="8" w:space="0"/>
              <w:bottom w:val="single" w:color="auto" w:sz="4" w:space="0"/>
              <w:right w:val="single" w:color="auto" w:sz="8" w:space="0"/>
            </w:tcBorders>
            <w:shd w:val="clear" w:color="auto" w:fill="000000" w:themeFill="text1"/>
            <w:tcMar>
              <w:left w:w="108" w:type="dxa"/>
              <w:right w:w="108" w:type="dxa"/>
            </w:tcMar>
          </w:tcPr>
          <w:p w:rsidRPr="005424B9" w:rsidR="09C1947A" w:rsidP="00605064" w:rsidRDefault="1563826A" w14:paraId="405BE389" w14:textId="113C3488">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1293" w:type="dxa"/>
            <w:tcBorders>
              <w:top w:val="single" w:color="auto" w:sz="8" w:space="0"/>
              <w:left w:val="single" w:color="auto" w:sz="8" w:space="0"/>
              <w:bottom w:val="single" w:color="auto" w:sz="4" w:space="0"/>
              <w:right w:val="single" w:color="auto" w:sz="8" w:space="0"/>
            </w:tcBorders>
            <w:shd w:val="clear" w:color="auto" w:fill="000000" w:themeFill="text1"/>
            <w:tcMar>
              <w:left w:w="108" w:type="dxa"/>
              <w:right w:w="108" w:type="dxa"/>
            </w:tcMar>
          </w:tcPr>
          <w:p w:rsidRPr="005424B9" w:rsidR="09C1947A" w:rsidP="00605064" w:rsidRDefault="1563826A" w14:paraId="6E380423" w14:textId="2E142CE4">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339" w:type="dxa"/>
            <w:tcBorders>
              <w:top w:val="single" w:color="auto" w:sz="8" w:space="0"/>
              <w:left w:val="single" w:color="auto" w:sz="8" w:space="0"/>
              <w:bottom w:val="single" w:color="auto" w:sz="4" w:space="0"/>
              <w:right w:val="single" w:color="auto" w:sz="8" w:space="0"/>
            </w:tcBorders>
            <w:shd w:val="clear" w:color="auto" w:fill="000000" w:themeFill="text1"/>
            <w:tcMar>
              <w:left w:w="108" w:type="dxa"/>
              <w:right w:w="108" w:type="dxa"/>
            </w:tcMar>
          </w:tcPr>
          <w:p w:rsidRPr="005424B9" w:rsidR="09C1947A" w:rsidP="00605064" w:rsidRDefault="1563826A" w14:paraId="766CCD88" w14:textId="7DA2247D">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3648" w:type="dxa"/>
            <w:tcBorders>
              <w:top w:val="single" w:color="auto" w:sz="8" w:space="0"/>
              <w:left w:val="single" w:color="auto" w:sz="8" w:space="0"/>
              <w:bottom w:val="single" w:color="auto" w:sz="4" w:space="0"/>
              <w:right w:val="single" w:color="auto" w:sz="8" w:space="0"/>
            </w:tcBorders>
            <w:shd w:val="clear" w:color="auto" w:fill="000000" w:themeFill="text1"/>
            <w:tcMar>
              <w:left w:w="108" w:type="dxa"/>
              <w:right w:w="108" w:type="dxa"/>
            </w:tcMar>
          </w:tcPr>
          <w:p w:rsidRPr="005424B9" w:rsidR="09C1947A" w:rsidP="00605064" w:rsidRDefault="1563826A" w14:paraId="4D68A6C0" w14:textId="6F357AD3">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9C1947A" w:rsidTr="00986150" w14:paraId="607AA1F0" w14:textId="77777777">
        <w:trPr>
          <w:trHeight w:val="315"/>
        </w:trPr>
        <w:tc>
          <w:tcPr>
            <w:tcW w:w="3060" w:type="dxa"/>
            <w:tcBorders>
              <w:top w:val="single" w:color="auto" w:sz="4" w:space="0"/>
              <w:left w:val="single" w:color="auto" w:sz="4"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57A68024" w14:textId="039A51AC">
            <w:pPr>
              <w:rPr>
                <w:rFonts w:ascii="Calibri" w:hAnsi="Calibri" w:eastAsia="Calibri" w:cs="Calibri"/>
                <w:sz w:val="20"/>
                <w:szCs w:val="20"/>
              </w:rPr>
            </w:pPr>
            <w:r w:rsidRPr="5AD8E5F2">
              <w:rPr>
                <w:rFonts w:ascii="Calibri" w:hAnsi="Calibri" w:eastAsia="Calibri" w:cs="Calibri"/>
                <w:sz w:val="20"/>
                <w:szCs w:val="20"/>
              </w:rPr>
              <w:t>typeOfDisability</w:t>
            </w:r>
          </w:p>
        </w:tc>
        <w:tc>
          <w:tcPr>
            <w:tcW w:w="1293" w:type="dxa"/>
            <w:tcBorders>
              <w:top w:val="single" w:color="auto" w:sz="4"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6461437C" w14:textId="7739CEAE">
            <w:pPr>
              <w:rPr>
                <w:rFonts w:ascii="Calibri" w:hAnsi="Calibri" w:eastAsia="Calibri" w:cs="Calibri"/>
                <w:sz w:val="20"/>
                <w:szCs w:val="20"/>
              </w:rPr>
            </w:pPr>
            <w:r w:rsidRPr="5AD8E5F2">
              <w:rPr>
                <w:rFonts w:ascii="Calibri" w:hAnsi="Calibri" w:eastAsia="Calibri" w:cs="Calibri"/>
                <w:sz w:val="20"/>
                <w:szCs w:val="20"/>
              </w:rPr>
              <w:t>String</w:t>
            </w:r>
          </w:p>
        </w:tc>
        <w:tc>
          <w:tcPr>
            <w:tcW w:w="1339" w:type="dxa"/>
            <w:tcBorders>
              <w:top w:val="single" w:color="auto" w:sz="4"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7F97BE17" w14:textId="10E5642C">
            <w:pPr>
              <w:rPr>
                <w:rFonts w:ascii="Calibri" w:hAnsi="Calibri" w:eastAsia="Calibri" w:cs="Calibri"/>
                <w:sz w:val="20"/>
                <w:szCs w:val="20"/>
              </w:rPr>
            </w:pPr>
            <w:r w:rsidRPr="5AD8E5F2">
              <w:rPr>
                <w:rFonts w:ascii="Calibri" w:hAnsi="Calibri" w:eastAsia="Calibri" w:cs="Calibri"/>
                <w:sz w:val="20"/>
                <w:szCs w:val="20"/>
              </w:rPr>
              <w:t>Yes</w:t>
            </w:r>
          </w:p>
        </w:tc>
        <w:tc>
          <w:tcPr>
            <w:tcW w:w="3648" w:type="dxa"/>
            <w:tcBorders>
              <w:top w:val="single" w:color="auto" w:sz="4" w:space="0"/>
              <w:left w:val="single" w:color="auto" w:sz="8" w:space="0"/>
              <w:bottom w:val="single" w:color="auto" w:sz="8" w:space="0"/>
              <w:right w:val="single" w:color="auto" w:sz="4" w:space="0"/>
            </w:tcBorders>
            <w:tcMar>
              <w:top w:w="15" w:type="dxa"/>
              <w:left w:w="15" w:type="dxa"/>
              <w:right w:w="15" w:type="dxa"/>
            </w:tcMar>
            <w:vAlign w:val="center"/>
          </w:tcPr>
          <w:p w:rsidR="09C1947A" w:rsidP="00772B5F" w:rsidRDefault="1563826A" w14:paraId="246CF991" w14:textId="77777777">
            <w:pPr>
              <w:rPr>
                <w:rFonts w:ascii="Calibri" w:hAnsi="Calibri" w:eastAsia="Calibri" w:cs="Calibri"/>
                <w:sz w:val="20"/>
                <w:szCs w:val="20"/>
              </w:rPr>
            </w:pPr>
            <w:r w:rsidRPr="5AD8E5F2">
              <w:rPr>
                <w:rFonts w:ascii="Calibri" w:hAnsi="Calibri" w:eastAsia="Calibri" w:cs="Calibri"/>
                <w:sz w:val="20"/>
                <w:szCs w:val="20"/>
              </w:rPr>
              <w:t>Disability Type: "Blind", or "Disabled"</w:t>
            </w:r>
          </w:p>
          <w:p w:rsidRPr="005424B9" w:rsidR="0020577E" w:rsidP="00772B5F" w:rsidRDefault="0020577E" w14:paraId="10613EAD" w14:textId="5F0B43AD">
            <w:pPr>
              <w:rPr>
                <w:rFonts w:ascii="Calibri" w:hAnsi="Calibri" w:eastAsia="Calibri" w:cs="Calibri"/>
                <w:sz w:val="20"/>
                <w:szCs w:val="20"/>
              </w:rPr>
            </w:pPr>
            <w:r w:rsidRPr="0020577E">
              <w:rPr>
                <w:rFonts w:ascii="Calibri" w:hAnsi="Calibri" w:eastAsia="Calibri" w:cs="Calibri"/>
                <w:sz w:val="20"/>
                <w:szCs w:val="20"/>
              </w:rPr>
              <w:t>RT_DISABILITYTYPE</w:t>
            </w:r>
          </w:p>
        </w:tc>
      </w:tr>
      <w:tr w:rsidRPr="005424B9" w:rsidR="09C1947A" w:rsidTr="00986150" w14:paraId="7C76AF95" w14:textId="77777777">
        <w:trPr>
          <w:trHeight w:val="315"/>
        </w:trPr>
        <w:tc>
          <w:tcPr>
            <w:tcW w:w="3060" w:type="dxa"/>
            <w:tcBorders>
              <w:top w:val="single" w:color="auto" w:sz="8" w:space="0"/>
              <w:left w:val="single" w:color="auto" w:sz="4"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4E0EC73F" w14:textId="1DDE01FE">
            <w:pPr>
              <w:rPr>
                <w:rFonts w:ascii="Calibri" w:hAnsi="Calibri" w:eastAsia="Calibri" w:cs="Calibri"/>
                <w:sz w:val="20"/>
                <w:szCs w:val="20"/>
              </w:rPr>
            </w:pPr>
            <w:r w:rsidRPr="5AD8E5F2">
              <w:rPr>
                <w:rFonts w:ascii="Calibri" w:hAnsi="Calibri" w:eastAsia="Calibri" w:cs="Calibri"/>
                <w:sz w:val="20"/>
                <w:szCs w:val="20"/>
              </w:rPr>
              <w:t>maVerification</w:t>
            </w:r>
          </w:p>
        </w:tc>
        <w:tc>
          <w:tcPr>
            <w:tcW w:w="129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3AE346EE" w14:textId="1F625D42">
            <w:pPr>
              <w:rPr>
                <w:rFonts w:ascii="Calibri" w:hAnsi="Calibri" w:eastAsia="Calibri" w:cs="Calibri"/>
                <w:sz w:val="20"/>
                <w:szCs w:val="20"/>
              </w:rPr>
            </w:pPr>
            <w:r w:rsidRPr="5AD8E5F2">
              <w:rPr>
                <w:rFonts w:ascii="Calibri" w:hAnsi="Calibri" w:eastAsia="Calibri" w:cs="Calibri"/>
                <w:sz w:val="20"/>
                <w:szCs w:val="20"/>
              </w:rPr>
              <w:t>String</w:t>
            </w:r>
          </w:p>
        </w:tc>
        <w:tc>
          <w:tcPr>
            <w:tcW w:w="133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00D14718" w14:paraId="147DD6D8" w14:textId="37822EA2">
            <w:pPr>
              <w:rPr>
                <w:rFonts w:ascii="Calibri" w:hAnsi="Calibri" w:eastAsia="Calibri" w:cs="Calibri"/>
                <w:sz w:val="20"/>
                <w:szCs w:val="20"/>
              </w:rPr>
            </w:pPr>
            <w:ins w:author="Bond, Olivia" w:date="2026-10-20T18:51:00Z" w16du:dateUtc="2026-10-20T22:51:00Z" w:id="444">
              <w:r>
                <w:rPr>
                  <w:rFonts w:ascii="Calibri" w:hAnsi="Calibri" w:eastAsia="Calibri" w:cs="Calibri"/>
                  <w:sz w:val="20"/>
                  <w:szCs w:val="20"/>
                </w:rPr>
                <w:t>Yes</w:t>
              </w:r>
            </w:ins>
            <w:del w:author="Bond, Olivia" w:date="2026-10-20T18:51:00Z" w16du:dateUtc="2026-10-20T22:51:00Z" w:id="445">
              <w:r w:rsidRPr="5AD8E5F2" w:rsidDel="00D14718" w:rsidR="1563826A">
                <w:rPr>
                  <w:rFonts w:ascii="Calibri" w:hAnsi="Calibri" w:eastAsia="Calibri" w:cs="Calibri"/>
                  <w:sz w:val="20"/>
                  <w:szCs w:val="20"/>
                </w:rPr>
                <w:delText>No</w:delText>
              </w:r>
            </w:del>
          </w:p>
        </w:tc>
        <w:tc>
          <w:tcPr>
            <w:tcW w:w="3648" w:type="dxa"/>
            <w:tcBorders>
              <w:top w:val="single" w:color="auto" w:sz="8" w:space="0"/>
              <w:left w:val="single" w:color="auto" w:sz="8" w:space="0"/>
              <w:bottom w:val="single" w:color="auto" w:sz="8" w:space="0"/>
              <w:right w:val="single" w:color="auto" w:sz="4" w:space="0"/>
            </w:tcBorders>
            <w:tcMar>
              <w:top w:w="15" w:type="dxa"/>
              <w:left w:w="15" w:type="dxa"/>
              <w:right w:w="15" w:type="dxa"/>
            </w:tcMar>
            <w:vAlign w:val="center"/>
          </w:tcPr>
          <w:p w:rsidR="000028A0" w:rsidP="00772B5F" w:rsidRDefault="000028A0" w14:paraId="6446EBB1" w14:textId="30F18B31">
            <w:pPr>
              <w:rPr>
                <w:rFonts w:ascii="Calibri" w:hAnsi="Calibri" w:eastAsia="Calibri" w:cs="Calibri"/>
                <w:sz w:val="20"/>
                <w:szCs w:val="20"/>
              </w:rPr>
            </w:pPr>
            <w:r w:rsidRPr="000028A0">
              <w:rPr>
                <w:rFonts w:ascii="Calibri" w:hAnsi="Calibri" w:eastAsia="Calibri" w:cs="Calibri"/>
                <w:sz w:val="20"/>
                <w:szCs w:val="20"/>
              </w:rPr>
              <w:t>Any acronym VaCMS uses to specify the official document, database, or proof used to validate client information.</w:t>
            </w:r>
            <w:r w:rsidRPr="000028A0">
              <w:rPr>
                <w:rFonts w:ascii="Calibri" w:hAnsi="Calibri" w:eastAsia="Calibri" w:cs="Calibri"/>
                <w:b/>
                <w:bCs/>
                <w:sz w:val="20"/>
                <w:szCs w:val="20"/>
              </w:rPr>
              <w:t> </w:t>
            </w:r>
            <w:r w:rsidR="00D02F83">
              <w:rPr>
                <w:rFonts w:ascii="Calibri" w:hAnsi="Calibri" w:eastAsia="Calibri" w:cs="Calibri"/>
                <w:sz w:val="20"/>
                <w:szCs w:val="20"/>
              </w:rPr>
              <w:t>Similar to ‘</w:t>
            </w:r>
            <w:r w:rsidRPr="5AD8E5F2" w:rsidR="00D02F83">
              <w:rPr>
                <w:rFonts w:ascii="Calibri" w:hAnsi="Calibri" w:eastAsia="Calibri" w:cs="Calibri"/>
                <w:sz w:val="20"/>
                <w:szCs w:val="20"/>
              </w:rPr>
              <w:t>verificationSource</w:t>
            </w:r>
            <w:r w:rsidR="00D02F83">
              <w:rPr>
                <w:rFonts w:ascii="Calibri" w:hAnsi="Calibri" w:eastAsia="Calibri" w:cs="Calibri"/>
                <w:sz w:val="20"/>
                <w:szCs w:val="20"/>
              </w:rPr>
              <w:t>’ in other DTOs.</w:t>
            </w:r>
          </w:p>
          <w:p w:rsidRPr="00D02F83" w:rsidR="00D02F83" w:rsidP="00772B5F" w:rsidRDefault="00D02F83" w14:paraId="393FAA39" w14:textId="77777777">
            <w:pPr>
              <w:rPr>
                <w:rFonts w:ascii="Calibri" w:hAnsi="Calibri" w:eastAsia="Calibri" w:cs="Calibri"/>
                <w:sz w:val="20"/>
                <w:szCs w:val="20"/>
              </w:rPr>
            </w:pPr>
          </w:p>
          <w:p w:rsidRPr="005424B9" w:rsidR="09C1947A" w:rsidP="00772B5F" w:rsidRDefault="1563826A" w14:paraId="47B13E31" w14:textId="169C0EF8">
            <w:pPr>
              <w:rPr>
                <w:rFonts w:ascii="Calibri" w:hAnsi="Calibri" w:eastAsia="Calibri" w:cs="Calibri"/>
                <w:sz w:val="20"/>
                <w:szCs w:val="20"/>
              </w:rPr>
            </w:pPr>
            <w:r w:rsidRPr="5AD8E5F2">
              <w:rPr>
                <w:rFonts w:ascii="Calibri" w:hAnsi="Calibri" w:eastAsia="Calibri" w:cs="Calibri"/>
                <w:sz w:val="20"/>
                <w:szCs w:val="20"/>
              </w:rPr>
              <w:t xml:space="preserve">Verification Source; </w:t>
            </w:r>
            <w:r w:rsidRPr="00620E00">
              <w:rPr>
                <w:rFonts w:ascii="Calibri" w:hAnsi="Calibri" w:eastAsia="Calibri" w:cs="Calibri"/>
                <w:sz w:val="20"/>
                <w:szCs w:val="20"/>
              </w:rPr>
              <w:t>RT_</w:t>
            </w:r>
            <w:r w:rsidRPr="00620E00" w:rsidR="00620E00">
              <w:rPr>
                <w:rFonts w:ascii="Calibri" w:hAnsi="Calibri" w:eastAsia="Calibri" w:cs="Calibri"/>
                <w:sz w:val="20"/>
                <w:szCs w:val="20"/>
              </w:rPr>
              <w:t>MACEDISABILITYVERIF</w:t>
            </w:r>
          </w:p>
        </w:tc>
      </w:tr>
      <w:tr w:rsidRPr="005424B9" w:rsidR="09C1947A" w:rsidTr="00986150" w14:paraId="1CC73893" w14:textId="77777777">
        <w:trPr>
          <w:trHeight w:val="315"/>
        </w:trPr>
        <w:tc>
          <w:tcPr>
            <w:tcW w:w="3060" w:type="dxa"/>
            <w:tcBorders>
              <w:top w:val="single" w:color="auto" w:sz="8" w:space="0"/>
              <w:left w:val="single" w:color="auto" w:sz="4" w:space="0"/>
              <w:bottom w:val="single" w:color="auto" w:sz="8" w:space="0"/>
              <w:right w:val="single" w:color="auto" w:sz="8" w:space="0"/>
            </w:tcBorders>
            <w:tcMar>
              <w:top w:w="15" w:type="dxa"/>
              <w:left w:w="15" w:type="dxa"/>
              <w:right w:w="15" w:type="dxa"/>
            </w:tcMar>
            <w:vAlign w:val="bottom"/>
          </w:tcPr>
          <w:p w:rsidRPr="005424B9" w:rsidR="09C1947A" w:rsidP="00772B5F" w:rsidRDefault="1563826A" w14:paraId="03E71C7B" w14:textId="09B079B3">
            <w:pPr>
              <w:rPr>
                <w:rFonts w:ascii="Calibri" w:hAnsi="Calibri" w:eastAsia="Calibri" w:cs="Calibri"/>
                <w:sz w:val="20"/>
                <w:szCs w:val="20"/>
              </w:rPr>
            </w:pPr>
            <w:r w:rsidRPr="5AD8E5F2">
              <w:rPr>
                <w:rFonts w:ascii="Calibri" w:hAnsi="Calibri" w:eastAsia="Calibri" w:cs="Calibri"/>
                <w:sz w:val="20"/>
                <w:szCs w:val="20"/>
              </w:rPr>
              <w:t>maDisabilityBeginDate</w:t>
            </w:r>
          </w:p>
        </w:tc>
        <w:tc>
          <w:tcPr>
            <w:tcW w:w="129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9C1947A" w:rsidP="00772B5F" w:rsidRDefault="1563826A" w14:paraId="2EA5D865" w14:textId="1323EAD5">
            <w:pPr>
              <w:rPr>
                <w:rFonts w:ascii="Calibri" w:hAnsi="Calibri" w:eastAsia="Calibri" w:cs="Calibri"/>
                <w:sz w:val="20"/>
                <w:szCs w:val="20"/>
              </w:rPr>
            </w:pPr>
            <w:r w:rsidRPr="5AD8E5F2">
              <w:rPr>
                <w:rFonts w:ascii="Calibri" w:hAnsi="Calibri" w:eastAsia="Calibri" w:cs="Calibri"/>
                <w:sz w:val="20"/>
                <w:szCs w:val="20"/>
              </w:rPr>
              <w:t>Date</w:t>
            </w:r>
          </w:p>
        </w:tc>
        <w:tc>
          <w:tcPr>
            <w:tcW w:w="133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9C1947A" w:rsidP="00772B5F" w:rsidRDefault="1563826A" w14:paraId="4CE5CE05" w14:textId="3E22DD95">
            <w:pPr>
              <w:rPr>
                <w:rFonts w:ascii="Calibri" w:hAnsi="Calibri" w:eastAsia="Calibri" w:cs="Calibri"/>
                <w:sz w:val="20"/>
                <w:szCs w:val="20"/>
              </w:rPr>
            </w:pPr>
            <w:r w:rsidRPr="5AD8E5F2">
              <w:rPr>
                <w:rFonts w:ascii="Calibri" w:hAnsi="Calibri" w:eastAsia="Calibri" w:cs="Calibri"/>
                <w:sz w:val="20"/>
                <w:szCs w:val="20"/>
              </w:rPr>
              <w:t>Yes</w:t>
            </w:r>
          </w:p>
        </w:tc>
        <w:tc>
          <w:tcPr>
            <w:tcW w:w="3648" w:type="dxa"/>
            <w:tcBorders>
              <w:top w:val="single" w:color="auto" w:sz="8" w:space="0"/>
              <w:left w:val="single" w:color="auto" w:sz="8" w:space="0"/>
              <w:bottom w:val="single" w:color="auto" w:sz="8" w:space="0"/>
              <w:right w:val="single" w:color="auto" w:sz="4" w:space="0"/>
            </w:tcBorders>
            <w:tcMar>
              <w:top w:w="15" w:type="dxa"/>
              <w:left w:w="15" w:type="dxa"/>
              <w:right w:w="15" w:type="dxa"/>
            </w:tcMar>
            <w:vAlign w:val="bottom"/>
          </w:tcPr>
          <w:p w:rsidRPr="005424B9" w:rsidR="09C1947A" w:rsidP="00772B5F" w:rsidRDefault="1563826A" w14:paraId="652E95F5" w14:textId="627DBF5C">
            <w:pPr>
              <w:rPr>
                <w:rFonts w:ascii="Calibri" w:hAnsi="Calibri" w:eastAsia="Calibri" w:cs="Calibri"/>
                <w:sz w:val="20"/>
                <w:szCs w:val="20"/>
              </w:rPr>
            </w:pPr>
            <w:r w:rsidRPr="5AD8E5F2">
              <w:rPr>
                <w:rFonts w:ascii="Calibri" w:hAnsi="Calibri" w:eastAsia="Calibri" w:cs="Calibri"/>
                <w:sz w:val="20"/>
                <w:szCs w:val="20"/>
              </w:rPr>
              <w:t>Disability Begin Date</w:t>
            </w:r>
          </w:p>
        </w:tc>
      </w:tr>
      <w:tr w:rsidRPr="005424B9" w:rsidR="00D14718" w:rsidTr="00986150" w14:paraId="2EF691DB" w14:textId="77777777">
        <w:trPr>
          <w:trHeight w:val="315"/>
          <w:ins w:author="Bond, Olivia" w:date="2026-10-20T18:50:00Z" w:id="446"/>
        </w:trPr>
        <w:tc>
          <w:tcPr>
            <w:tcW w:w="3060" w:type="dxa"/>
            <w:tcBorders>
              <w:top w:val="single" w:color="auto" w:sz="8" w:space="0"/>
              <w:left w:val="single" w:color="auto" w:sz="4" w:space="0"/>
              <w:bottom w:val="single" w:color="auto" w:sz="8" w:space="0"/>
              <w:right w:val="single" w:color="auto" w:sz="8" w:space="0"/>
            </w:tcBorders>
            <w:tcMar>
              <w:top w:w="15" w:type="dxa"/>
              <w:left w:w="15" w:type="dxa"/>
              <w:right w:w="15" w:type="dxa"/>
            </w:tcMar>
            <w:vAlign w:val="bottom"/>
          </w:tcPr>
          <w:p w:rsidRPr="5AD8E5F2" w:rsidR="00D14718" w:rsidP="00D14718" w:rsidRDefault="00D14718" w14:paraId="229AF405" w14:textId="3B145FFF">
            <w:pPr>
              <w:rPr>
                <w:ins w:author="Bond, Olivia" w:date="2026-10-20T18:50:00Z" w16du:dateUtc="2026-10-20T22:50:00Z" w:id="447"/>
                <w:rFonts w:ascii="Calibri" w:hAnsi="Calibri" w:eastAsia="Calibri" w:cs="Calibri"/>
                <w:sz w:val="20"/>
                <w:szCs w:val="20"/>
              </w:rPr>
            </w:pPr>
            <w:ins w:author="Bond, Olivia" w:date="2026-10-20T18:51:00Z" w16du:dateUtc="2026-10-20T22:51:00Z" w:id="448">
              <w:r w:rsidRPr="60FE935A">
                <w:rPr>
                  <w:rFonts w:eastAsia="Cambria" w:asciiTheme="majorHAnsi" w:hAnsiTheme="majorHAnsi" w:cstheme="majorBidi"/>
                  <w:color w:val="000000" w:themeColor="text1"/>
                  <w:sz w:val="20"/>
                  <w:szCs w:val="20"/>
                </w:rPr>
                <w:t>maDisabilityEndDate</w:t>
              </w:r>
            </w:ins>
          </w:p>
        </w:tc>
        <w:tc>
          <w:tcPr>
            <w:tcW w:w="129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5AD8E5F2" w:rsidR="00D14718" w:rsidP="00D14718" w:rsidRDefault="00D14718" w14:paraId="2D902CA6" w14:textId="17B38C23">
            <w:pPr>
              <w:rPr>
                <w:ins w:author="Bond, Olivia" w:date="2026-10-20T18:50:00Z" w16du:dateUtc="2026-10-20T22:50:00Z" w:id="449"/>
                <w:rFonts w:ascii="Calibri" w:hAnsi="Calibri" w:eastAsia="Calibri" w:cs="Calibri"/>
                <w:sz w:val="20"/>
                <w:szCs w:val="20"/>
              </w:rPr>
            </w:pPr>
            <w:ins w:author="Bond, Olivia" w:date="2026-10-20T18:51:00Z" w16du:dateUtc="2026-10-20T22:51:00Z" w:id="450">
              <w:r w:rsidRPr="60FE935A">
                <w:rPr>
                  <w:rFonts w:eastAsia="Cambria" w:asciiTheme="majorHAnsi" w:hAnsiTheme="majorHAnsi" w:cstheme="majorBidi"/>
                  <w:color w:val="000000" w:themeColor="text1"/>
                  <w:sz w:val="20"/>
                  <w:szCs w:val="20"/>
                </w:rPr>
                <w:t>Date</w:t>
              </w:r>
            </w:ins>
          </w:p>
        </w:tc>
        <w:tc>
          <w:tcPr>
            <w:tcW w:w="133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5AD8E5F2" w:rsidR="00D14718" w:rsidP="00D14718" w:rsidRDefault="00D14718" w14:paraId="0F0DA510" w14:textId="5E13CDAA">
            <w:pPr>
              <w:rPr>
                <w:ins w:author="Bond, Olivia" w:date="2026-10-20T18:50:00Z" w16du:dateUtc="2026-10-20T22:50:00Z" w:id="451"/>
                <w:rFonts w:ascii="Calibri" w:hAnsi="Calibri" w:eastAsia="Calibri" w:cs="Calibri"/>
                <w:sz w:val="20"/>
                <w:szCs w:val="20"/>
              </w:rPr>
            </w:pPr>
            <w:ins w:author="Bond, Olivia" w:date="2026-10-20T18:51:00Z" w16du:dateUtc="2026-10-20T22:51:00Z" w:id="452">
              <w:r w:rsidRPr="60FE935A">
                <w:rPr>
                  <w:rFonts w:eastAsia="Cambria" w:asciiTheme="majorHAnsi" w:hAnsiTheme="majorHAnsi" w:cstheme="majorBidi"/>
                  <w:color w:val="000000" w:themeColor="text1"/>
                  <w:sz w:val="20"/>
                  <w:szCs w:val="20"/>
                </w:rPr>
                <w:t>No</w:t>
              </w:r>
            </w:ins>
          </w:p>
        </w:tc>
        <w:tc>
          <w:tcPr>
            <w:tcW w:w="3648" w:type="dxa"/>
            <w:tcBorders>
              <w:top w:val="single" w:color="auto" w:sz="8" w:space="0"/>
              <w:left w:val="single" w:color="auto" w:sz="8" w:space="0"/>
              <w:bottom w:val="single" w:color="auto" w:sz="8" w:space="0"/>
              <w:right w:val="single" w:color="auto" w:sz="4" w:space="0"/>
            </w:tcBorders>
            <w:tcMar>
              <w:top w:w="15" w:type="dxa"/>
              <w:left w:w="15" w:type="dxa"/>
              <w:right w:w="15" w:type="dxa"/>
            </w:tcMar>
            <w:vAlign w:val="bottom"/>
          </w:tcPr>
          <w:p w:rsidRPr="5AD8E5F2" w:rsidR="00D14718" w:rsidP="00D14718" w:rsidRDefault="00D14718" w14:paraId="1982189A" w14:textId="38C5E061">
            <w:pPr>
              <w:rPr>
                <w:ins w:author="Bond, Olivia" w:date="2026-10-20T18:50:00Z" w16du:dateUtc="2026-10-20T22:50:00Z" w:id="453"/>
                <w:rFonts w:ascii="Calibri" w:hAnsi="Calibri" w:eastAsia="Calibri" w:cs="Calibri"/>
                <w:sz w:val="20"/>
                <w:szCs w:val="20"/>
              </w:rPr>
            </w:pPr>
            <w:ins w:author="Bond, Olivia" w:date="2026-10-20T18:51:00Z" w16du:dateUtc="2026-10-20T22:51:00Z" w:id="454">
              <w:r w:rsidRPr="60FE935A">
                <w:rPr>
                  <w:rFonts w:eastAsia="Cambria" w:asciiTheme="majorHAnsi" w:hAnsiTheme="majorHAnsi" w:cstheme="majorBidi"/>
                  <w:color w:val="000000" w:themeColor="text1"/>
                  <w:sz w:val="20"/>
                  <w:szCs w:val="20"/>
                </w:rPr>
                <w:t>Disability End Date</w:t>
              </w:r>
            </w:ins>
          </w:p>
        </w:tc>
      </w:tr>
      <w:tr w:rsidRPr="005424B9" w:rsidR="00D14718" w:rsidTr="00986150" w14:paraId="12C2E01D" w14:textId="77777777">
        <w:trPr>
          <w:trHeight w:val="315"/>
        </w:trPr>
        <w:tc>
          <w:tcPr>
            <w:tcW w:w="3060" w:type="dxa"/>
            <w:tcBorders>
              <w:top w:val="single" w:color="auto" w:sz="8" w:space="0"/>
              <w:left w:val="single" w:color="auto" w:sz="4" w:space="0"/>
              <w:bottom w:val="single" w:color="auto" w:sz="8" w:space="0"/>
              <w:right w:val="single" w:color="auto" w:sz="8" w:space="0"/>
            </w:tcBorders>
            <w:tcMar>
              <w:top w:w="15" w:type="dxa"/>
              <w:left w:w="15" w:type="dxa"/>
              <w:right w:w="15" w:type="dxa"/>
            </w:tcMar>
            <w:vAlign w:val="bottom"/>
          </w:tcPr>
          <w:p w:rsidRPr="00012FBD" w:rsidR="00D14718" w:rsidP="00D14718" w:rsidRDefault="00D14718" w14:paraId="7EA49A28" w14:textId="4E109487">
            <w:pPr>
              <w:rPr>
                <w:rFonts w:ascii="Calibri" w:hAnsi="Calibri" w:eastAsia="Calibri" w:cs="Calibri"/>
                <w:sz w:val="20"/>
                <w:szCs w:val="20"/>
              </w:rPr>
            </w:pPr>
            <w:r w:rsidRPr="00012FBD">
              <w:rPr>
                <w:rFonts w:ascii="Calibri" w:hAnsi="Calibri" w:eastAsia="Calibri" w:cs="Calibri"/>
                <w:sz w:val="20"/>
                <w:szCs w:val="20"/>
              </w:rPr>
              <w:t>disabilityOutcomeDeterminedByDDS</w:t>
            </w:r>
          </w:p>
        </w:tc>
        <w:tc>
          <w:tcPr>
            <w:tcW w:w="129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012FBD" w:rsidR="00D14718" w:rsidP="00D14718" w:rsidRDefault="00D14718" w14:paraId="6FDC3312" w14:textId="701B1A90">
            <w:pPr>
              <w:rPr>
                <w:rFonts w:ascii="Calibri" w:hAnsi="Calibri" w:eastAsia="Calibri" w:cs="Calibri"/>
                <w:sz w:val="20"/>
                <w:szCs w:val="20"/>
              </w:rPr>
            </w:pPr>
            <w:r w:rsidRPr="00012FBD">
              <w:rPr>
                <w:rFonts w:ascii="Calibri" w:hAnsi="Calibri" w:eastAsia="Calibri" w:cs="Calibri"/>
                <w:sz w:val="20"/>
                <w:szCs w:val="20"/>
              </w:rPr>
              <w:t>String</w:t>
            </w:r>
          </w:p>
        </w:tc>
        <w:tc>
          <w:tcPr>
            <w:tcW w:w="133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012FBD" w:rsidR="00D14718" w:rsidP="00D14718" w:rsidRDefault="00D14718" w14:paraId="21CE1A78" w14:textId="24C94B95">
            <w:pPr>
              <w:rPr>
                <w:rFonts w:ascii="Calibri" w:hAnsi="Calibri" w:eastAsia="Calibri" w:cs="Calibri"/>
                <w:sz w:val="20"/>
                <w:szCs w:val="20"/>
              </w:rPr>
            </w:pPr>
            <w:r w:rsidRPr="00012FBD">
              <w:rPr>
                <w:rFonts w:ascii="Calibri" w:hAnsi="Calibri" w:eastAsia="Calibri" w:cs="Calibri"/>
                <w:sz w:val="20"/>
                <w:szCs w:val="20"/>
              </w:rPr>
              <w:t>Yes</w:t>
            </w:r>
          </w:p>
        </w:tc>
        <w:tc>
          <w:tcPr>
            <w:tcW w:w="3648" w:type="dxa"/>
            <w:tcBorders>
              <w:top w:val="single" w:color="auto" w:sz="8" w:space="0"/>
              <w:left w:val="single" w:color="auto" w:sz="8" w:space="0"/>
              <w:bottom w:val="single" w:color="auto" w:sz="8" w:space="0"/>
              <w:right w:val="single" w:color="auto" w:sz="4" w:space="0"/>
            </w:tcBorders>
            <w:tcMar>
              <w:top w:w="15" w:type="dxa"/>
              <w:left w:w="15" w:type="dxa"/>
              <w:right w:w="15" w:type="dxa"/>
            </w:tcMar>
            <w:vAlign w:val="bottom"/>
          </w:tcPr>
          <w:p w:rsidRPr="005424B9" w:rsidR="00D14718" w:rsidP="00D14718" w:rsidRDefault="00D14718" w14:paraId="7F732010" w14:textId="4E848A2B">
            <w:pPr>
              <w:rPr>
                <w:rFonts w:ascii="Calibri" w:hAnsi="Calibri" w:eastAsia="Calibri" w:cs="Calibri"/>
                <w:sz w:val="20"/>
                <w:szCs w:val="20"/>
              </w:rPr>
            </w:pPr>
            <w:r w:rsidRPr="00012FBD">
              <w:rPr>
                <w:rFonts w:ascii="Calibri" w:hAnsi="Calibri" w:eastAsia="Calibri" w:cs="Calibri"/>
                <w:sz w:val="20"/>
                <w:szCs w:val="20"/>
              </w:rPr>
              <w:t>Is the disability outcome determined by DDS</w:t>
            </w:r>
          </w:p>
        </w:tc>
      </w:tr>
      <w:tr w:rsidRPr="005424B9" w:rsidR="00D14718" w:rsidTr="00986150" w14:paraId="7B53A642" w14:textId="77777777">
        <w:trPr>
          <w:trHeight w:val="315"/>
        </w:trPr>
        <w:tc>
          <w:tcPr>
            <w:tcW w:w="3060" w:type="dxa"/>
            <w:tcBorders>
              <w:top w:val="single" w:color="auto" w:sz="8" w:space="0"/>
              <w:left w:val="single" w:color="auto" w:sz="4" w:space="0"/>
              <w:bottom w:val="single" w:color="auto" w:sz="8" w:space="0"/>
              <w:right w:val="single" w:color="auto" w:sz="8" w:space="0"/>
            </w:tcBorders>
            <w:tcMar>
              <w:top w:w="15" w:type="dxa"/>
              <w:left w:w="15" w:type="dxa"/>
              <w:right w:w="15" w:type="dxa"/>
            </w:tcMar>
            <w:vAlign w:val="bottom"/>
          </w:tcPr>
          <w:p w:rsidRPr="005424B9" w:rsidR="00D14718" w:rsidP="00D14718" w:rsidRDefault="00D14718" w14:paraId="0E897716" w14:textId="08AAB0D5">
            <w:pPr>
              <w:rPr>
                <w:rFonts w:ascii="Calibri" w:hAnsi="Calibri" w:eastAsia="Calibri" w:cs="Calibri"/>
                <w:sz w:val="20"/>
                <w:szCs w:val="20"/>
              </w:rPr>
            </w:pPr>
            <w:r w:rsidRPr="5AD8E5F2">
              <w:rPr>
                <w:rFonts w:ascii="Calibri" w:hAnsi="Calibri" w:eastAsia="Calibri" w:cs="Calibri"/>
                <w:sz w:val="20"/>
                <w:szCs w:val="20"/>
              </w:rPr>
              <w:t>updateSw</w:t>
            </w:r>
          </w:p>
        </w:tc>
        <w:tc>
          <w:tcPr>
            <w:tcW w:w="129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D14718" w:rsidP="00D14718" w:rsidRDefault="00D14718" w14:paraId="7E5D4DFF" w14:textId="26586FB6">
            <w:pPr>
              <w:rPr>
                <w:rFonts w:ascii="Calibri" w:hAnsi="Calibri" w:eastAsia="Calibri" w:cs="Calibri"/>
                <w:sz w:val="20"/>
                <w:szCs w:val="20"/>
              </w:rPr>
            </w:pPr>
            <w:r w:rsidRPr="5AD8E5F2">
              <w:rPr>
                <w:rFonts w:ascii="Calibri" w:hAnsi="Calibri" w:eastAsia="Calibri" w:cs="Calibri"/>
                <w:sz w:val="20"/>
                <w:szCs w:val="20"/>
              </w:rPr>
              <w:t>String</w:t>
            </w:r>
          </w:p>
        </w:tc>
        <w:tc>
          <w:tcPr>
            <w:tcW w:w="133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D14718" w:rsidP="00D14718" w:rsidRDefault="00D14718" w14:paraId="7F16B23C" w14:textId="73055A9D">
            <w:pPr>
              <w:rPr>
                <w:rFonts w:ascii="Calibri" w:hAnsi="Calibri" w:eastAsia="Calibri" w:cs="Calibri"/>
                <w:sz w:val="20"/>
                <w:szCs w:val="20"/>
              </w:rPr>
            </w:pPr>
            <w:r w:rsidRPr="5AD8E5F2">
              <w:rPr>
                <w:rFonts w:ascii="Calibri" w:hAnsi="Calibri" w:eastAsia="Calibri" w:cs="Calibri"/>
                <w:sz w:val="20"/>
                <w:szCs w:val="20"/>
              </w:rPr>
              <w:t>No</w:t>
            </w:r>
          </w:p>
        </w:tc>
        <w:tc>
          <w:tcPr>
            <w:tcW w:w="3648" w:type="dxa"/>
            <w:tcBorders>
              <w:top w:val="single" w:color="auto" w:sz="8" w:space="0"/>
              <w:left w:val="single" w:color="auto" w:sz="8" w:space="0"/>
              <w:bottom w:val="single" w:color="auto" w:sz="8" w:space="0"/>
              <w:right w:val="single" w:color="auto" w:sz="4" w:space="0"/>
            </w:tcBorders>
            <w:tcMar>
              <w:top w:w="15" w:type="dxa"/>
              <w:left w:w="15" w:type="dxa"/>
              <w:right w:w="15" w:type="dxa"/>
            </w:tcMar>
            <w:vAlign w:val="bottom"/>
          </w:tcPr>
          <w:p w:rsidRPr="005424B9" w:rsidR="00D14718" w:rsidP="00D14718" w:rsidRDefault="00D14718" w14:paraId="02BA8077" w14:textId="2474E048">
            <w:pPr>
              <w:rPr>
                <w:rFonts w:ascii="Calibri" w:hAnsi="Calibri" w:eastAsia="Calibri" w:cs="Calibri"/>
                <w:sz w:val="20"/>
                <w:szCs w:val="20"/>
              </w:rPr>
            </w:pPr>
            <w:r w:rsidRPr="5AD8E5F2">
              <w:rPr>
                <w:rFonts w:ascii="Calibri" w:hAnsi="Calibri" w:eastAsia="Calibri" w:cs="Calibri"/>
                <w:sz w:val="20"/>
                <w:szCs w:val="20"/>
              </w:rPr>
              <w:t>if the record is updated in MWRP system</w:t>
            </w:r>
          </w:p>
        </w:tc>
      </w:tr>
      <w:tr w:rsidRPr="005424B9" w:rsidR="00D14718" w:rsidTr="00986150" w14:paraId="522C1AF3" w14:textId="77777777">
        <w:trPr>
          <w:trHeight w:val="315"/>
        </w:trPr>
        <w:tc>
          <w:tcPr>
            <w:tcW w:w="3060" w:type="dxa"/>
            <w:tcBorders>
              <w:top w:val="single" w:color="auto" w:sz="8" w:space="0"/>
              <w:left w:val="single" w:color="auto" w:sz="4" w:space="0"/>
              <w:bottom w:val="single" w:color="auto" w:sz="8" w:space="0"/>
              <w:right w:val="single" w:color="auto" w:sz="8" w:space="0"/>
            </w:tcBorders>
            <w:tcMar>
              <w:top w:w="15" w:type="dxa"/>
              <w:left w:w="15" w:type="dxa"/>
              <w:right w:w="15" w:type="dxa"/>
            </w:tcMar>
            <w:vAlign w:val="bottom"/>
          </w:tcPr>
          <w:p w:rsidRPr="005424B9" w:rsidR="00D14718" w:rsidP="00D14718" w:rsidRDefault="00D14718" w14:paraId="312252A6" w14:textId="3E975331">
            <w:pPr>
              <w:rPr>
                <w:rFonts w:ascii="Calibri" w:hAnsi="Calibri" w:eastAsia="Calibri" w:cs="Calibri"/>
                <w:sz w:val="20"/>
                <w:szCs w:val="20"/>
              </w:rPr>
            </w:pPr>
            <w:r w:rsidRPr="5AD8E5F2">
              <w:rPr>
                <w:rFonts w:ascii="Calibri" w:hAnsi="Calibri" w:eastAsia="Calibri" w:cs="Calibri"/>
                <w:sz w:val="20"/>
                <w:szCs w:val="20"/>
              </w:rPr>
              <w:t>source</w:t>
            </w:r>
          </w:p>
        </w:tc>
        <w:tc>
          <w:tcPr>
            <w:tcW w:w="129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D14718" w:rsidP="00D14718" w:rsidRDefault="00D14718" w14:paraId="57AEE6CB" w14:textId="787D0827">
            <w:pPr>
              <w:rPr>
                <w:rFonts w:ascii="Calibri" w:hAnsi="Calibri" w:eastAsia="Calibri" w:cs="Calibri"/>
                <w:sz w:val="20"/>
                <w:szCs w:val="20"/>
              </w:rPr>
            </w:pPr>
            <w:r w:rsidRPr="5AD8E5F2">
              <w:rPr>
                <w:rFonts w:ascii="Calibri" w:hAnsi="Calibri" w:eastAsia="Calibri" w:cs="Calibri"/>
                <w:sz w:val="20"/>
                <w:szCs w:val="20"/>
              </w:rPr>
              <w:t>String</w:t>
            </w:r>
          </w:p>
        </w:tc>
        <w:tc>
          <w:tcPr>
            <w:tcW w:w="133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D14718" w:rsidP="00D14718" w:rsidRDefault="00D14718" w14:paraId="7A9CE820" w14:textId="45B36981">
            <w:pPr>
              <w:rPr>
                <w:rFonts w:ascii="Calibri" w:hAnsi="Calibri" w:eastAsia="Calibri" w:cs="Calibri"/>
                <w:sz w:val="20"/>
                <w:szCs w:val="20"/>
              </w:rPr>
            </w:pPr>
            <w:r w:rsidRPr="5AD8E5F2">
              <w:rPr>
                <w:rFonts w:ascii="Calibri" w:hAnsi="Calibri" w:eastAsia="Calibri" w:cs="Calibri"/>
                <w:sz w:val="20"/>
                <w:szCs w:val="20"/>
              </w:rPr>
              <w:t>Yes</w:t>
            </w:r>
          </w:p>
        </w:tc>
        <w:tc>
          <w:tcPr>
            <w:tcW w:w="3648" w:type="dxa"/>
            <w:tcBorders>
              <w:top w:val="single" w:color="auto" w:sz="8" w:space="0"/>
              <w:left w:val="single" w:color="auto" w:sz="8" w:space="0"/>
              <w:bottom w:val="single" w:color="auto" w:sz="8" w:space="0"/>
              <w:right w:val="single" w:color="auto" w:sz="4" w:space="0"/>
            </w:tcBorders>
            <w:tcMar>
              <w:top w:w="15" w:type="dxa"/>
              <w:left w:w="15" w:type="dxa"/>
              <w:right w:w="15" w:type="dxa"/>
            </w:tcMar>
            <w:vAlign w:val="bottom"/>
          </w:tcPr>
          <w:p w:rsidRPr="005424B9" w:rsidR="00D14718" w:rsidP="00D14718" w:rsidRDefault="00D14718" w14:paraId="0709D63C" w14:textId="0DBD0DE6">
            <w:pPr>
              <w:rPr>
                <w:rFonts w:ascii="Calibri" w:hAnsi="Calibri" w:eastAsia="Calibri" w:cs="Calibri"/>
                <w:sz w:val="20"/>
                <w:szCs w:val="20"/>
              </w:rPr>
            </w:pPr>
            <w:r>
              <w:rPr>
                <w:rFonts w:ascii="Calibri" w:hAnsi="Calibri" w:eastAsia="Calibri" w:cs="Calibri"/>
                <w:sz w:val="20"/>
                <w:szCs w:val="20"/>
              </w:rPr>
              <w:t>S</w:t>
            </w:r>
            <w:r w:rsidRPr="00A86453">
              <w:rPr>
                <w:rFonts w:ascii="Calibri" w:hAnsi="Calibri" w:eastAsia="Calibri" w:cs="Calibri"/>
                <w:sz w:val="20"/>
                <w:szCs w:val="20"/>
              </w:rPr>
              <w:t>ource System: The system that MWRP received this data from (could be "MWRP" if the data was uploaded to MWRP).</w:t>
            </w:r>
          </w:p>
        </w:tc>
      </w:tr>
      <w:tr w:rsidRPr="005424B9" w:rsidR="00D14718" w:rsidTr="000466DC" w14:paraId="75D7866E" w14:textId="77777777">
        <w:trPr>
          <w:trHeight w:val="600"/>
        </w:trPr>
        <w:tc>
          <w:tcPr>
            <w:tcW w:w="3060" w:type="dxa"/>
            <w:tcBorders>
              <w:top w:val="single" w:color="auto" w:sz="8" w:space="0"/>
              <w:left w:val="single" w:color="auto" w:sz="4" w:space="0"/>
              <w:bottom w:val="single" w:color="auto" w:sz="4" w:space="0"/>
              <w:right w:val="single" w:color="auto" w:sz="8" w:space="0"/>
            </w:tcBorders>
            <w:tcMar>
              <w:top w:w="15" w:type="dxa"/>
              <w:left w:w="15" w:type="dxa"/>
              <w:right w:w="15" w:type="dxa"/>
            </w:tcMar>
            <w:vAlign w:val="bottom"/>
          </w:tcPr>
          <w:p w:rsidRPr="005424B9" w:rsidR="00D14718" w:rsidP="00D14718" w:rsidRDefault="00D14718" w14:paraId="687FC442" w14:textId="7FCB665E">
            <w:pPr>
              <w:rPr>
                <w:rFonts w:ascii="Calibri" w:hAnsi="Calibri" w:eastAsia="Calibri" w:cs="Calibri"/>
                <w:sz w:val="20"/>
                <w:szCs w:val="20"/>
              </w:rPr>
            </w:pPr>
            <w:r w:rsidRPr="5AD8E5F2">
              <w:rPr>
                <w:rFonts w:ascii="Calibri" w:hAnsi="Calibri" w:eastAsia="Calibri" w:cs="Calibri"/>
                <w:sz w:val="20"/>
                <w:szCs w:val="20"/>
              </w:rPr>
              <w:t xml:space="preserve">vaCMSSequenceNum  </w:t>
            </w:r>
          </w:p>
        </w:tc>
        <w:tc>
          <w:tcPr>
            <w:tcW w:w="1293" w:type="dxa"/>
            <w:tcBorders>
              <w:top w:val="single" w:color="auto" w:sz="8" w:space="0"/>
              <w:left w:val="single" w:color="auto" w:sz="8" w:space="0"/>
              <w:bottom w:val="single" w:color="auto" w:sz="4" w:space="0"/>
              <w:right w:val="single" w:color="auto" w:sz="8" w:space="0"/>
            </w:tcBorders>
            <w:tcMar>
              <w:top w:w="15" w:type="dxa"/>
              <w:left w:w="15" w:type="dxa"/>
              <w:right w:w="15" w:type="dxa"/>
            </w:tcMar>
            <w:vAlign w:val="bottom"/>
          </w:tcPr>
          <w:p w:rsidRPr="005424B9" w:rsidR="00D14718" w:rsidP="00D14718" w:rsidRDefault="00D14718" w14:paraId="44B9AA12" w14:textId="345720C2">
            <w:pPr>
              <w:rPr>
                <w:rFonts w:ascii="Calibri" w:hAnsi="Calibri" w:eastAsia="Calibri" w:cs="Calibri"/>
                <w:sz w:val="20"/>
                <w:szCs w:val="20"/>
              </w:rPr>
            </w:pPr>
            <w:r w:rsidRPr="5AD8E5F2">
              <w:rPr>
                <w:rFonts w:ascii="Calibri" w:hAnsi="Calibri" w:eastAsia="Calibri" w:cs="Calibri"/>
                <w:sz w:val="20"/>
                <w:szCs w:val="20"/>
              </w:rPr>
              <w:t xml:space="preserve">String </w:t>
            </w:r>
          </w:p>
        </w:tc>
        <w:tc>
          <w:tcPr>
            <w:tcW w:w="1339" w:type="dxa"/>
            <w:tcBorders>
              <w:top w:val="single" w:color="auto" w:sz="8" w:space="0"/>
              <w:left w:val="single" w:color="auto" w:sz="8" w:space="0"/>
              <w:bottom w:val="single" w:color="auto" w:sz="4" w:space="0"/>
              <w:right w:val="single" w:color="auto" w:sz="8" w:space="0"/>
            </w:tcBorders>
            <w:tcMar>
              <w:top w:w="15" w:type="dxa"/>
              <w:left w:w="15" w:type="dxa"/>
              <w:right w:w="15" w:type="dxa"/>
            </w:tcMar>
            <w:vAlign w:val="bottom"/>
          </w:tcPr>
          <w:p w:rsidRPr="005424B9" w:rsidR="00D14718" w:rsidP="00D14718" w:rsidRDefault="00D14718" w14:paraId="5297ADFA" w14:textId="6ACCDBFF">
            <w:pPr>
              <w:rPr>
                <w:rFonts w:ascii="Calibri" w:hAnsi="Calibri" w:eastAsia="Calibri" w:cs="Calibri"/>
                <w:sz w:val="20"/>
                <w:szCs w:val="20"/>
              </w:rPr>
            </w:pPr>
            <w:r w:rsidRPr="5AD8E5F2">
              <w:rPr>
                <w:rFonts w:ascii="Calibri" w:hAnsi="Calibri" w:eastAsia="Calibri" w:cs="Calibri"/>
                <w:sz w:val="20"/>
                <w:szCs w:val="20"/>
              </w:rPr>
              <w:t xml:space="preserve">Yes </w:t>
            </w:r>
          </w:p>
        </w:tc>
        <w:tc>
          <w:tcPr>
            <w:tcW w:w="3648" w:type="dxa"/>
            <w:tcBorders>
              <w:top w:val="single" w:color="auto" w:sz="8" w:space="0"/>
              <w:left w:val="single" w:color="auto" w:sz="8" w:space="0"/>
              <w:bottom w:val="single" w:color="auto" w:sz="4" w:space="0"/>
              <w:right w:val="single" w:color="auto" w:sz="4" w:space="0"/>
            </w:tcBorders>
            <w:tcMar>
              <w:top w:w="15" w:type="dxa"/>
              <w:left w:w="15" w:type="dxa"/>
              <w:right w:w="15" w:type="dxa"/>
            </w:tcMar>
          </w:tcPr>
          <w:p w:rsidRPr="005424B9" w:rsidR="00D14718" w:rsidP="00D14718" w:rsidRDefault="00D14718" w14:paraId="5194A31C" w14:textId="71752E7A">
            <w:pPr>
              <w:rPr>
                <w:rFonts w:ascii="Calibri" w:hAnsi="Calibri" w:eastAsia="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EF475A" w:rsidP="00605064" w:rsidRDefault="40415C96" w14:paraId="48A79A21" w14:textId="12975700">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 xml:space="preserve"> </w:t>
      </w:r>
    </w:p>
    <w:p w:rsidR="5AD8E5F2" w:rsidRDefault="5AD8E5F2" w14:paraId="7457D017" w14:textId="6EE13D75"/>
    <w:p w:rsidR="5AD8E5F2" w:rsidRDefault="5AD8E5F2" w14:paraId="64194036" w14:textId="24A22843"/>
    <w:p w:rsidRPr="005424B9" w:rsidR="00EF475A" w:rsidP="00605064" w:rsidRDefault="40415C96" w14:paraId="496E738E" w14:textId="74E1022B">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 xml:space="preserve">MedicalExemptionsDTO: </w:t>
      </w:r>
    </w:p>
    <w:tbl>
      <w:tblPr>
        <w:tblW w:w="0" w:type="auto"/>
        <w:tblLayout w:type="fixed"/>
        <w:tblLook w:val="01E0" w:firstRow="1" w:lastRow="1" w:firstColumn="1" w:lastColumn="1" w:noHBand="0" w:noVBand="0"/>
      </w:tblPr>
      <w:tblGrid>
        <w:gridCol w:w="2240"/>
        <w:gridCol w:w="1170"/>
        <w:gridCol w:w="1440"/>
        <w:gridCol w:w="4490"/>
      </w:tblGrid>
      <w:tr w:rsidRPr="005424B9" w:rsidR="09C1947A" w:rsidTr="5AD8E5F2" w14:paraId="6A31D0E4" w14:textId="77777777">
        <w:trPr>
          <w:trHeight w:val="300"/>
          <w:tblHeader/>
        </w:trPr>
        <w:tc>
          <w:tcPr>
            <w:tcW w:w="224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5A0F77E6" w14:textId="39D623CE">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117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700CEEE2" w14:textId="238EFD78">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44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4B612457" w14:textId="1A3B3086">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449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15F768FE" w14:textId="4C57722F">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9C1947A" w:rsidTr="5AD8E5F2" w14:paraId="12FED188" w14:textId="77777777">
        <w:trPr>
          <w:trHeight w:val="157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37997" w:rsidR="09C1947A" w:rsidP="0082384E" w:rsidRDefault="05E96B3A" w14:paraId="26C4185B" w14:textId="2343CBDE">
            <w:pPr>
              <w:spacing w:line="300" w:lineRule="atLeast"/>
              <w:rPr>
                <w:rFonts w:ascii="Calibri" w:hAnsi="Calibri" w:eastAsia="Calibri" w:cs="Calibri"/>
                <w:sz w:val="20"/>
                <w:szCs w:val="20"/>
              </w:rPr>
            </w:pPr>
            <w:r w:rsidRPr="5AD8E5F2">
              <w:rPr>
                <w:rFonts w:ascii="Segoe UI" w:hAnsi="Segoe UI" w:cs="Segoe UI"/>
                <w:sz w:val="21"/>
                <w:szCs w:val="21"/>
              </w:rPr>
              <w:t>thisMonthOrLastMonthReceivedHospitalCare</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71B421DB" w14:textId="1915BB73">
            <w:pPr>
              <w:rPr>
                <w:rFonts w:ascii="Calibri" w:hAnsi="Calibri" w:eastAsia="Calibri" w:cs="Calibri"/>
                <w:sz w:val="20"/>
                <w:szCs w:val="20"/>
              </w:rPr>
            </w:pPr>
            <w:r w:rsidRPr="5AD8E5F2">
              <w:rPr>
                <w:rFonts w:ascii="Calibri" w:hAnsi="Calibri" w:eastAsia="Calibri" w:cs="Calibri"/>
                <w:sz w:val="20"/>
                <w:szCs w:val="20"/>
              </w:rPr>
              <w:t>Boolean</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00A1CA9D" w14:textId="3A4270BA">
            <w:pPr>
              <w:rPr>
                <w:rFonts w:ascii="Calibri" w:hAnsi="Calibri" w:eastAsia="Calibri" w:cs="Calibri"/>
                <w:sz w:val="20"/>
                <w:szCs w:val="20"/>
              </w:rPr>
            </w:pPr>
            <w:r w:rsidRPr="5AD8E5F2">
              <w:rPr>
                <w:rFonts w:ascii="Calibri" w:hAnsi="Calibri" w:eastAsia="Calibri" w:cs="Calibri"/>
                <w:sz w:val="20"/>
                <w:szCs w:val="20"/>
              </w:rPr>
              <w:t>No</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6378D16D" w14:textId="363AB58B">
            <w:pPr>
              <w:rPr>
                <w:rFonts w:ascii="Calibri" w:hAnsi="Calibri" w:eastAsia="Calibri" w:cs="Calibri"/>
                <w:sz w:val="20"/>
                <w:szCs w:val="20"/>
              </w:rPr>
            </w:pPr>
            <w:r w:rsidRPr="5AD8E5F2">
              <w:rPr>
                <w:rFonts w:ascii="Calibri" w:hAnsi="Calibri" w:eastAsia="Calibri" w:cs="Calibri"/>
                <w:sz w:val="20"/>
                <w:szCs w:val="20"/>
              </w:rPr>
              <w:t xml:space="preserve">Receive in-patient hospital or psychiatric hospital care (for 24 or more hours), or care in a nursing facility or Intermediate Care Facility for Individuals with Intellectual Disabilities (ICF-ID) or care of a similar level, such as long-term services provided in the home or community?  </w:t>
            </w:r>
          </w:p>
        </w:tc>
      </w:tr>
      <w:tr w:rsidRPr="005424B9" w:rsidR="00D31544" w:rsidTr="000466DC" w14:paraId="1AAD80A7"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7D61685D" w14:textId="3D73EE0C">
            <w:pPr>
              <w:rPr>
                <w:rFonts w:ascii="Calibri" w:hAnsi="Calibri" w:eastAsia="Calibri" w:cs="Calibri"/>
                <w:sz w:val="20"/>
                <w:szCs w:val="20"/>
              </w:rPr>
            </w:pPr>
            <w:r w:rsidRPr="5AD8E5F2">
              <w:rPr>
                <w:rFonts w:ascii="Calibri" w:hAnsi="Calibri" w:eastAsia="Calibri" w:cs="Calibri"/>
                <w:sz w:val="20"/>
                <w:szCs w:val="20"/>
              </w:rPr>
              <w:lastRenderedPageBreak/>
              <w:t>effectiveBeginDate</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7D812845" w14:textId="3CFBDB77">
            <w:pPr>
              <w:rPr>
                <w:rFonts w:ascii="Calibri" w:hAnsi="Calibri" w:eastAsia="Calibri" w:cs="Calibri"/>
                <w:sz w:val="20"/>
                <w:szCs w:val="20"/>
              </w:rPr>
            </w:pPr>
            <w:r w:rsidRPr="5AD8E5F2">
              <w:rPr>
                <w:rFonts w:ascii="Calibri" w:hAnsi="Calibri" w:eastAsia="Calibri" w:cs="Calibri"/>
                <w:sz w:val="20"/>
                <w:szCs w:val="20"/>
              </w:rPr>
              <w:t>Date</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624F7594" w14:textId="522333A0">
            <w:pPr>
              <w:rPr>
                <w:rFonts w:ascii="Calibri" w:hAnsi="Calibri" w:eastAsia="Calibri" w:cs="Calibri"/>
                <w:sz w:val="20"/>
                <w:szCs w:val="20"/>
              </w:rPr>
            </w:pPr>
            <w:r w:rsidRPr="5AD8E5F2">
              <w:rPr>
                <w:rFonts w:ascii="Calibri" w:hAnsi="Calibri" w:eastAsia="Calibri" w:cs="Calibri"/>
                <w:sz w:val="20"/>
                <w:szCs w:val="20"/>
              </w:rPr>
              <w:t>Yes</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D31544" w:rsidP="00772B5F" w:rsidRDefault="00981562" w14:paraId="3833DF68" w14:textId="12A1668F">
            <w:pPr>
              <w:rPr>
                <w:rFonts w:ascii="Calibri" w:hAnsi="Calibri" w:eastAsia="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Pr="005424B9" w:rsidR="00D31544" w:rsidTr="000466DC" w14:paraId="4389C0EA"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084A4994" w14:textId="04D43B7E">
            <w:pPr>
              <w:rPr>
                <w:rFonts w:ascii="Calibri" w:hAnsi="Calibri" w:eastAsia="Calibri" w:cs="Calibri"/>
                <w:sz w:val="20"/>
                <w:szCs w:val="20"/>
              </w:rPr>
            </w:pPr>
            <w:r w:rsidRPr="5AD8E5F2">
              <w:rPr>
                <w:rFonts w:ascii="Calibri" w:hAnsi="Calibri" w:eastAsia="Calibri" w:cs="Calibri"/>
                <w:sz w:val="20"/>
                <w:szCs w:val="20"/>
              </w:rPr>
              <w:t>effectiveEndDate</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2CC7E156" w14:textId="73040467">
            <w:pPr>
              <w:rPr>
                <w:rFonts w:ascii="Calibri" w:hAnsi="Calibri" w:eastAsia="Calibri" w:cs="Calibri"/>
                <w:sz w:val="20"/>
                <w:szCs w:val="20"/>
              </w:rPr>
            </w:pPr>
            <w:r w:rsidRPr="5AD8E5F2">
              <w:rPr>
                <w:rFonts w:ascii="Calibri" w:hAnsi="Calibri" w:eastAsia="Calibri" w:cs="Calibri"/>
                <w:sz w:val="20"/>
                <w:szCs w:val="20"/>
              </w:rPr>
              <w:t>Date</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50AEE824" w14:textId="5175EE14">
            <w:pPr>
              <w:rPr>
                <w:rFonts w:ascii="Calibri" w:hAnsi="Calibri" w:eastAsia="Calibri" w:cs="Calibri"/>
                <w:sz w:val="20"/>
                <w:szCs w:val="20"/>
              </w:rPr>
            </w:pPr>
            <w:r w:rsidRPr="5AD8E5F2">
              <w:rPr>
                <w:rFonts w:ascii="Calibri" w:hAnsi="Calibri" w:eastAsia="Calibri" w:cs="Calibri"/>
                <w:sz w:val="20"/>
                <w:szCs w:val="20"/>
              </w:rPr>
              <w:t>No</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D31544" w:rsidP="00772B5F" w:rsidRDefault="00056C71" w14:paraId="14B71FAE" w14:textId="04FF6CF7">
            <w:pPr>
              <w:rPr>
                <w:rFonts w:ascii="Calibri" w:hAnsi="Calibri" w:eastAsia="Calibri" w:cs="Calibri"/>
                <w:sz w:val="20"/>
                <w:szCs w:val="20"/>
              </w:rPr>
            </w:pPr>
            <w:r w:rsidRPr="0012190D">
              <w:rPr>
                <w:rFonts w:ascii="Calibri" w:hAnsi="Calibri" w:cs="Calibri"/>
                <w:sz w:val="20"/>
                <w:szCs w:val="20"/>
              </w:rPr>
              <w:t xml:space="preserve">Date on which the </w:t>
            </w:r>
            <w:r>
              <w:rPr>
                <w:rFonts w:ascii="Calibri" w:hAnsi="Calibri" w:cs="Calibri"/>
                <w:sz w:val="20"/>
                <w:szCs w:val="20"/>
              </w:rPr>
              <w:t>medical exemption activity</w:t>
            </w:r>
            <w:r w:rsidRPr="0012190D">
              <w:rPr>
                <w:rFonts w:ascii="Calibri" w:hAnsi="Calibri" w:cs="Calibri"/>
                <w:sz w:val="20"/>
                <w:szCs w:val="20"/>
              </w:rPr>
              <w:t xml:space="preserve"> ceased to be effective in the source system (VaCMS). Null indicates the record remains active.</w:t>
            </w:r>
            <w:r>
              <w:rPr>
                <w:rFonts w:ascii="Calibri" w:hAnsi="Calibri" w:eastAsia="Aptos Narrow" w:cs="Calibri"/>
                <w:color w:val="242424"/>
                <w:szCs w:val="20"/>
              </w:rPr>
              <w:t xml:space="preserve"> </w:t>
            </w:r>
          </w:p>
        </w:tc>
      </w:tr>
      <w:tr w:rsidRPr="005424B9" w:rsidR="00D31544" w:rsidTr="5AD8E5F2" w14:paraId="407BE420"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396F95A5" w14:textId="770EF430">
            <w:pPr>
              <w:rPr>
                <w:rFonts w:ascii="Calibri" w:hAnsi="Calibri" w:eastAsia="Calibri" w:cs="Calibri"/>
                <w:sz w:val="20"/>
                <w:szCs w:val="20"/>
              </w:rPr>
            </w:pPr>
            <w:r w:rsidRPr="5AD8E5F2">
              <w:rPr>
                <w:rFonts w:ascii="Calibri" w:hAnsi="Calibri" w:eastAsia="Calibri" w:cs="Calibri"/>
                <w:sz w:val="20"/>
                <w:szCs w:val="20"/>
              </w:rPr>
              <w:t>verificationSource</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5BB089A8" w14:textId="7F885039">
            <w:pPr>
              <w:rPr>
                <w:rFonts w:ascii="Calibri" w:hAnsi="Calibri" w:eastAsia="Calibri" w:cs="Calibri"/>
                <w:sz w:val="20"/>
                <w:szCs w:val="20"/>
              </w:rPr>
            </w:pPr>
            <w:r w:rsidRPr="5AD8E5F2">
              <w:rPr>
                <w:rFonts w:ascii="Calibri" w:hAnsi="Calibri" w:eastAsia="Calibri" w:cs="Calibri"/>
                <w:sz w:val="20"/>
                <w:szCs w:val="20"/>
              </w:rPr>
              <w:t>String</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535832C0" w14:textId="695A3205">
            <w:pPr>
              <w:rPr>
                <w:rFonts w:ascii="Calibri" w:hAnsi="Calibri" w:eastAsia="Calibri" w:cs="Calibri"/>
                <w:sz w:val="20"/>
                <w:szCs w:val="20"/>
              </w:rPr>
            </w:pPr>
            <w:r w:rsidRPr="5AD8E5F2">
              <w:rPr>
                <w:rFonts w:ascii="Calibri" w:hAnsi="Calibri" w:eastAsia="Calibri" w:cs="Calibri"/>
                <w:sz w:val="20"/>
                <w:szCs w:val="20"/>
              </w:rPr>
              <w:t>No</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D31544" w:rsidP="00772B5F" w:rsidRDefault="13258069" w14:paraId="120A6533" w14:textId="5B51A0F8">
            <w:pPr>
              <w:rPr>
                <w:rFonts w:ascii="Calibri" w:hAnsi="Calibri" w:eastAsia="Calibri" w:cs="Calibri"/>
                <w:sz w:val="20"/>
                <w:szCs w:val="20"/>
              </w:rPr>
            </w:pPr>
            <w:r w:rsidRPr="5AD8E5F2">
              <w:rPr>
                <w:rFonts w:ascii="Calibri" w:hAnsi="Calibri" w:cs="Calibri"/>
                <w:color w:val="000000" w:themeColor="text1"/>
                <w:sz w:val="20"/>
                <w:szCs w:val="20"/>
              </w:rPr>
              <w:t>Verification source captured in VaCMS</w:t>
            </w:r>
            <w:r w:rsidRPr="5AD8E5F2">
              <w:rPr>
                <w:rFonts w:ascii="Calibri" w:hAnsi="Calibri" w:eastAsia="Calibri" w:cs="Calibri"/>
                <w:color w:val="000000" w:themeColor="text1"/>
                <w:sz w:val="20"/>
                <w:szCs w:val="20"/>
              </w:rPr>
              <w:t xml:space="preserve"> </w:t>
            </w:r>
            <w:r w:rsidRPr="5AD8E5F2" w:rsidR="5B33A58A">
              <w:rPr>
                <w:rFonts w:ascii="Calibri" w:hAnsi="Calibri" w:cs="Calibri"/>
                <w:color w:val="000000" w:themeColor="text1"/>
                <w:sz w:val="20"/>
                <w:szCs w:val="20"/>
              </w:rPr>
              <w:t>(e.g., Hospital record, Specialty care referral)</w:t>
            </w:r>
          </w:p>
        </w:tc>
      </w:tr>
      <w:tr w:rsidRPr="005424B9" w:rsidR="00D31544" w:rsidTr="5AD8E5F2" w14:paraId="082E5880"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7CE87526" w14:textId="40CA605E">
            <w:pPr>
              <w:rPr>
                <w:rFonts w:ascii="Calibri" w:hAnsi="Calibri" w:eastAsia="Calibri" w:cs="Calibri"/>
                <w:sz w:val="20"/>
                <w:szCs w:val="20"/>
              </w:rPr>
            </w:pPr>
            <w:r w:rsidRPr="5AD8E5F2">
              <w:rPr>
                <w:rFonts w:ascii="Calibri" w:hAnsi="Calibri" w:eastAsia="Calibri" w:cs="Calibri"/>
                <w:sz w:val="20"/>
                <w:szCs w:val="20"/>
              </w:rPr>
              <w:t>verificationDate</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475285CA" w14:textId="3359D007">
            <w:pPr>
              <w:rPr>
                <w:rFonts w:ascii="Calibri" w:hAnsi="Calibri" w:eastAsia="Calibri" w:cs="Calibri"/>
                <w:sz w:val="20"/>
                <w:szCs w:val="20"/>
              </w:rPr>
            </w:pPr>
            <w:r w:rsidRPr="5AD8E5F2">
              <w:rPr>
                <w:rFonts w:ascii="Calibri" w:hAnsi="Calibri" w:eastAsia="Calibri" w:cs="Calibri"/>
                <w:sz w:val="20"/>
                <w:szCs w:val="20"/>
              </w:rPr>
              <w:t>Date</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00D2C2B0" w14:textId="229AC3F8">
            <w:pPr>
              <w:rPr>
                <w:rFonts w:ascii="Calibri" w:hAnsi="Calibri" w:eastAsia="Calibri" w:cs="Calibri"/>
                <w:sz w:val="20"/>
                <w:szCs w:val="20"/>
              </w:rPr>
            </w:pPr>
            <w:r w:rsidRPr="5AD8E5F2">
              <w:rPr>
                <w:rFonts w:ascii="Calibri" w:hAnsi="Calibri" w:eastAsia="Calibri" w:cs="Calibri"/>
                <w:sz w:val="20"/>
                <w:szCs w:val="20"/>
              </w:rPr>
              <w:t>No</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D31544" w:rsidP="00772B5F" w:rsidRDefault="13258069" w14:paraId="30DB5AAD" w14:textId="729B6AD3">
            <w:pPr>
              <w:rPr>
                <w:rFonts w:ascii="Calibri" w:hAnsi="Calibri" w:eastAsia="Calibri" w:cs="Calibri"/>
                <w:sz w:val="20"/>
                <w:szCs w:val="20"/>
              </w:rPr>
            </w:pPr>
            <w:r w:rsidRPr="5AD8E5F2">
              <w:rPr>
                <w:rFonts w:ascii="Calibri" w:hAnsi="Calibri" w:cs="Calibri"/>
                <w:color w:val="000000" w:themeColor="text1"/>
                <w:sz w:val="20"/>
                <w:szCs w:val="20"/>
              </w:rPr>
              <w:t>Verification date in the format “YYYY-MM-DD”</w:t>
            </w:r>
          </w:p>
        </w:tc>
      </w:tr>
      <w:tr w:rsidRPr="005424B9" w:rsidR="00D31544" w:rsidTr="5AD8E5F2" w14:paraId="37ABA7E7"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637ED230" w14:textId="280C9AFE">
            <w:pPr>
              <w:rPr>
                <w:rFonts w:ascii="Calibri" w:hAnsi="Calibri" w:eastAsia="Calibri" w:cs="Calibri"/>
                <w:sz w:val="20"/>
                <w:szCs w:val="20"/>
              </w:rPr>
            </w:pPr>
            <w:r w:rsidRPr="5AD8E5F2">
              <w:rPr>
                <w:rFonts w:ascii="Calibri" w:hAnsi="Calibri" w:eastAsia="Calibri" w:cs="Calibri"/>
                <w:sz w:val="20"/>
                <w:szCs w:val="20"/>
              </w:rPr>
              <w:t>careReceivedDetails</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563826A" w14:paraId="1A9C25FE" w14:textId="1C70CDD4">
            <w:pPr>
              <w:rPr>
                <w:rFonts w:ascii="Calibri" w:hAnsi="Calibri" w:eastAsia="Calibri" w:cs="Calibri"/>
                <w:sz w:val="20"/>
                <w:szCs w:val="20"/>
              </w:rPr>
            </w:pPr>
            <w:r w:rsidRPr="5AD8E5F2">
              <w:rPr>
                <w:rFonts w:ascii="Calibri" w:hAnsi="Calibri" w:eastAsia="Calibri" w:cs="Calibri"/>
                <w:sz w:val="20"/>
                <w:szCs w:val="20"/>
              </w:rPr>
              <w:t>Array&lt;CareRec</w:t>
            </w:r>
            <w:r w:rsidRPr="5AD8E5F2" w:rsidR="5B33A58A">
              <w:rPr>
                <w:rFonts w:ascii="Calibri" w:hAnsi="Calibri" w:eastAsia="Calibri" w:cs="Calibri"/>
                <w:sz w:val="20"/>
                <w:szCs w:val="20"/>
              </w:rPr>
              <w:t>ei</w:t>
            </w:r>
            <w:r w:rsidRPr="5AD8E5F2">
              <w:rPr>
                <w:rFonts w:ascii="Calibri" w:hAnsi="Calibri" w:eastAsia="Calibri" w:cs="Calibri"/>
                <w:sz w:val="20"/>
                <w:szCs w:val="20"/>
              </w:rPr>
              <w:t>vedDetailsDTO&gt;</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01548D14" w14:textId="49A6FFC7">
            <w:pPr>
              <w:rPr>
                <w:rFonts w:ascii="Calibri" w:hAnsi="Calibri" w:eastAsia="Calibri" w:cs="Calibri"/>
                <w:sz w:val="20"/>
                <w:szCs w:val="20"/>
              </w:rPr>
            </w:pPr>
            <w:r w:rsidRPr="5AD8E5F2">
              <w:rPr>
                <w:rFonts w:ascii="Calibri" w:hAnsi="Calibri" w:eastAsia="Calibri" w:cs="Calibri"/>
                <w:sz w:val="20"/>
                <w:szCs w:val="20"/>
              </w:rPr>
              <w:t>No</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1BFBCA5A" w14:textId="4B2E6976">
            <w:pPr>
              <w:rPr>
                <w:rFonts w:ascii="Calibri" w:hAnsi="Calibri" w:eastAsia="Calibri" w:cs="Calibri"/>
                <w:sz w:val="20"/>
                <w:szCs w:val="20"/>
              </w:rPr>
            </w:pPr>
            <w:r w:rsidRPr="5AD8E5F2">
              <w:rPr>
                <w:rFonts w:ascii="Calibri" w:hAnsi="Calibri" w:eastAsia="Cambria" w:cs="Calibri"/>
                <w:color w:val="000000" w:themeColor="text1"/>
                <w:sz w:val="20"/>
                <w:szCs w:val="20"/>
              </w:rPr>
              <w:t>Details of the caregiver</w:t>
            </w:r>
          </w:p>
        </w:tc>
      </w:tr>
      <w:tr w:rsidRPr="005424B9" w:rsidR="00D31544" w:rsidTr="5AD8E5F2" w14:paraId="7139D4EC"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379F01BC" w14:paraId="073613C9" w14:textId="0143DC49">
            <w:pPr>
              <w:rPr>
                <w:rFonts w:ascii="Calibri" w:hAnsi="Calibri" w:eastAsia="Calibri" w:cs="Calibri"/>
                <w:sz w:val="20"/>
                <w:szCs w:val="20"/>
              </w:rPr>
            </w:pPr>
            <w:r w:rsidRPr="599551C4">
              <w:rPr>
                <w:rFonts w:ascii="Calibri" w:hAnsi="Calibri" w:eastAsia="Calibri" w:cs="Calibri"/>
                <w:sz w:val="20"/>
                <w:szCs w:val="20"/>
              </w:rPr>
              <w:t>source</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7326B1C5" w14:textId="41FC9A3B">
            <w:pPr>
              <w:rPr>
                <w:rFonts w:ascii="Calibri" w:hAnsi="Calibri" w:eastAsia="Calibri" w:cs="Calibri"/>
                <w:sz w:val="20"/>
                <w:szCs w:val="20"/>
              </w:rPr>
            </w:pPr>
            <w:r w:rsidRPr="5AD8E5F2">
              <w:rPr>
                <w:rFonts w:ascii="Calibri" w:hAnsi="Calibri" w:eastAsia="Calibri" w:cs="Calibri"/>
                <w:sz w:val="20"/>
                <w:szCs w:val="20"/>
              </w:rPr>
              <w:t>String</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54716F22" w14:paraId="6F740EDE" w14:textId="429F6D4D">
            <w:pPr>
              <w:rPr>
                <w:rFonts w:ascii="Calibri" w:hAnsi="Calibri" w:eastAsia="Calibri" w:cs="Calibri"/>
                <w:sz w:val="20"/>
                <w:szCs w:val="20"/>
              </w:rPr>
            </w:pPr>
            <w:r w:rsidRPr="5AD8E5F2">
              <w:rPr>
                <w:rFonts w:ascii="Calibri" w:hAnsi="Calibri" w:eastAsia="Calibri" w:cs="Calibri"/>
                <w:sz w:val="20"/>
                <w:szCs w:val="20"/>
              </w:rPr>
              <w:t>Yes</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D31544" w:rsidP="00772B5F" w:rsidRDefault="009A4D09" w14:paraId="2A8ADED1" w14:textId="5DAF0648">
            <w:pPr>
              <w:rPr>
                <w:rFonts w:ascii="Calibri" w:hAnsi="Calibri" w:eastAsia="Cambria" w:cs="Calibri"/>
                <w:color w:val="000000" w:themeColor="text1"/>
                <w:sz w:val="20"/>
                <w:szCs w:val="20"/>
              </w:rPr>
            </w:pPr>
            <w:r w:rsidRPr="00A86453">
              <w:rPr>
                <w:rStyle w:val="normaltextrun"/>
                <w:rFonts w:ascii="Calibri" w:hAnsi="Calibri" w:cs="Calibri"/>
                <w:color w:val="000000"/>
                <w:sz w:val="20"/>
                <w:szCs w:val="20"/>
                <w:shd w:val="clear" w:color="auto" w:fill="FFFFFF"/>
              </w:rPr>
              <w:t>S</w:t>
            </w:r>
            <w:r w:rsidRPr="00A86453" w:rsidR="4670CE2C">
              <w:rPr>
                <w:rStyle w:val="normaltextrun"/>
                <w:rFonts w:ascii="Calibri" w:hAnsi="Calibri" w:eastAsia="Calibri" w:cs="Calibri"/>
                <w:color w:val="000000"/>
                <w:sz w:val="20"/>
                <w:szCs w:val="20"/>
                <w:shd w:val="clear" w:color="auto" w:fill="FFFFFF"/>
              </w:rPr>
              <w:t>ource System: The system that MWRP received this data from (could be "MWRP" if the data was uploaded to MWRP).</w:t>
            </w:r>
          </w:p>
        </w:tc>
      </w:tr>
      <w:tr w:rsidRPr="005424B9" w:rsidR="00D31544" w:rsidTr="000466DC" w14:paraId="24B5FA60"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7375CC97" w14:textId="2EF162B5">
            <w:pPr>
              <w:rPr>
                <w:rFonts w:ascii="Calibri" w:hAnsi="Calibri" w:eastAsia="Calibri" w:cs="Calibri"/>
                <w:sz w:val="20"/>
                <w:szCs w:val="20"/>
              </w:rPr>
            </w:pPr>
            <w:r w:rsidRPr="5AD8E5F2">
              <w:rPr>
                <w:rFonts w:ascii="Calibri" w:hAnsi="Calibri" w:eastAsia="Calibri" w:cs="Calibri"/>
                <w:sz w:val="20"/>
                <w:szCs w:val="20"/>
              </w:rPr>
              <w:t>vaCMSSequenceNum</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2C3D6A1B" w14:textId="6B28BFA8">
            <w:pPr>
              <w:rPr>
                <w:rFonts w:ascii="Calibri" w:hAnsi="Calibri" w:eastAsia="Calibri" w:cs="Calibri"/>
                <w:sz w:val="20"/>
                <w:szCs w:val="20"/>
              </w:rPr>
            </w:pPr>
            <w:r w:rsidRPr="5AD8E5F2">
              <w:rPr>
                <w:rFonts w:ascii="Calibri" w:hAnsi="Calibri" w:eastAsia="Calibri" w:cs="Calibri"/>
                <w:sz w:val="20"/>
                <w:szCs w:val="20"/>
              </w:rPr>
              <w:t>String</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51FA2A02" w14:textId="376E66AB">
            <w:pPr>
              <w:rPr>
                <w:rFonts w:ascii="Calibri" w:hAnsi="Calibri" w:eastAsia="Calibri" w:cs="Calibri"/>
                <w:sz w:val="20"/>
                <w:szCs w:val="20"/>
              </w:rPr>
            </w:pPr>
            <w:r w:rsidRPr="5AD8E5F2">
              <w:rPr>
                <w:rFonts w:ascii="Calibri" w:hAnsi="Calibri" w:eastAsia="Calibri" w:cs="Calibri"/>
                <w:sz w:val="20"/>
                <w:szCs w:val="20"/>
              </w:rPr>
              <w:t xml:space="preserve"> </w:t>
            </w:r>
            <w:r w:rsidRPr="5AD8E5F2" w:rsidR="101C4795">
              <w:rPr>
                <w:rFonts w:ascii="Calibri" w:hAnsi="Calibri" w:eastAsia="Calibri" w:cs="Calibri"/>
                <w:sz w:val="20"/>
                <w:szCs w:val="20"/>
              </w:rPr>
              <w:t xml:space="preserve">Yes </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D31544" w:rsidP="00772B5F" w:rsidRDefault="00284541" w14:paraId="22E40DDA" w14:textId="53A0B642">
            <w:pPr>
              <w:rPr>
                <w:rFonts w:ascii="Calibri" w:hAnsi="Calibri" w:eastAsia="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5424B9" w:rsidR="00D31544" w:rsidTr="5AD8E5F2" w14:paraId="2D85B0B8" w14:textId="77777777">
        <w:trPr>
          <w:trHeight w:val="315"/>
        </w:trPr>
        <w:tc>
          <w:tcPr>
            <w:tcW w:w="22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2DCE0064" w14:textId="63724CE1">
            <w:pPr>
              <w:rPr>
                <w:rFonts w:ascii="Calibri" w:hAnsi="Calibri" w:eastAsia="Calibri" w:cs="Calibri"/>
                <w:sz w:val="20"/>
                <w:szCs w:val="20"/>
              </w:rPr>
            </w:pPr>
            <w:r w:rsidRPr="5AD8E5F2">
              <w:rPr>
                <w:rFonts w:ascii="Calibri" w:hAnsi="Calibri" w:eastAsia="Calibri" w:cs="Calibri"/>
                <w:sz w:val="20"/>
                <w:szCs w:val="20"/>
              </w:rPr>
              <w:t>updateSw</w:t>
            </w:r>
          </w:p>
        </w:tc>
        <w:tc>
          <w:tcPr>
            <w:tcW w:w="117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24087113" w14:textId="139C37CD">
            <w:pPr>
              <w:rPr>
                <w:rFonts w:ascii="Calibri" w:hAnsi="Calibri" w:eastAsia="Calibri" w:cs="Calibri"/>
                <w:sz w:val="20"/>
                <w:szCs w:val="20"/>
              </w:rPr>
            </w:pPr>
            <w:r w:rsidRPr="5AD8E5F2">
              <w:rPr>
                <w:rFonts w:ascii="Calibri" w:hAnsi="Calibri" w:eastAsia="Calibri" w:cs="Calibri"/>
                <w:sz w:val="20"/>
                <w:szCs w:val="20"/>
              </w:rPr>
              <w:t>String</w:t>
            </w:r>
          </w:p>
        </w:tc>
        <w:tc>
          <w:tcPr>
            <w:tcW w:w="14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01C4795" w14:paraId="790C9F0C" w14:textId="3402D04A">
            <w:pPr>
              <w:rPr>
                <w:rFonts w:ascii="Calibri" w:hAnsi="Calibri" w:eastAsia="Calibri" w:cs="Calibri"/>
                <w:sz w:val="20"/>
                <w:szCs w:val="20"/>
              </w:rPr>
            </w:pPr>
            <w:r w:rsidRPr="5AD8E5F2">
              <w:rPr>
                <w:rFonts w:ascii="Calibri" w:hAnsi="Calibri" w:eastAsia="Calibri" w:cs="Calibri"/>
                <w:sz w:val="20"/>
                <w:szCs w:val="20"/>
              </w:rPr>
              <w:t>No</w:t>
            </w:r>
          </w:p>
        </w:tc>
        <w:tc>
          <w:tcPr>
            <w:tcW w:w="4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D31544" w:rsidP="00772B5F" w:rsidRDefault="13258069" w14:paraId="5C15EEA3" w14:textId="4BE15110">
            <w:pPr>
              <w:rPr>
                <w:rFonts w:ascii="Calibri" w:hAnsi="Calibri" w:eastAsia="Calibri" w:cs="Calibri"/>
                <w:sz w:val="20"/>
                <w:szCs w:val="20"/>
              </w:rPr>
            </w:pPr>
            <w:r w:rsidRPr="5AD8E5F2">
              <w:rPr>
                <w:rFonts w:ascii="Calibri" w:hAnsi="Calibri" w:eastAsia="Cambria" w:cs="Calibri"/>
                <w:color w:val="000000" w:themeColor="text1"/>
                <w:sz w:val="20"/>
                <w:szCs w:val="20"/>
              </w:rPr>
              <w:t>If the record is updated in MWRP system</w:t>
            </w:r>
          </w:p>
        </w:tc>
      </w:tr>
    </w:tbl>
    <w:p w:rsidRPr="005424B9" w:rsidR="00EF475A" w:rsidP="00605064" w:rsidRDefault="40415C96" w14:paraId="410594F6" w14:textId="2A125972">
      <w:pPr>
        <w:spacing w:after="200"/>
        <w:ind w:right="162"/>
        <w:textAlignment w:val="baseline"/>
        <w:rPr>
          <w:rFonts w:ascii="Calibri" w:hAnsi="Calibri" w:eastAsia="Calibri" w:cs="Calibri"/>
          <w:sz w:val="20"/>
          <w:szCs w:val="20"/>
        </w:rPr>
      </w:pPr>
      <w:r w:rsidRPr="5AD8E5F2">
        <w:rPr>
          <w:rFonts w:ascii="Calibri" w:hAnsi="Calibri" w:eastAsia="Calibri" w:cs="Calibri"/>
          <w:sz w:val="20"/>
          <w:szCs w:val="20"/>
        </w:rPr>
        <w:t xml:space="preserve"> </w:t>
      </w:r>
    </w:p>
    <w:p w:rsidRPr="005424B9" w:rsidR="00EF475A" w:rsidP="00605064" w:rsidRDefault="40415C96" w14:paraId="26C4EF90" w14:textId="760D85D0">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CareRece</w:t>
      </w:r>
      <w:r w:rsidRPr="5AD8E5F2" w:rsidR="5B33A58A">
        <w:rPr>
          <w:rFonts w:ascii="Calibri" w:hAnsi="Calibri" w:eastAsia="Calibri" w:cs="Calibri"/>
          <w:color w:val="000000" w:themeColor="text1"/>
          <w:sz w:val="20"/>
          <w:szCs w:val="20"/>
        </w:rPr>
        <w:t>i</w:t>
      </w:r>
      <w:r w:rsidRPr="5AD8E5F2">
        <w:rPr>
          <w:rFonts w:ascii="Calibri" w:hAnsi="Calibri" w:eastAsia="Calibri" w:cs="Calibri"/>
          <w:color w:val="000000" w:themeColor="text1"/>
          <w:sz w:val="20"/>
          <w:szCs w:val="20"/>
        </w:rPr>
        <w:t xml:space="preserve">vedDetailsDTO: </w:t>
      </w:r>
    </w:p>
    <w:tbl>
      <w:tblPr>
        <w:tblW w:w="0" w:type="auto"/>
        <w:tblLook w:val="01E0" w:firstRow="1" w:lastRow="1" w:firstColumn="1" w:lastColumn="1" w:noHBand="0" w:noVBand="0"/>
      </w:tblPr>
      <w:tblGrid>
        <w:gridCol w:w="3468"/>
        <w:gridCol w:w="2683"/>
        <w:gridCol w:w="1151"/>
        <w:gridCol w:w="2038"/>
      </w:tblGrid>
      <w:tr w:rsidRPr="005424B9" w:rsidR="09C1947A" w:rsidTr="5AD8E5F2" w14:paraId="3CCFC79B" w14:textId="77777777">
        <w:trPr>
          <w:trHeight w:val="300"/>
        </w:trPr>
        <w:tc>
          <w:tcPr>
            <w:tcW w:w="3468"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67A32539" w14:textId="2C7F0CB2">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2683"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78622763" w14:textId="004190EF">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151"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05C7712A" w14:textId="1AE81F86">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2038"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7864A23A" w14:textId="4AD714DE">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05B08C2" w:rsidTr="5AD8E5F2" w14:paraId="6C86CB30" w14:textId="77777777">
        <w:trPr>
          <w:trHeight w:val="315"/>
        </w:trPr>
        <w:tc>
          <w:tcPr>
            <w:tcW w:w="346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005B08C2" w:rsidP="00C17F82" w:rsidRDefault="289A1951" w14:paraId="410BB5D6" w14:textId="2BCDE43E">
            <w:pPr>
              <w:rPr>
                <w:rFonts w:ascii="Calibri" w:hAnsi="Calibri" w:eastAsia="Calibri" w:cs="Calibri"/>
                <w:sz w:val="20"/>
                <w:szCs w:val="20"/>
              </w:rPr>
            </w:pPr>
            <w:r w:rsidRPr="00A86453">
              <w:rPr>
                <w:rFonts w:ascii="Calibri" w:hAnsi="Calibri" w:eastAsia="Calibri" w:cs="Calibri"/>
                <w:sz w:val="20"/>
                <w:szCs w:val="20"/>
              </w:rPr>
              <w:t>typeOfCare</w:t>
            </w:r>
            <w:r w:rsidRPr="00A86453" w:rsidR="264C57FE">
              <w:rPr>
                <w:rFonts w:ascii="Calibri" w:hAnsi="Calibri" w:eastAsia="Calibri" w:cs="Calibri"/>
                <w:sz w:val="20"/>
                <w:szCs w:val="20"/>
              </w:rPr>
              <w:t>Code</w:t>
            </w:r>
          </w:p>
        </w:tc>
        <w:tc>
          <w:tcPr>
            <w:tcW w:w="268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005B08C2" w:rsidP="00C17F82" w:rsidRDefault="289A1951" w14:paraId="398F7B89" w14:textId="51684D6C">
            <w:pPr>
              <w:rPr>
                <w:rFonts w:ascii="Calibri" w:hAnsi="Calibri" w:eastAsia="Calibri" w:cs="Calibri"/>
                <w:sz w:val="20"/>
                <w:szCs w:val="20"/>
              </w:rPr>
            </w:pPr>
            <w:r w:rsidRPr="00A86453">
              <w:rPr>
                <w:rFonts w:ascii="Calibri" w:hAnsi="Calibri" w:eastAsia="Calibri" w:cs="Calibri"/>
                <w:sz w:val="20"/>
                <w:szCs w:val="20"/>
              </w:rPr>
              <w:t>String</w:t>
            </w:r>
          </w:p>
        </w:tc>
        <w:tc>
          <w:tcPr>
            <w:tcW w:w="115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005B08C2" w:rsidP="00C17F82" w:rsidRDefault="289A1951" w14:paraId="4BBCD1F5" w14:textId="6A820C69">
            <w:pPr>
              <w:rPr>
                <w:rFonts w:ascii="Calibri" w:hAnsi="Calibri" w:eastAsia="Calibri" w:cs="Calibri"/>
                <w:sz w:val="20"/>
                <w:szCs w:val="20"/>
              </w:rPr>
            </w:pPr>
            <w:r w:rsidRPr="00A86453">
              <w:rPr>
                <w:rFonts w:ascii="Calibri" w:hAnsi="Calibri" w:eastAsia="Calibri" w:cs="Calibri"/>
                <w:sz w:val="20"/>
                <w:szCs w:val="20"/>
              </w:rPr>
              <w:t>Yes</w:t>
            </w:r>
          </w:p>
        </w:tc>
        <w:tc>
          <w:tcPr>
            <w:tcW w:w="20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1F03C23A" w:rsidP="5AD8E5F2" w:rsidRDefault="1F03C23A" w14:paraId="57DEBF31" w14:textId="336F4E51">
            <w:pPr>
              <w:rPr>
                <w:rFonts w:eastAsia="Aptos Narrow" w:asciiTheme="majorHAnsi" w:hAnsiTheme="majorHAnsi" w:cstheme="majorHAnsi"/>
                <w:color w:val="000000" w:themeColor="text1"/>
                <w:sz w:val="20"/>
                <w:szCs w:val="20"/>
              </w:rPr>
            </w:pPr>
            <w:r w:rsidRPr="00A86453">
              <w:rPr>
                <w:rFonts w:eastAsia="Aptos Narrow" w:asciiTheme="majorHAnsi" w:hAnsiTheme="majorHAnsi" w:cstheme="majorHAnsi"/>
                <w:color w:val="000000" w:themeColor="text1"/>
                <w:sz w:val="20"/>
                <w:szCs w:val="20"/>
              </w:rPr>
              <w:t>Circumstance code from Reference Table:</w:t>
            </w:r>
          </w:p>
          <w:p w:rsidRPr="00A86453" w:rsidR="005B08C2" w:rsidP="005B08C2" w:rsidRDefault="289A1951" w14:paraId="1CADD57B" w14:textId="6605733A">
            <w:pPr>
              <w:rPr>
                <w:rFonts w:ascii="Calibri" w:hAnsi="Calibri" w:eastAsia="Calibri" w:cs="Calibri"/>
                <w:sz w:val="20"/>
                <w:szCs w:val="20"/>
              </w:rPr>
            </w:pPr>
            <w:r w:rsidRPr="00A86453">
              <w:rPr>
                <w:rFonts w:eastAsia="Cambria" w:asciiTheme="majorHAnsi" w:hAnsiTheme="majorHAnsi" w:cstheme="majorHAnsi"/>
                <w:color w:val="000000" w:themeColor="text1"/>
                <w:sz w:val="20"/>
                <w:szCs w:val="20"/>
              </w:rPr>
              <w:t>RT_</w:t>
            </w:r>
            <w:r w:rsidRPr="00A86453">
              <w:rPr>
                <w:rFonts w:asciiTheme="majorHAnsi" w:hAnsiTheme="majorHAnsi" w:eastAsiaTheme="minorEastAsia" w:cstheme="majorHAnsi"/>
                <w:color w:val="000000" w:themeColor="dark1"/>
                <w:kern w:val="24"/>
                <w:sz w:val="20"/>
                <w:szCs w:val="20"/>
              </w:rPr>
              <w:t xml:space="preserve"> </w:t>
            </w:r>
            <w:r w:rsidRPr="00A86453">
              <w:rPr>
                <w:rFonts w:eastAsia="Cambria" w:asciiTheme="majorHAnsi" w:hAnsiTheme="majorHAnsi" w:cstheme="majorHAnsi"/>
                <w:color w:val="000000" w:themeColor="text1"/>
                <w:sz w:val="20"/>
                <w:szCs w:val="20"/>
              </w:rPr>
              <w:t>INTC</w:t>
            </w:r>
          </w:p>
        </w:tc>
      </w:tr>
      <w:tr w:rsidR="5AD8E5F2" w:rsidTr="5AD8E5F2" w14:paraId="72C8BE64" w14:textId="77777777">
        <w:trPr>
          <w:trHeight w:val="315"/>
        </w:trPr>
        <w:tc>
          <w:tcPr>
            <w:tcW w:w="346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5D2518C3" w:rsidP="5AD8E5F2" w:rsidRDefault="5D2518C3" w14:paraId="053755D0" w14:textId="57860134">
            <w:r w:rsidRPr="00A86453">
              <w:rPr>
                <w:rFonts w:ascii="Calibri" w:hAnsi="Calibri" w:eastAsia="Calibri" w:cs="Calibri"/>
                <w:sz w:val="20"/>
                <w:szCs w:val="20"/>
              </w:rPr>
              <w:t>typeOfCareDescription</w:t>
            </w:r>
          </w:p>
        </w:tc>
        <w:tc>
          <w:tcPr>
            <w:tcW w:w="268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5D2518C3" w:rsidP="5AD8E5F2" w:rsidRDefault="5D2518C3" w14:paraId="7AFC2D55" w14:textId="03C6A25F">
            <w:r w:rsidRPr="00A86453">
              <w:rPr>
                <w:rFonts w:ascii="Calibri" w:hAnsi="Calibri" w:eastAsia="Calibri" w:cs="Calibri"/>
                <w:sz w:val="20"/>
                <w:szCs w:val="20"/>
              </w:rPr>
              <w:t>S</w:t>
            </w:r>
            <w:r w:rsidRPr="00A86453" w:rsidR="00BC296D">
              <w:rPr>
                <w:rFonts w:ascii="Calibri" w:hAnsi="Calibri" w:eastAsia="Calibri" w:cs="Calibri"/>
                <w:sz w:val="20"/>
                <w:szCs w:val="20"/>
              </w:rPr>
              <w:t>tring</w:t>
            </w:r>
          </w:p>
        </w:tc>
        <w:tc>
          <w:tcPr>
            <w:tcW w:w="115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5AD8E5F2" w:rsidP="5AD8E5F2" w:rsidRDefault="5AD8E5F2" w14:paraId="19205827" w14:textId="7E578CFF">
            <w:pPr>
              <w:rPr>
                <w:rFonts w:ascii="Calibri" w:hAnsi="Calibri" w:eastAsia="Calibri" w:cs="Calibri"/>
                <w:sz w:val="20"/>
                <w:szCs w:val="20"/>
              </w:rPr>
            </w:pPr>
          </w:p>
        </w:tc>
        <w:tc>
          <w:tcPr>
            <w:tcW w:w="20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A86453" w:rsidR="4B8C0FBB" w:rsidP="5AD8E5F2" w:rsidRDefault="4B8C0FBB" w14:paraId="50EA25C7" w14:textId="5BC6B984">
            <w:pPr>
              <w:rPr>
                <w:rFonts w:ascii="Aptos Narrow" w:hAnsi="Aptos Narrow" w:eastAsia="Aptos Narrow" w:cs="Aptos Narrow"/>
                <w:color w:val="000000" w:themeColor="text1"/>
                <w:sz w:val="22"/>
                <w:szCs w:val="22"/>
              </w:rPr>
            </w:pPr>
            <w:r w:rsidRPr="00A86453">
              <w:rPr>
                <w:rFonts w:eastAsia="Aptos Narrow" w:asciiTheme="majorHAnsi" w:hAnsiTheme="majorHAnsi" w:cstheme="majorHAnsi"/>
                <w:color w:val="000000" w:themeColor="text1"/>
                <w:sz w:val="20"/>
                <w:szCs w:val="20"/>
              </w:rPr>
              <w:t xml:space="preserve">Description from Reference table: </w:t>
            </w:r>
            <w:r w:rsidRPr="00A86453" w:rsidR="5D2518C3">
              <w:rPr>
                <w:rFonts w:eastAsia="Aptos Narrow" w:asciiTheme="majorHAnsi" w:hAnsiTheme="majorHAnsi" w:cstheme="majorHAnsi"/>
                <w:color w:val="000000" w:themeColor="text1"/>
                <w:sz w:val="20"/>
                <w:szCs w:val="20"/>
              </w:rPr>
              <w:t>RT_INTC</w:t>
            </w:r>
          </w:p>
        </w:tc>
      </w:tr>
      <w:tr w:rsidRPr="005424B9" w:rsidR="005B08C2" w:rsidTr="5AD8E5F2" w14:paraId="7D3C106E" w14:textId="77777777">
        <w:trPr>
          <w:trHeight w:val="315"/>
        </w:trPr>
        <w:tc>
          <w:tcPr>
            <w:tcW w:w="346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39B467BB" w14:textId="6D081A42">
            <w:pPr>
              <w:rPr>
                <w:rFonts w:ascii="Calibri" w:hAnsi="Calibri" w:eastAsia="Calibri" w:cs="Calibri"/>
                <w:sz w:val="20"/>
                <w:szCs w:val="20"/>
              </w:rPr>
            </w:pPr>
            <w:r w:rsidRPr="5AD8E5F2">
              <w:rPr>
                <w:rFonts w:ascii="Calibri" w:hAnsi="Calibri" w:eastAsia="Calibri" w:cs="Calibri"/>
                <w:sz w:val="20"/>
                <w:szCs w:val="20"/>
              </w:rPr>
              <w:t>startDate</w:t>
            </w:r>
          </w:p>
        </w:tc>
        <w:tc>
          <w:tcPr>
            <w:tcW w:w="268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1CE9B533" w14:textId="150B81E5">
            <w:pPr>
              <w:rPr>
                <w:rFonts w:ascii="Calibri" w:hAnsi="Calibri" w:eastAsia="Calibri" w:cs="Calibri"/>
                <w:sz w:val="20"/>
                <w:szCs w:val="20"/>
              </w:rPr>
            </w:pPr>
            <w:r w:rsidRPr="5AD8E5F2">
              <w:rPr>
                <w:rFonts w:ascii="Calibri" w:hAnsi="Calibri" w:eastAsia="Calibri" w:cs="Calibri"/>
                <w:sz w:val="20"/>
                <w:szCs w:val="20"/>
              </w:rPr>
              <w:t>Date</w:t>
            </w:r>
          </w:p>
        </w:tc>
        <w:tc>
          <w:tcPr>
            <w:tcW w:w="115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3BE66D87" w14:textId="672BE76C">
            <w:pPr>
              <w:rPr>
                <w:rFonts w:ascii="Calibri" w:hAnsi="Calibri" w:eastAsia="Calibri" w:cs="Calibri"/>
                <w:sz w:val="20"/>
                <w:szCs w:val="20"/>
              </w:rPr>
            </w:pPr>
            <w:r w:rsidRPr="5AD8E5F2">
              <w:rPr>
                <w:rFonts w:ascii="Calibri" w:hAnsi="Calibri" w:eastAsia="Calibri" w:cs="Calibri"/>
                <w:sz w:val="20"/>
                <w:szCs w:val="20"/>
              </w:rPr>
              <w:t>Yes</w:t>
            </w:r>
          </w:p>
        </w:tc>
        <w:tc>
          <w:tcPr>
            <w:tcW w:w="20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5B08C2" w:rsidRDefault="289A1951" w14:paraId="37FA3BC2" w14:textId="4C298A19">
            <w:pPr>
              <w:rPr>
                <w:rFonts w:ascii="Calibri" w:hAnsi="Calibri" w:eastAsia="Calibri" w:cs="Calibri"/>
                <w:sz w:val="20"/>
                <w:szCs w:val="20"/>
              </w:rPr>
            </w:pPr>
            <w:r w:rsidRPr="5AD8E5F2">
              <w:rPr>
                <w:rFonts w:ascii="Calibri" w:hAnsi="Calibri" w:eastAsia="Cambria" w:cs="Calibri"/>
                <w:color w:val="000000" w:themeColor="text1"/>
                <w:sz w:val="20"/>
                <w:szCs w:val="20"/>
              </w:rPr>
              <w:t xml:space="preserve"> Start date of care</w:t>
            </w:r>
          </w:p>
        </w:tc>
      </w:tr>
      <w:tr w:rsidRPr="005424B9" w:rsidR="005B08C2" w:rsidTr="5AD8E5F2" w14:paraId="78BE696E" w14:textId="77777777">
        <w:trPr>
          <w:trHeight w:val="315"/>
        </w:trPr>
        <w:tc>
          <w:tcPr>
            <w:tcW w:w="346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14A6BBD3" w14:textId="0AFCB36A">
            <w:pPr>
              <w:rPr>
                <w:rFonts w:ascii="Calibri" w:hAnsi="Calibri" w:eastAsia="Calibri" w:cs="Calibri"/>
                <w:sz w:val="20"/>
                <w:szCs w:val="20"/>
              </w:rPr>
            </w:pPr>
            <w:r w:rsidRPr="5AD8E5F2">
              <w:rPr>
                <w:rFonts w:ascii="Calibri" w:hAnsi="Calibri" w:eastAsia="Calibri" w:cs="Calibri"/>
                <w:sz w:val="20"/>
                <w:szCs w:val="20"/>
              </w:rPr>
              <w:t>endDate</w:t>
            </w:r>
          </w:p>
        </w:tc>
        <w:tc>
          <w:tcPr>
            <w:tcW w:w="268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54D1B3F4" w14:textId="637BC203">
            <w:pPr>
              <w:rPr>
                <w:rFonts w:ascii="Calibri" w:hAnsi="Calibri" w:eastAsia="Calibri" w:cs="Calibri"/>
                <w:sz w:val="20"/>
                <w:szCs w:val="20"/>
              </w:rPr>
            </w:pPr>
            <w:r w:rsidRPr="5AD8E5F2">
              <w:rPr>
                <w:rFonts w:ascii="Calibri" w:hAnsi="Calibri" w:eastAsia="Calibri" w:cs="Calibri"/>
                <w:sz w:val="20"/>
                <w:szCs w:val="20"/>
              </w:rPr>
              <w:t>Date</w:t>
            </w:r>
          </w:p>
        </w:tc>
        <w:tc>
          <w:tcPr>
            <w:tcW w:w="115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588D28AF" w14:textId="0EC31172">
            <w:pPr>
              <w:rPr>
                <w:rFonts w:ascii="Calibri" w:hAnsi="Calibri" w:eastAsia="Calibri" w:cs="Calibri"/>
                <w:sz w:val="20"/>
                <w:szCs w:val="20"/>
              </w:rPr>
            </w:pPr>
            <w:r w:rsidRPr="5AD8E5F2">
              <w:rPr>
                <w:rFonts w:ascii="Calibri" w:hAnsi="Calibri" w:eastAsia="Calibri" w:cs="Calibri"/>
                <w:sz w:val="20"/>
                <w:szCs w:val="20"/>
              </w:rPr>
              <w:t>No</w:t>
            </w:r>
          </w:p>
        </w:tc>
        <w:tc>
          <w:tcPr>
            <w:tcW w:w="20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5B08C2" w:rsidRDefault="289A1951" w14:paraId="2362B973" w14:textId="364E48AC">
            <w:pPr>
              <w:rPr>
                <w:rFonts w:ascii="Calibri" w:hAnsi="Calibri" w:eastAsia="Calibri" w:cs="Calibri"/>
                <w:sz w:val="20"/>
                <w:szCs w:val="20"/>
              </w:rPr>
            </w:pPr>
            <w:r w:rsidRPr="5AD8E5F2">
              <w:rPr>
                <w:rFonts w:ascii="Calibri" w:hAnsi="Calibri" w:eastAsia="Cambria" w:cs="Calibri"/>
                <w:color w:val="000000" w:themeColor="text1"/>
                <w:sz w:val="20"/>
                <w:szCs w:val="20"/>
              </w:rPr>
              <w:t xml:space="preserve"> End date of care</w:t>
            </w:r>
          </w:p>
        </w:tc>
      </w:tr>
      <w:tr w:rsidRPr="005424B9" w:rsidR="005B08C2" w:rsidTr="5AD8E5F2" w14:paraId="3318BB7A" w14:textId="77777777">
        <w:trPr>
          <w:trHeight w:val="315"/>
        </w:trPr>
        <w:tc>
          <w:tcPr>
            <w:tcW w:w="346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66426464" w14:textId="2639412C">
            <w:pPr>
              <w:rPr>
                <w:rFonts w:ascii="Calibri" w:hAnsi="Calibri" w:eastAsia="Calibri" w:cs="Calibri"/>
                <w:sz w:val="20"/>
                <w:szCs w:val="20"/>
              </w:rPr>
            </w:pPr>
            <w:r w:rsidRPr="5AD8E5F2">
              <w:rPr>
                <w:rFonts w:ascii="Calibri" w:hAnsi="Calibri" w:eastAsia="Calibri" w:cs="Calibri"/>
                <w:sz w:val="20"/>
                <w:szCs w:val="20"/>
              </w:rPr>
              <w:t>providerName</w:t>
            </w:r>
          </w:p>
        </w:tc>
        <w:tc>
          <w:tcPr>
            <w:tcW w:w="268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03672216" w14:textId="67C098CC">
            <w:pPr>
              <w:rPr>
                <w:rFonts w:ascii="Calibri" w:hAnsi="Calibri" w:eastAsia="Calibri" w:cs="Calibri"/>
                <w:sz w:val="20"/>
                <w:szCs w:val="20"/>
              </w:rPr>
            </w:pPr>
            <w:r w:rsidRPr="5AD8E5F2">
              <w:rPr>
                <w:rFonts w:ascii="Calibri" w:hAnsi="Calibri" w:eastAsia="Calibri" w:cs="Calibri"/>
                <w:sz w:val="20"/>
                <w:szCs w:val="20"/>
              </w:rPr>
              <w:t>String</w:t>
            </w:r>
          </w:p>
        </w:tc>
        <w:tc>
          <w:tcPr>
            <w:tcW w:w="115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C17F82" w:rsidRDefault="289A1951" w14:paraId="7274EC15" w14:textId="255D20ED">
            <w:pPr>
              <w:rPr>
                <w:rFonts w:ascii="Calibri" w:hAnsi="Calibri" w:eastAsia="Calibri" w:cs="Calibri"/>
                <w:sz w:val="20"/>
                <w:szCs w:val="20"/>
              </w:rPr>
            </w:pPr>
            <w:r w:rsidRPr="5AD8E5F2">
              <w:rPr>
                <w:rFonts w:ascii="Calibri" w:hAnsi="Calibri" w:eastAsia="Calibri" w:cs="Calibri"/>
                <w:sz w:val="20"/>
                <w:szCs w:val="20"/>
              </w:rPr>
              <w:t>Yes</w:t>
            </w:r>
          </w:p>
        </w:tc>
        <w:tc>
          <w:tcPr>
            <w:tcW w:w="20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5B08C2" w:rsidP="005B08C2" w:rsidRDefault="289A1951" w14:paraId="52BF8EB5" w14:textId="7250F66A">
            <w:pPr>
              <w:rPr>
                <w:rFonts w:ascii="Calibri" w:hAnsi="Calibri" w:eastAsia="Calibri" w:cs="Calibri"/>
                <w:sz w:val="20"/>
                <w:szCs w:val="20"/>
              </w:rPr>
            </w:pPr>
            <w:r w:rsidRPr="5AD8E5F2">
              <w:rPr>
                <w:rFonts w:ascii="Calibri" w:hAnsi="Calibri" w:eastAsia="Cambria" w:cs="Calibri"/>
                <w:color w:val="000000" w:themeColor="text1"/>
                <w:sz w:val="20"/>
                <w:szCs w:val="20"/>
              </w:rPr>
              <w:t>Name of care provider</w:t>
            </w:r>
          </w:p>
        </w:tc>
      </w:tr>
      <w:tr w:rsidRPr="005424B9" w:rsidR="008E0FF7" w:rsidTr="5AD8E5F2" w14:paraId="4F6B1D90" w14:textId="77777777">
        <w:trPr>
          <w:trHeight w:val="315"/>
        </w:trPr>
        <w:tc>
          <w:tcPr>
            <w:tcW w:w="346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8E0FF7" w:rsidP="008E0FF7" w:rsidRDefault="5ADEC543" w14:paraId="0FB9B24C" w14:textId="746BCF88">
            <w:pPr>
              <w:rPr>
                <w:rFonts w:ascii="Calibri" w:hAnsi="Calibri" w:eastAsia="Calibri" w:cs="Calibri"/>
                <w:sz w:val="20"/>
                <w:szCs w:val="20"/>
              </w:rPr>
            </w:pPr>
            <w:r w:rsidRPr="5AD8E5F2">
              <w:rPr>
                <w:rFonts w:eastAsia="Cambria" w:asciiTheme="majorHAnsi" w:hAnsiTheme="majorHAnsi" w:cstheme="majorBidi"/>
                <w:color w:val="000000" w:themeColor="text1"/>
                <w:sz w:val="20"/>
                <w:szCs w:val="20"/>
              </w:rPr>
              <w:t>providerAddress</w:t>
            </w:r>
          </w:p>
        </w:tc>
        <w:tc>
          <w:tcPr>
            <w:tcW w:w="2683"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8E0FF7" w:rsidP="008E0FF7" w:rsidRDefault="5ADEC543" w14:paraId="61F9B9E4" w14:textId="0C0B96A4">
            <w:pPr>
              <w:rPr>
                <w:rFonts w:ascii="Calibri" w:hAnsi="Calibri" w:eastAsia="Calibri" w:cs="Calibri"/>
                <w:sz w:val="20"/>
                <w:szCs w:val="20"/>
              </w:rPr>
            </w:pPr>
            <w:r w:rsidRPr="5AD8E5F2">
              <w:rPr>
                <w:rFonts w:eastAsia="Cambria" w:asciiTheme="majorHAnsi" w:hAnsiTheme="majorHAnsi" w:cstheme="majorBidi"/>
                <w:color w:val="000000" w:themeColor="text1"/>
                <w:sz w:val="20"/>
                <w:szCs w:val="20"/>
              </w:rPr>
              <w:t>String</w:t>
            </w:r>
          </w:p>
        </w:tc>
        <w:tc>
          <w:tcPr>
            <w:tcW w:w="115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605064" w:rsidR="008E0FF7" w:rsidP="008E0FF7" w:rsidRDefault="5ADEC543" w14:paraId="445D4714" w14:textId="339EDA69">
            <w:pPr>
              <w:rPr>
                <w:rFonts w:ascii="Calibri" w:hAnsi="Calibri" w:eastAsia="Calibri" w:cs="Calibri"/>
                <w:sz w:val="20"/>
                <w:szCs w:val="20"/>
              </w:rPr>
            </w:pPr>
            <w:r w:rsidRPr="5AD8E5F2">
              <w:rPr>
                <w:rFonts w:eastAsia="Cambria" w:asciiTheme="majorHAnsi" w:hAnsiTheme="majorHAnsi" w:cstheme="majorBidi"/>
                <w:color w:val="000000" w:themeColor="text1"/>
                <w:sz w:val="20"/>
                <w:szCs w:val="20"/>
              </w:rPr>
              <w:t>No</w:t>
            </w:r>
          </w:p>
        </w:tc>
        <w:tc>
          <w:tcPr>
            <w:tcW w:w="20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8E0FF7" w:rsidP="008E0FF7" w:rsidRDefault="5ADEC543" w14:paraId="497CAFA5" w14:textId="702DB6E6">
            <w:pPr>
              <w:rPr>
                <w:rFonts w:ascii="Calibri" w:hAnsi="Calibri" w:eastAsia="Cambria" w:cs="Calibri"/>
                <w:color w:val="000000" w:themeColor="text1"/>
                <w:sz w:val="20"/>
                <w:szCs w:val="20"/>
              </w:rPr>
            </w:pPr>
            <w:r w:rsidRPr="5AD8E5F2">
              <w:rPr>
                <w:rFonts w:eastAsia="Cambria" w:asciiTheme="majorHAnsi" w:hAnsiTheme="majorHAnsi" w:cstheme="majorBidi"/>
                <w:color w:val="000000" w:themeColor="text1"/>
                <w:sz w:val="20"/>
                <w:szCs w:val="20"/>
              </w:rPr>
              <w:t>Address of care provider</w:t>
            </w:r>
          </w:p>
        </w:tc>
      </w:tr>
    </w:tbl>
    <w:p w:rsidRPr="005424B9" w:rsidR="00EF475A" w:rsidP="00605064" w:rsidRDefault="40415C96" w14:paraId="750C65F8" w14:textId="78F0E84D">
      <w:pPr>
        <w:spacing w:after="200"/>
        <w:ind w:right="162"/>
        <w:textAlignment w:val="baseline"/>
        <w:rPr>
          <w:rFonts w:ascii="Calibri" w:hAnsi="Calibri" w:eastAsia="Calibri" w:cs="Calibri"/>
          <w:sz w:val="20"/>
          <w:szCs w:val="20"/>
        </w:rPr>
      </w:pPr>
      <w:r w:rsidRPr="5AD8E5F2">
        <w:rPr>
          <w:rFonts w:ascii="Calibri" w:hAnsi="Calibri" w:eastAsia="Calibri" w:cs="Calibri"/>
          <w:sz w:val="20"/>
          <w:szCs w:val="20"/>
        </w:rPr>
        <w:t xml:space="preserve"> </w:t>
      </w:r>
    </w:p>
    <w:p w:rsidRPr="005424B9" w:rsidR="00EF475A" w:rsidP="00605064" w:rsidRDefault="40415C96" w14:paraId="69770739" w14:textId="4A49C55A">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TravelingOut</w:t>
      </w:r>
      <w:r w:rsidRPr="5AD8E5F2" w:rsidR="30E5EA7B">
        <w:rPr>
          <w:rFonts w:ascii="Calibri" w:hAnsi="Calibri" w:eastAsia="Calibri" w:cs="Calibri"/>
          <w:color w:val="000000" w:themeColor="text1"/>
          <w:sz w:val="20"/>
          <w:szCs w:val="20"/>
        </w:rPr>
        <w:t>s</w:t>
      </w:r>
      <w:r w:rsidRPr="5AD8E5F2">
        <w:rPr>
          <w:rFonts w:ascii="Calibri" w:hAnsi="Calibri" w:eastAsia="Calibri" w:cs="Calibri"/>
          <w:color w:val="000000" w:themeColor="text1"/>
          <w:sz w:val="20"/>
          <w:szCs w:val="20"/>
        </w:rPr>
        <w:t xml:space="preserve">ideDTO: </w:t>
      </w:r>
      <w:r w:rsidRPr="5AD8E5F2" w:rsidR="127F24FA">
        <w:rPr>
          <w:rFonts w:ascii="Calibri" w:hAnsi="Calibri" w:eastAsia="Calibri" w:cs="Calibri"/>
          <w:color w:val="000000" w:themeColor="text1"/>
          <w:sz w:val="20"/>
          <w:szCs w:val="20"/>
        </w:rPr>
        <w:t xml:space="preserve">Contains details for members who are traveling outside of their community, or taking time off </w:t>
      </w:r>
      <w:r w:rsidR="002A7376">
        <w:rPr>
          <w:rFonts w:ascii="Calibri" w:hAnsi="Calibri" w:eastAsia="Calibri" w:cs="Calibri"/>
          <w:color w:val="000000" w:themeColor="text1"/>
          <w:sz w:val="20"/>
          <w:szCs w:val="20"/>
        </w:rPr>
        <w:t>from</w:t>
      </w:r>
      <w:r w:rsidRPr="5AD8E5F2" w:rsidR="127F24FA">
        <w:rPr>
          <w:rFonts w:ascii="Calibri" w:hAnsi="Calibri" w:eastAsia="Calibri" w:cs="Calibri"/>
          <w:color w:val="000000" w:themeColor="text1"/>
          <w:sz w:val="20"/>
          <w:szCs w:val="20"/>
        </w:rPr>
        <w:t xml:space="preserve"> work/etc to get medical care for themselves or a dependent,  </w:t>
      </w:r>
    </w:p>
    <w:tbl>
      <w:tblPr>
        <w:tblW w:w="5000" w:type="pct"/>
        <w:tblLayout w:type="fixed"/>
        <w:tblLook w:val="01E0" w:firstRow="1" w:lastRow="1" w:firstColumn="1" w:lastColumn="1" w:noHBand="0" w:noVBand="0"/>
      </w:tblPr>
      <w:tblGrid>
        <w:gridCol w:w="2242"/>
        <w:gridCol w:w="1169"/>
        <w:gridCol w:w="1349"/>
        <w:gridCol w:w="4580"/>
      </w:tblGrid>
      <w:tr w:rsidRPr="005424B9" w:rsidR="09C1947A" w:rsidTr="5AD8E5F2" w14:paraId="6ECE53A2" w14:textId="77777777">
        <w:trPr>
          <w:trHeight w:val="300"/>
        </w:trPr>
        <w:tc>
          <w:tcPr>
            <w:tcW w:w="1200"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23C7CE36" w14:textId="5C2DA6C8">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626"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6A6E8F54" w14:textId="517AA3A9">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722"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4C722C21" w14:textId="1BAE41AC">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2452"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3887EF77" w14:textId="36736EFC">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9C1947A" w:rsidTr="5AD8E5F2" w14:paraId="1B4349F3" w14:textId="77777777">
        <w:trPr>
          <w:trHeight w:val="1140"/>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5313ED06" w14:textId="7E3632C2">
            <w:pPr>
              <w:rPr>
                <w:rFonts w:ascii="Calibri" w:hAnsi="Calibri" w:eastAsia="Calibri" w:cs="Calibri"/>
                <w:sz w:val="20"/>
                <w:szCs w:val="20"/>
              </w:rPr>
            </w:pPr>
            <w:r w:rsidRPr="5AD8E5F2">
              <w:rPr>
                <w:rFonts w:ascii="Calibri" w:hAnsi="Calibri" w:eastAsia="Calibri" w:cs="Calibri"/>
                <w:sz w:val="20"/>
                <w:szCs w:val="20"/>
              </w:rPr>
              <w:t>travelingOutside</w:t>
            </w:r>
            <w:r w:rsidRPr="5AD8E5F2" w:rsidR="5AD54055">
              <w:rPr>
                <w:rFonts w:ascii="Calibri" w:hAnsi="Calibri" w:eastAsia="Calibri" w:cs="Calibri"/>
                <w:sz w:val="20"/>
                <w:szCs w:val="20"/>
              </w:rPr>
              <w:t>C</w:t>
            </w:r>
            <w:r w:rsidRPr="5AD8E5F2">
              <w:rPr>
                <w:rFonts w:ascii="Calibri" w:hAnsi="Calibri" w:eastAsia="Calibri" w:cs="Calibri"/>
                <w:sz w:val="20"/>
                <w:szCs w:val="20"/>
              </w:rPr>
              <w:t>ommunityForExtendedPeriod</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29C164FE" w14:textId="09007B35">
            <w:pPr>
              <w:rPr>
                <w:rFonts w:ascii="Calibri" w:hAnsi="Calibri" w:eastAsia="Calibri" w:cs="Calibri"/>
                <w:sz w:val="20"/>
                <w:szCs w:val="20"/>
              </w:rPr>
            </w:pPr>
            <w:r w:rsidRPr="5AD8E5F2">
              <w:rPr>
                <w:rFonts w:ascii="Calibri" w:hAnsi="Calibri" w:eastAsia="Calibri" w:cs="Calibri"/>
                <w:sz w:val="20"/>
                <w:szCs w:val="20"/>
              </w:rPr>
              <w:t>Boolean</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772B5F" w:rsidRDefault="1563826A" w14:paraId="23B597D0" w14:textId="6EC923BA">
            <w:pPr>
              <w:rPr>
                <w:rFonts w:ascii="Calibri" w:hAnsi="Calibri" w:eastAsia="Calibri" w:cs="Calibri"/>
                <w:sz w:val="20"/>
                <w:szCs w:val="20"/>
              </w:rPr>
            </w:pPr>
            <w:r w:rsidRPr="5AD8E5F2">
              <w:rPr>
                <w:rFonts w:ascii="Calibri" w:hAnsi="Calibri" w:eastAsia="Calibri" w:cs="Calibri"/>
                <w:sz w:val="20"/>
                <w:szCs w:val="20"/>
              </w:rPr>
              <w:t>No</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474BA8" w:rsidRDefault="1563826A" w14:paraId="176B5F0D" w14:textId="6FD406C3">
            <w:pPr>
              <w:rPr>
                <w:rFonts w:ascii="Calibri" w:hAnsi="Calibri" w:eastAsia="Calibri" w:cs="Calibri"/>
                <w:sz w:val="20"/>
                <w:szCs w:val="20"/>
              </w:rPr>
            </w:pPr>
            <w:r w:rsidRPr="5AD8E5F2">
              <w:rPr>
                <w:rFonts w:ascii="Calibri" w:hAnsi="Calibri" w:eastAsia="Calibri" w:cs="Calibri"/>
                <w:sz w:val="20"/>
                <w:szCs w:val="20"/>
              </w:rPr>
              <w:t xml:space="preserve">Live or travel outside of their community to get necessary medical care for themselves or a dependent because they could not get that care in their community? OR Take leave from work, school, a training program, or community service to coordinate a </w:t>
            </w:r>
            <w:r w:rsidRPr="5AD8E5F2">
              <w:rPr>
                <w:rFonts w:ascii="Calibri" w:hAnsi="Calibri" w:eastAsia="Calibri" w:cs="Calibri"/>
                <w:sz w:val="20"/>
                <w:szCs w:val="20"/>
              </w:rPr>
              <w:lastRenderedPageBreak/>
              <w:t>dependent’s travel for necessary care in the same month that the care was received, even if they did not travel with the dependent.</w:t>
            </w:r>
          </w:p>
        </w:tc>
      </w:tr>
      <w:tr w:rsidRPr="005424B9" w:rsidR="00772B5F" w:rsidTr="000466DC" w14:paraId="7B98C23D"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3C01E667" w14:textId="79DA0CC2">
            <w:pPr>
              <w:rPr>
                <w:rFonts w:ascii="Calibri" w:hAnsi="Calibri" w:eastAsia="Calibri" w:cs="Calibri"/>
                <w:sz w:val="20"/>
                <w:szCs w:val="20"/>
              </w:rPr>
            </w:pPr>
            <w:r w:rsidRPr="5AD8E5F2">
              <w:rPr>
                <w:rFonts w:ascii="Calibri" w:hAnsi="Calibri" w:eastAsia="Calibri" w:cs="Calibri"/>
                <w:sz w:val="20"/>
                <w:szCs w:val="20"/>
              </w:rPr>
              <w:lastRenderedPageBreak/>
              <w:t>effectiveBeginDate</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51F6EEE5" w14:textId="6C470191">
            <w:pPr>
              <w:rPr>
                <w:rFonts w:ascii="Calibri" w:hAnsi="Calibri" w:eastAsia="Calibri" w:cs="Calibri"/>
                <w:sz w:val="20"/>
                <w:szCs w:val="20"/>
              </w:rPr>
            </w:pPr>
            <w:r w:rsidRPr="5AD8E5F2">
              <w:rPr>
                <w:rFonts w:ascii="Calibri" w:hAnsi="Calibri" w:eastAsia="Calibri" w:cs="Calibri"/>
                <w:sz w:val="20"/>
                <w:szCs w:val="20"/>
              </w:rPr>
              <w:t>Date</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3B7EA075" w14:textId="74EB0C6D">
            <w:pPr>
              <w:rPr>
                <w:rFonts w:ascii="Calibri" w:hAnsi="Calibri" w:eastAsia="Calibri" w:cs="Calibri"/>
                <w:sz w:val="20"/>
                <w:szCs w:val="20"/>
              </w:rPr>
            </w:pPr>
            <w:r w:rsidRPr="5AD8E5F2">
              <w:rPr>
                <w:rFonts w:ascii="Calibri" w:hAnsi="Calibri" w:eastAsia="Calibri" w:cs="Calibri"/>
                <w:sz w:val="20"/>
                <w:szCs w:val="20"/>
              </w:rPr>
              <w:t>Yes</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772B5F" w:rsidP="00474BA8" w:rsidRDefault="00981562" w14:paraId="0DB410AC" w14:textId="1748AF2D">
            <w:pPr>
              <w:rPr>
                <w:rFonts w:ascii="Calibri" w:hAnsi="Calibri" w:eastAsia="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Pr="005424B9" w:rsidR="00772B5F" w:rsidTr="000466DC" w14:paraId="575A1BDD"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1B37B57C" w14:textId="421D2D11">
            <w:pPr>
              <w:rPr>
                <w:rFonts w:ascii="Calibri" w:hAnsi="Calibri" w:eastAsia="Calibri" w:cs="Calibri"/>
                <w:sz w:val="20"/>
                <w:szCs w:val="20"/>
              </w:rPr>
            </w:pPr>
            <w:r w:rsidRPr="5AD8E5F2">
              <w:rPr>
                <w:rFonts w:ascii="Calibri" w:hAnsi="Calibri" w:eastAsia="Calibri" w:cs="Calibri"/>
                <w:sz w:val="20"/>
                <w:szCs w:val="20"/>
              </w:rPr>
              <w:t>effectiveEndDate</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089DA070" w14:textId="2D08F9AC">
            <w:pPr>
              <w:rPr>
                <w:rFonts w:ascii="Calibri" w:hAnsi="Calibri" w:eastAsia="Calibri" w:cs="Calibri"/>
                <w:sz w:val="20"/>
                <w:szCs w:val="20"/>
              </w:rPr>
            </w:pPr>
            <w:r w:rsidRPr="5AD8E5F2">
              <w:rPr>
                <w:rFonts w:ascii="Calibri" w:hAnsi="Calibri" w:eastAsia="Calibri" w:cs="Calibri"/>
                <w:sz w:val="20"/>
                <w:szCs w:val="20"/>
              </w:rPr>
              <w:t>Date</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6CA1662B" w14:textId="44EC3BC9">
            <w:pPr>
              <w:rPr>
                <w:rFonts w:ascii="Calibri" w:hAnsi="Calibri" w:eastAsia="Calibri" w:cs="Calibri"/>
                <w:sz w:val="20"/>
                <w:szCs w:val="20"/>
              </w:rPr>
            </w:pPr>
            <w:r w:rsidRPr="5AD8E5F2">
              <w:rPr>
                <w:rFonts w:ascii="Calibri" w:hAnsi="Calibri" w:eastAsia="Calibri" w:cs="Calibri"/>
                <w:sz w:val="20"/>
                <w:szCs w:val="20"/>
              </w:rPr>
              <w:t>No</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772B5F" w:rsidP="00474BA8" w:rsidRDefault="00056C71" w14:paraId="1E51C9E4" w14:textId="5A7505A5">
            <w:pPr>
              <w:rPr>
                <w:rFonts w:ascii="Calibri" w:hAnsi="Calibri" w:eastAsia="Calibri" w:cs="Calibri"/>
                <w:sz w:val="20"/>
                <w:szCs w:val="20"/>
              </w:rPr>
            </w:pPr>
            <w:r w:rsidRPr="0012190D">
              <w:rPr>
                <w:rFonts w:ascii="Calibri" w:hAnsi="Calibri" w:cs="Calibri"/>
                <w:sz w:val="20"/>
                <w:szCs w:val="20"/>
              </w:rPr>
              <w:t xml:space="preserve">Date on which the </w:t>
            </w:r>
            <w:r>
              <w:rPr>
                <w:rFonts w:ascii="Calibri" w:hAnsi="Calibri" w:cs="Calibri"/>
                <w:sz w:val="20"/>
                <w:szCs w:val="20"/>
              </w:rPr>
              <w:t>medically-related travel activity record</w:t>
            </w:r>
            <w:r w:rsidRPr="0012190D">
              <w:rPr>
                <w:rFonts w:ascii="Calibri" w:hAnsi="Calibri" w:cs="Calibri"/>
                <w:sz w:val="20"/>
                <w:szCs w:val="20"/>
              </w:rPr>
              <w:t xml:space="preserve"> ceased to be effective in the source system (VaCMS). Null indicates the record remains active.</w:t>
            </w:r>
            <w:r>
              <w:rPr>
                <w:rFonts w:ascii="Calibri" w:hAnsi="Calibri" w:eastAsia="Aptos Narrow" w:cs="Calibri"/>
                <w:color w:val="242424"/>
                <w:szCs w:val="20"/>
              </w:rPr>
              <w:t xml:space="preserve"> </w:t>
            </w:r>
          </w:p>
        </w:tc>
      </w:tr>
      <w:tr w:rsidRPr="005424B9" w:rsidR="00772B5F" w:rsidTr="5AD8E5F2" w14:paraId="7E838075"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2978B22A" w14:textId="71743D55">
            <w:pPr>
              <w:rPr>
                <w:rFonts w:ascii="Calibri" w:hAnsi="Calibri" w:eastAsia="Calibri" w:cs="Calibri"/>
                <w:sz w:val="20"/>
                <w:szCs w:val="20"/>
              </w:rPr>
            </w:pPr>
            <w:r w:rsidRPr="5AD8E5F2">
              <w:rPr>
                <w:rFonts w:ascii="Calibri" w:hAnsi="Calibri" w:eastAsia="Calibri" w:cs="Calibri"/>
                <w:sz w:val="20"/>
                <w:szCs w:val="20"/>
              </w:rPr>
              <w:t>verificationSource</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6366A542" w14:textId="07D0E34E">
            <w:pPr>
              <w:rPr>
                <w:rFonts w:ascii="Calibri" w:hAnsi="Calibri" w:eastAsia="Calibri" w:cs="Calibri"/>
                <w:sz w:val="20"/>
                <w:szCs w:val="20"/>
              </w:rPr>
            </w:pPr>
            <w:r w:rsidRPr="5AD8E5F2">
              <w:rPr>
                <w:rFonts w:ascii="Calibri" w:hAnsi="Calibri" w:eastAsia="Calibri" w:cs="Calibri"/>
                <w:sz w:val="20"/>
                <w:szCs w:val="20"/>
              </w:rPr>
              <w:t>String</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54BCDBF4" w14:textId="542D5A66">
            <w:pPr>
              <w:rPr>
                <w:rFonts w:ascii="Calibri" w:hAnsi="Calibri" w:eastAsia="Calibri" w:cs="Calibri"/>
                <w:sz w:val="20"/>
                <w:szCs w:val="20"/>
              </w:rPr>
            </w:pPr>
            <w:r w:rsidRPr="5AD8E5F2">
              <w:rPr>
                <w:rFonts w:ascii="Calibri" w:hAnsi="Calibri" w:eastAsia="Calibri" w:cs="Calibri"/>
                <w:sz w:val="20"/>
                <w:szCs w:val="20"/>
              </w:rPr>
              <w:t>No</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772B5F" w:rsidP="00474BA8" w:rsidRDefault="76B82194" w14:paraId="1D81D3FE" w14:textId="3437821E">
            <w:pPr>
              <w:rPr>
                <w:rFonts w:ascii="Calibri" w:hAnsi="Calibri" w:eastAsia="Calibri" w:cs="Calibri"/>
                <w:sz w:val="20"/>
                <w:szCs w:val="20"/>
              </w:rPr>
            </w:pPr>
            <w:r w:rsidRPr="5AD8E5F2">
              <w:rPr>
                <w:rFonts w:ascii="Calibri" w:hAnsi="Calibri" w:cs="Calibri"/>
                <w:color w:val="000000" w:themeColor="text1"/>
                <w:sz w:val="20"/>
                <w:szCs w:val="20"/>
              </w:rPr>
              <w:t>Verification source captured in VaCMS</w:t>
            </w:r>
          </w:p>
        </w:tc>
      </w:tr>
      <w:tr w:rsidRPr="005424B9" w:rsidR="00772B5F" w:rsidTr="5AD8E5F2" w14:paraId="3BAD17C5"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42B23034" w14:textId="4EFEB184">
            <w:pPr>
              <w:rPr>
                <w:rFonts w:ascii="Calibri" w:hAnsi="Calibri" w:eastAsia="Calibri" w:cs="Calibri"/>
                <w:sz w:val="20"/>
                <w:szCs w:val="20"/>
              </w:rPr>
            </w:pPr>
            <w:r w:rsidRPr="5AD8E5F2">
              <w:rPr>
                <w:rFonts w:ascii="Calibri" w:hAnsi="Calibri" w:eastAsia="Calibri" w:cs="Calibri"/>
                <w:sz w:val="20"/>
                <w:szCs w:val="20"/>
              </w:rPr>
              <w:t>verificationDate</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7045D6D2" w14:textId="4A61054E">
            <w:pPr>
              <w:rPr>
                <w:rFonts w:ascii="Calibri" w:hAnsi="Calibri" w:eastAsia="Calibri" w:cs="Calibri"/>
                <w:sz w:val="20"/>
                <w:szCs w:val="20"/>
              </w:rPr>
            </w:pPr>
            <w:r w:rsidRPr="5AD8E5F2">
              <w:rPr>
                <w:rFonts w:ascii="Calibri" w:hAnsi="Calibri" w:eastAsia="Calibri" w:cs="Calibri"/>
                <w:sz w:val="20"/>
                <w:szCs w:val="20"/>
              </w:rPr>
              <w:t>Date</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16919BA1" w14:textId="4D88C308">
            <w:pPr>
              <w:rPr>
                <w:rFonts w:ascii="Calibri" w:hAnsi="Calibri" w:eastAsia="Calibri" w:cs="Calibri"/>
                <w:sz w:val="20"/>
                <w:szCs w:val="20"/>
              </w:rPr>
            </w:pPr>
            <w:r w:rsidRPr="5AD8E5F2">
              <w:rPr>
                <w:rFonts w:ascii="Calibri" w:hAnsi="Calibri" w:eastAsia="Calibri" w:cs="Calibri"/>
                <w:sz w:val="20"/>
                <w:szCs w:val="20"/>
              </w:rPr>
              <w:t>No</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772B5F" w:rsidP="00474BA8" w:rsidRDefault="76B82194" w14:paraId="78EE2C0E" w14:textId="75D97ABF">
            <w:pPr>
              <w:rPr>
                <w:rFonts w:ascii="Calibri" w:hAnsi="Calibri" w:eastAsia="Calibri" w:cs="Calibri"/>
                <w:sz w:val="20"/>
                <w:szCs w:val="20"/>
              </w:rPr>
            </w:pPr>
            <w:r w:rsidRPr="5AD8E5F2">
              <w:rPr>
                <w:rFonts w:ascii="Calibri" w:hAnsi="Calibri" w:cs="Calibri"/>
                <w:color w:val="000000" w:themeColor="text1"/>
                <w:sz w:val="20"/>
                <w:szCs w:val="20"/>
              </w:rPr>
              <w:t>Verification date in the format “YYYY-MM-DD”</w:t>
            </w:r>
          </w:p>
        </w:tc>
      </w:tr>
      <w:tr w:rsidRPr="005424B9" w:rsidR="00772B5F" w:rsidTr="000466DC" w14:paraId="122D0AE3" w14:textId="77777777">
        <w:trPr>
          <w:trHeight w:val="761"/>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28152778" w14:textId="1D955C1B">
            <w:pPr>
              <w:rPr>
                <w:rFonts w:ascii="Calibri" w:hAnsi="Calibri" w:eastAsia="Calibri" w:cs="Calibri"/>
                <w:sz w:val="20"/>
                <w:szCs w:val="20"/>
              </w:rPr>
            </w:pPr>
            <w:r w:rsidRPr="5AD8E5F2">
              <w:rPr>
                <w:rFonts w:ascii="Calibri" w:hAnsi="Calibri" w:eastAsia="Calibri" w:cs="Calibri"/>
                <w:sz w:val="20"/>
                <w:szCs w:val="20"/>
              </w:rPr>
              <w:t>careReceivedDetails</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1563826A" w14:paraId="79206B21" w14:textId="36FB86C2">
            <w:pPr>
              <w:rPr>
                <w:rFonts w:ascii="Calibri" w:hAnsi="Calibri" w:eastAsia="Calibri" w:cs="Calibri"/>
                <w:sz w:val="20"/>
                <w:szCs w:val="20"/>
              </w:rPr>
            </w:pPr>
            <w:r w:rsidRPr="5AD8E5F2">
              <w:rPr>
                <w:rFonts w:ascii="Calibri" w:hAnsi="Calibri" w:eastAsia="Calibri" w:cs="Calibri"/>
                <w:sz w:val="20"/>
                <w:szCs w:val="20"/>
              </w:rPr>
              <w:t>Array&lt;CareRece</w:t>
            </w:r>
            <w:r w:rsidRPr="5AD8E5F2" w:rsidR="5B33A58A">
              <w:rPr>
                <w:rFonts w:ascii="Calibri" w:hAnsi="Calibri" w:eastAsia="Calibri" w:cs="Calibri"/>
                <w:sz w:val="20"/>
                <w:szCs w:val="20"/>
              </w:rPr>
              <w:t>i</w:t>
            </w:r>
            <w:r w:rsidRPr="5AD8E5F2">
              <w:rPr>
                <w:rFonts w:ascii="Calibri" w:hAnsi="Calibri" w:eastAsia="Calibri" w:cs="Calibri"/>
                <w:sz w:val="20"/>
                <w:szCs w:val="20"/>
              </w:rPr>
              <w:t>vedDetailsDTO&gt;</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6E898016" w14:textId="424A24C6">
            <w:pPr>
              <w:rPr>
                <w:rFonts w:ascii="Calibri" w:hAnsi="Calibri" w:eastAsia="Calibri" w:cs="Calibri"/>
                <w:sz w:val="20"/>
                <w:szCs w:val="20"/>
              </w:rPr>
            </w:pPr>
            <w:r w:rsidRPr="5AD8E5F2">
              <w:rPr>
                <w:rFonts w:ascii="Calibri" w:hAnsi="Calibri" w:eastAsia="Calibri" w:cs="Calibri"/>
                <w:sz w:val="20"/>
                <w:szCs w:val="20"/>
              </w:rPr>
              <w:t>No</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474BA8" w:rsidRDefault="76B82194" w14:paraId="24BC6383" w14:textId="4C2994F4">
            <w:pPr>
              <w:rPr>
                <w:rFonts w:ascii="Calibri" w:hAnsi="Calibri" w:eastAsia="Calibri" w:cs="Calibri"/>
                <w:sz w:val="20"/>
                <w:szCs w:val="20"/>
              </w:rPr>
            </w:pPr>
            <w:r w:rsidRPr="5AD8E5F2">
              <w:rPr>
                <w:rFonts w:ascii="Calibri" w:hAnsi="Calibri" w:eastAsia="Cambria" w:cs="Calibri"/>
                <w:color w:val="000000" w:themeColor="text1"/>
                <w:sz w:val="20"/>
                <w:szCs w:val="20"/>
              </w:rPr>
              <w:t>Details of the caregiver</w:t>
            </w:r>
          </w:p>
        </w:tc>
      </w:tr>
      <w:tr w:rsidRPr="005424B9" w:rsidR="00772B5F" w:rsidTr="5AD8E5F2" w14:paraId="35081CCD"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00056C71" w14:paraId="241C5972" w14:textId="74BCEF4E">
            <w:pPr>
              <w:rPr>
                <w:rFonts w:ascii="Calibri" w:hAnsi="Calibri" w:eastAsia="Calibri" w:cs="Calibri"/>
                <w:sz w:val="20"/>
                <w:szCs w:val="20"/>
              </w:rPr>
            </w:pPr>
            <w:r w:rsidRPr="44BE5DE9">
              <w:rPr>
                <w:rFonts w:ascii="Calibri" w:hAnsi="Calibri" w:eastAsia="Calibri" w:cs="Calibri"/>
                <w:sz w:val="20"/>
                <w:szCs w:val="20"/>
              </w:rPr>
              <w:t>source</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0B1DCFE9" w14:textId="35410A37">
            <w:pPr>
              <w:rPr>
                <w:rFonts w:ascii="Calibri" w:hAnsi="Calibri" w:eastAsia="Calibri" w:cs="Calibri"/>
                <w:sz w:val="20"/>
                <w:szCs w:val="20"/>
              </w:rPr>
            </w:pPr>
            <w:r w:rsidRPr="5AD8E5F2">
              <w:rPr>
                <w:rFonts w:ascii="Calibri" w:hAnsi="Calibri" w:eastAsia="Calibri" w:cs="Calibri"/>
                <w:sz w:val="20"/>
                <w:szCs w:val="20"/>
              </w:rPr>
              <w:t>String</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54716F22" w14:paraId="4EDB547B" w14:textId="3E68AF3D">
            <w:pPr>
              <w:rPr>
                <w:rFonts w:ascii="Calibri" w:hAnsi="Calibri" w:eastAsia="Calibri" w:cs="Calibri"/>
                <w:sz w:val="20"/>
                <w:szCs w:val="20"/>
              </w:rPr>
            </w:pPr>
            <w:r w:rsidRPr="5AD8E5F2">
              <w:rPr>
                <w:rFonts w:ascii="Calibri" w:hAnsi="Calibri" w:eastAsia="Calibri" w:cs="Calibri"/>
                <w:sz w:val="20"/>
                <w:szCs w:val="20"/>
              </w:rPr>
              <w:t>Yes</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772B5F" w:rsidP="00474BA8" w:rsidRDefault="009A4D09" w14:paraId="050169AA" w14:textId="69738838">
            <w:pPr>
              <w:rPr>
                <w:rFonts w:ascii="Calibri" w:hAnsi="Calibri" w:eastAsia="Cambria" w:cs="Calibri"/>
                <w:color w:val="000000" w:themeColor="text1"/>
                <w:sz w:val="20"/>
                <w:szCs w:val="20"/>
              </w:rPr>
            </w:pPr>
            <w:r>
              <w:rPr>
                <w:rFonts w:ascii="Calibri" w:hAnsi="Calibri" w:eastAsia="Cambria" w:cs="Calibri"/>
                <w:color w:val="000000" w:themeColor="text1"/>
                <w:sz w:val="20"/>
                <w:szCs w:val="20"/>
              </w:rPr>
              <w:t>S</w:t>
            </w:r>
            <w:r w:rsidRPr="00A86453" w:rsidR="682F3D5F">
              <w:rPr>
                <w:rFonts w:ascii="Calibri" w:hAnsi="Calibri" w:eastAsia="Cambria" w:cs="Calibri"/>
                <w:color w:val="000000" w:themeColor="text1"/>
                <w:sz w:val="20"/>
                <w:szCs w:val="20"/>
              </w:rPr>
              <w:t>ource System: The system that MWRP received this data from (could be "MWRP" if the data was uploaded to MWRP).</w:t>
            </w:r>
          </w:p>
        </w:tc>
      </w:tr>
      <w:tr w:rsidRPr="005424B9" w:rsidR="00772B5F" w:rsidTr="000466DC" w14:paraId="13764DF1"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1C091888" w14:textId="7EFA1AC9">
            <w:pPr>
              <w:rPr>
                <w:rFonts w:ascii="Calibri" w:hAnsi="Calibri" w:eastAsia="Calibri" w:cs="Calibri"/>
                <w:sz w:val="20"/>
                <w:szCs w:val="20"/>
              </w:rPr>
            </w:pPr>
            <w:r w:rsidRPr="5AD8E5F2">
              <w:rPr>
                <w:rFonts w:ascii="Calibri" w:hAnsi="Calibri" w:eastAsia="Calibri" w:cs="Calibri"/>
                <w:sz w:val="20"/>
                <w:szCs w:val="20"/>
              </w:rPr>
              <w:t>vaCMSSequenceNum</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77B5FBC8" w14:textId="6717B33A">
            <w:pPr>
              <w:rPr>
                <w:rFonts w:ascii="Calibri" w:hAnsi="Calibri" w:eastAsia="Calibri" w:cs="Calibri"/>
                <w:sz w:val="20"/>
                <w:szCs w:val="20"/>
              </w:rPr>
            </w:pPr>
            <w:r w:rsidRPr="5AD8E5F2">
              <w:rPr>
                <w:rFonts w:ascii="Calibri" w:hAnsi="Calibri" w:eastAsia="Calibri" w:cs="Calibri"/>
                <w:sz w:val="20"/>
                <w:szCs w:val="20"/>
              </w:rPr>
              <w:t>String</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1CE0D93A" w14:textId="6D1A095E">
            <w:pPr>
              <w:rPr>
                <w:rFonts w:ascii="Calibri" w:hAnsi="Calibri" w:eastAsia="Calibri" w:cs="Calibri"/>
                <w:sz w:val="20"/>
                <w:szCs w:val="20"/>
              </w:rPr>
            </w:pPr>
            <w:r w:rsidRPr="5AD8E5F2">
              <w:rPr>
                <w:rFonts w:ascii="Calibri" w:hAnsi="Calibri" w:eastAsia="Calibri" w:cs="Calibri"/>
                <w:sz w:val="20"/>
                <w:szCs w:val="20"/>
              </w:rPr>
              <w:t xml:space="preserve"> </w:t>
            </w:r>
            <w:r w:rsidRPr="5AD8E5F2" w:rsidR="74427BEC">
              <w:rPr>
                <w:rFonts w:ascii="Calibri" w:hAnsi="Calibri" w:eastAsia="Calibri" w:cs="Calibri"/>
                <w:sz w:val="20"/>
                <w:szCs w:val="20"/>
              </w:rPr>
              <w:t xml:space="preserve">Yes </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772B5F" w:rsidP="00474BA8" w:rsidRDefault="00056C71" w14:paraId="2E76A477" w14:textId="03C82D75">
            <w:pPr>
              <w:rPr>
                <w:rFonts w:ascii="Calibri" w:hAnsi="Calibri" w:eastAsia="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5424B9" w:rsidR="00772B5F" w:rsidTr="5AD8E5F2" w14:paraId="449B0D2E" w14:textId="77777777">
        <w:trPr>
          <w:trHeight w:val="315"/>
        </w:trPr>
        <w:tc>
          <w:tcPr>
            <w:tcW w:w="1200"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2634D193" w14:textId="0E76A967">
            <w:pPr>
              <w:rPr>
                <w:rFonts w:ascii="Calibri" w:hAnsi="Calibri" w:eastAsia="Calibri" w:cs="Calibri"/>
                <w:sz w:val="20"/>
                <w:szCs w:val="20"/>
              </w:rPr>
            </w:pPr>
            <w:r w:rsidRPr="5AD8E5F2">
              <w:rPr>
                <w:rFonts w:ascii="Calibri" w:hAnsi="Calibri" w:eastAsia="Calibri" w:cs="Calibri"/>
                <w:sz w:val="20"/>
                <w:szCs w:val="20"/>
              </w:rPr>
              <w:t>updateSw</w:t>
            </w:r>
          </w:p>
        </w:tc>
        <w:tc>
          <w:tcPr>
            <w:tcW w:w="626"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6B82194" w14:paraId="2829DA88" w14:textId="2ED59C98">
            <w:pPr>
              <w:rPr>
                <w:rFonts w:ascii="Calibri" w:hAnsi="Calibri" w:eastAsia="Calibri" w:cs="Calibri"/>
                <w:sz w:val="20"/>
                <w:szCs w:val="20"/>
              </w:rPr>
            </w:pPr>
            <w:r w:rsidRPr="5AD8E5F2">
              <w:rPr>
                <w:rFonts w:ascii="Calibri" w:hAnsi="Calibri" w:eastAsia="Calibri" w:cs="Calibri"/>
                <w:sz w:val="20"/>
                <w:szCs w:val="20"/>
              </w:rPr>
              <w:t>String</w:t>
            </w:r>
          </w:p>
        </w:tc>
        <w:tc>
          <w:tcPr>
            <w:tcW w:w="72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772B5F" w:rsidRDefault="74427BEC" w14:paraId="0F2B33E2" w14:textId="4950498F">
            <w:pPr>
              <w:rPr>
                <w:rFonts w:ascii="Calibri" w:hAnsi="Calibri" w:eastAsia="Calibri" w:cs="Calibri"/>
                <w:sz w:val="20"/>
                <w:szCs w:val="20"/>
              </w:rPr>
            </w:pPr>
            <w:r w:rsidRPr="5AD8E5F2">
              <w:rPr>
                <w:rFonts w:ascii="Calibri" w:hAnsi="Calibri" w:eastAsia="Calibri" w:cs="Calibri"/>
                <w:sz w:val="20"/>
                <w:szCs w:val="20"/>
              </w:rPr>
              <w:t>No</w:t>
            </w:r>
          </w:p>
        </w:tc>
        <w:tc>
          <w:tcPr>
            <w:tcW w:w="2452" w:type="pct"/>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772B5F" w:rsidP="00474BA8" w:rsidRDefault="76B82194" w14:paraId="5783BBE9" w14:textId="244CA26F">
            <w:pPr>
              <w:rPr>
                <w:rFonts w:ascii="Calibri" w:hAnsi="Calibri" w:eastAsia="Calibri" w:cs="Calibri"/>
                <w:sz w:val="20"/>
                <w:szCs w:val="20"/>
              </w:rPr>
            </w:pPr>
            <w:r w:rsidRPr="5AD8E5F2">
              <w:rPr>
                <w:rFonts w:ascii="Calibri" w:hAnsi="Calibri" w:eastAsia="Cambria" w:cs="Calibri"/>
                <w:color w:val="000000" w:themeColor="text1"/>
                <w:sz w:val="20"/>
                <w:szCs w:val="20"/>
              </w:rPr>
              <w:t>If the record is updated in MWRP system</w:t>
            </w:r>
          </w:p>
        </w:tc>
      </w:tr>
    </w:tbl>
    <w:p w:rsidRPr="005424B9" w:rsidR="00EF475A" w:rsidP="00605064" w:rsidRDefault="40415C96" w14:paraId="727D67C2" w14:textId="7FF6D0CD">
      <w:pPr>
        <w:spacing w:after="200"/>
        <w:ind w:right="162"/>
        <w:textAlignment w:val="baseline"/>
        <w:rPr>
          <w:rFonts w:ascii="Calibri" w:hAnsi="Calibri" w:eastAsia="Calibri" w:cs="Calibri"/>
          <w:sz w:val="20"/>
          <w:szCs w:val="20"/>
        </w:rPr>
      </w:pPr>
      <w:r w:rsidRPr="5AD8E5F2">
        <w:rPr>
          <w:rFonts w:ascii="Calibri" w:hAnsi="Calibri" w:eastAsia="Calibri" w:cs="Calibri"/>
          <w:sz w:val="20"/>
          <w:szCs w:val="20"/>
        </w:rPr>
        <w:t xml:space="preserve"> </w:t>
      </w:r>
    </w:p>
    <w:p w:rsidRPr="005424B9" w:rsidR="00EF475A" w:rsidP="00605064" w:rsidRDefault="40415C96" w14:paraId="072A9E0D" w14:textId="1EEEE5D6">
      <w:pPr>
        <w:spacing w:before="20" w:after="120"/>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 xml:space="preserve">SubstanceUseDisorderTreatmentDTO: </w:t>
      </w:r>
    </w:p>
    <w:tbl>
      <w:tblPr>
        <w:tblW w:w="0" w:type="auto"/>
        <w:tblInd w:w="-10" w:type="dxa"/>
        <w:tblLook w:val="01E0" w:firstRow="1" w:lastRow="1" w:firstColumn="1" w:lastColumn="1" w:noHBand="0" w:noVBand="0"/>
      </w:tblPr>
      <w:tblGrid>
        <w:gridCol w:w="2713"/>
        <w:gridCol w:w="2572"/>
        <w:gridCol w:w="1213"/>
        <w:gridCol w:w="2852"/>
      </w:tblGrid>
      <w:tr w:rsidRPr="005424B9" w:rsidR="09C1947A" w:rsidTr="5AD8E5F2" w14:paraId="07098758" w14:textId="77777777">
        <w:trPr>
          <w:trHeight w:val="300"/>
        </w:trPr>
        <w:tc>
          <w:tcPr>
            <w:tcW w:w="1958"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34368874" w14:textId="13C64F26">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264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25D79FF4" w14:textId="3BECD13D">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338"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3DE82C58" w14:textId="50DB1B37">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3414"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56CAB376" w14:textId="07CB3321">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9C1947A" w:rsidTr="5AD8E5F2" w14:paraId="5AE3DCC8" w14:textId="77777777">
        <w:trPr>
          <w:trHeight w:val="6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C17F82" w:rsidRDefault="1563826A" w14:paraId="66901A3E" w14:textId="4F3A9312">
            <w:pPr>
              <w:rPr>
                <w:rFonts w:ascii="Calibri" w:hAnsi="Calibri" w:eastAsia="Calibri" w:cs="Calibri"/>
                <w:sz w:val="20"/>
                <w:szCs w:val="20"/>
              </w:rPr>
            </w:pPr>
            <w:r w:rsidRPr="5AD8E5F2">
              <w:rPr>
                <w:rFonts w:ascii="Calibri" w:hAnsi="Calibri" w:eastAsia="Calibri" w:cs="Calibri"/>
                <w:sz w:val="20"/>
                <w:szCs w:val="20"/>
              </w:rPr>
              <w:t>substanceUseDisorderTreatment</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C17F82" w:rsidRDefault="1563826A" w14:paraId="7090C0FC" w14:textId="5ED33D89">
            <w:pPr>
              <w:rPr>
                <w:rFonts w:ascii="Calibri" w:hAnsi="Calibri" w:eastAsia="Calibri" w:cs="Calibri"/>
                <w:sz w:val="20"/>
                <w:szCs w:val="20"/>
              </w:rPr>
            </w:pPr>
            <w:r w:rsidRPr="5AD8E5F2">
              <w:rPr>
                <w:rFonts w:ascii="Calibri" w:hAnsi="Calibri" w:eastAsia="Calibri" w:cs="Calibri"/>
                <w:sz w:val="20"/>
                <w:szCs w:val="20"/>
              </w:rPr>
              <w:t>Boolean</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C17F82" w:rsidRDefault="1563826A" w14:paraId="18C72771" w14:textId="373EA985">
            <w:pPr>
              <w:rPr>
                <w:rFonts w:ascii="Calibri" w:hAnsi="Calibri" w:eastAsia="Calibri" w:cs="Calibri"/>
                <w:sz w:val="20"/>
                <w:szCs w:val="20"/>
              </w:rPr>
            </w:pPr>
            <w:r w:rsidRPr="5AD8E5F2">
              <w:rPr>
                <w:rFonts w:ascii="Calibri" w:hAnsi="Calibri" w:eastAsia="Calibri" w:cs="Calibri"/>
                <w:sz w:val="20"/>
                <w:szCs w:val="20"/>
              </w:rPr>
              <w:t>No</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C17F82" w:rsidRDefault="008A7FDE" w14:paraId="121B2C72" w14:textId="583AC83B">
            <w:pPr>
              <w:rPr>
                <w:rFonts w:ascii="Calibri" w:hAnsi="Calibri" w:eastAsia="Calibri" w:cs="Calibri"/>
                <w:sz w:val="20"/>
                <w:szCs w:val="20"/>
              </w:rPr>
            </w:pPr>
            <w:r w:rsidRPr="008A7FDE">
              <w:rPr>
                <w:rFonts w:ascii="Calibri" w:hAnsi="Calibri" w:eastAsia="Calibri" w:cs="Calibri"/>
                <w:sz w:val="20"/>
                <w:szCs w:val="20"/>
              </w:rPr>
              <w:t>Is an adult in your household receiving treatment for a drug or alcohol use disorder?</w:t>
            </w:r>
          </w:p>
        </w:tc>
      </w:tr>
      <w:tr w:rsidRPr="005424B9" w:rsidR="00EB70FC" w:rsidTr="009637D3" w14:paraId="2003BD02"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6AC2787E" w14:textId="5A059852">
            <w:pPr>
              <w:rPr>
                <w:rFonts w:ascii="Calibri" w:hAnsi="Calibri" w:eastAsia="Calibri" w:cs="Calibri"/>
                <w:sz w:val="20"/>
                <w:szCs w:val="20"/>
              </w:rPr>
            </w:pPr>
            <w:r w:rsidRPr="5AD8E5F2">
              <w:rPr>
                <w:rFonts w:ascii="Calibri" w:hAnsi="Calibri" w:eastAsia="Calibri" w:cs="Calibri"/>
                <w:sz w:val="20"/>
                <w:szCs w:val="20"/>
              </w:rPr>
              <w:t>effectiveBeginDate</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14A0933F" w14:textId="4E99C054">
            <w:pPr>
              <w:rPr>
                <w:rFonts w:ascii="Calibri" w:hAnsi="Calibri" w:eastAsia="Calibri" w:cs="Calibri"/>
                <w:sz w:val="20"/>
                <w:szCs w:val="20"/>
              </w:rPr>
            </w:pPr>
            <w:r w:rsidRPr="5AD8E5F2">
              <w:rPr>
                <w:rFonts w:ascii="Calibri" w:hAnsi="Calibri" w:eastAsia="Calibri" w:cs="Calibri"/>
                <w:sz w:val="20"/>
                <w:szCs w:val="20"/>
              </w:rPr>
              <w:t>Date</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7086CAD5" w14:textId="0C43C9E9">
            <w:pPr>
              <w:rPr>
                <w:rFonts w:ascii="Calibri" w:hAnsi="Calibri" w:eastAsia="Calibri" w:cs="Calibri"/>
                <w:sz w:val="20"/>
                <w:szCs w:val="20"/>
              </w:rPr>
            </w:pPr>
            <w:r w:rsidRPr="5AD8E5F2">
              <w:rPr>
                <w:rFonts w:ascii="Calibri" w:hAnsi="Calibri" w:eastAsia="Calibri" w:cs="Calibri"/>
                <w:sz w:val="20"/>
                <w:szCs w:val="20"/>
              </w:rPr>
              <w:t>Yes</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EB70FC" w:rsidRDefault="00981562" w14:paraId="56D8ECC9" w14:textId="06805BF8">
            <w:pPr>
              <w:rPr>
                <w:rFonts w:ascii="Calibri" w:hAnsi="Calibri" w:eastAsia="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Pr="005424B9" w:rsidR="00EB70FC" w:rsidTr="009637D3" w14:paraId="212EA4D3"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7925EC39" w14:textId="414F1389">
            <w:pPr>
              <w:rPr>
                <w:rFonts w:ascii="Calibri" w:hAnsi="Calibri" w:eastAsia="Calibri" w:cs="Calibri"/>
                <w:sz w:val="20"/>
                <w:szCs w:val="20"/>
              </w:rPr>
            </w:pPr>
            <w:r w:rsidRPr="5AD8E5F2">
              <w:rPr>
                <w:rFonts w:ascii="Calibri" w:hAnsi="Calibri" w:eastAsia="Calibri" w:cs="Calibri"/>
                <w:sz w:val="20"/>
                <w:szCs w:val="20"/>
              </w:rPr>
              <w:t>effectiveEndDate</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11123F40" w14:textId="672D34D1">
            <w:pPr>
              <w:rPr>
                <w:rFonts w:ascii="Calibri" w:hAnsi="Calibri" w:eastAsia="Calibri" w:cs="Calibri"/>
                <w:sz w:val="20"/>
                <w:szCs w:val="20"/>
              </w:rPr>
            </w:pPr>
            <w:r w:rsidRPr="5AD8E5F2">
              <w:rPr>
                <w:rFonts w:ascii="Calibri" w:hAnsi="Calibri" w:eastAsia="Calibri" w:cs="Calibri"/>
                <w:sz w:val="20"/>
                <w:szCs w:val="20"/>
              </w:rPr>
              <w:t>Date</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221737EB" w14:textId="3A7F8478">
            <w:pPr>
              <w:rPr>
                <w:rFonts w:ascii="Calibri" w:hAnsi="Calibri" w:eastAsia="Calibri" w:cs="Calibri"/>
                <w:sz w:val="20"/>
                <w:szCs w:val="20"/>
              </w:rPr>
            </w:pPr>
            <w:r w:rsidRPr="5AD8E5F2">
              <w:rPr>
                <w:rFonts w:ascii="Calibri" w:hAnsi="Calibri" w:eastAsia="Calibri" w:cs="Calibri"/>
                <w:sz w:val="20"/>
                <w:szCs w:val="20"/>
              </w:rPr>
              <w:t>No</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EB70FC" w:rsidP="00DA3114" w:rsidRDefault="00056C71" w14:paraId="1800269E" w14:textId="251BCD7D">
            <w:pPr>
              <w:rPr>
                <w:rFonts w:ascii="Calibri" w:hAnsi="Calibri" w:eastAsia="Calibri" w:cs="Calibri"/>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5424B9" w:rsidR="00EB70FC" w:rsidTr="5AD8E5F2" w14:paraId="7E3B63E4"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35C03321" w14:textId="30116131">
            <w:pPr>
              <w:rPr>
                <w:rFonts w:ascii="Calibri" w:hAnsi="Calibri" w:eastAsia="Calibri" w:cs="Calibri"/>
                <w:sz w:val="20"/>
                <w:szCs w:val="20"/>
              </w:rPr>
            </w:pPr>
            <w:r w:rsidRPr="5AD8E5F2">
              <w:rPr>
                <w:rFonts w:ascii="Calibri" w:hAnsi="Calibri" w:eastAsia="Calibri" w:cs="Calibri"/>
                <w:sz w:val="20"/>
                <w:szCs w:val="20"/>
              </w:rPr>
              <w:t>verificationSource</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6C4125FC" w14:textId="75AA3316">
            <w:pPr>
              <w:rPr>
                <w:rFonts w:ascii="Calibri" w:hAnsi="Calibri" w:eastAsia="Calibri" w:cs="Calibri"/>
                <w:sz w:val="20"/>
                <w:szCs w:val="20"/>
              </w:rPr>
            </w:pPr>
            <w:r w:rsidRPr="5AD8E5F2">
              <w:rPr>
                <w:rFonts w:ascii="Calibri" w:hAnsi="Calibri" w:eastAsia="Calibri" w:cs="Calibri"/>
                <w:sz w:val="20"/>
                <w:szCs w:val="20"/>
              </w:rPr>
              <w:t>String</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5B85029A" w14:textId="6F805392">
            <w:pPr>
              <w:rPr>
                <w:rFonts w:ascii="Calibri" w:hAnsi="Calibri" w:eastAsia="Calibri" w:cs="Calibri"/>
                <w:sz w:val="20"/>
                <w:szCs w:val="20"/>
              </w:rPr>
            </w:pPr>
            <w:r w:rsidRPr="5AD8E5F2">
              <w:rPr>
                <w:rFonts w:ascii="Calibri" w:hAnsi="Calibri" w:eastAsia="Calibri" w:cs="Calibri"/>
                <w:sz w:val="20"/>
                <w:szCs w:val="20"/>
              </w:rPr>
              <w:t>No</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EB70FC" w:rsidP="00DA3114" w:rsidRDefault="4F8E4164" w14:paraId="0287FCD8" w14:textId="30E1298E">
            <w:pPr>
              <w:rPr>
                <w:rFonts w:ascii="Calibri" w:hAnsi="Calibri" w:eastAsia="Calibri" w:cs="Calibri"/>
                <w:sz w:val="20"/>
                <w:szCs w:val="20"/>
              </w:rPr>
            </w:pPr>
            <w:r w:rsidRPr="5AD8E5F2">
              <w:rPr>
                <w:rFonts w:ascii="Calibri" w:hAnsi="Calibri" w:cs="Calibri"/>
                <w:color w:val="000000" w:themeColor="text1"/>
                <w:sz w:val="20"/>
                <w:szCs w:val="20"/>
              </w:rPr>
              <w:t>Verification source captured in VaCMS</w:t>
            </w:r>
          </w:p>
        </w:tc>
      </w:tr>
      <w:tr w:rsidRPr="005424B9" w:rsidR="00EB70FC" w:rsidTr="5AD8E5F2" w14:paraId="7792B23E"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3E254B15" w14:textId="6B49DBA1">
            <w:pPr>
              <w:rPr>
                <w:rFonts w:ascii="Calibri" w:hAnsi="Calibri" w:eastAsia="Calibri" w:cs="Calibri"/>
                <w:sz w:val="20"/>
                <w:szCs w:val="20"/>
              </w:rPr>
            </w:pPr>
            <w:r w:rsidRPr="5AD8E5F2">
              <w:rPr>
                <w:rFonts w:ascii="Calibri" w:hAnsi="Calibri" w:eastAsia="Calibri" w:cs="Calibri"/>
                <w:sz w:val="20"/>
                <w:szCs w:val="20"/>
              </w:rPr>
              <w:t>verificationDate</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3385F809" w14:textId="692A651F">
            <w:pPr>
              <w:rPr>
                <w:rFonts w:ascii="Calibri" w:hAnsi="Calibri" w:eastAsia="Calibri" w:cs="Calibri"/>
                <w:sz w:val="20"/>
                <w:szCs w:val="20"/>
              </w:rPr>
            </w:pPr>
            <w:r w:rsidRPr="5AD8E5F2">
              <w:rPr>
                <w:rFonts w:ascii="Calibri" w:hAnsi="Calibri" w:eastAsia="Calibri" w:cs="Calibri"/>
                <w:sz w:val="20"/>
                <w:szCs w:val="20"/>
              </w:rPr>
              <w:t>Date</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5D647CA1" w14:textId="48F99519">
            <w:pPr>
              <w:rPr>
                <w:rFonts w:ascii="Calibri" w:hAnsi="Calibri" w:eastAsia="Calibri" w:cs="Calibri"/>
                <w:sz w:val="20"/>
                <w:szCs w:val="20"/>
              </w:rPr>
            </w:pPr>
            <w:r w:rsidRPr="5AD8E5F2">
              <w:rPr>
                <w:rFonts w:ascii="Calibri" w:hAnsi="Calibri" w:eastAsia="Calibri" w:cs="Calibri"/>
                <w:sz w:val="20"/>
                <w:szCs w:val="20"/>
              </w:rPr>
              <w:t>No</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EB70FC" w:rsidP="00DA3114" w:rsidRDefault="4F8E4164" w14:paraId="51546FE1" w14:textId="4C692137">
            <w:pPr>
              <w:rPr>
                <w:rFonts w:ascii="Calibri" w:hAnsi="Calibri" w:eastAsia="Calibri" w:cs="Calibri"/>
                <w:sz w:val="20"/>
                <w:szCs w:val="20"/>
              </w:rPr>
            </w:pPr>
            <w:r w:rsidRPr="5AD8E5F2">
              <w:rPr>
                <w:rFonts w:ascii="Calibri" w:hAnsi="Calibri" w:cs="Calibri"/>
                <w:color w:val="000000" w:themeColor="text1"/>
                <w:sz w:val="20"/>
                <w:szCs w:val="20"/>
              </w:rPr>
              <w:t>Verification date in the format “YYYY-MM-DD”</w:t>
            </w:r>
          </w:p>
        </w:tc>
      </w:tr>
      <w:tr w:rsidRPr="005424B9" w:rsidR="00EB70FC" w:rsidTr="5AD8E5F2" w14:paraId="6758B8E3"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1CD928D7" w14:textId="6A70FB19">
            <w:pPr>
              <w:rPr>
                <w:rFonts w:ascii="Calibri" w:hAnsi="Calibri" w:eastAsia="Calibri" w:cs="Calibri"/>
                <w:sz w:val="20"/>
                <w:szCs w:val="20"/>
              </w:rPr>
            </w:pPr>
            <w:r w:rsidRPr="5AD8E5F2">
              <w:rPr>
                <w:rFonts w:ascii="Calibri" w:hAnsi="Calibri" w:eastAsia="Calibri" w:cs="Calibri"/>
                <w:sz w:val="20"/>
                <w:szCs w:val="20"/>
              </w:rPr>
              <w:t>careReceivedDetails</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74F96778" w14:textId="7856350C">
            <w:pPr>
              <w:rPr>
                <w:rFonts w:ascii="Calibri" w:hAnsi="Calibri" w:eastAsia="Calibri" w:cs="Calibri"/>
                <w:sz w:val="20"/>
                <w:szCs w:val="20"/>
              </w:rPr>
            </w:pPr>
            <w:r w:rsidRPr="5AD8E5F2">
              <w:rPr>
                <w:rFonts w:ascii="Calibri" w:hAnsi="Calibri" w:eastAsia="Calibri" w:cs="Calibri"/>
                <w:sz w:val="20"/>
                <w:szCs w:val="20"/>
              </w:rPr>
              <w:t>Array&lt;TreatmentDetailsDTO&gt;</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05EADDA5" w14:textId="22F88826">
            <w:pPr>
              <w:rPr>
                <w:rFonts w:ascii="Calibri" w:hAnsi="Calibri" w:eastAsia="Calibri" w:cs="Calibri"/>
                <w:sz w:val="20"/>
                <w:szCs w:val="20"/>
              </w:rPr>
            </w:pPr>
            <w:r w:rsidRPr="5AD8E5F2">
              <w:rPr>
                <w:rFonts w:ascii="Calibri" w:hAnsi="Calibri" w:eastAsia="Calibri" w:cs="Calibri"/>
                <w:sz w:val="20"/>
                <w:szCs w:val="20"/>
              </w:rPr>
              <w:t>No</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5AD8E5F2" w:rsidRDefault="54A369F4" w14:paraId="57F98C50" w14:textId="36A6E869">
            <w:pPr>
              <w:rPr>
                <w:rFonts w:ascii="Calibri" w:hAnsi="Calibri" w:eastAsia="Cambria" w:cs="Calibri"/>
                <w:color w:val="000000" w:themeColor="text1"/>
                <w:sz w:val="20"/>
                <w:szCs w:val="20"/>
              </w:rPr>
            </w:pPr>
            <w:r w:rsidRPr="5AD8E5F2">
              <w:rPr>
                <w:rFonts w:ascii="Calibri" w:hAnsi="Calibri" w:eastAsia="Cambria" w:cs="Calibri"/>
                <w:color w:val="000000" w:themeColor="text1"/>
                <w:sz w:val="20"/>
                <w:szCs w:val="20"/>
              </w:rPr>
              <w:t>Dates of the care/treatment</w:t>
            </w:r>
          </w:p>
        </w:tc>
      </w:tr>
      <w:tr w:rsidRPr="005424B9" w:rsidR="00EB70FC" w:rsidTr="5AD8E5F2" w14:paraId="0F166F7F"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324D0487" w14:paraId="0D9940DC" w14:textId="06DF3731">
            <w:pPr>
              <w:rPr>
                <w:rFonts w:ascii="Calibri" w:hAnsi="Calibri" w:eastAsia="Calibri" w:cs="Calibri"/>
                <w:sz w:val="20"/>
                <w:szCs w:val="20"/>
              </w:rPr>
            </w:pPr>
            <w:r w:rsidRPr="44BE5DE9">
              <w:rPr>
                <w:rFonts w:ascii="Calibri" w:hAnsi="Calibri" w:eastAsia="Calibri" w:cs="Calibri"/>
                <w:sz w:val="20"/>
                <w:szCs w:val="20"/>
              </w:rPr>
              <w:t>source</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2307B996" w14:textId="1048A5CF">
            <w:pPr>
              <w:rPr>
                <w:rFonts w:ascii="Calibri" w:hAnsi="Calibri" w:eastAsia="Calibri" w:cs="Calibri"/>
                <w:sz w:val="20"/>
                <w:szCs w:val="20"/>
              </w:rPr>
            </w:pPr>
            <w:r w:rsidRPr="5AD8E5F2">
              <w:rPr>
                <w:rFonts w:ascii="Calibri" w:hAnsi="Calibri" w:eastAsia="Calibri" w:cs="Calibri"/>
                <w:sz w:val="20"/>
                <w:szCs w:val="20"/>
              </w:rPr>
              <w:t>String</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54716F22" w14:paraId="724CB1FF" w14:textId="3123671C">
            <w:pPr>
              <w:rPr>
                <w:rFonts w:ascii="Calibri" w:hAnsi="Calibri" w:eastAsia="Calibri" w:cs="Calibri"/>
                <w:sz w:val="20"/>
                <w:szCs w:val="20"/>
              </w:rPr>
            </w:pPr>
            <w:r w:rsidRPr="5AD8E5F2">
              <w:rPr>
                <w:rFonts w:ascii="Calibri" w:hAnsi="Calibri" w:eastAsia="Calibri" w:cs="Calibri"/>
                <w:sz w:val="20"/>
                <w:szCs w:val="20"/>
              </w:rPr>
              <w:t>Yes</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bottom"/>
          </w:tcPr>
          <w:p w:rsidRPr="005424B9" w:rsidR="00EB70FC" w:rsidP="00DA3114" w:rsidRDefault="00CB5F6B" w14:paraId="7BA6CE25" w14:textId="4644AE84">
            <w:pPr>
              <w:rPr>
                <w:rFonts w:ascii="Calibri" w:hAnsi="Calibri" w:eastAsia="Cambria" w:cs="Calibri"/>
                <w:color w:val="000000" w:themeColor="text1"/>
                <w:sz w:val="20"/>
                <w:szCs w:val="20"/>
              </w:rPr>
            </w:pPr>
            <w:r>
              <w:rPr>
                <w:rStyle w:val="normaltextrun"/>
                <w:rFonts w:ascii="Calibri" w:hAnsi="Calibri" w:cs="Calibri"/>
                <w:color w:val="000000"/>
                <w:sz w:val="20"/>
                <w:szCs w:val="20"/>
                <w:shd w:val="clear" w:color="auto" w:fill="FFFFFF"/>
              </w:rPr>
              <w:t>S</w:t>
            </w:r>
            <w:r w:rsidRPr="00A86453" w:rsidR="063FD9A5">
              <w:rPr>
                <w:rStyle w:val="normaltextrun"/>
                <w:rFonts w:ascii="Calibri" w:hAnsi="Calibri" w:cs="Calibri"/>
                <w:color w:val="000000"/>
                <w:sz w:val="20"/>
                <w:szCs w:val="20"/>
                <w:shd w:val="clear" w:color="auto" w:fill="FFFFFF"/>
              </w:rPr>
              <w:t>ource</w:t>
            </w:r>
            <w:r w:rsidRPr="00A86453" w:rsidR="063FD9A5">
              <w:rPr>
                <w:rStyle w:val="normaltextrun"/>
                <w:rFonts w:ascii="Calibri" w:hAnsi="Calibri" w:eastAsia="Calibri" w:cs="Calibri"/>
                <w:color w:val="000000"/>
                <w:sz w:val="20"/>
                <w:szCs w:val="20"/>
                <w:shd w:val="clear" w:color="auto" w:fill="FFFFFF"/>
              </w:rPr>
              <w:t xml:space="preserve"> System: The system that MWRP received this data from </w:t>
            </w:r>
            <w:r w:rsidRPr="00A86453" w:rsidR="063FD9A5">
              <w:rPr>
                <w:rStyle w:val="normaltextrun"/>
                <w:rFonts w:ascii="Calibri" w:hAnsi="Calibri" w:eastAsia="Calibri" w:cs="Calibri"/>
                <w:color w:val="000000"/>
                <w:sz w:val="20"/>
                <w:szCs w:val="20"/>
                <w:shd w:val="clear" w:color="auto" w:fill="FFFFFF"/>
              </w:rPr>
              <w:lastRenderedPageBreak/>
              <w:t>(could be "MWRP" if the data was uploaded to MWRP).</w:t>
            </w:r>
          </w:p>
        </w:tc>
      </w:tr>
      <w:tr w:rsidRPr="005424B9" w:rsidR="00EB70FC" w:rsidTr="009637D3" w14:paraId="35E1AEC1"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75B0BFD6" w14:textId="5DCFBCFD">
            <w:pPr>
              <w:rPr>
                <w:rFonts w:ascii="Calibri" w:hAnsi="Calibri" w:eastAsia="Calibri" w:cs="Calibri"/>
                <w:sz w:val="20"/>
                <w:szCs w:val="20"/>
              </w:rPr>
            </w:pPr>
            <w:r w:rsidRPr="5AD8E5F2">
              <w:rPr>
                <w:rFonts w:ascii="Calibri" w:hAnsi="Calibri" w:eastAsia="Calibri" w:cs="Calibri"/>
                <w:sz w:val="20"/>
                <w:szCs w:val="20"/>
              </w:rPr>
              <w:lastRenderedPageBreak/>
              <w:t>vaCMSSequenceNum</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5C6C297F" w14:textId="16F7C6FD">
            <w:pPr>
              <w:rPr>
                <w:rFonts w:ascii="Calibri" w:hAnsi="Calibri" w:eastAsia="Calibri" w:cs="Calibri"/>
                <w:sz w:val="20"/>
                <w:szCs w:val="20"/>
              </w:rPr>
            </w:pPr>
            <w:r w:rsidRPr="5AD8E5F2">
              <w:rPr>
                <w:rFonts w:ascii="Calibri" w:hAnsi="Calibri" w:eastAsia="Calibri" w:cs="Calibri"/>
                <w:sz w:val="20"/>
                <w:szCs w:val="20"/>
              </w:rPr>
              <w:t>String</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14EB18F2" w14:textId="0E2E9EBC">
            <w:pPr>
              <w:rPr>
                <w:rFonts w:ascii="Calibri" w:hAnsi="Calibri" w:eastAsia="Calibri" w:cs="Calibri"/>
                <w:sz w:val="20"/>
                <w:szCs w:val="20"/>
              </w:rPr>
            </w:pPr>
            <w:r w:rsidRPr="5AD8E5F2">
              <w:rPr>
                <w:rFonts w:ascii="Calibri" w:hAnsi="Calibri" w:eastAsia="Calibri" w:cs="Calibri"/>
                <w:sz w:val="20"/>
                <w:szCs w:val="20"/>
              </w:rPr>
              <w:t xml:space="preserve"> </w:t>
            </w:r>
            <w:r w:rsidRPr="5AD8E5F2" w:rsidR="74427BEC">
              <w:rPr>
                <w:rFonts w:ascii="Calibri" w:hAnsi="Calibri" w:eastAsia="Calibri" w:cs="Calibri"/>
                <w:sz w:val="20"/>
                <w:szCs w:val="20"/>
              </w:rPr>
              <w:t xml:space="preserve">Yes </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tcPr>
          <w:p w:rsidRPr="005424B9" w:rsidR="00EB70FC" w:rsidP="00DA3114" w:rsidRDefault="00284541" w14:paraId="528866ED" w14:textId="01E6860F">
            <w:pPr>
              <w:rPr>
                <w:rFonts w:ascii="Calibri" w:hAnsi="Calibri" w:eastAsia="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5424B9" w:rsidR="00EB70FC" w:rsidTr="5AD8E5F2" w14:paraId="638B39B7" w14:textId="77777777">
        <w:trPr>
          <w:trHeight w:val="315"/>
        </w:trPr>
        <w:tc>
          <w:tcPr>
            <w:tcW w:w="195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2DB52D5D" w14:textId="0970E748">
            <w:pPr>
              <w:rPr>
                <w:rFonts w:ascii="Calibri" w:hAnsi="Calibri" w:eastAsia="Calibri" w:cs="Calibri"/>
                <w:sz w:val="20"/>
                <w:szCs w:val="20"/>
              </w:rPr>
            </w:pPr>
            <w:r w:rsidRPr="5AD8E5F2">
              <w:rPr>
                <w:rFonts w:ascii="Calibri" w:hAnsi="Calibri" w:eastAsia="Calibri" w:cs="Calibri"/>
                <w:sz w:val="20"/>
                <w:szCs w:val="20"/>
              </w:rPr>
              <w:t>updateSw</w:t>
            </w:r>
          </w:p>
        </w:tc>
        <w:tc>
          <w:tcPr>
            <w:tcW w:w="264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4F8E4164" w14:paraId="06744C66" w14:textId="2EBFD479">
            <w:pPr>
              <w:rPr>
                <w:rFonts w:ascii="Calibri" w:hAnsi="Calibri" w:eastAsia="Calibri" w:cs="Calibri"/>
                <w:sz w:val="20"/>
                <w:szCs w:val="20"/>
              </w:rPr>
            </w:pPr>
            <w:r w:rsidRPr="5AD8E5F2">
              <w:rPr>
                <w:rFonts w:ascii="Calibri" w:hAnsi="Calibri" w:eastAsia="Calibri" w:cs="Calibri"/>
                <w:sz w:val="20"/>
                <w:szCs w:val="20"/>
              </w:rPr>
              <w:t>String</w:t>
            </w:r>
          </w:p>
        </w:tc>
        <w:tc>
          <w:tcPr>
            <w:tcW w:w="133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C17F82" w:rsidRDefault="74427BEC" w14:paraId="3248EB0D" w14:textId="01AD7D78">
            <w:pPr>
              <w:rPr>
                <w:rFonts w:ascii="Calibri" w:hAnsi="Calibri" w:eastAsia="Calibri" w:cs="Calibri"/>
                <w:sz w:val="20"/>
                <w:szCs w:val="20"/>
              </w:rPr>
            </w:pPr>
            <w:r w:rsidRPr="5AD8E5F2">
              <w:rPr>
                <w:rFonts w:ascii="Calibri" w:hAnsi="Calibri" w:eastAsia="Calibri" w:cs="Calibri"/>
                <w:sz w:val="20"/>
                <w:szCs w:val="20"/>
              </w:rPr>
              <w:t>No</w:t>
            </w:r>
          </w:p>
        </w:tc>
        <w:tc>
          <w:tcPr>
            <w:tcW w:w="34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EB70FC" w:rsidP="00DA3114" w:rsidRDefault="4F8E4164" w14:paraId="19701BE1" w14:textId="618D20F0">
            <w:pPr>
              <w:rPr>
                <w:rFonts w:ascii="Calibri" w:hAnsi="Calibri" w:eastAsia="Calibri" w:cs="Calibri"/>
                <w:sz w:val="20"/>
                <w:szCs w:val="20"/>
              </w:rPr>
            </w:pPr>
            <w:r w:rsidRPr="5AD8E5F2">
              <w:rPr>
                <w:rFonts w:ascii="Calibri" w:hAnsi="Calibri" w:eastAsia="Cambria" w:cs="Calibri"/>
                <w:color w:val="000000" w:themeColor="text1"/>
                <w:sz w:val="20"/>
                <w:szCs w:val="20"/>
              </w:rPr>
              <w:t>If the record is updated in MWRP system</w:t>
            </w:r>
          </w:p>
        </w:tc>
      </w:tr>
    </w:tbl>
    <w:p w:rsidRPr="005424B9" w:rsidR="00EF475A" w:rsidRDefault="40415C96" w14:paraId="0C067653" w14:textId="4A9264A2">
      <w:pPr>
        <w:spacing w:after="200"/>
        <w:ind w:right="162"/>
        <w:textAlignment w:val="baseline"/>
        <w:rPr>
          <w:rFonts w:ascii="Calibri" w:hAnsi="Calibri" w:eastAsia="Calibri" w:cs="Calibri"/>
          <w:sz w:val="20"/>
          <w:szCs w:val="20"/>
        </w:rPr>
      </w:pPr>
      <w:r w:rsidRPr="5AD8E5F2">
        <w:rPr>
          <w:rFonts w:ascii="Calibri" w:hAnsi="Calibri" w:eastAsia="Calibri" w:cs="Calibri"/>
          <w:sz w:val="20"/>
          <w:szCs w:val="20"/>
        </w:rPr>
        <w:t xml:space="preserve"> </w:t>
      </w:r>
    </w:p>
    <w:p w:rsidRPr="005424B9" w:rsidR="00266B3F" w:rsidP="00266B3F" w:rsidRDefault="34F0809D" w14:paraId="2241313A" w14:textId="77777777">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 xml:space="preserve">TreatmentDetailsDTO: </w:t>
      </w:r>
    </w:p>
    <w:tbl>
      <w:tblPr>
        <w:tblW w:w="0" w:type="auto"/>
        <w:tblInd w:w="-10" w:type="dxa"/>
        <w:tblLook w:val="01E0" w:firstRow="1" w:lastRow="1" w:firstColumn="1" w:lastColumn="1" w:noHBand="0" w:noVBand="0"/>
      </w:tblPr>
      <w:tblGrid>
        <w:gridCol w:w="1980"/>
        <w:gridCol w:w="2610"/>
        <w:gridCol w:w="1350"/>
        <w:gridCol w:w="3410"/>
      </w:tblGrid>
      <w:tr w:rsidRPr="005424B9" w:rsidR="00266B3F" w:rsidTr="5AD8E5F2" w14:paraId="0C043367"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0266B3F" w:rsidRDefault="34F0809D" w14:paraId="3A0A43E7" w14:textId="77777777">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261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0266B3F" w:rsidRDefault="34F0809D" w14:paraId="36DBD9D9" w14:textId="77777777">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35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0266B3F" w:rsidRDefault="34F0809D" w14:paraId="2B412702" w14:textId="77777777">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341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0266B3F" w:rsidRDefault="34F0809D" w14:paraId="7D825502" w14:textId="77777777">
            <w:pPr>
              <w:spacing w:after="120"/>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06C2522" w:rsidTr="5AD8E5F2" w14:paraId="59E25682" w14:textId="77777777">
        <w:trPr>
          <w:trHeight w:val="315"/>
        </w:trPr>
        <w:tc>
          <w:tcPr>
            <w:tcW w:w="198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1834ABB2" w14:textId="77777777">
            <w:pPr>
              <w:jc w:val="center"/>
              <w:rPr>
                <w:rFonts w:ascii="Calibri" w:hAnsi="Calibri" w:eastAsia="Calibri" w:cs="Calibri"/>
                <w:sz w:val="20"/>
                <w:szCs w:val="20"/>
              </w:rPr>
            </w:pPr>
            <w:r w:rsidRPr="5AD8E5F2">
              <w:rPr>
                <w:rFonts w:ascii="Calibri" w:hAnsi="Calibri" w:eastAsia="Calibri" w:cs="Calibri"/>
                <w:sz w:val="20"/>
                <w:szCs w:val="20"/>
              </w:rPr>
              <w:t>treatmentStartDate</w:t>
            </w:r>
          </w:p>
        </w:tc>
        <w:tc>
          <w:tcPr>
            <w:tcW w:w="261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37AB84C3" w14:textId="77777777">
            <w:pPr>
              <w:jc w:val="center"/>
              <w:rPr>
                <w:rFonts w:ascii="Calibri" w:hAnsi="Calibri" w:eastAsia="Calibri" w:cs="Calibri"/>
                <w:sz w:val="20"/>
                <w:szCs w:val="20"/>
              </w:rPr>
            </w:pPr>
            <w:r w:rsidRPr="5AD8E5F2">
              <w:rPr>
                <w:rFonts w:ascii="Calibri" w:hAnsi="Calibri" w:eastAsia="Calibri" w:cs="Calibri"/>
                <w:sz w:val="20"/>
                <w:szCs w:val="20"/>
              </w:rPr>
              <w:t>Date</w:t>
            </w:r>
          </w:p>
        </w:tc>
        <w:tc>
          <w:tcPr>
            <w:tcW w:w="13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4A10F00D" w14:textId="77777777">
            <w:pPr>
              <w:jc w:val="center"/>
              <w:rPr>
                <w:rFonts w:ascii="Calibri" w:hAnsi="Calibri" w:eastAsia="Calibri" w:cs="Calibri"/>
                <w:sz w:val="20"/>
                <w:szCs w:val="20"/>
              </w:rPr>
            </w:pPr>
            <w:r w:rsidRPr="5AD8E5F2">
              <w:rPr>
                <w:rFonts w:ascii="Calibri" w:hAnsi="Calibri" w:eastAsia="Calibri" w:cs="Calibri"/>
                <w:sz w:val="20"/>
                <w:szCs w:val="20"/>
              </w:rPr>
              <w:t>Yes</w:t>
            </w:r>
          </w:p>
        </w:tc>
        <w:tc>
          <w:tcPr>
            <w:tcW w:w="341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06D5F9F1" w14:textId="1C6C1D2D">
            <w:pPr>
              <w:jc w:val="center"/>
              <w:rPr>
                <w:rFonts w:ascii="Calibri" w:hAnsi="Calibri" w:eastAsia="Calibri" w:cs="Calibri"/>
                <w:sz w:val="20"/>
                <w:szCs w:val="20"/>
              </w:rPr>
            </w:pPr>
            <w:r w:rsidRPr="5AD8E5F2">
              <w:rPr>
                <w:rFonts w:ascii="Calibri" w:hAnsi="Calibri" w:eastAsia="Cambria" w:cs="Calibri"/>
                <w:color w:val="000000" w:themeColor="text1"/>
                <w:sz w:val="20"/>
                <w:szCs w:val="20"/>
              </w:rPr>
              <w:t xml:space="preserve"> Start date for the treatment</w:t>
            </w:r>
          </w:p>
        </w:tc>
      </w:tr>
      <w:tr w:rsidRPr="005424B9" w:rsidR="006C2522" w:rsidTr="5AD8E5F2" w14:paraId="56E76CE7" w14:textId="77777777">
        <w:trPr>
          <w:trHeight w:val="315"/>
        </w:trPr>
        <w:tc>
          <w:tcPr>
            <w:tcW w:w="198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5B1DAFC3" w14:textId="77777777">
            <w:pPr>
              <w:jc w:val="center"/>
              <w:rPr>
                <w:rFonts w:ascii="Calibri" w:hAnsi="Calibri" w:eastAsia="Calibri" w:cs="Calibri"/>
                <w:sz w:val="20"/>
                <w:szCs w:val="20"/>
              </w:rPr>
            </w:pPr>
            <w:r w:rsidRPr="5AD8E5F2">
              <w:rPr>
                <w:rFonts w:ascii="Calibri" w:hAnsi="Calibri" w:eastAsia="Calibri" w:cs="Calibri"/>
                <w:sz w:val="20"/>
                <w:szCs w:val="20"/>
              </w:rPr>
              <w:t>treatmentEndDate</w:t>
            </w:r>
          </w:p>
        </w:tc>
        <w:tc>
          <w:tcPr>
            <w:tcW w:w="261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1CECB351" w14:textId="77777777">
            <w:pPr>
              <w:jc w:val="center"/>
              <w:rPr>
                <w:rFonts w:ascii="Calibri" w:hAnsi="Calibri" w:eastAsia="Calibri" w:cs="Calibri"/>
                <w:sz w:val="20"/>
                <w:szCs w:val="20"/>
              </w:rPr>
            </w:pPr>
            <w:r w:rsidRPr="5AD8E5F2">
              <w:rPr>
                <w:rFonts w:ascii="Calibri" w:hAnsi="Calibri" w:eastAsia="Calibri" w:cs="Calibri"/>
                <w:sz w:val="20"/>
                <w:szCs w:val="20"/>
              </w:rPr>
              <w:t>Date</w:t>
            </w:r>
          </w:p>
        </w:tc>
        <w:tc>
          <w:tcPr>
            <w:tcW w:w="13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3FA7FE59" w14:textId="77777777">
            <w:pPr>
              <w:jc w:val="center"/>
              <w:rPr>
                <w:rFonts w:ascii="Calibri" w:hAnsi="Calibri" w:eastAsia="Calibri" w:cs="Calibri"/>
                <w:sz w:val="20"/>
                <w:szCs w:val="20"/>
              </w:rPr>
            </w:pPr>
            <w:r w:rsidRPr="5AD8E5F2">
              <w:rPr>
                <w:rFonts w:ascii="Calibri" w:hAnsi="Calibri" w:eastAsia="Calibri" w:cs="Calibri"/>
                <w:sz w:val="20"/>
                <w:szCs w:val="20"/>
              </w:rPr>
              <w:t>No</w:t>
            </w:r>
          </w:p>
        </w:tc>
        <w:tc>
          <w:tcPr>
            <w:tcW w:w="341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06C2522" w:rsidP="006C2522" w:rsidRDefault="7C3F6ABA" w14:paraId="2AD56098" w14:textId="7DD71FBD">
            <w:pPr>
              <w:jc w:val="center"/>
              <w:rPr>
                <w:rFonts w:ascii="Calibri" w:hAnsi="Calibri" w:eastAsia="Calibri" w:cs="Calibri"/>
                <w:sz w:val="20"/>
                <w:szCs w:val="20"/>
              </w:rPr>
            </w:pPr>
            <w:r w:rsidRPr="5AD8E5F2">
              <w:rPr>
                <w:rFonts w:ascii="Calibri" w:hAnsi="Calibri" w:eastAsia="Cambria" w:cs="Calibri"/>
                <w:color w:val="000000" w:themeColor="text1"/>
                <w:sz w:val="20"/>
                <w:szCs w:val="20"/>
              </w:rPr>
              <w:t>End date for the treatment</w:t>
            </w:r>
          </w:p>
        </w:tc>
      </w:tr>
    </w:tbl>
    <w:p w:rsidRPr="005424B9" w:rsidR="00266B3F" w:rsidRDefault="00266B3F" w14:paraId="3DD74ACB" w14:textId="77777777">
      <w:pPr>
        <w:spacing w:after="200"/>
        <w:ind w:right="162"/>
        <w:textAlignment w:val="baseline"/>
        <w:rPr>
          <w:rFonts w:ascii="Calibri" w:hAnsi="Calibri" w:eastAsia="Calibri" w:cs="Calibri"/>
          <w:sz w:val="20"/>
          <w:szCs w:val="20"/>
        </w:rPr>
      </w:pPr>
    </w:p>
    <w:p w:rsidRPr="005424B9" w:rsidR="00E376EF" w:rsidP="00605064" w:rsidRDefault="00E376EF" w14:paraId="31E6CA5E" w14:textId="77777777">
      <w:pPr>
        <w:spacing w:after="200"/>
        <w:ind w:right="162"/>
        <w:textAlignment w:val="baseline"/>
        <w:rPr>
          <w:rFonts w:ascii="Calibri" w:hAnsi="Calibri" w:eastAsia="Calibri" w:cs="Calibri"/>
          <w:sz w:val="20"/>
          <w:szCs w:val="20"/>
        </w:rPr>
      </w:pPr>
    </w:p>
    <w:p w:rsidRPr="005424B9" w:rsidR="00EF475A" w:rsidP="00605064" w:rsidRDefault="40415C96" w14:paraId="0A5E23F3" w14:textId="03A48140">
      <w:pPr>
        <w:spacing w:after="200"/>
        <w:ind w:right="162"/>
        <w:textAlignment w:val="baseline"/>
        <w:rPr>
          <w:rFonts w:ascii="Calibri" w:hAnsi="Calibri" w:eastAsia="Calibri" w:cs="Calibri"/>
          <w:color w:val="000000" w:themeColor="text1"/>
          <w:sz w:val="20"/>
          <w:szCs w:val="20"/>
        </w:rPr>
      </w:pPr>
      <w:r w:rsidRPr="5AD8E5F2">
        <w:rPr>
          <w:rFonts w:ascii="Calibri" w:hAnsi="Calibri" w:eastAsia="Calibri" w:cs="Calibri"/>
          <w:color w:val="000000" w:themeColor="text1"/>
          <w:sz w:val="20"/>
          <w:szCs w:val="20"/>
        </w:rPr>
        <w:t>LivingArrang</w:t>
      </w:r>
      <w:r w:rsidRPr="5AD8E5F2" w:rsidR="56B2F89C">
        <w:rPr>
          <w:rFonts w:ascii="Calibri" w:hAnsi="Calibri" w:eastAsia="Calibri" w:cs="Calibri"/>
          <w:color w:val="000000" w:themeColor="text1"/>
          <w:sz w:val="20"/>
          <w:szCs w:val="20"/>
        </w:rPr>
        <w:t>e</w:t>
      </w:r>
      <w:r w:rsidRPr="5AD8E5F2">
        <w:rPr>
          <w:rFonts w:ascii="Calibri" w:hAnsi="Calibri" w:eastAsia="Calibri" w:cs="Calibri"/>
          <w:color w:val="000000" w:themeColor="text1"/>
          <w:sz w:val="20"/>
          <w:szCs w:val="20"/>
        </w:rPr>
        <w:t xml:space="preserve">mentDetailsDTO: </w:t>
      </w:r>
    </w:p>
    <w:tbl>
      <w:tblPr>
        <w:tblW w:w="0" w:type="auto"/>
        <w:tblLook w:val="01E0" w:firstRow="1" w:lastRow="1" w:firstColumn="1" w:lastColumn="1" w:noHBand="0" w:noVBand="0"/>
      </w:tblPr>
      <w:tblGrid>
        <w:gridCol w:w="2885"/>
        <w:gridCol w:w="2314"/>
        <w:gridCol w:w="1281"/>
        <w:gridCol w:w="2860"/>
      </w:tblGrid>
      <w:tr w:rsidRPr="005424B9" w:rsidR="09C1947A" w:rsidTr="00CB5F6B" w14:paraId="75C760EE" w14:textId="77777777">
        <w:trPr>
          <w:trHeight w:val="300"/>
        </w:trPr>
        <w:tc>
          <w:tcPr>
            <w:tcW w:w="2885"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2F8C8550" w14:textId="524722C5">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Field</w:t>
            </w:r>
          </w:p>
        </w:tc>
        <w:tc>
          <w:tcPr>
            <w:tcW w:w="2314"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54519B15" w14:textId="5E2ED23D">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Type</w:t>
            </w:r>
          </w:p>
        </w:tc>
        <w:tc>
          <w:tcPr>
            <w:tcW w:w="1281"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0BC9D571" w14:textId="1819CCFF">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Required</w:t>
            </w:r>
          </w:p>
        </w:tc>
        <w:tc>
          <w:tcPr>
            <w:tcW w:w="286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1563826A" w14:paraId="0479ED4A" w14:textId="743BE09E">
            <w:pPr>
              <w:jc w:val="center"/>
              <w:rPr>
                <w:rFonts w:ascii="Calibri" w:hAnsi="Calibri" w:eastAsia="Calibri" w:cs="Calibri"/>
                <w:b/>
                <w:bCs/>
                <w:color w:val="FFFFFF" w:themeColor="background1"/>
                <w:sz w:val="20"/>
                <w:szCs w:val="20"/>
              </w:rPr>
            </w:pPr>
            <w:r w:rsidRPr="5AD8E5F2">
              <w:rPr>
                <w:rFonts w:ascii="Calibri" w:hAnsi="Calibri" w:eastAsia="Calibri" w:cs="Calibri"/>
                <w:b/>
                <w:bCs/>
                <w:color w:val="FFFFFF" w:themeColor="background1"/>
                <w:sz w:val="20"/>
                <w:szCs w:val="20"/>
              </w:rPr>
              <w:t>Description</w:t>
            </w:r>
          </w:p>
        </w:tc>
      </w:tr>
      <w:tr w:rsidRPr="005424B9" w:rsidR="09C1947A" w:rsidTr="00CB5F6B" w14:paraId="2C7536E0" w14:textId="77777777">
        <w:trPr>
          <w:trHeight w:val="315"/>
        </w:trPr>
        <w:tc>
          <w:tcPr>
            <w:tcW w:w="288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A86453" w:rsidRDefault="1563826A" w14:paraId="29EFE8BE" w14:textId="6EE80422">
            <w:pPr>
              <w:rPr>
                <w:rFonts w:ascii="Calibri" w:hAnsi="Calibri" w:eastAsia="Calibri" w:cs="Calibri"/>
                <w:sz w:val="20"/>
                <w:szCs w:val="20"/>
              </w:rPr>
            </w:pPr>
            <w:r w:rsidRPr="5AD8E5F2">
              <w:rPr>
                <w:rFonts w:ascii="Calibri" w:hAnsi="Calibri" w:eastAsia="Calibri" w:cs="Calibri"/>
                <w:sz w:val="20"/>
                <w:szCs w:val="20"/>
              </w:rPr>
              <w:t>livingArrangementType</w:t>
            </w:r>
          </w:p>
        </w:tc>
        <w:tc>
          <w:tcPr>
            <w:tcW w:w="2314"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A86453" w:rsidRDefault="1563826A" w14:paraId="7B73C778" w14:textId="03B196BD">
            <w:pPr>
              <w:rPr>
                <w:rFonts w:ascii="Calibri" w:hAnsi="Calibri" w:eastAsia="Calibri" w:cs="Calibri"/>
                <w:sz w:val="20"/>
                <w:szCs w:val="20"/>
              </w:rPr>
            </w:pPr>
            <w:r w:rsidRPr="5AD8E5F2">
              <w:rPr>
                <w:rFonts w:ascii="Calibri" w:hAnsi="Calibri" w:eastAsia="Calibri" w:cs="Calibri"/>
                <w:sz w:val="20"/>
                <w:szCs w:val="20"/>
              </w:rPr>
              <w:t>String</w:t>
            </w:r>
          </w:p>
        </w:tc>
        <w:tc>
          <w:tcPr>
            <w:tcW w:w="1281"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A86453" w:rsidRDefault="1563826A" w14:paraId="54F83FED" w14:textId="2ED99D9A">
            <w:pPr>
              <w:rPr>
                <w:rFonts w:ascii="Calibri" w:hAnsi="Calibri" w:eastAsia="Calibri" w:cs="Calibri"/>
                <w:sz w:val="20"/>
                <w:szCs w:val="20"/>
              </w:rPr>
            </w:pPr>
            <w:r w:rsidRPr="5AD8E5F2">
              <w:rPr>
                <w:rFonts w:ascii="Calibri" w:hAnsi="Calibri" w:eastAsia="Calibri" w:cs="Calibri"/>
                <w:sz w:val="20"/>
                <w:szCs w:val="20"/>
              </w:rPr>
              <w:t>Yes</w:t>
            </w:r>
          </w:p>
        </w:tc>
        <w:tc>
          <w:tcPr>
            <w:tcW w:w="286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Pr="005424B9" w:rsidR="09C1947A" w:rsidP="00A86453" w:rsidRDefault="1563826A" w14:paraId="3AE22B16" w14:textId="21738E40">
            <w:pPr>
              <w:rPr>
                <w:rFonts w:ascii="Calibri" w:hAnsi="Calibri" w:eastAsia="Calibri" w:cs="Calibri"/>
                <w:sz w:val="20"/>
                <w:szCs w:val="20"/>
              </w:rPr>
            </w:pPr>
            <w:r w:rsidRPr="5AD8E5F2">
              <w:rPr>
                <w:rFonts w:ascii="Calibri" w:hAnsi="Calibri" w:eastAsia="Calibri" w:cs="Calibri"/>
                <w:sz w:val="20"/>
                <w:szCs w:val="20"/>
              </w:rPr>
              <w:t>Clients living arrang</w:t>
            </w:r>
            <w:r w:rsidRPr="5AD8E5F2" w:rsidR="56B2F89C">
              <w:rPr>
                <w:rFonts w:ascii="Calibri" w:hAnsi="Calibri" w:eastAsia="Calibri" w:cs="Calibri"/>
                <w:sz w:val="20"/>
                <w:szCs w:val="20"/>
              </w:rPr>
              <w:t>e</w:t>
            </w:r>
            <w:r w:rsidRPr="5AD8E5F2">
              <w:rPr>
                <w:rFonts w:ascii="Calibri" w:hAnsi="Calibri" w:eastAsia="Calibri" w:cs="Calibri"/>
                <w:sz w:val="20"/>
                <w:szCs w:val="20"/>
              </w:rPr>
              <w:t>ment type</w:t>
            </w:r>
          </w:p>
          <w:p w:rsidRPr="005424B9" w:rsidR="09C1947A" w:rsidP="00A86453" w:rsidRDefault="1563826A" w14:paraId="6E06474D" w14:textId="67D291E6">
            <w:pPr>
              <w:rPr>
                <w:rFonts w:ascii="Calibri" w:hAnsi="Calibri" w:eastAsia="Calibri" w:cs="Calibri"/>
                <w:sz w:val="20"/>
                <w:szCs w:val="20"/>
              </w:rPr>
            </w:pPr>
            <w:r w:rsidRPr="0E2FBEB2">
              <w:rPr>
                <w:rFonts w:ascii="Calibri" w:hAnsi="Calibri" w:eastAsia="Calibri" w:cs="Calibri"/>
                <w:sz w:val="20"/>
                <w:szCs w:val="20"/>
              </w:rPr>
              <w:t xml:space="preserve">Reference Table: </w:t>
            </w:r>
            <w:r w:rsidRPr="0E2FBEB2" w:rsidDel="1563826A">
              <w:rPr>
                <w:rFonts w:ascii="Calibri" w:hAnsi="Calibri" w:eastAsia="Calibri" w:cs="Calibri"/>
                <w:sz w:val="20"/>
                <w:szCs w:val="20"/>
              </w:rPr>
              <w:t>RT_LIVINGARRANGEMENT</w:t>
            </w:r>
            <w:r w:rsidR="000C590B">
              <w:rPr>
                <w:rFonts w:ascii="Calibri" w:hAnsi="Calibri" w:eastAsia="Calibri" w:cs="Calibri"/>
                <w:sz w:val="20"/>
                <w:szCs w:val="20"/>
              </w:rPr>
              <w:t>TYPE</w:t>
            </w:r>
          </w:p>
        </w:tc>
      </w:tr>
      <w:tr w:rsidRPr="005424B9" w:rsidR="09C1947A" w:rsidTr="000466DC" w14:paraId="3DCB1C87" w14:textId="77777777">
        <w:trPr>
          <w:trHeight w:val="315"/>
        </w:trPr>
        <w:tc>
          <w:tcPr>
            <w:tcW w:w="2885" w:type="dxa"/>
            <w:tcBorders>
              <w:top w:val="single" w:color="auto" w:sz="8" w:space="0"/>
              <w:left w:val="single" w:color="auto" w:sz="8" w:space="0"/>
              <w:bottom w:val="single" w:color="000000" w:themeColor="text1" w:sz="8" w:space="0"/>
              <w:right w:val="single" w:color="auto" w:sz="8" w:space="0"/>
            </w:tcBorders>
            <w:tcMar>
              <w:top w:w="15" w:type="dxa"/>
              <w:left w:w="15" w:type="dxa"/>
              <w:right w:w="15" w:type="dxa"/>
            </w:tcMar>
            <w:vAlign w:val="center"/>
          </w:tcPr>
          <w:p w:rsidRPr="005424B9" w:rsidR="09C1947A" w:rsidP="00A86453" w:rsidRDefault="1563826A" w14:paraId="35A50361" w14:textId="04E725A9">
            <w:pPr>
              <w:rPr>
                <w:rFonts w:ascii="Calibri" w:hAnsi="Calibri" w:eastAsia="Calibri" w:cs="Calibri"/>
                <w:sz w:val="20"/>
                <w:szCs w:val="20"/>
              </w:rPr>
            </w:pPr>
            <w:r w:rsidRPr="5AD8E5F2">
              <w:rPr>
                <w:rFonts w:ascii="Calibri" w:hAnsi="Calibri" w:eastAsia="Calibri" w:cs="Calibri"/>
                <w:sz w:val="20"/>
                <w:szCs w:val="20"/>
              </w:rPr>
              <w:t>effectiveBeginDate</w:t>
            </w:r>
          </w:p>
        </w:tc>
        <w:tc>
          <w:tcPr>
            <w:tcW w:w="2314" w:type="dxa"/>
            <w:tcBorders>
              <w:top w:val="single" w:color="auto" w:sz="8" w:space="0"/>
              <w:left w:val="single" w:color="auto" w:sz="8" w:space="0"/>
              <w:bottom w:val="single" w:color="000000" w:themeColor="text1" w:sz="8" w:space="0"/>
              <w:right w:val="single" w:color="auto" w:sz="8" w:space="0"/>
            </w:tcBorders>
            <w:tcMar>
              <w:top w:w="15" w:type="dxa"/>
              <w:left w:w="15" w:type="dxa"/>
              <w:right w:w="15" w:type="dxa"/>
            </w:tcMar>
            <w:vAlign w:val="center"/>
          </w:tcPr>
          <w:p w:rsidRPr="005424B9" w:rsidR="09C1947A" w:rsidP="00A86453" w:rsidRDefault="1563826A" w14:paraId="5BAD451F" w14:textId="2D065FAE">
            <w:pPr>
              <w:rPr>
                <w:rFonts w:ascii="Calibri" w:hAnsi="Calibri" w:eastAsia="Calibri" w:cs="Calibri"/>
                <w:sz w:val="20"/>
                <w:szCs w:val="20"/>
              </w:rPr>
            </w:pPr>
            <w:r w:rsidRPr="5AD8E5F2">
              <w:rPr>
                <w:rFonts w:ascii="Calibri" w:hAnsi="Calibri" w:eastAsia="Calibri" w:cs="Calibri"/>
                <w:sz w:val="20"/>
                <w:szCs w:val="20"/>
              </w:rPr>
              <w:t>Date</w:t>
            </w:r>
          </w:p>
        </w:tc>
        <w:tc>
          <w:tcPr>
            <w:tcW w:w="1281" w:type="dxa"/>
            <w:tcBorders>
              <w:top w:val="single" w:color="auto" w:sz="8" w:space="0"/>
              <w:left w:val="single" w:color="auto" w:sz="8" w:space="0"/>
              <w:bottom w:val="single" w:color="000000" w:themeColor="text1" w:sz="8" w:space="0"/>
              <w:right w:val="single" w:color="auto" w:sz="8" w:space="0"/>
            </w:tcBorders>
            <w:tcMar>
              <w:top w:w="15" w:type="dxa"/>
              <w:left w:w="15" w:type="dxa"/>
              <w:right w:w="15" w:type="dxa"/>
            </w:tcMar>
            <w:vAlign w:val="center"/>
          </w:tcPr>
          <w:p w:rsidRPr="005424B9" w:rsidR="09C1947A" w:rsidP="00A86453" w:rsidRDefault="1563826A" w14:paraId="7C990C51" w14:textId="550D2F9F">
            <w:pPr>
              <w:rPr>
                <w:rFonts w:ascii="Calibri" w:hAnsi="Calibri" w:eastAsia="Calibri" w:cs="Calibri"/>
                <w:sz w:val="20"/>
                <w:szCs w:val="20"/>
              </w:rPr>
            </w:pPr>
            <w:r w:rsidRPr="5AD8E5F2">
              <w:rPr>
                <w:rFonts w:ascii="Calibri" w:hAnsi="Calibri" w:eastAsia="Calibri" w:cs="Calibri"/>
                <w:sz w:val="20"/>
                <w:szCs w:val="20"/>
              </w:rPr>
              <w:t>Yes</w:t>
            </w:r>
          </w:p>
        </w:tc>
        <w:tc>
          <w:tcPr>
            <w:tcW w:w="2860" w:type="dxa"/>
            <w:tcBorders>
              <w:top w:val="single" w:color="auto" w:sz="8" w:space="0"/>
              <w:left w:val="single" w:color="auto" w:sz="8" w:space="0"/>
              <w:bottom w:val="single" w:color="000000" w:themeColor="text1" w:sz="8" w:space="0"/>
              <w:right w:val="single" w:color="auto" w:sz="8" w:space="0"/>
            </w:tcBorders>
            <w:tcMar>
              <w:top w:w="15" w:type="dxa"/>
              <w:left w:w="15" w:type="dxa"/>
              <w:right w:w="15" w:type="dxa"/>
            </w:tcMar>
          </w:tcPr>
          <w:p w:rsidRPr="005424B9" w:rsidR="09C1947A" w:rsidP="00A86453" w:rsidRDefault="00B53445" w14:paraId="1DBFB85F" w14:textId="5908498E">
            <w:pPr>
              <w:rPr>
                <w:rFonts w:ascii="Calibri" w:hAnsi="Calibri" w:eastAsia="Calibri" w:cs="Calibri"/>
                <w:sz w:val="20"/>
                <w:szCs w:val="20"/>
              </w:rPr>
            </w:pPr>
            <w:r w:rsidRPr="005C4972">
              <w:rPr>
                <w:rFonts w:ascii="Calibri" w:hAnsi="Calibri" w:cs="Calibri"/>
                <w:sz w:val="20"/>
                <w:szCs w:val="20"/>
              </w:rPr>
              <w:t>Date on which the circumstance became effective in the source system (VaCMS). Null indicates the record remains active.</w:t>
            </w:r>
          </w:p>
        </w:tc>
      </w:tr>
      <w:tr w:rsidRPr="005424B9" w:rsidR="09C1947A" w:rsidTr="000466DC" w14:paraId="2171D9CE" w14:textId="77777777">
        <w:trPr>
          <w:trHeight w:val="315"/>
        </w:trPr>
        <w:tc>
          <w:tcPr>
            <w:tcW w:w="2885" w:type="dxa"/>
            <w:tcBorders>
              <w:top w:val="single" w:color="000000" w:themeColor="text1" w:sz="8" w:space="0"/>
              <w:left w:val="single" w:color="auto" w:sz="8" w:space="0"/>
              <w:bottom w:val="single" w:color="000000" w:themeColor="text1" w:sz="8" w:space="0"/>
              <w:right w:val="single" w:color="auto" w:sz="8" w:space="0"/>
            </w:tcBorders>
            <w:tcMar>
              <w:top w:w="15" w:type="dxa"/>
              <w:left w:w="15" w:type="dxa"/>
              <w:right w:w="15" w:type="dxa"/>
            </w:tcMar>
            <w:vAlign w:val="center"/>
          </w:tcPr>
          <w:p w:rsidRPr="005424B9" w:rsidR="09C1947A" w:rsidP="00A86453" w:rsidRDefault="1563826A" w14:paraId="3C39AC31" w14:textId="612CF781">
            <w:pPr>
              <w:rPr>
                <w:rFonts w:ascii="Calibri" w:hAnsi="Calibri" w:eastAsia="Calibri" w:cs="Calibri"/>
                <w:sz w:val="20"/>
                <w:szCs w:val="20"/>
              </w:rPr>
            </w:pPr>
            <w:r w:rsidRPr="5AD8E5F2">
              <w:rPr>
                <w:rFonts w:ascii="Calibri" w:hAnsi="Calibri" w:eastAsia="Calibri" w:cs="Calibri"/>
                <w:sz w:val="20"/>
                <w:szCs w:val="20"/>
              </w:rPr>
              <w:t>effectiveEndDate</w:t>
            </w:r>
          </w:p>
        </w:tc>
        <w:tc>
          <w:tcPr>
            <w:tcW w:w="2314" w:type="dxa"/>
            <w:tcBorders>
              <w:top w:val="single" w:color="000000" w:themeColor="text1" w:sz="8" w:space="0"/>
              <w:left w:val="single" w:color="auto" w:sz="8" w:space="0"/>
              <w:bottom w:val="single" w:color="000000" w:themeColor="text1" w:sz="8" w:space="0"/>
              <w:right w:val="single" w:color="auto" w:sz="8" w:space="0"/>
            </w:tcBorders>
            <w:tcMar>
              <w:top w:w="15" w:type="dxa"/>
              <w:left w:w="15" w:type="dxa"/>
              <w:right w:w="15" w:type="dxa"/>
            </w:tcMar>
            <w:vAlign w:val="center"/>
          </w:tcPr>
          <w:p w:rsidRPr="005424B9" w:rsidR="09C1947A" w:rsidP="00A86453" w:rsidRDefault="1563826A" w14:paraId="37A4F1BF" w14:textId="2E072CAB">
            <w:pPr>
              <w:rPr>
                <w:rFonts w:ascii="Calibri" w:hAnsi="Calibri" w:eastAsia="Calibri" w:cs="Calibri"/>
                <w:sz w:val="20"/>
                <w:szCs w:val="20"/>
              </w:rPr>
            </w:pPr>
            <w:r w:rsidRPr="5AD8E5F2">
              <w:rPr>
                <w:rFonts w:ascii="Calibri" w:hAnsi="Calibri" w:eastAsia="Calibri" w:cs="Calibri"/>
                <w:sz w:val="20"/>
                <w:szCs w:val="20"/>
              </w:rPr>
              <w:t>Date</w:t>
            </w:r>
          </w:p>
        </w:tc>
        <w:tc>
          <w:tcPr>
            <w:tcW w:w="1281" w:type="dxa"/>
            <w:tcBorders>
              <w:top w:val="single" w:color="000000" w:themeColor="text1" w:sz="8" w:space="0"/>
              <w:left w:val="single" w:color="auto" w:sz="8" w:space="0"/>
              <w:bottom w:val="single" w:color="000000" w:themeColor="text1" w:sz="8" w:space="0"/>
              <w:right w:val="single" w:color="auto" w:sz="8" w:space="0"/>
            </w:tcBorders>
            <w:tcMar>
              <w:top w:w="15" w:type="dxa"/>
              <w:left w:w="15" w:type="dxa"/>
              <w:right w:w="15" w:type="dxa"/>
            </w:tcMar>
            <w:vAlign w:val="center"/>
          </w:tcPr>
          <w:p w:rsidRPr="005424B9" w:rsidR="09C1947A" w:rsidP="00A86453" w:rsidRDefault="1563826A" w14:paraId="7C63A32D" w14:textId="0971F43C">
            <w:pPr>
              <w:rPr>
                <w:rFonts w:ascii="Calibri" w:hAnsi="Calibri" w:eastAsia="Calibri" w:cs="Calibri"/>
                <w:sz w:val="20"/>
                <w:szCs w:val="20"/>
              </w:rPr>
            </w:pPr>
            <w:r w:rsidRPr="5AD8E5F2">
              <w:rPr>
                <w:rFonts w:ascii="Calibri" w:hAnsi="Calibri" w:eastAsia="Calibri" w:cs="Calibri"/>
                <w:sz w:val="20"/>
                <w:szCs w:val="20"/>
              </w:rPr>
              <w:t>No</w:t>
            </w:r>
          </w:p>
        </w:tc>
        <w:tc>
          <w:tcPr>
            <w:tcW w:w="2860" w:type="dxa"/>
            <w:tcBorders>
              <w:top w:val="single" w:color="000000" w:themeColor="text1" w:sz="8" w:space="0"/>
              <w:left w:val="single" w:color="auto" w:sz="8" w:space="0"/>
              <w:bottom w:val="single" w:color="000000" w:themeColor="text1" w:sz="8" w:space="0"/>
              <w:right w:val="single" w:color="auto" w:sz="8" w:space="0"/>
            </w:tcBorders>
            <w:tcMar>
              <w:top w:w="15" w:type="dxa"/>
              <w:left w:w="15" w:type="dxa"/>
              <w:right w:w="15" w:type="dxa"/>
            </w:tcMar>
          </w:tcPr>
          <w:p w:rsidRPr="005424B9" w:rsidR="09C1947A" w:rsidP="00A86453" w:rsidRDefault="00384F17" w14:paraId="058186BF" w14:textId="2DFAAB26">
            <w:pPr>
              <w:rPr>
                <w:rFonts w:ascii="Calibri" w:hAnsi="Calibri" w:eastAsia="Calibri" w:cs="Calibri"/>
                <w:sz w:val="20"/>
                <w:szCs w:val="20"/>
              </w:rPr>
            </w:pPr>
            <w:r w:rsidRPr="0012190D">
              <w:rPr>
                <w:rFonts w:ascii="Calibri" w:hAnsi="Calibri" w:cs="Calibri"/>
                <w:sz w:val="20"/>
                <w:szCs w:val="20"/>
              </w:rPr>
              <w:t>Date on which the circumstance ceased to be effective in the source system (VaCMS). Null indicates the record remains active.</w:t>
            </w:r>
            <w:r>
              <w:rPr>
                <w:rFonts w:ascii="Calibri" w:hAnsi="Calibri" w:eastAsia="Aptos Narrow" w:cs="Calibri"/>
                <w:color w:val="242424"/>
                <w:szCs w:val="20"/>
              </w:rPr>
              <w:t xml:space="preserve"> </w:t>
            </w:r>
          </w:p>
        </w:tc>
      </w:tr>
      <w:tr w:rsidRPr="005424B9" w:rsidR="09C1947A" w:rsidTr="00CB5F6B" w14:paraId="261E155A" w14:textId="77777777">
        <w:trPr>
          <w:trHeight w:val="315"/>
        </w:trPr>
        <w:tc>
          <w:tcPr>
            <w:tcW w:w="2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4B611E53" w14:textId="3DB29219">
            <w:pPr>
              <w:rPr>
                <w:rFonts w:ascii="Calibri" w:hAnsi="Calibri" w:eastAsia="Calibri" w:cs="Calibri"/>
                <w:sz w:val="20"/>
                <w:szCs w:val="20"/>
              </w:rPr>
            </w:pPr>
            <w:r w:rsidRPr="5AD8E5F2">
              <w:rPr>
                <w:rFonts w:ascii="Calibri" w:hAnsi="Calibri" w:eastAsia="Calibri" w:cs="Calibri"/>
                <w:sz w:val="20"/>
                <w:szCs w:val="20"/>
              </w:rPr>
              <w:t>updateSw</w:t>
            </w:r>
          </w:p>
        </w:tc>
        <w:tc>
          <w:tcPr>
            <w:tcW w:w="23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2B4FA79D" w14:textId="4F757E49">
            <w:pPr>
              <w:rPr>
                <w:rFonts w:ascii="Calibri" w:hAnsi="Calibri" w:eastAsia="Calibri" w:cs="Calibri"/>
                <w:sz w:val="20"/>
                <w:szCs w:val="20"/>
              </w:rPr>
            </w:pPr>
            <w:r w:rsidRPr="5AD8E5F2">
              <w:rPr>
                <w:rFonts w:ascii="Calibri" w:hAnsi="Calibri" w:eastAsia="Calibri" w:cs="Calibri"/>
                <w:sz w:val="20"/>
                <w:szCs w:val="20"/>
              </w:rPr>
              <w:t>String</w:t>
            </w:r>
          </w:p>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6FEFA2E2" w14:textId="3EB51A6C">
            <w:pPr>
              <w:rPr>
                <w:rFonts w:ascii="Calibri" w:hAnsi="Calibri" w:eastAsia="Calibri" w:cs="Calibri"/>
                <w:sz w:val="20"/>
                <w:szCs w:val="20"/>
              </w:rPr>
            </w:pPr>
            <w:r w:rsidRPr="5AD8E5F2">
              <w:rPr>
                <w:rFonts w:ascii="Calibri" w:hAnsi="Calibri" w:eastAsia="Calibri" w:cs="Calibri"/>
                <w:sz w:val="20"/>
                <w:szCs w:val="20"/>
              </w:rPr>
              <w:t>No</w:t>
            </w:r>
          </w:p>
        </w:tc>
        <w:tc>
          <w:tcPr>
            <w:tcW w:w="2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230F79E8" w14:textId="00F24F87">
            <w:pPr>
              <w:rPr>
                <w:rFonts w:ascii="Calibri" w:hAnsi="Calibri" w:eastAsia="Calibri" w:cs="Calibri"/>
                <w:sz w:val="20"/>
                <w:szCs w:val="20"/>
              </w:rPr>
            </w:pPr>
            <w:r w:rsidRPr="5AD8E5F2">
              <w:rPr>
                <w:rFonts w:ascii="Calibri" w:hAnsi="Calibri" w:eastAsia="Calibri" w:cs="Calibri"/>
                <w:sz w:val="20"/>
                <w:szCs w:val="20"/>
              </w:rPr>
              <w:t>if the record is updated in MWRP system</w:t>
            </w:r>
          </w:p>
        </w:tc>
      </w:tr>
      <w:tr w:rsidRPr="005424B9" w:rsidR="09C1947A" w:rsidTr="00CB5F6B" w14:paraId="19CC77D9" w14:textId="77777777">
        <w:trPr>
          <w:trHeight w:val="315"/>
        </w:trPr>
        <w:tc>
          <w:tcPr>
            <w:tcW w:w="2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118357AD" w14:textId="26AB9E42">
            <w:pPr>
              <w:rPr>
                <w:rFonts w:ascii="Calibri" w:hAnsi="Calibri" w:eastAsia="Calibri" w:cs="Calibri"/>
                <w:sz w:val="20"/>
                <w:szCs w:val="20"/>
              </w:rPr>
            </w:pPr>
            <w:r w:rsidRPr="5AD8E5F2">
              <w:rPr>
                <w:rFonts w:ascii="Calibri" w:hAnsi="Calibri" w:eastAsia="Calibri" w:cs="Calibri"/>
                <w:sz w:val="20"/>
                <w:szCs w:val="20"/>
              </w:rPr>
              <w:t>source</w:t>
            </w:r>
          </w:p>
        </w:tc>
        <w:tc>
          <w:tcPr>
            <w:tcW w:w="23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6DC90F42" w14:textId="58EAD14A">
            <w:pPr>
              <w:rPr>
                <w:rFonts w:ascii="Calibri" w:hAnsi="Calibri" w:eastAsia="Calibri" w:cs="Calibri"/>
                <w:sz w:val="20"/>
                <w:szCs w:val="20"/>
              </w:rPr>
            </w:pPr>
            <w:r w:rsidRPr="5AD8E5F2">
              <w:rPr>
                <w:rFonts w:ascii="Calibri" w:hAnsi="Calibri" w:eastAsia="Calibri" w:cs="Calibri"/>
                <w:sz w:val="20"/>
                <w:szCs w:val="20"/>
              </w:rPr>
              <w:t>String</w:t>
            </w:r>
          </w:p>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4FFC4B06" w14:textId="4C0FB7DC">
            <w:pPr>
              <w:rPr>
                <w:rFonts w:ascii="Calibri" w:hAnsi="Calibri" w:eastAsia="Calibri" w:cs="Calibri"/>
                <w:sz w:val="20"/>
                <w:szCs w:val="20"/>
              </w:rPr>
            </w:pPr>
            <w:r w:rsidRPr="5AD8E5F2">
              <w:rPr>
                <w:rFonts w:ascii="Calibri" w:hAnsi="Calibri" w:eastAsia="Calibri" w:cs="Calibri"/>
                <w:sz w:val="20"/>
                <w:szCs w:val="20"/>
              </w:rPr>
              <w:t>Yes</w:t>
            </w:r>
          </w:p>
        </w:tc>
        <w:tc>
          <w:tcPr>
            <w:tcW w:w="2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00B53445" w14:paraId="3560ACA5" w14:textId="6B775D33">
            <w:pPr>
              <w:rPr>
                <w:rFonts w:ascii="Calibri" w:hAnsi="Calibri" w:eastAsia="Calibri" w:cs="Calibri"/>
                <w:sz w:val="20"/>
                <w:szCs w:val="20"/>
              </w:rPr>
            </w:pPr>
            <w:r>
              <w:rPr>
                <w:rStyle w:val="normaltextrun"/>
                <w:rFonts w:ascii="Calibri" w:hAnsi="Calibri" w:cs="Calibri"/>
                <w:color w:val="000000"/>
                <w:sz w:val="20"/>
                <w:szCs w:val="20"/>
                <w:shd w:val="clear" w:color="auto" w:fill="FFFFFF"/>
              </w:rPr>
              <w:t>So</w:t>
            </w:r>
            <w:r w:rsidRPr="00A86453">
              <w:rPr>
                <w:rStyle w:val="normaltextrun"/>
                <w:rFonts w:ascii="Calibri" w:hAnsi="Calibri" w:cs="Calibri"/>
                <w:color w:val="000000"/>
                <w:sz w:val="20"/>
                <w:szCs w:val="20"/>
                <w:shd w:val="clear" w:color="auto" w:fill="FFFFFF"/>
              </w:rPr>
              <w:t>urce</w:t>
            </w:r>
            <w:r w:rsidRPr="00A86453" w:rsidR="5F8AC4BA">
              <w:rPr>
                <w:rStyle w:val="normaltextrun"/>
                <w:rFonts w:ascii="Calibri" w:hAnsi="Calibri" w:eastAsia="Calibri" w:cs="Calibri"/>
                <w:color w:val="000000"/>
                <w:sz w:val="20"/>
                <w:szCs w:val="20"/>
                <w:shd w:val="clear" w:color="auto" w:fill="FFFFFF"/>
              </w:rPr>
              <w:t xml:space="preserve"> System: The system that MWRP received this data from (could be "MWRP" if the data was uploaded to MWRP).</w:t>
            </w:r>
          </w:p>
        </w:tc>
      </w:tr>
      <w:tr w:rsidRPr="005424B9" w:rsidR="09C1947A" w:rsidTr="000466DC" w14:paraId="26CBB3D2" w14:textId="77777777">
        <w:trPr>
          <w:trHeight w:val="600"/>
        </w:trPr>
        <w:tc>
          <w:tcPr>
            <w:tcW w:w="2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159E1920" w14:textId="6CA813BD">
            <w:pPr>
              <w:rPr>
                <w:rFonts w:ascii="Calibri" w:hAnsi="Calibri" w:eastAsia="Calibri" w:cs="Calibri"/>
                <w:sz w:val="20"/>
                <w:szCs w:val="20"/>
              </w:rPr>
            </w:pPr>
            <w:r w:rsidRPr="5AD8E5F2">
              <w:rPr>
                <w:rFonts w:ascii="Calibri" w:hAnsi="Calibri" w:eastAsia="Calibri" w:cs="Calibri"/>
                <w:sz w:val="20"/>
                <w:szCs w:val="20"/>
              </w:rPr>
              <w:t xml:space="preserve">vaCMSSequenceNum  </w:t>
            </w:r>
          </w:p>
        </w:tc>
        <w:tc>
          <w:tcPr>
            <w:tcW w:w="23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18B2BCFC" w14:textId="5E5CA41C">
            <w:pPr>
              <w:rPr>
                <w:rFonts w:ascii="Calibri" w:hAnsi="Calibri" w:eastAsia="Calibri" w:cs="Calibri"/>
                <w:sz w:val="20"/>
                <w:szCs w:val="20"/>
              </w:rPr>
            </w:pPr>
            <w:r w:rsidRPr="5AD8E5F2">
              <w:rPr>
                <w:rFonts w:ascii="Calibri" w:hAnsi="Calibri" w:eastAsia="Calibri" w:cs="Calibri"/>
                <w:sz w:val="20"/>
                <w:szCs w:val="20"/>
              </w:rPr>
              <w:t xml:space="preserve">String </w:t>
            </w:r>
          </w:p>
        </w:tc>
        <w:tc>
          <w:tcPr>
            <w:tcW w:w="12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vAlign w:val="bottom"/>
          </w:tcPr>
          <w:p w:rsidRPr="005424B9" w:rsidR="09C1947A" w:rsidP="00A86453" w:rsidRDefault="1563826A" w14:paraId="5EEC0135" w14:textId="63A886EC">
            <w:pPr>
              <w:rPr>
                <w:rFonts w:ascii="Calibri" w:hAnsi="Calibri" w:eastAsia="Calibri" w:cs="Calibri"/>
                <w:sz w:val="20"/>
                <w:szCs w:val="20"/>
              </w:rPr>
            </w:pPr>
            <w:r w:rsidRPr="5AD8E5F2">
              <w:rPr>
                <w:rFonts w:ascii="Calibri" w:hAnsi="Calibri" w:eastAsia="Calibri" w:cs="Calibri"/>
                <w:sz w:val="20"/>
                <w:szCs w:val="20"/>
              </w:rPr>
              <w:t xml:space="preserve">Yes </w:t>
            </w:r>
          </w:p>
        </w:tc>
        <w:tc>
          <w:tcPr>
            <w:tcW w:w="2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5" w:type="dxa"/>
              <w:right w:w="15" w:type="dxa"/>
            </w:tcMar>
          </w:tcPr>
          <w:p w:rsidRPr="005424B9" w:rsidR="09C1947A" w:rsidP="00A86453" w:rsidRDefault="00B53445" w14:paraId="6715A8D5" w14:textId="27DEA821">
            <w:pPr>
              <w:rPr>
                <w:rFonts w:ascii="Calibri" w:hAnsi="Calibri" w:eastAsia="Calibri" w:cs="Calibri"/>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431200" w:rsidP="00A86453" w:rsidRDefault="00431200" w14:paraId="7FD1E49A" w14:textId="31C192A2">
      <w:pPr>
        <w:ind w:right="162"/>
        <w:rPr>
          <w:rFonts w:ascii="Calibri" w:hAnsi="Calibri" w:cs="Calibri"/>
          <w:color w:val="000000"/>
          <w:sz w:val="20"/>
          <w:szCs w:val="20"/>
        </w:rPr>
      </w:pPr>
    </w:p>
    <w:p w:rsidRPr="005424B9" w:rsidR="00712BF3" w:rsidP="008661F6" w:rsidRDefault="00712BF3" w14:paraId="3E95B75C" w14:textId="77777777">
      <w:pPr>
        <w:pStyle w:val="paragraph"/>
        <w:spacing w:before="0" w:beforeAutospacing="0" w:after="0" w:afterAutospacing="0"/>
        <w:ind w:right="150"/>
        <w:textAlignment w:val="baseline"/>
        <w:rPr>
          <w:rFonts w:ascii="Calibri" w:hAnsi="Calibri" w:cs="Calibri"/>
          <w:sz w:val="20"/>
          <w:szCs w:val="20"/>
        </w:rPr>
      </w:pPr>
      <w:r w:rsidRPr="005424B9">
        <w:rPr>
          <w:rStyle w:val="normaltextrun"/>
          <w:rFonts w:ascii="Calibri" w:hAnsi="Calibri" w:cs="Calibri"/>
          <w:color w:val="000000"/>
          <w:sz w:val="20"/>
          <w:szCs w:val="20"/>
          <w:lang w:val="en-GB"/>
        </w:rPr>
        <w:t>AidCategoryDTO:</w:t>
      </w:r>
      <w:r w:rsidRPr="005424B9">
        <w:rPr>
          <w:rStyle w:val="eop"/>
          <w:rFonts w:ascii="Calibri" w:hAnsi="Calibri" w:cs="Calibri"/>
          <w:color w:val="000000"/>
          <w:sz w:val="20"/>
          <w:szCs w:val="20"/>
        </w:rPr>
        <w:t> </w:t>
      </w:r>
    </w:p>
    <w:tbl>
      <w:tblPr>
        <w:tblW w:w="9540"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57"/>
        <w:gridCol w:w="1213"/>
        <w:gridCol w:w="1233"/>
        <w:gridCol w:w="3437"/>
      </w:tblGrid>
      <w:tr w:rsidRPr="005424B9" w:rsidR="00712BF3" w:rsidTr="016D1326" w14:paraId="5E4A7A05" w14:textId="77777777">
        <w:trPr>
          <w:trHeight w:val="300"/>
        </w:trPr>
        <w:tc>
          <w:tcPr>
            <w:tcW w:w="3657"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5424B9" w:rsidR="00712BF3" w:rsidRDefault="00712BF3" w14:paraId="10A81679" w14:textId="77777777">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Field</w:t>
            </w:r>
            <w:r w:rsidRPr="005424B9">
              <w:rPr>
                <w:rStyle w:val="eop"/>
                <w:rFonts w:ascii="Calibri" w:hAnsi="Calibri" w:cs="Calibri"/>
                <w:b/>
                <w:bCs/>
                <w:color w:val="FFFFFF"/>
                <w:sz w:val="20"/>
                <w:szCs w:val="20"/>
              </w:rPr>
              <w:t> </w:t>
            </w:r>
          </w:p>
        </w:tc>
        <w:tc>
          <w:tcPr>
            <w:tcW w:w="1213"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5424B9" w:rsidR="00712BF3" w:rsidRDefault="00712BF3" w14:paraId="1B72CF77" w14:textId="77777777">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Type</w:t>
            </w:r>
            <w:r w:rsidRPr="005424B9">
              <w:rPr>
                <w:rStyle w:val="eop"/>
                <w:rFonts w:ascii="Calibri" w:hAnsi="Calibri" w:cs="Calibri"/>
                <w:b/>
                <w:bCs/>
                <w:color w:val="FFFFFF"/>
                <w:sz w:val="20"/>
                <w:szCs w:val="20"/>
              </w:rPr>
              <w:t> </w:t>
            </w:r>
          </w:p>
        </w:tc>
        <w:tc>
          <w:tcPr>
            <w:tcW w:w="1233"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5424B9" w:rsidR="00712BF3" w:rsidRDefault="00712BF3" w14:paraId="1E8DC1DA" w14:textId="77777777">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Required</w:t>
            </w:r>
            <w:r w:rsidRPr="005424B9">
              <w:rPr>
                <w:rStyle w:val="eop"/>
                <w:rFonts w:ascii="Calibri" w:hAnsi="Calibri" w:cs="Calibri"/>
                <w:b/>
                <w:bCs/>
                <w:color w:val="FFFFFF"/>
                <w:sz w:val="20"/>
                <w:szCs w:val="20"/>
              </w:rPr>
              <w:t> </w:t>
            </w:r>
          </w:p>
        </w:tc>
        <w:tc>
          <w:tcPr>
            <w:tcW w:w="3437"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5424B9" w:rsidR="00712BF3" w:rsidRDefault="00712BF3" w14:paraId="3F5295D2" w14:textId="77777777">
            <w:pPr>
              <w:pStyle w:val="paragraph"/>
              <w:spacing w:before="0" w:beforeAutospacing="0" w:after="0" w:afterAutospacing="0"/>
              <w:jc w:val="center"/>
              <w:textAlignment w:val="baseline"/>
              <w:rPr>
                <w:rFonts w:ascii="Calibri" w:hAnsi="Calibri" w:cs="Calibri"/>
                <w:b/>
                <w:bCs/>
                <w:color w:val="F5F5F5"/>
                <w:sz w:val="20"/>
                <w:szCs w:val="20"/>
              </w:rPr>
            </w:pPr>
            <w:r w:rsidRPr="005424B9">
              <w:rPr>
                <w:rStyle w:val="normaltextrun"/>
                <w:rFonts w:ascii="Calibri" w:hAnsi="Calibri" w:cs="Calibri"/>
                <w:b/>
                <w:bCs/>
                <w:color w:val="FFFFFF"/>
                <w:sz w:val="20"/>
                <w:szCs w:val="20"/>
                <w:lang w:val="en-GB"/>
              </w:rPr>
              <w:t>Description</w:t>
            </w:r>
            <w:r w:rsidRPr="005424B9">
              <w:rPr>
                <w:rStyle w:val="eop"/>
                <w:rFonts w:ascii="Calibri" w:hAnsi="Calibri" w:cs="Calibri"/>
                <w:b/>
                <w:bCs/>
                <w:color w:val="FFFFFF"/>
                <w:sz w:val="20"/>
                <w:szCs w:val="20"/>
              </w:rPr>
              <w:t> </w:t>
            </w:r>
          </w:p>
        </w:tc>
      </w:tr>
      <w:tr w:rsidRPr="005424B9" w:rsidR="00EA6C1A" w:rsidTr="016D1326" w14:paraId="7B02DD69" w14:textId="77777777">
        <w:trPr>
          <w:trHeight w:val="300"/>
        </w:trPr>
        <w:tc>
          <w:tcPr>
            <w:tcW w:w="3657"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6A37FEC3" w14:textId="7E8F096A">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color w:val="000000"/>
                <w:sz w:val="20"/>
                <w:szCs w:val="20"/>
                <w:lang w:val="en-GB"/>
              </w:rPr>
              <w:t>aidCategory</w:t>
            </w:r>
            <w:r w:rsidRPr="005424B9">
              <w:rPr>
                <w:rFonts w:ascii="Calibri" w:hAnsi="Calibri" w:cs="Calibri"/>
                <w:color w:val="000000"/>
                <w:sz w:val="20"/>
                <w:szCs w:val="20"/>
              </w:rPr>
              <w:t> </w:t>
            </w:r>
          </w:p>
        </w:tc>
        <w:tc>
          <w:tcPr>
            <w:tcW w:w="1213" w:type="dxa"/>
            <w:tcBorders>
              <w:top w:val="single" w:color="auto" w:sz="6" w:space="0"/>
              <w:left w:val="single" w:color="auto" w:sz="6" w:space="0"/>
              <w:bottom w:val="single" w:color="auto" w:sz="6" w:space="0"/>
              <w:right w:val="single" w:color="auto" w:sz="6" w:space="0"/>
            </w:tcBorders>
            <w:hideMark/>
          </w:tcPr>
          <w:p w:rsidRPr="005424B9" w:rsidR="00EA6C1A" w:rsidP="00EA6C1A" w:rsidRDefault="25586467" w14:paraId="01355CBB" w14:textId="527F352B">
            <w:pPr>
              <w:pStyle w:val="paragraph"/>
              <w:spacing w:before="0" w:beforeAutospacing="0" w:after="0" w:afterAutospacing="0"/>
              <w:textAlignment w:val="baseline"/>
              <w:rPr>
                <w:rFonts w:ascii="Calibri" w:hAnsi="Calibri" w:cs="Calibri"/>
                <w:sz w:val="20"/>
                <w:szCs w:val="20"/>
              </w:rPr>
            </w:pPr>
            <w:r w:rsidRPr="093872E5">
              <w:rPr>
                <w:rFonts w:ascii="Calibri" w:hAnsi="Calibri" w:cs="Calibri"/>
                <w:color w:val="000000" w:themeColor="text1"/>
                <w:sz w:val="20"/>
                <w:szCs w:val="20"/>
              </w:rPr>
              <w:t>String</w:t>
            </w:r>
          </w:p>
        </w:tc>
        <w:tc>
          <w:tcPr>
            <w:tcW w:w="1233"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773315E5" w14:textId="1800A5AF">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color w:val="000000"/>
                <w:sz w:val="20"/>
                <w:szCs w:val="20"/>
                <w:lang w:val="en-GB"/>
              </w:rPr>
              <w:t>Yes</w:t>
            </w:r>
            <w:r w:rsidRPr="005424B9">
              <w:rPr>
                <w:rFonts w:ascii="Calibri" w:hAnsi="Calibri" w:cs="Calibri"/>
                <w:color w:val="000000"/>
                <w:sz w:val="20"/>
                <w:szCs w:val="20"/>
              </w:rPr>
              <w:t> </w:t>
            </w:r>
          </w:p>
        </w:tc>
        <w:tc>
          <w:tcPr>
            <w:tcW w:w="3437" w:type="dxa"/>
            <w:tcBorders>
              <w:top w:val="single" w:color="auto" w:sz="6" w:space="0"/>
              <w:left w:val="single" w:color="auto" w:sz="6" w:space="0"/>
              <w:bottom w:val="single" w:color="auto" w:sz="6" w:space="0"/>
              <w:right w:val="single" w:color="auto" w:sz="6" w:space="0"/>
            </w:tcBorders>
            <w:hideMark/>
          </w:tcPr>
          <w:p w:rsidRPr="00A86453" w:rsidR="00EA6C1A" w:rsidP="19420413" w:rsidRDefault="00EA6C1A" w14:paraId="5DBEBEB0" w14:textId="001D920A">
            <w:pPr>
              <w:pStyle w:val="paragraph"/>
              <w:spacing w:before="0" w:beforeAutospacing="0" w:after="0" w:afterAutospacing="0"/>
              <w:textAlignment w:val="baseline"/>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Aid Category code of the client is approved/received from VaCMS</w:t>
            </w:r>
          </w:p>
          <w:p w:rsidRPr="005424B9" w:rsidR="00EA6C1A" w:rsidP="00223C2D" w:rsidRDefault="61EAEA8D" w14:paraId="7DDBF996" w14:textId="01F5A37F">
            <w:pPr>
              <w:pStyle w:val="paragraph"/>
              <w:spacing w:before="0" w:beforeAutospacing="0" w:after="0" w:afterAutospacing="0"/>
              <w:textAlignment w:val="baseline"/>
              <w:rPr>
                <w:rFonts w:asciiTheme="majorHAnsi" w:hAnsiTheme="majorHAnsi" w:eastAsiaTheme="minorEastAsia" w:cstheme="majorBidi"/>
              </w:rPr>
            </w:pPr>
            <w:r w:rsidRPr="00A86453">
              <w:rPr>
                <w:rFonts w:ascii="Calibri" w:hAnsi="Calibri" w:eastAsia="Calibri" w:cs="Calibri"/>
                <w:color w:val="000000" w:themeColor="text1"/>
                <w:sz w:val="20"/>
                <w:szCs w:val="20"/>
              </w:rPr>
              <w:t>RT_AidCategories</w:t>
            </w:r>
          </w:p>
        </w:tc>
      </w:tr>
      <w:tr w:rsidRPr="005424B9" w:rsidR="00EA6C1A" w:rsidTr="016D1326" w14:paraId="0C8BF733" w14:textId="77777777">
        <w:trPr>
          <w:trHeight w:val="300"/>
        </w:trPr>
        <w:tc>
          <w:tcPr>
            <w:tcW w:w="3657"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37F4F0F8" w14:textId="450A2F17">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eastAsiaTheme="minorEastAsia"/>
                <w:color w:val="000000" w:themeColor="text1"/>
                <w:sz w:val="20"/>
                <w:szCs w:val="20"/>
              </w:rPr>
              <w:t>startDate</w:t>
            </w:r>
          </w:p>
        </w:tc>
        <w:tc>
          <w:tcPr>
            <w:tcW w:w="1213"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4ACD1C41" w14:textId="08381C58">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eastAsiaTheme="minorEastAsia"/>
                <w:color w:val="000000" w:themeColor="text1"/>
                <w:sz w:val="20"/>
                <w:szCs w:val="20"/>
              </w:rPr>
              <w:t>Date</w:t>
            </w:r>
          </w:p>
        </w:tc>
        <w:tc>
          <w:tcPr>
            <w:tcW w:w="1233"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39C1D25D" w14:textId="39347DC4">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eastAsiaTheme="minorEastAsia"/>
                <w:color w:val="000000" w:themeColor="text1"/>
                <w:sz w:val="20"/>
                <w:szCs w:val="20"/>
              </w:rPr>
              <w:t>Yes</w:t>
            </w:r>
          </w:p>
        </w:tc>
        <w:tc>
          <w:tcPr>
            <w:tcW w:w="3437"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5BB01113" w14:textId="0E55747B">
            <w:pPr>
              <w:pStyle w:val="paragraph"/>
              <w:spacing w:before="0" w:beforeAutospacing="0" w:after="0" w:afterAutospacing="0"/>
              <w:textAlignment w:val="baseline"/>
              <w:rPr>
                <w:rFonts w:ascii="Calibri" w:hAnsi="Calibri" w:cs="Calibri"/>
                <w:sz w:val="20"/>
                <w:szCs w:val="20"/>
              </w:rPr>
            </w:pPr>
            <w:r w:rsidRPr="005424B9">
              <w:rPr>
                <w:rFonts w:ascii="Calibri" w:hAnsi="Calibri" w:cs="Calibri" w:eastAsiaTheme="minorEastAsia"/>
                <w:color w:val="000000" w:themeColor="text1"/>
                <w:sz w:val="20"/>
                <w:szCs w:val="20"/>
              </w:rPr>
              <w:t xml:space="preserve"> Start Date of aid category</w:t>
            </w:r>
          </w:p>
        </w:tc>
      </w:tr>
      <w:tr w:rsidRPr="005424B9" w:rsidR="00EA6C1A" w:rsidTr="016D1326" w14:paraId="09584D7E" w14:textId="77777777">
        <w:trPr>
          <w:trHeight w:val="300"/>
        </w:trPr>
        <w:tc>
          <w:tcPr>
            <w:tcW w:w="3657"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70970537" w14:textId="662BF0DB">
            <w:pPr>
              <w:pStyle w:val="paragraph"/>
              <w:spacing w:before="0" w:beforeAutospacing="0" w:after="0" w:afterAutospacing="0"/>
              <w:textAlignment w:val="baseline"/>
              <w:rPr>
                <w:rFonts w:ascii="Calibri" w:hAnsi="Calibri" w:cs="Calibri"/>
                <w:sz w:val="20"/>
                <w:szCs w:val="20"/>
                <w:lang w:val="en-GB"/>
              </w:rPr>
            </w:pPr>
            <w:r w:rsidRPr="005424B9">
              <w:rPr>
                <w:rFonts w:ascii="Calibri" w:hAnsi="Calibri" w:cs="Calibri" w:eastAsiaTheme="minorEastAsia"/>
                <w:color w:val="000000" w:themeColor="text1"/>
                <w:sz w:val="20"/>
                <w:szCs w:val="20"/>
              </w:rPr>
              <w:t>endDate</w:t>
            </w:r>
          </w:p>
        </w:tc>
        <w:tc>
          <w:tcPr>
            <w:tcW w:w="1213"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6CAFF6D4" w14:textId="04B74099">
            <w:pPr>
              <w:pStyle w:val="paragraph"/>
              <w:spacing w:before="0" w:beforeAutospacing="0" w:after="0" w:afterAutospacing="0"/>
              <w:textAlignment w:val="baseline"/>
              <w:rPr>
                <w:rFonts w:ascii="Calibri" w:hAnsi="Calibri" w:cs="Calibri"/>
                <w:sz w:val="20"/>
                <w:szCs w:val="20"/>
                <w:lang w:val="en-GB"/>
              </w:rPr>
            </w:pPr>
            <w:r w:rsidRPr="005424B9">
              <w:rPr>
                <w:rFonts w:ascii="Calibri" w:hAnsi="Calibri" w:cs="Calibri" w:eastAsiaTheme="minorEastAsia"/>
                <w:color w:val="000000" w:themeColor="text1"/>
                <w:sz w:val="20"/>
                <w:szCs w:val="20"/>
              </w:rPr>
              <w:t>Date</w:t>
            </w:r>
          </w:p>
        </w:tc>
        <w:tc>
          <w:tcPr>
            <w:tcW w:w="1233"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359D19C7" w14:textId="11D1CEA5">
            <w:pPr>
              <w:pStyle w:val="paragraph"/>
              <w:spacing w:before="0" w:beforeAutospacing="0" w:after="0" w:afterAutospacing="0"/>
              <w:textAlignment w:val="baseline"/>
              <w:rPr>
                <w:rFonts w:ascii="Calibri" w:hAnsi="Calibri" w:cs="Calibri"/>
                <w:sz w:val="20"/>
                <w:szCs w:val="20"/>
                <w:lang w:val="en-GB"/>
              </w:rPr>
            </w:pPr>
            <w:r w:rsidRPr="005424B9">
              <w:rPr>
                <w:rFonts w:ascii="Calibri" w:hAnsi="Calibri" w:cs="Calibri" w:eastAsiaTheme="minorEastAsia"/>
                <w:color w:val="000000" w:themeColor="text1"/>
                <w:sz w:val="20"/>
                <w:szCs w:val="20"/>
              </w:rPr>
              <w:t>No</w:t>
            </w:r>
          </w:p>
        </w:tc>
        <w:tc>
          <w:tcPr>
            <w:tcW w:w="3437" w:type="dxa"/>
            <w:tcBorders>
              <w:top w:val="single" w:color="auto" w:sz="6" w:space="0"/>
              <w:left w:val="single" w:color="auto" w:sz="6" w:space="0"/>
              <w:bottom w:val="single" w:color="auto" w:sz="6" w:space="0"/>
              <w:right w:val="single" w:color="auto" w:sz="6" w:space="0"/>
            </w:tcBorders>
            <w:hideMark/>
          </w:tcPr>
          <w:p w:rsidRPr="005424B9" w:rsidR="00EA6C1A" w:rsidP="00EA6C1A" w:rsidRDefault="00EA6C1A" w14:paraId="66F2BD62" w14:textId="31899D23">
            <w:pPr>
              <w:pStyle w:val="paragraph"/>
              <w:spacing w:before="0" w:beforeAutospacing="0" w:after="0" w:afterAutospacing="0"/>
              <w:textAlignment w:val="baseline"/>
              <w:rPr>
                <w:rFonts w:ascii="Calibri" w:hAnsi="Calibri" w:cs="Calibri"/>
                <w:sz w:val="20"/>
                <w:szCs w:val="20"/>
                <w:lang w:val="en-GB"/>
              </w:rPr>
            </w:pPr>
            <w:r w:rsidRPr="005424B9">
              <w:rPr>
                <w:rFonts w:ascii="Calibri" w:hAnsi="Calibri" w:cs="Calibri" w:eastAsiaTheme="minorEastAsia"/>
                <w:color w:val="000000" w:themeColor="text1"/>
                <w:sz w:val="20"/>
                <w:szCs w:val="20"/>
              </w:rPr>
              <w:t>End date of aid category</w:t>
            </w:r>
          </w:p>
        </w:tc>
      </w:tr>
      <w:tr w:rsidRPr="005424B9" w:rsidR="00610AA3" w:rsidTr="016D1326" w14:paraId="36BE7D9F" w14:textId="77777777">
        <w:trPr>
          <w:trHeight w:val="300"/>
        </w:trPr>
        <w:tc>
          <w:tcPr>
            <w:tcW w:w="3657" w:type="dxa"/>
            <w:tcBorders>
              <w:top w:val="single" w:color="auto" w:sz="6" w:space="0"/>
              <w:left w:val="single" w:color="auto" w:sz="6" w:space="0"/>
              <w:bottom w:val="single" w:color="auto" w:sz="6" w:space="0"/>
              <w:right w:val="single" w:color="auto" w:sz="6" w:space="0"/>
            </w:tcBorders>
          </w:tcPr>
          <w:p w:rsidRPr="00470B6D" w:rsidR="00610AA3" w:rsidDel="00E2067F" w:rsidP="31714CD1" w:rsidRDefault="00610AA3" w14:paraId="54DD8F15" w14:textId="105DC208">
            <w:pPr>
              <w:pStyle w:val="TableText10"/>
              <w:rPr>
                <w:rStyle w:val="normaltextrun"/>
                <w:rFonts w:ascii="Calibri" w:hAnsi="Calibri" w:cs="Calibri"/>
                <w:color w:val="498205"/>
                <w:u w:val="single"/>
                <w:shd w:val="clear" w:color="auto" w:fill="F1BBBD"/>
                <w:lang w:val="en-GB"/>
              </w:rPr>
            </w:pPr>
            <w:r w:rsidRPr="005424B9">
              <w:rPr>
                <w:rFonts w:ascii="Calibri" w:hAnsi="Calibri" w:eastAsia="Calibri" w:cs="Calibri"/>
                <w:color w:val="000000" w:themeColor="text1"/>
                <w:szCs w:val="20"/>
                <w:lang w:val="en-GB"/>
              </w:rPr>
              <w:t>source</w:t>
            </w:r>
          </w:p>
        </w:tc>
        <w:tc>
          <w:tcPr>
            <w:tcW w:w="1213" w:type="dxa"/>
            <w:tcBorders>
              <w:top w:val="single" w:color="auto" w:sz="6" w:space="0"/>
              <w:left w:val="single" w:color="auto" w:sz="6" w:space="0"/>
              <w:bottom w:val="single" w:color="auto" w:sz="6" w:space="0"/>
              <w:right w:val="single" w:color="auto" w:sz="6" w:space="0"/>
            </w:tcBorders>
          </w:tcPr>
          <w:p w:rsidRPr="00610AA3" w:rsidR="00610AA3" w:rsidP="31714CD1" w:rsidRDefault="00610AA3" w14:paraId="52C6F491" w14:textId="77E967A6">
            <w:pPr>
              <w:pStyle w:val="TableText10"/>
              <w:rPr>
                <w:rStyle w:val="normaltextrun"/>
                <w:rFonts w:ascii="Calibri" w:hAnsi="Calibri" w:cs="Calibri"/>
                <w:color w:val="498205"/>
                <w:u w:val="single"/>
                <w:shd w:val="clear" w:color="auto" w:fill="F1BBBD"/>
                <w:lang w:val="en-GB"/>
              </w:rPr>
            </w:pPr>
            <w:r w:rsidRPr="005424B9">
              <w:rPr>
                <w:rFonts w:ascii="Calibri" w:hAnsi="Calibri" w:eastAsia="Calibri" w:cs="Calibri"/>
                <w:color w:val="000000" w:themeColor="text1"/>
                <w:szCs w:val="20"/>
                <w:lang w:val="en-GB"/>
              </w:rPr>
              <w:t>String</w:t>
            </w:r>
          </w:p>
        </w:tc>
        <w:tc>
          <w:tcPr>
            <w:tcW w:w="1233" w:type="dxa"/>
            <w:tcBorders>
              <w:top w:val="single" w:color="auto" w:sz="6" w:space="0"/>
              <w:left w:val="single" w:color="auto" w:sz="6" w:space="0"/>
              <w:bottom w:val="single" w:color="auto" w:sz="6" w:space="0"/>
              <w:right w:val="single" w:color="auto" w:sz="6" w:space="0"/>
            </w:tcBorders>
          </w:tcPr>
          <w:p w:rsidRPr="00610AA3" w:rsidR="00610AA3" w:rsidP="31714CD1" w:rsidRDefault="00610AA3" w14:paraId="35A133A5" w14:textId="503A34BA">
            <w:pPr>
              <w:pStyle w:val="TableText10"/>
              <w:rPr>
                <w:rStyle w:val="normaltextrun"/>
                <w:rFonts w:ascii="Calibri" w:hAnsi="Calibri" w:cs="Calibri"/>
                <w:color w:val="498205"/>
                <w:u w:val="single"/>
                <w:shd w:val="clear" w:color="auto" w:fill="F1BBBD"/>
                <w:lang w:val="en-GB"/>
              </w:rPr>
            </w:pPr>
            <w:r w:rsidRPr="005424B9">
              <w:rPr>
                <w:rFonts w:ascii="Calibri" w:hAnsi="Calibri" w:eastAsia="Calibri" w:cs="Calibri"/>
                <w:color w:val="000000" w:themeColor="text1"/>
                <w:szCs w:val="20"/>
                <w:lang w:val="en-GB"/>
              </w:rPr>
              <w:t>Yes</w:t>
            </w:r>
          </w:p>
        </w:tc>
        <w:tc>
          <w:tcPr>
            <w:tcW w:w="3437" w:type="dxa"/>
            <w:tcBorders>
              <w:top w:val="single" w:color="auto" w:sz="6" w:space="0"/>
              <w:left w:val="single" w:color="auto" w:sz="6" w:space="0"/>
              <w:bottom w:val="single" w:color="auto" w:sz="6" w:space="0"/>
              <w:right w:val="single" w:color="auto" w:sz="6" w:space="0"/>
            </w:tcBorders>
          </w:tcPr>
          <w:p w:rsidRPr="008E69F0" w:rsidR="000A04C8" w:rsidP="000A04C8" w:rsidRDefault="1EF0C44E" w14:paraId="24487964" w14:textId="77777777">
            <w:pPr>
              <w:pStyle w:val="TableText1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The system that MWRP received this data from (could be "MWRP" if the data was uploaded to MWRP).</w:t>
            </w:r>
            <w:r w:rsidRPr="5AD8E5F2">
              <w:rPr>
                <w:rFonts w:ascii="Calibri" w:hAnsi="Calibri" w:eastAsia="Calibri" w:cs="Calibri"/>
                <w:color w:val="000000" w:themeColor="text1"/>
                <w:lang w:val="en-GB"/>
              </w:rPr>
              <w:t xml:space="preserve"> </w:t>
            </w:r>
          </w:p>
          <w:p w:rsidRPr="00610AA3" w:rsidR="00610AA3" w:rsidP="31714CD1" w:rsidRDefault="09FEB96E" w14:paraId="04471A09" w14:textId="746DE6F8">
            <w:pPr>
              <w:pStyle w:val="TableText10"/>
              <w:rPr>
                <w:rStyle w:val="normaltextrun"/>
                <w:rFonts w:ascii="Calibri" w:hAnsi="Calibri" w:cs="Calibri"/>
                <w:color w:val="498205"/>
                <w:u w:val="single"/>
                <w:shd w:val="clear" w:color="auto" w:fill="F1BBBD"/>
                <w:lang w:val="en-GB"/>
              </w:rPr>
            </w:pPr>
            <w:r w:rsidRPr="5AD8E5F2">
              <w:rPr>
                <w:rFonts w:ascii="Calibri" w:hAnsi="Calibri" w:eastAsia="Calibri" w:cs="Calibri"/>
                <w:lang w:val="en-GB"/>
              </w:rPr>
              <w:t>Eg: VaCMS</w:t>
            </w:r>
          </w:p>
        </w:tc>
      </w:tr>
      <w:tr w:rsidRPr="005424B9" w:rsidR="00610AA3" w:rsidTr="016D1326" w14:paraId="579FA43B" w14:textId="77777777">
        <w:trPr>
          <w:trHeight w:val="300"/>
        </w:trPr>
        <w:tc>
          <w:tcPr>
            <w:tcW w:w="3657" w:type="dxa"/>
            <w:tcBorders>
              <w:top w:val="single" w:color="auto" w:sz="6" w:space="0"/>
              <w:left w:val="single" w:color="auto" w:sz="6" w:space="0"/>
              <w:bottom w:val="single" w:color="auto" w:sz="6" w:space="0"/>
              <w:right w:val="single" w:color="auto" w:sz="6" w:space="0"/>
            </w:tcBorders>
          </w:tcPr>
          <w:p w:rsidRPr="00470B6D" w:rsidR="00610AA3" w:rsidDel="00E2067F" w:rsidP="31714CD1" w:rsidRDefault="0645EF73" w14:paraId="44E61900" w14:textId="406304F7">
            <w:pPr>
              <w:pStyle w:val="TableText10"/>
              <w:rPr>
                <w:rStyle w:val="normaltextrun"/>
                <w:rFonts w:ascii="Calibri" w:hAnsi="Calibri" w:cs="Calibri"/>
                <w:color w:val="498205"/>
                <w:u w:val="single"/>
                <w:shd w:val="clear" w:color="auto" w:fill="F1BBBD"/>
                <w:lang w:val="en-GB"/>
              </w:rPr>
            </w:pPr>
            <w:r w:rsidRPr="5AD8E5F2">
              <w:rPr>
                <w:rFonts w:ascii="Calibri" w:hAnsi="Calibri" w:cs="Calibri" w:eastAsiaTheme="majorEastAsia"/>
                <w:lang w:val="en-GB"/>
              </w:rPr>
              <w:t>updateSw</w:t>
            </w:r>
          </w:p>
        </w:tc>
        <w:tc>
          <w:tcPr>
            <w:tcW w:w="1213" w:type="dxa"/>
            <w:tcBorders>
              <w:top w:val="single" w:color="auto" w:sz="6" w:space="0"/>
              <w:left w:val="single" w:color="auto" w:sz="6" w:space="0"/>
              <w:bottom w:val="single" w:color="auto" w:sz="6" w:space="0"/>
              <w:right w:val="single" w:color="auto" w:sz="6" w:space="0"/>
            </w:tcBorders>
          </w:tcPr>
          <w:p w:rsidRPr="00610AA3" w:rsidR="00610AA3" w:rsidP="31714CD1" w:rsidRDefault="00610AA3" w14:paraId="4A59DF7A" w14:textId="19D9D1DD">
            <w:pPr>
              <w:pStyle w:val="TableText10"/>
              <w:rPr>
                <w:rStyle w:val="normaltextrun"/>
                <w:rFonts w:ascii="Calibri" w:hAnsi="Calibri" w:cs="Calibri"/>
                <w:color w:val="498205"/>
                <w:u w:val="single"/>
                <w:shd w:val="clear" w:color="auto" w:fill="F1BBBD"/>
                <w:lang w:val="en-GB"/>
              </w:rPr>
            </w:pPr>
            <w:r w:rsidRPr="005424B9">
              <w:rPr>
                <w:rFonts w:ascii="Calibri" w:hAnsi="Calibri" w:cs="Calibri" w:eastAsiaTheme="majorEastAsia"/>
                <w:color w:val="000000" w:themeColor="text1"/>
                <w:szCs w:val="20"/>
                <w:lang w:val="en-GB"/>
              </w:rPr>
              <w:t>String</w:t>
            </w:r>
          </w:p>
        </w:tc>
        <w:tc>
          <w:tcPr>
            <w:tcW w:w="1233" w:type="dxa"/>
            <w:tcBorders>
              <w:top w:val="single" w:color="auto" w:sz="6" w:space="0"/>
              <w:left w:val="single" w:color="auto" w:sz="6" w:space="0"/>
              <w:bottom w:val="single" w:color="auto" w:sz="6" w:space="0"/>
              <w:right w:val="single" w:color="auto" w:sz="6" w:space="0"/>
            </w:tcBorders>
          </w:tcPr>
          <w:p w:rsidRPr="00610AA3" w:rsidR="00610AA3" w:rsidP="31714CD1" w:rsidRDefault="00610AA3" w14:paraId="74DF3A49" w14:textId="5454B82B">
            <w:pPr>
              <w:pStyle w:val="TableText10"/>
              <w:rPr>
                <w:rStyle w:val="normaltextrun"/>
                <w:rFonts w:ascii="Calibri" w:hAnsi="Calibri" w:cs="Calibri"/>
                <w:color w:val="498205"/>
                <w:u w:val="single"/>
                <w:shd w:val="clear" w:color="auto" w:fill="F1BBBD"/>
                <w:lang w:val="en-GB"/>
              </w:rPr>
            </w:pPr>
            <w:r w:rsidRPr="005424B9">
              <w:rPr>
                <w:rFonts w:ascii="Calibri" w:hAnsi="Calibri" w:cs="Calibri" w:eastAsiaTheme="majorEastAsia"/>
                <w:color w:val="000000" w:themeColor="text1"/>
                <w:szCs w:val="20"/>
                <w:lang w:val="en-GB"/>
              </w:rPr>
              <w:t>No</w:t>
            </w:r>
          </w:p>
        </w:tc>
        <w:tc>
          <w:tcPr>
            <w:tcW w:w="3437" w:type="dxa"/>
            <w:tcBorders>
              <w:top w:val="single" w:color="auto" w:sz="6" w:space="0"/>
              <w:left w:val="single" w:color="auto" w:sz="6" w:space="0"/>
              <w:bottom w:val="single" w:color="auto" w:sz="6" w:space="0"/>
              <w:right w:val="single" w:color="auto" w:sz="6" w:space="0"/>
            </w:tcBorders>
          </w:tcPr>
          <w:p w:rsidR="004C2BEC" w:rsidP="004C2BEC" w:rsidRDefault="004C2BEC" w14:paraId="7E9228F8"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610AA3" w:rsidR="00610AA3" w:rsidP="31714CD1" w:rsidRDefault="004C2BEC" w14:paraId="32CC0319" w14:textId="26AFA740">
            <w:pPr>
              <w:pStyle w:val="TableText10"/>
              <w:rPr>
                <w:rStyle w:val="normaltextrun"/>
                <w:rFonts w:ascii="Calibri" w:hAnsi="Calibri" w:cs="Calibri"/>
                <w:color w:val="498205"/>
                <w:u w:val="single"/>
                <w:shd w:val="clear" w:color="auto" w:fill="F1BBBD"/>
                <w:lang w:val="en-GB"/>
              </w:rPr>
            </w:pPr>
            <w:r w:rsidRPr="0012190D">
              <w:rPr>
                <w:rFonts w:ascii="Calibri" w:hAnsi="Calibri" w:eastAsia="Calibri" w:cs="Calibri"/>
                <w:color w:val="000000" w:themeColor="text1"/>
              </w:rPr>
              <w:t>E.g.: 'Yes'/'No'</w:t>
            </w:r>
          </w:p>
        </w:tc>
      </w:tr>
      <w:tr w:rsidRPr="005424B9" w:rsidR="00610AA3" w:rsidTr="016D1326" w14:paraId="217A5D16" w14:textId="77777777">
        <w:trPr>
          <w:trHeight w:val="300"/>
        </w:trPr>
        <w:tc>
          <w:tcPr>
            <w:tcW w:w="3657" w:type="dxa"/>
            <w:tcBorders>
              <w:top w:val="single" w:color="auto" w:sz="6" w:space="0"/>
              <w:left w:val="single" w:color="auto" w:sz="6" w:space="0"/>
              <w:bottom w:val="single" w:color="auto" w:sz="6" w:space="0"/>
              <w:right w:val="single" w:color="auto" w:sz="6" w:space="0"/>
            </w:tcBorders>
          </w:tcPr>
          <w:p w:rsidRPr="00470B6D" w:rsidR="00610AA3" w:rsidDel="00E2067F" w:rsidP="31714CD1" w:rsidRDefault="00610AA3" w14:paraId="226C5695" w14:textId="6D5ABB90">
            <w:pPr>
              <w:pStyle w:val="TableText10"/>
              <w:rPr>
                <w:rStyle w:val="normaltextrun"/>
                <w:rFonts w:ascii="Calibri" w:hAnsi="Calibri" w:cs="Calibri"/>
                <w:color w:val="498205"/>
                <w:u w:val="single"/>
                <w:shd w:val="clear" w:color="auto" w:fill="F1BBBD"/>
                <w:lang w:val="en-GB"/>
              </w:rPr>
            </w:pPr>
            <w:r w:rsidRPr="31714CD1">
              <w:rPr>
                <w:rFonts w:ascii="Calibri" w:hAnsi="Calibri" w:cs="Calibri" w:eastAsiaTheme="majorEastAsia"/>
              </w:rPr>
              <w:t xml:space="preserve">vaCMSSequenceNum </w:t>
            </w:r>
            <w:r w:rsidRPr="31714CD1">
              <w:rPr>
                <w:rFonts w:ascii="Calibri" w:hAnsi="Calibri" w:cs="Calibri" w:eastAsiaTheme="majorEastAsia"/>
                <w:lang w:val="en-GB"/>
              </w:rPr>
              <w:t>  </w:t>
            </w:r>
          </w:p>
        </w:tc>
        <w:tc>
          <w:tcPr>
            <w:tcW w:w="1213" w:type="dxa"/>
            <w:tcBorders>
              <w:top w:val="single" w:color="auto" w:sz="6" w:space="0"/>
              <w:left w:val="single" w:color="auto" w:sz="6" w:space="0"/>
              <w:bottom w:val="single" w:color="auto" w:sz="6" w:space="0"/>
              <w:right w:val="single" w:color="auto" w:sz="6" w:space="0"/>
            </w:tcBorders>
          </w:tcPr>
          <w:p w:rsidRPr="00610AA3" w:rsidR="00610AA3" w:rsidP="31714CD1" w:rsidRDefault="00610AA3" w14:paraId="3142623A" w14:textId="4CDA786D">
            <w:pPr>
              <w:pStyle w:val="TableText10"/>
              <w:rPr>
                <w:rStyle w:val="normaltextrun"/>
                <w:rFonts w:ascii="Calibri" w:hAnsi="Calibri" w:cs="Calibri"/>
                <w:color w:val="498205"/>
                <w:u w:val="single"/>
                <w:shd w:val="clear" w:color="auto" w:fill="F1BBBD"/>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1233" w:type="dxa"/>
            <w:tcBorders>
              <w:top w:val="single" w:color="auto" w:sz="6" w:space="0"/>
              <w:left w:val="single" w:color="auto" w:sz="6" w:space="0"/>
              <w:bottom w:val="single" w:color="auto" w:sz="6" w:space="0"/>
              <w:right w:val="single" w:color="auto" w:sz="6" w:space="0"/>
            </w:tcBorders>
          </w:tcPr>
          <w:p w:rsidRPr="00610AA3" w:rsidR="00610AA3" w:rsidP="31714CD1" w:rsidRDefault="00610AA3" w14:paraId="5ABF2B94" w14:textId="744AC3D6">
            <w:pPr>
              <w:pStyle w:val="TableText10"/>
              <w:rPr>
                <w:rStyle w:val="normaltextrun"/>
                <w:rFonts w:ascii="Calibri" w:hAnsi="Calibri" w:cs="Calibri"/>
                <w:color w:val="498205"/>
                <w:u w:val="single"/>
                <w:shd w:val="clear" w:color="auto" w:fill="F1BBBD"/>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3437" w:type="dxa"/>
            <w:tcBorders>
              <w:top w:val="single" w:color="auto" w:sz="6" w:space="0"/>
              <w:left w:val="single" w:color="auto" w:sz="6" w:space="0"/>
              <w:bottom w:val="single" w:color="auto" w:sz="6" w:space="0"/>
              <w:right w:val="single" w:color="auto" w:sz="6" w:space="0"/>
            </w:tcBorders>
          </w:tcPr>
          <w:p w:rsidRPr="00610AA3" w:rsidR="00610AA3" w:rsidP="31714CD1" w:rsidRDefault="003F7B27" w14:paraId="72F7A4CE" w14:textId="45E4B541">
            <w:pPr>
              <w:pStyle w:val="TableText10"/>
              <w:rPr>
                <w:rStyle w:val="normaltextrun"/>
                <w:rFonts w:ascii="Calibri" w:hAnsi="Calibri" w:cs="Calibri"/>
                <w:color w:val="498205"/>
                <w:u w:val="single"/>
                <w:shd w:val="clear" w:color="auto" w:fill="F1BBBD"/>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r w:rsidRPr="005424B9" w:rsidR="6654B19B" w:rsidTr="016D1326" w14:paraId="6D878300" w14:textId="77777777">
        <w:trPr>
          <w:trHeight w:val="300"/>
        </w:trPr>
        <w:tc>
          <w:tcPr>
            <w:tcW w:w="3657" w:type="dxa"/>
            <w:tcBorders>
              <w:top w:val="single" w:color="auto" w:sz="6" w:space="0"/>
              <w:left w:val="single" w:color="auto" w:sz="6" w:space="0"/>
              <w:bottom w:val="single" w:color="auto" w:sz="6" w:space="0"/>
              <w:right w:val="single" w:color="auto" w:sz="6" w:space="0"/>
            </w:tcBorders>
          </w:tcPr>
          <w:p w:rsidR="6654B19B" w:rsidP="31714CD1" w:rsidRDefault="6654B19B" w14:paraId="23E0C9DB" w14:textId="0369DDA6">
            <w:pPr>
              <w:pStyle w:val="TableText10"/>
              <w:rPr>
                <w:rFonts w:ascii="Calibri" w:hAnsi="Calibri" w:eastAsia="Calibri" w:cs="Calibri"/>
                <w:color w:val="000000" w:themeColor="text1"/>
                <w:lang w:val="en-GB"/>
              </w:rPr>
            </w:pPr>
            <w:del w:author="Marri, Rajababu" w:date="2026-10-21T21:04:00Z" w16du:dateUtc="2026-10-21T21:04:23Z" w:id="455">
              <w:r w:rsidRPr="016D1326" w:rsidDel="629D2D3C">
                <w:rPr>
                  <w:rFonts w:ascii="Calibri" w:hAnsi="Calibri" w:eastAsia="Calibri" w:cs="Calibri"/>
                  <w:color w:val="000000" w:themeColor="text1"/>
                  <w:lang w:val="en-GB"/>
                </w:rPr>
                <w:delText>applicationSource</w:delText>
              </w:r>
            </w:del>
          </w:p>
        </w:tc>
        <w:tc>
          <w:tcPr>
            <w:tcW w:w="1213" w:type="dxa"/>
            <w:tcBorders>
              <w:top w:val="single" w:color="auto" w:sz="6" w:space="0"/>
              <w:left w:val="single" w:color="auto" w:sz="6" w:space="0"/>
              <w:bottom w:val="single" w:color="auto" w:sz="6" w:space="0"/>
              <w:right w:val="single" w:color="auto" w:sz="6" w:space="0"/>
            </w:tcBorders>
          </w:tcPr>
          <w:p w:rsidR="6654B19B" w:rsidP="31714CD1" w:rsidRDefault="6654B19B" w14:paraId="2E4FCC0D" w14:textId="2C9215B0">
            <w:pPr>
              <w:pStyle w:val="TableText10"/>
              <w:rPr>
                <w:rFonts w:ascii="Calibri" w:hAnsi="Calibri" w:eastAsia="Calibri" w:cs="Calibri"/>
                <w:color w:val="000000" w:themeColor="text1"/>
                <w:lang w:val="en-GB"/>
              </w:rPr>
            </w:pPr>
            <w:del w:author="Marri, Rajababu" w:date="2026-10-21T21:04:00Z" w16du:dateUtc="2026-10-21T21:04:23Z" w:id="456">
              <w:r w:rsidRPr="016D1326" w:rsidDel="629D2D3C">
                <w:rPr>
                  <w:rFonts w:ascii="Calibri" w:hAnsi="Calibri" w:eastAsia="Calibri" w:cs="Calibri"/>
                  <w:color w:val="000000" w:themeColor="text1"/>
                  <w:lang w:val="en-GB"/>
                </w:rPr>
                <w:delText>String</w:delText>
              </w:r>
            </w:del>
          </w:p>
        </w:tc>
        <w:tc>
          <w:tcPr>
            <w:tcW w:w="1233" w:type="dxa"/>
            <w:tcBorders>
              <w:top w:val="single" w:color="auto" w:sz="6" w:space="0"/>
              <w:left w:val="single" w:color="auto" w:sz="6" w:space="0"/>
              <w:bottom w:val="single" w:color="auto" w:sz="6" w:space="0"/>
              <w:right w:val="single" w:color="auto" w:sz="6" w:space="0"/>
            </w:tcBorders>
          </w:tcPr>
          <w:p w:rsidR="6654B19B" w:rsidP="31714CD1" w:rsidRDefault="6654B19B" w14:paraId="2A05CA8F" w14:textId="605A7E4D">
            <w:pPr>
              <w:pStyle w:val="TableText10"/>
              <w:rPr>
                <w:rFonts w:ascii="Calibri" w:hAnsi="Calibri" w:eastAsia="Calibri" w:cs="Calibri"/>
                <w:color w:val="000000" w:themeColor="text1"/>
                <w:lang w:val="en-GB"/>
              </w:rPr>
            </w:pPr>
            <w:del w:author="Marri, Rajababu" w:date="2026-10-21T21:04:00Z" w16du:dateUtc="2026-10-21T21:04:23Z" w:id="457">
              <w:r w:rsidRPr="016D1326" w:rsidDel="629D2D3C">
                <w:rPr>
                  <w:rFonts w:ascii="Calibri" w:hAnsi="Calibri" w:eastAsia="Calibri" w:cs="Calibri"/>
                  <w:color w:val="000000" w:themeColor="text1"/>
                  <w:lang w:val="en-GB"/>
                </w:rPr>
                <w:delText>No</w:delText>
              </w:r>
            </w:del>
          </w:p>
        </w:tc>
        <w:tc>
          <w:tcPr>
            <w:tcW w:w="3437" w:type="dxa"/>
            <w:tcBorders>
              <w:top w:val="single" w:color="auto" w:sz="6" w:space="0"/>
              <w:left w:val="single" w:color="auto" w:sz="6" w:space="0"/>
              <w:bottom w:val="single" w:color="auto" w:sz="6" w:space="0"/>
              <w:right w:val="single" w:color="auto" w:sz="6" w:space="0"/>
            </w:tcBorders>
          </w:tcPr>
          <w:p w:rsidR="6654B19B" w:rsidP="0AD044C0" w:rsidRDefault="4ADF4A1D" w14:paraId="380C30AD" w14:textId="3A407AB0">
            <w:pPr>
              <w:pStyle w:val="TableText10"/>
              <w:rPr>
                <w:rFonts w:ascii="Calibri" w:hAnsi="Calibri" w:eastAsia="Calibri" w:cs="Calibri"/>
                <w:color w:val="000000" w:themeColor="text1"/>
              </w:rPr>
            </w:pPr>
            <w:del w:author="Marri, Rajababu" w:date="2026-10-21T21:04:00Z" w16du:dateUtc="2026-10-21T21:04:23Z" w:id="458">
              <w:r w:rsidRPr="016D1326" w:rsidDel="63199BCB">
                <w:rPr>
                  <w:rFonts w:ascii="Calibri" w:hAnsi="Calibri" w:eastAsia="Calibri" w:cs="Calibri"/>
                  <w:color w:val="000000" w:themeColor="text1"/>
                </w:rPr>
                <w:delText>Application Source. Ex: ‘Paper’,’CommonHelp”,’RDE’.</w:delText>
              </w:r>
            </w:del>
          </w:p>
        </w:tc>
      </w:tr>
    </w:tbl>
    <w:p w:rsidRPr="005424B9" w:rsidR="00712BF3" w:rsidP="00431200" w:rsidRDefault="00712BF3" w14:paraId="16629FA3" w14:textId="77777777">
      <w:pPr>
        <w:ind w:left="720" w:right="162"/>
        <w:rPr>
          <w:rFonts w:ascii="Calibri" w:hAnsi="Calibri" w:cs="Calibri"/>
          <w:color w:val="000000"/>
          <w:sz w:val="20"/>
          <w:szCs w:val="20"/>
        </w:rPr>
      </w:pPr>
    </w:p>
    <w:p w:rsidRPr="005424B9" w:rsidR="00431200" w:rsidP="008661F6" w:rsidRDefault="00431200" w14:paraId="323BDA49" w14:textId="7DCC0181">
      <w:pPr>
        <w:ind w:right="162"/>
        <w:rPr>
          <w:rFonts w:ascii="Calibri" w:hAnsi="Calibri" w:cs="Calibri"/>
          <w:sz w:val="20"/>
          <w:szCs w:val="20"/>
        </w:rPr>
      </w:pPr>
      <w:r w:rsidRPr="005424B9">
        <w:rPr>
          <w:rFonts w:ascii="Calibri" w:hAnsi="Calibri" w:cs="Calibri"/>
          <w:color w:val="000000"/>
          <w:sz w:val="20"/>
          <w:szCs w:val="20"/>
        </w:rPr>
        <w:t>PhoneDTO:</w:t>
      </w:r>
    </w:p>
    <w:tbl>
      <w:tblPr>
        <w:tblW w:w="95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07"/>
        <w:gridCol w:w="1423"/>
        <w:gridCol w:w="1350"/>
        <w:gridCol w:w="3960"/>
      </w:tblGrid>
      <w:tr w:rsidRPr="005424B9" w:rsidR="00431200" w:rsidTr="5AD8E5F2" w14:paraId="087D1D3C" w14:textId="77777777">
        <w:trPr>
          <w:cantSplit/>
          <w:tblHeader/>
        </w:trPr>
        <w:tc>
          <w:tcPr>
            <w:tcW w:w="2807" w:type="dxa"/>
            <w:shd w:val="clear" w:color="auto" w:fill="000000" w:themeFill="text1"/>
          </w:tcPr>
          <w:p w:rsidRPr="005424B9" w:rsidR="00431200" w:rsidP="000D596E" w:rsidRDefault="00431200" w14:paraId="3D32038D"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Field</w:t>
            </w:r>
          </w:p>
        </w:tc>
        <w:tc>
          <w:tcPr>
            <w:tcW w:w="1423" w:type="dxa"/>
            <w:shd w:val="clear" w:color="auto" w:fill="000000" w:themeFill="text1"/>
          </w:tcPr>
          <w:p w:rsidRPr="005424B9" w:rsidR="00431200" w:rsidP="000D596E" w:rsidRDefault="00431200" w14:paraId="42BF1AAE"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Type</w:t>
            </w:r>
          </w:p>
        </w:tc>
        <w:tc>
          <w:tcPr>
            <w:tcW w:w="1350" w:type="dxa"/>
            <w:shd w:val="clear" w:color="auto" w:fill="000000" w:themeFill="text1"/>
          </w:tcPr>
          <w:p w:rsidRPr="005424B9" w:rsidR="00431200" w:rsidP="000D596E" w:rsidRDefault="00431200" w14:paraId="386F529D"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Required</w:t>
            </w:r>
          </w:p>
        </w:tc>
        <w:tc>
          <w:tcPr>
            <w:tcW w:w="3960" w:type="dxa"/>
            <w:shd w:val="clear" w:color="auto" w:fill="000000" w:themeFill="text1"/>
          </w:tcPr>
          <w:p w:rsidRPr="005424B9" w:rsidR="00431200" w:rsidP="000D596E" w:rsidRDefault="00431200" w14:paraId="21C11CDD" w14:textId="77777777">
            <w:pPr>
              <w:pStyle w:val="TableText10HeaderCenter"/>
              <w:rPr>
                <w:rFonts w:ascii="Calibri" w:hAnsi="Calibri" w:cs="Calibri"/>
                <w:b w:val="0"/>
                <w:color w:val="FFFFFF" w:themeColor="background1"/>
                <w:szCs w:val="20"/>
              </w:rPr>
            </w:pPr>
            <w:r w:rsidRPr="005424B9">
              <w:rPr>
                <w:rFonts w:ascii="Calibri" w:hAnsi="Calibri" w:cs="Calibri"/>
                <w:color w:val="FFFFFF" w:themeColor="background1"/>
                <w:szCs w:val="20"/>
              </w:rPr>
              <w:t>Description</w:t>
            </w:r>
          </w:p>
        </w:tc>
      </w:tr>
      <w:tr w:rsidRPr="005424B9" w:rsidR="00431200" w:rsidTr="5AD8E5F2" w14:paraId="60B7DF1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0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2D73D32"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phoneType</w:t>
            </w:r>
          </w:p>
        </w:tc>
        <w:tc>
          <w:tcPr>
            <w:tcW w:w="142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537C0F"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BCB1D92"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A3A46E1" w14:textId="77777777">
            <w:pPr>
              <w:pStyle w:val="TableText10"/>
              <w:rPr>
                <w:rFonts w:ascii="Calibri" w:hAnsi="Calibri" w:cs="Calibri" w:eastAsiaTheme="minorHAnsi"/>
                <w:color w:val="000000"/>
                <w:szCs w:val="20"/>
              </w:rPr>
            </w:pPr>
            <w:r w:rsidRPr="005424B9">
              <w:rPr>
                <w:rFonts w:ascii="Calibri" w:hAnsi="Calibri" w:cs="Calibri" w:eastAsiaTheme="minorHAnsi"/>
                <w:color w:val="000000"/>
                <w:szCs w:val="20"/>
              </w:rPr>
              <w:t>Phone type: Mobile, Work, Home</w:t>
            </w:r>
          </w:p>
          <w:p w:rsidRPr="005424B9" w:rsidR="00431200" w:rsidP="000D596E" w:rsidRDefault="00431200" w14:paraId="48BDDB3D" w14:textId="77777777">
            <w:pPr>
              <w:pStyle w:val="TableText10"/>
              <w:rPr>
                <w:rFonts w:ascii="Calibri" w:hAnsi="Calibri" w:cs="Calibri" w:eastAsiaTheme="minorEastAsia"/>
                <w:color w:val="000000" w:themeColor="text1"/>
                <w:szCs w:val="20"/>
              </w:rPr>
            </w:pPr>
            <w:r w:rsidRPr="005424B9">
              <w:rPr>
                <w:rFonts w:ascii="Calibri" w:hAnsi="Calibri" w:cs="Calibri" w:eastAsiaTheme="minorEastAsia"/>
                <w:color w:val="000000" w:themeColor="text1"/>
                <w:szCs w:val="20"/>
              </w:rPr>
              <w:t xml:space="preserve"> </w:t>
            </w:r>
          </w:p>
          <w:p w:rsidRPr="005424B9" w:rsidR="00431200" w:rsidP="000D596E" w:rsidRDefault="00E06C74" w14:paraId="36908129" w14:textId="2E4E7D59">
            <w:pPr>
              <w:pStyle w:val="TableText10"/>
              <w:rPr>
                <w:rFonts w:ascii="Calibri" w:hAnsi="Calibri" w:cs="Calibri" w:eastAsiaTheme="minorEastAsia"/>
                <w:szCs w:val="20"/>
              </w:rPr>
            </w:pPr>
            <w:r w:rsidRPr="005424B9">
              <w:rPr>
                <w:rFonts w:ascii="Calibri" w:hAnsi="Calibri" w:cs="Calibri"/>
                <w:color w:val="000000"/>
                <w:szCs w:val="20"/>
              </w:rPr>
              <w:t>Reference Table</w:t>
            </w:r>
            <w:r w:rsidRPr="005424B9" w:rsidR="00431200">
              <w:rPr>
                <w:rFonts w:ascii="Calibri" w:hAnsi="Calibri" w:cs="Calibri"/>
                <w:color w:val="000000"/>
                <w:szCs w:val="20"/>
              </w:rPr>
              <w:t>: RT_PHONETYPE</w:t>
            </w:r>
          </w:p>
        </w:tc>
      </w:tr>
      <w:tr w:rsidRPr="005424B9" w:rsidR="00431200" w:rsidTr="5AD8E5F2" w14:paraId="3CB24BD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0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8F6E727"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phoneNumber</w:t>
            </w:r>
          </w:p>
        </w:tc>
        <w:tc>
          <w:tcPr>
            <w:tcW w:w="142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30E7C91"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DCD7F65"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9D32CA" w14:textId="77777777">
            <w:pPr>
              <w:pStyle w:val="TableText10"/>
              <w:rPr>
                <w:rFonts w:ascii="Calibri" w:hAnsi="Calibri" w:cs="Calibri" w:eastAsiaTheme="minorHAnsi"/>
                <w:szCs w:val="20"/>
              </w:rPr>
            </w:pPr>
            <w:r w:rsidRPr="005424B9">
              <w:rPr>
                <w:rFonts w:ascii="Calibri" w:hAnsi="Calibri" w:cs="Calibri" w:eastAsiaTheme="minorHAnsi"/>
                <w:color w:val="000000"/>
                <w:szCs w:val="20"/>
              </w:rPr>
              <w:t>10-digit phone number (digits only)</w:t>
            </w:r>
          </w:p>
        </w:tc>
      </w:tr>
      <w:tr w:rsidRPr="005424B9" w:rsidR="00F42EE6" w:rsidDel="00EF3F26" w:rsidTr="5AD8E5F2" w14:paraId="5555F83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807"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27DBCBAC" w14:textId="3BA9A713">
            <w:pPr>
              <w:pStyle w:val="TableText10"/>
              <w:rPr>
                <w:rFonts w:ascii="Calibri" w:hAnsi="Calibri" w:cs="Calibri" w:eastAsiaTheme="majorEastAsia"/>
                <w:szCs w:val="20"/>
              </w:rPr>
            </w:pPr>
            <w:r w:rsidRPr="005424B9">
              <w:rPr>
                <w:rFonts w:ascii="Calibri" w:hAnsi="Calibri" w:eastAsia="Calibri" w:cs="Calibri"/>
                <w:color w:val="000000" w:themeColor="text1"/>
                <w:szCs w:val="20"/>
                <w:lang w:val="en-GB"/>
              </w:rPr>
              <w:t>source</w:t>
            </w:r>
          </w:p>
        </w:tc>
        <w:tc>
          <w:tcPr>
            <w:tcW w:w="1423"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36213ECE" w14:textId="767B5891">
            <w:pPr>
              <w:pStyle w:val="TableText10"/>
              <w:rPr>
                <w:rFonts w:ascii="Calibri" w:hAnsi="Calibri" w:cs="Calibri" w:eastAsiaTheme="majorEastAsia"/>
                <w:szCs w:val="20"/>
              </w:rPr>
            </w:pPr>
            <w:r w:rsidRPr="005424B9">
              <w:rPr>
                <w:rFonts w:ascii="Calibri" w:hAnsi="Calibri" w:eastAsia="Calibri" w:cs="Calibri"/>
                <w:color w:val="000000" w:themeColor="text1"/>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34733CF4" w14:textId="7501BC9E">
            <w:pPr>
              <w:pStyle w:val="TableText10"/>
              <w:rPr>
                <w:rFonts w:ascii="Calibri" w:hAnsi="Calibri" w:cs="Calibri" w:eastAsiaTheme="majorEastAsia"/>
                <w:szCs w:val="20"/>
              </w:rPr>
            </w:pPr>
            <w:r w:rsidRPr="005424B9">
              <w:rPr>
                <w:rFonts w:ascii="Calibri" w:hAnsi="Calibri" w:eastAsia="Calibri" w:cs="Calibri"/>
                <w:color w:val="000000" w:themeColor="text1"/>
                <w:szCs w:val="20"/>
                <w:lang w:val="en-GB"/>
              </w:rPr>
              <w:t>Yes</w:t>
            </w:r>
          </w:p>
        </w:tc>
        <w:tc>
          <w:tcPr>
            <w:tcW w:w="3960" w:type="dxa"/>
            <w:tcBorders>
              <w:top w:val="single" w:color="auto" w:sz="4" w:space="0"/>
              <w:left w:val="single" w:color="auto" w:sz="4" w:space="0"/>
              <w:bottom w:val="single" w:color="auto" w:sz="4" w:space="0"/>
              <w:right w:val="single" w:color="auto" w:sz="4" w:space="0"/>
            </w:tcBorders>
          </w:tcPr>
          <w:p w:rsidRPr="008E69F0" w:rsidR="00D57E2C" w:rsidP="00D57E2C" w:rsidRDefault="490BC9A1" w14:paraId="6ED60099" w14:textId="77777777">
            <w:pPr>
              <w:pStyle w:val="TableText1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The system that MWRP received this data from (could be "MWRP" if the data was uploaded to MWRP).</w:t>
            </w:r>
            <w:r w:rsidRPr="5AD8E5F2">
              <w:rPr>
                <w:rFonts w:ascii="Calibri" w:hAnsi="Calibri" w:eastAsia="Calibri" w:cs="Calibri"/>
                <w:color w:val="000000" w:themeColor="text1"/>
                <w:lang w:val="en-GB"/>
              </w:rPr>
              <w:t xml:space="preserve"> </w:t>
            </w:r>
          </w:p>
          <w:p w:rsidRPr="005424B9" w:rsidR="00F42EE6" w:rsidP="5AD8E5F2" w:rsidRDefault="01ADB38E" w14:paraId="43F6277E" w14:textId="628C21FB">
            <w:pPr>
              <w:pStyle w:val="TableText10"/>
              <w:rPr>
                <w:rFonts w:ascii="Calibri" w:hAnsi="Calibri" w:cs="Calibri" w:eastAsiaTheme="majorEastAsia"/>
              </w:rPr>
            </w:pPr>
            <w:r w:rsidRPr="5AD8E5F2">
              <w:rPr>
                <w:rFonts w:ascii="Calibri" w:hAnsi="Calibri" w:eastAsia="Calibri" w:cs="Calibri"/>
                <w:lang w:val="en-GB"/>
              </w:rPr>
              <w:t>Eg: VaCMS</w:t>
            </w:r>
          </w:p>
        </w:tc>
      </w:tr>
      <w:tr w:rsidRPr="005424B9" w:rsidR="00F42EE6" w:rsidDel="00EF3F26" w:rsidTr="5AD8E5F2" w14:paraId="04D32B5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807" w:type="dxa"/>
            <w:tcBorders>
              <w:top w:val="single" w:color="auto" w:sz="4" w:space="0"/>
              <w:left w:val="single" w:color="auto" w:sz="4" w:space="0"/>
              <w:bottom w:val="single" w:color="auto" w:sz="4" w:space="0"/>
              <w:right w:val="single" w:color="auto" w:sz="4" w:space="0"/>
            </w:tcBorders>
          </w:tcPr>
          <w:p w:rsidRPr="005424B9" w:rsidR="00F42EE6" w:rsidP="5AD8E5F2" w:rsidRDefault="0645EF73" w14:paraId="5E206850" w14:textId="2153B5DD">
            <w:pPr>
              <w:pStyle w:val="TableText10"/>
              <w:rPr>
                <w:rFonts w:ascii="Calibri" w:hAnsi="Calibri" w:cs="Calibri" w:eastAsiaTheme="majorEastAsia"/>
              </w:rPr>
            </w:pPr>
            <w:r w:rsidRPr="5AD8E5F2">
              <w:rPr>
                <w:rFonts w:ascii="Calibri" w:hAnsi="Calibri" w:cs="Calibri" w:eastAsiaTheme="majorEastAsia"/>
                <w:lang w:val="en-GB"/>
              </w:rPr>
              <w:t>updateSw</w:t>
            </w:r>
          </w:p>
        </w:tc>
        <w:tc>
          <w:tcPr>
            <w:tcW w:w="1423"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1C4EBB74" w14:textId="098FF775">
            <w:pPr>
              <w:pStyle w:val="TableText10"/>
              <w:rPr>
                <w:rFonts w:ascii="Calibri" w:hAnsi="Calibri" w:cs="Calibri" w:eastAsiaTheme="majorEastAsia"/>
                <w:szCs w:val="20"/>
              </w:rPr>
            </w:pPr>
            <w:r w:rsidRPr="005424B9">
              <w:rPr>
                <w:rFonts w:ascii="Calibri" w:hAnsi="Calibri" w:cs="Calibri" w:eastAsiaTheme="majorEastAsia"/>
                <w:color w:val="000000" w:themeColor="text1"/>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137A0452" w14:textId="7314ECB6">
            <w:pPr>
              <w:pStyle w:val="TableText10"/>
              <w:rPr>
                <w:rFonts w:ascii="Calibri" w:hAnsi="Calibri" w:cs="Calibri" w:eastAsiaTheme="majorEastAsia"/>
                <w:szCs w:val="20"/>
              </w:rPr>
            </w:pPr>
            <w:r w:rsidRPr="005424B9">
              <w:rPr>
                <w:rFonts w:ascii="Calibri" w:hAnsi="Calibri" w:cs="Calibri" w:eastAsiaTheme="majorEastAsia"/>
                <w:color w:val="000000" w:themeColor="text1"/>
                <w:szCs w:val="20"/>
                <w:lang w:val="en-GB"/>
              </w:rPr>
              <w:t>No</w:t>
            </w:r>
          </w:p>
        </w:tc>
        <w:tc>
          <w:tcPr>
            <w:tcW w:w="3960" w:type="dxa"/>
            <w:tcBorders>
              <w:top w:val="single" w:color="auto" w:sz="4" w:space="0"/>
              <w:left w:val="single" w:color="auto" w:sz="4" w:space="0"/>
              <w:bottom w:val="single" w:color="auto" w:sz="4" w:space="0"/>
              <w:right w:val="single" w:color="auto" w:sz="4" w:space="0"/>
            </w:tcBorders>
          </w:tcPr>
          <w:p w:rsidR="004C2BEC" w:rsidP="004C2BEC" w:rsidRDefault="004C2BEC" w14:paraId="02B55465"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F42EE6" w:rsidP="31714CD1" w:rsidRDefault="004C2BEC" w14:paraId="4B047396" w14:textId="60B0EB52">
            <w:pPr>
              <w:pStyle w:val="TableText10"/>
              <w:rPr>
                <w:rFonts w:ascii="Calibri" w:hAnsi="Calibri" w:cs="Calibri" w:eastAsiaTheme="majorEastAsia"/>
                <w:szCs w:val="20"/>
              </w:rPr>
            </w:pPr>
            <w:r w:rsidRPr="0012190D">
              <w:rPr>
                <w:rFonts w:ascii="Calibri" w:hAnsi="Calibri" w:eastAsia="Calibri" w:cs="Calibri"/>
                <w:color w:val="000000" w:themeColor="text1"/>
              </w:rPr>
              <w:t>E.g.: 'Yes'/'No'</w:t>
            </w:r>
          </w:p>
        </w:tc>
      </w:tr>
      <w:tr w:rsidRPr="005424B9" w:rsidR="00F42EE6" w:rsidDel="00EF3F26" w:rsidTr="5AD8E5F2" w14:paraId="0B209CA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807"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343381E0" w14:textId="07971A99">
            <w:pPr>
              <w:pStyle w:val="TableText10"/>
              <w:rPr>
                <w:rFonts w:ascii="Calibri" w:hAnsi="Calibri" w:cs="Calibri" w:eastAsiaTheme="majorEastAsia"/>
                <w:szCs w:val="20"/>
              </w:rPr>
            </w:pPr>
            <w:r w:rsidRPr="005424B9">
              <w:rPr>
                <w:rFonts w:ascii="Calibri" w:hAnsi="Calibri" w:cs="Calibri" w:eastAsiaTheme="majorEastAsia"/>
                <w:szCs w:val="20"/>
              </w:rPr>
              <w:t xml:space="preserve">vaCMSSequenceNum </w:t>
            </w:r>
            <w:r w:rsidRPr="005424B9">
              <w:rPr>
                <w:rFonts w:ascii="Calibri" w:hAnsi="Calibri" w:cs="Calibri" w:eastAsiaTheme="majorEastAsia"/>
                <w:szCs w:val="20"/>
                <w:lang w:val="en-GB"/>
              </w:rPr>
              <w:t>  </w:t>
            </w:r>
          </w:p>
        </w:tc>
        <w:tc>
          <w:tcPr>
            <w:tcW w:w="1423"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370A4837" w14:textId="4AE416F4">
            <w:pPr>
              <w:pStyle w:val="TableText10"/>
              <w:rPr>
                <w:rFonts w:ascii="Calibri" w:hAnsi="Calibri" w:cs="Calibri" w:eastAsiaTheme="majorEastAsia"/>
                <w:szCs w:val="20"/>
              </w:rPr>
            </w:pPr>
            <w:r w:rsidRPr="005424B9">
              <w:rPr>
                <w:rFonts w:ascii="Calibri" w:hAnsi="Calibri" w:cs="Calibri" w:eastAsiaTheme="majorEastAsia"/>
                <w:szCs w:val="20"/>
              </w:rPr>
              <w:t>String</w:t>
            </w:r>
            <w:r w:rsidRPr="005424B9">
              <w:rPr>
                <w:rFonts w:ascii="Calibri" w:hAnsi="Calibri" w:cs="Calibri" w:eastAsiaTheme="majorEastAsia"/>
                <w:szCs w:val="20"/>
                <w:lang w:val="en-GB"/>
              </w:rPr>
              <w:t>  </w:t>
            </w:r>
          </w:p>
        </w:tc>
        <w:tc>
          <w:tcPr>
            <w:tcW w:w="1350" w:type="dxa"/>
            <w:tcBorders>
              <w:top w:val="single" w:color="auto" w:sz="4" w:space="0"/>
              <w:left w:val="single" w:color="auto" w:sz="4" w:space="0"/>
              <w:bottom w:val="single" w:color="auto" w:sz="4" w:space="0"/>
              <w:right w:val="single" w:color="auto" w:sz="4" w:space="0"/>
            </w:tcBorders>
          </w:tcPr>
          <w:p w:rsidRPr="005424B9" w:rsidR="00F42EE6" w:rsidP="31714CD1" w:rsidRDefault="00F42EE6" w14:paraId="208137A8" w14:textId="2B517166">
            <w:pPr>
              <w:pStyle w:val="TableText10"/>
              <w:rPr>
                <w:rFonts w:ascii="Calibri" w:hAnsi="Calibri" w:cs="Calibri" w:eastAsiaTheme="majorEastAsia"/>
                <w:szCs w:val="20"/>
              </w:rPr>
            </w:pPr>
            <w:r w:rsidRPr="005424B9">
              <w:rPr>
                <w:rFonts w:ascii="Calibri" w:hAnsi="Calibri" w:cs="Calibri" w:eastAsiaTheme="majorEastAsia"/>
                <w:szCs w:val="20"/>
              </w:rPr>
              <w:t>Yes</w:t>
            </w:r>
            <w:r w:rsidRPr="005424B9">
              <w:rPr>
                <w:rFonts w:ascii="Calibri" w:hAnsi="Calibri" w:cs="Calibri" w:eastAsiaTheme="majorEastAsia"/>
                <w:szCs w:val="20"/>
                <w:lang w:val="en-GB"/>
              </w:rPr>
              <w:t>  </w:t>
            </w:r>
          </w:p>
        </w:tc>
        <w:tc>
          <w:tcPr>
            <w:tcW w:w="3960" w:type="dxa"/>
            <w:tcBorders>
              <w:top w:val="single" w:color="auto" w:sz="4" w:space="0"/>
              <w:left w:val="single" w:color="auto" w:sz="4" w:space="0"/>
              <w:bottom w:val="single" w:color="auto" w:sz="4" w:space="0"/>
              <w:right w:val="single" w:color="auto" w:sz="4" w:space="0"/>
            </w:tcBorders>
          </w:tcPr>
          <w:p w:rsidRPr="005424B9" w:rsidR="00F42EE6" w:rsidP="31714CD1" w:rsidRDefault="003F7B27" w14:paraId="1840DB0F" w14:textId="0CD7E430">
            <w:pPr>
              <w:pStyle w:val="TableText10"/>
              <w:rPr>
                <w:rFonts w:ascii="Calibri" w:hAnsi="Calibri" w:cs="Calibri" w:eastAsiaTheme="majorEastAsia"/>
                <w:szCs w:val="20"/>
              </w:rPr>
            </w:pPr>
            <w:r>
              <w:rPr>
                <w:rStyle w:val="normaltextrun"/>
                <w:rFonts w:ascii="Calibri" w:hAnsi="Calibri" w:cs="Calibri"/>
                <w:color w:val="000000"/>
                <w:szCs w:val="20"/>
                <w:shd w:val="clear" w:color="auto" w:fill="FFFFFF"/>
              </w:rPr>
              <w:t xml:space="preserve">vaCMSSequenceNum is a unique number for each data set at the household level—for example, education records coming from VaCMS. Retain the sequence number when </w:t>
            </w:r>
            <w:r>
              <w:rPr>
                <w:rStyle w:val="normaltextrun"/>
                <w:rFonts w:ascii="Calibri" w:hAnsi="Calibri" w:cs="Calibri"/>
                <w:color w:val="000000"/>
                <w:szCs w:val="20"/>
                <w:shd w:val="clear" w:color="auto" w:fill="FFFFFF"/>
              </w:rPr>
              <w:lastRenderedPageBreak/>
              <w:t>the data is updated in MWRP by customer/worker.</w:t>
            </w:r>
          </w:p>
        </w:tc>
      </w:tr>
    </w:tbl>
    <w:p w:rsidR="5AD8E5F2" w:rsidRDefault="5AD8E5F2" w14:paraId="7D0B6F24" w14:textId="67685D96"/>
    <w:p w:rsidRPr="005424B9" w:rsidR="00431200" w:rsidP="00431200" w:rsidRDefault="00431200" w14:paraId="1F147CDB" w14:textId="77777777">
      <w:pPr>
        <w:ind w:left="720" w:right="162"/>
        <w:rPr>
          <w:rFonts w:ascii="Calibri" w:hAnsi="Calibri" w:cs="Calibri"/>
          <w:sz w:val="20"/>
          <w:szCs w:val="20"/>
        </w:rPr>
      </w:pPr>
    </w:p>
    <w:p w:rsidRPr="005424B9" w:rsidR="00431200" w:rsidP="5AD8E5F2" w:rsidRDefault="75ACDC7B" w14:paraId="700699CC" w14:textId="212978D4">
      <w:pPr>
        <w:ind w:right="162"/>
        <w:rPr>
          <w:rFonts w:ascii="Calibri" w:hAnsi="Calibri" w:cs="Calibri"/>
          <w:color w:val="000000" w:themeColor="text1"/>
          <w:sz w:val="20"/>
          <w:szCs w:val="20"/>
        </w:rPr>
      </w:pPr>
      <w:r w:rsidRPr="5AD8E5F2">
        <w:rPr>
          <w:rFonts w:ascii="Calibri" w:hAnsi="Calibri" w:cs="Calibri"/>
          <w:color w:val="000000" w:themeColor="text1"/>
          <w:sz w:val="20"/>
          <w:szCs w:val="20"/>
        </w:rPr>
        <w:t>AddressDTO:</w:t>
      </w:r>
    </w:p>
    <w:tbl>
      <w:tblPr>
        <w:tblW w:w="954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790"/>
        <w:gridCol w:w="1440"/>
        <w:gridCol w:w="1350"/>
        <w:gridCol w:w="3960"/>
      </w:tblGrid>
      <w:tr w:rsidRPr="005424B9" w:rsidR="00431200" w:rsidTr="5AD8E5F2" w14:paraId="1BA4FF59" w14:textId="77777777">
        <w:trPr>
          <w:cantSplit/>
          <w:tblHeader/>
        </w:trPr>
        <w:tc>
          <w:tcPr>
            <w:tcW w:w="2790" w:type="dxa"/>
            <w:shd w:val="clear" w:color="auto" w:fill="000000" w:themeFill="text1"/>
          </w:tcPr>
          <w:p w:rsidRPr="005424B9" w:rsidR="00431200" w:rsidP="000D596E" w:rsidRDefault="00431200" w14:paraId="6CF57738" w14:textId="77777777">
            <w:pPr>
              <w:pStyle w:val="TableText10HeaderCenter"/>
              <w:rPr>
                <w:rFonts w:ascii="Calibri" w:hAnsi="Calibri" w:cs="Calibri"/>
                <w:b w:val="0"/>
                <w:szCs w:val="20"/>
              </w:rPr>
            </w:pPr>
            <w:r w:rsidRPr="005424B9">
              <w:rPr>
                <w:rFonts w:ascii="Calibri" w:hAnsi="Calibri" w:cs="Calibri"/>
                <w:szCs w:val="20"/>
              </w:rPr>
              <w:t>Field</w:t>
            </w:r>
          </w:p>
        </w:tc>
        <w:tc>
          <w:tcPr>
            <w:tcW w:w="1440" w:type="dxa"/>
            <w:shd w:val="clear" w:color="auto" w:fill="000000" w:themeFill="text1"/>
          </w:tcPr>
          <w:p w:rsidRPr="005424B9" w:rsidR="00431200" w:rsidP="000D596E" w:rsidRDefault="00431200" w14:paraId="1FEBA05F" w14:textId="77777777">
            <w:pPr>
              <w:pStyle w:val="TableText10HeaderCenter"/>
              <w:rPr>
                <w:rFonts w:ascii="Calibri" w:hAnsi="Calibri" w:cs="Calibri"/>
                <w:b w:val="0"/>
                <w:szCs w:val="20"/>
              </w:rPr>
            </w:pPr>
            <w:r w:rsidRPr="005424B9">
              <w:rPr>
                <w:rFonts w:ascii="Calibri" w:hAnsi="Calibri" w:cs="Calibri"/>
                <w:szCs w:val="20"/>
              </w:rPr>
              <w:t>Type</w:t>
            </w:r>
          </w:p>
        </w:tc>
        <w:tc>
          <w:tcPr>
            <w:tcW w:w="1350" w:type="dxa"/>
            <w:shd w:val="clear" w:color="auto" w:fill="000000" w:themeFill="text1"/>
          </w:tcPr>
          <w:p w:rsidRPr="005424B9" w:rsidR="00431200" w:rsidP="000D596E" w:rsidRDefault="00431200" w14:paraId="2D742E43" w14:textId="77777777">
            <w:pPr>
              <w:pStyle w:val="TableText10HeaderCenter"/>
              <w:rPr>
                <w:rFonts w:ascii="Calibri" w:hAnsi="Calibri" w:cs="Calibri"/>
                <w:b w:val="0"/>
                <w:szCs w:val="20"/>
              </w:rPr>
            </w:pPr>
            <w:r w:rsidRPr="005424B9">
              <w:rPr>
                <w:rFonts w:ascii="Calibri" w:hAnsi="Calibri" w:cs="Calibri"/>
                <w:szCs w:val="20"/>
              </w:rPr>
              <w:t>Required</w:t>
            </w:r>
          </w:p>
        </w:tc>
        <w:tc>
          <w:tcPr>
            <w:tcW w:w="3960" w:type="dxa"/>
            <w:shd w:val="clear" w:color="auto" w:fill="000000" w:themeFill="text1"/>
          </w:tcPr>
          <w:p w:rsidRPr="005424B9" w:rsidR="00431200" w:rsidP="000D596E" w:rsidRDefault="00431200" w14:paraId="5D1F7A55"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5AD8E5F2" w14:paraId="5DA1751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3E4C576" w14:textId="77777777">
            <w:pPr>
              <w:pStyle w:val="TableText10"/>
              <w:rPr>
                <w:rFonts w:ascii="Calibri" w:hAnsi="Calibri" w:cs="Calibri" w:eastAsiaTheme="minorHAnsi"/>
                <w:szCs w:val="20"/>
              </w:rPr>
            </w:pPr>
            <w:r w:rsidRPr="005424B9">
              <w:rPr>
                <w:rFonts w:ascii="Calibri" w:hAnsi="Calibri" w:cs="Calibri"/>
                <w:color w:val="000000"/>
                <w:szCs w:val="20"/>
              </w:rPr>
              <w:t>addressType</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A780853"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E4246F" w14:textId="77777777">
            <w:pPr>
              <w:pStyle w:val="TableText10"/>
              <w:rPr>
                <w:rFonts w:ascii="Calibri" w:hAnsi="Calibri" w:cs="Calibri" w:eastAsiaTheme="minorHAnsi"/>
                <w:szCs w:val="20"/>
              </w:rPr>
            </w:pPr>
            <w:r w:rsidRPr="005424B9">
              <w:rPr>
                <w:rFonts w:ascii="Calibri" w:hAnsi="Calibri" w:cs="Calibr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5D597C" w:rsidP="005D597C" w:rsidRDefault="005D597C" w14:paraId="1845EC73" w14:textId="77777777">
            <w:pPr>
              <w:pStyle w:val="TableText10"/>
              <w:rPr>
                <w:rFonts w:ascii="Calibri" w:hAnsi="Calibri" w:cs="Calibri"/>
                <w:color w:val="000000"/>
                <w:szCs w:val="20"/>
              </w:rPr>
            </w:pPr>
            <w:r w:rsidRPr="005424B9">
              <w:rPr>
                <w:rFonts w:ascii="Calibri" w:hAnsi="Calibri" w:cs="Calibri"/>
                <w:color w:val="000000"/>
                <w:szCs w:val="20"/>
              </w:rPr>
              <w:t>Address type: Physical or Mailing</w:t>
            </w:r>
          </w:p>
          <w:p w:rsidRPr="005424B9" w:rsidR="00431200" w:rsidP="005D597C" w:rsidRDefault="005D597C" w14:paraId="1056665B" w14:textId="4EB65235">
            <w:pPr>
              <w:pStyle w:val="TableText10"/>
              <w:rPr>
                <w:rFonts w:ascii="Calibri" w:hAnsi="Calibri" w:cs="Calibri" w:eastAsiaTheme="minorHAnsi"/>
                <w:szCs w:val="20"/>
              </w:rPr>
            </w:pPr>
            <w:r w:rsidRPr="005424B9">
              <w:rPr>
                <w:rFonts w:ascii="Calibri" w:hAnsi="Calibri" w:cs="Calibri"/>
                <w:color w:val="000000"/>
                <w:szCs w:val="20"/>
              </w:rPr>
              <w:t>Reference table: RT_ADDRESSTYPE</w:t>
            </w:r>
          </w:p>
        </w:tc>
      </w:tr>
      <w:tr w:rsidRPr="005424B9" w:rsidR="00431200" w:rsidTr="5AD8E5F2" w14:paraId="3000662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615F0DD" w14:textId="77777777">
            <w:pPr>
              <w:pStyle w:val="TableText10"/>
              <w:rPr>
                <w:rFonts w:ascii="Calibri" w:hAnsi="Calibri" w:cs="Calibri" w:eastAsiaTheme="minorHAnsi"/>
                <w:szCs w:val="20"/>
              </w:rPr>
            </w:pPr>
            <w:r w:rsidRPr="005424B9">
              <w:rPr>
                <w:rFonts w:ascii="Calibri" w:hAnsi="Calibri" w:cs="Calibri"/>
                <w:color w:val="000000"/>
                <w:szCs w:val="20"/>
              </w:rPr>
              <w:t>addressLine1</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2C60B46"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2AB7716" w14:textId="77777777">
            <w:pPr>
              <w:pStyle w:val="TableText10"/>
              <w:rPr>
                <w:rFonts w:ascii="Calibri" w:hAnsi="Calibri" w:cs="Calibri" w:eastAsiaTheme="minorHAnsi"/>
                <w:szCs w:val="20"/>
              </w:rPr>
            </w:pPr>
            <w:r w:rsidRPr="005424B9">
              <w:rPr>
                <w:rFonts w:ascii="Calibri" w:hAnsi="Calibri" w:cs="Calibr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7046E17" w14:textId="77777777">
            <w:pPr>
              <w:pStyle w:val="TableText10"/>
              <w:rPr>
                <w:rFonts w:ascii="Calibri" w:hAnsi="Calibri" w:cs="Calibri" w:eastAsiaTheme="minorHAnsi"/>
                <w:szCs w:val="20"/>
              </w:rPr>
            </w:pPr>
            <w:r w:rsidRPr="005424B9">
              <w:rPr>
                <w:rFonts w:ascii="Calibri" w:hAnsi="Calibri" w:cs="Calibri"/>
                <w:color w:val="000000"/>
                <w:szCs w:val="20"/>
              </w:rPr>
              <w:t>Street address line 1</w:t>
            </w:r>
          </w:p>
        </w:tc>
      </w:tr>
      <w:tr w:rsidRPr="005424B9" w:rsidR="00431200" w:rsidTr="5AD8E5F2" w14:paraId="6DEF686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A5C0BC3" w14:textId="77777777">
            <w:pPr>
              <w:pStyle w:val="TableText10"/>
              <w:rPr>
                <w:rFonts w:ascii="Calibri" w:hAnsi="Calibri" w:cs="Calibri" w:eastAsiaTheme="minorHAnsi"/>
                <w:szCs w:val="20"/>
              </w:rPr>
            </w:pPr>
            <w:r w:rsidRPr="005424B9">
              <w:rPr>
                <w:rFonts w:ascii="Calibri" w:hAnsi="Calibri" w:cs="Calibri"/>
                <w:color w:val="000000"/>
                <w:szCs w:val="20"/>
              </w:rPr>
              <w:t>addressLine2</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83BFBA6"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031F7E8" w14:textId="77777777">
            <w:pPr>
              <w:pStyle w:val="TableText10"/>
              <w:rPr>
                <w:rFonts w:ascii="Calibri" w:hAnsi="Calibri" w:cs="Calibri" w:eastAsiaTheme="minorHAnsi"/>
                <w:szCs w:val="20"/>
              </w:rPr>
            </w:pPr>
            <w:r w:rsidRPr="005424B9">
              <w:rPr>
                <w:rFonts w:ascii="Calibri" w:hAnsi="Calibri" w:cs="Calibri"/>
                <w:color w:val="000000"/>
                <w:szCs w:val="20"/>
              </w:rPr>
              <w:t>No</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80048A2" w14:textId="77777777">
            <w:pPr>
              <w:pStyle w:val="TableText10"/>
              <w:rPr>
                <w:rFonts w:ascii="Calibri" w:hAnsi="Calibri" w:cs="Calibri" w:eastAsiaTheme="minorHAnsi"/>
                <w:szCs w:val="20"/>
              </w:rPr>
            </w:pPr>
            <w:r w:rsidRPr="005424B9">
              <w:rPr>
                <w:rFonts w:ascii="Calibri" w:hAnsi="Calibri" w:cs="Calibri"/>
                <w:color w:val="000000"/>
                <w:szCs w:val="20"/>
              </w:rPr>
              <w:t>Street address line 2 (apartment, suite, etc.)</w:t>
            </w:r>
          </w:p>
        </w:tc>
      </w:tr>
      <w:tr w:rsidRPr="005424B9" w:rsidR="00431200" w:rsidTr="5AD8E5F2" w14:paraId="5AD71A7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4846945" w14:textId="77777777">
            <w:pPr>
              <w:pStyle w:val="TableText10"/>
              <w:rPr>
                <w:rFonts w:ascii="Calibri" w:hAnsi="Calibri" w:cs="Calibri" w:eastAsiaTheme="minorHAnsi"/>
                <w:szCs w:val="20"/>
              </w:rPr>
            </w:pPr>
            <w:r w:rsidRPr="005424B9">
              <w:rPr>
                <w:rFonts w:ascii="Calibri" w:hAnsi="Calibri" w:cs="Calibri"/>
                <w:color w:val="000000"/>
                <w:szCs w:val="20"/>
              </w:rPr>
              <w:t>county</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6C744AC"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5A254B3" w14:textId="77777777">
            <w:pPr>
              <w:pStyle w:val="TableText10"/>
              <w:rPr>
                <w:rFonts w:ascii="Calibri" w:hAnsi="Calibri" w:cs="Calibri" w:eastAsiaTheme="minorHAnsi"/>
                <w:szCs w:val="20"/>
              </w:rPr>
            </w:pPr>
            <w:r w:rsidRPr="005424B9">
              <w:rPr>
                <w:rFonts w:ascii="Calibri" w:hAnsi="Calibri" w:cs="Calibri"/>
                <w:color w:val="000000"/>
                <w:szCs w:val="20"/>
              </w:rPr>
              <w:t>No</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F98252E" w14:textId="77777777">
            <w:pPr>
              <w:pStyle w:val="TableText10"/>
              <w:rPr>
                <w:rFonts w:ascii="Calibri" w:hAnsi="Calibri" w:cs="Calibri" w:eastAsiaTheme="minorHAnsi"/>
                <w:szCs w:val="20"/>
              </w:rPr>
            </w:pPr>
            <w:r w:rsidRPr="005424B9">
              <w:rPr>
                <w:rFonts w:ascii="Calibri" w:hAnsi="Calibri" w:cs="Calibri"/>
                <w:color w:val="000000"/>
                <w:szCs w:val="20"/>
              </w:rPr>
              <w:t>County name</w:t>
            </w:r>
          </w:p>
        </w:tc>
      </w:tr>
      <w:tr w:rsidRPr="005424B9" w:rsidR="00431200" w:rsidTr="5AD8E5F2" w14:paraId="241515D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204A3D" w14:textId="77777777">
            <w:pPr>
              <w:pStyle w:val="TableText10"/>
              <w:rPr>
                <w:rFonts w:ascii="Calibri" w:hAnsi="Calibri" w:cs="Calibri" w:eastAsiaTheme="minorHAnsi"/>
                <w:szCs w:val="20"/>
              </w:rPr>
            </w:pPr>
            <w:r w:rsidRPr="005424B9">
              <w:rPr>
                <w:rFonts w:ascii="Calibri" w:hAnsi="Calibri" w:cs="Calibri"/>
                <w:color w:val="000000"/>
                <w:szCs w:val="20"/>
              </w:rPr>
              <w:t>city</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6CCC04E"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7FA4860" w14:textId="77777777">
            <w:pPr>
              <w:pStyle w:val="TableText10"/>
              <w:rPr>
                <w:rFonts w:ascii="Calibri" w:hAnsi="Calibri" w:cs="Calibri" w:eastAsiaTheme="minorHAnsi"/>
                <w:szCs w:val="20"/>
              </w:rPr>
            </w:pPr>
            <w:r w:rsidRPr="005424B9">
              <w:rPr>
                <w:rFonts w:ascii="Calibri" w:hAnsi="Calibri" w:cs="Calibr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7B77521" w14:textId="77777777">
            <w:pPr>
              <w:pStyle w:val="TableText10"/>
              <w:rPr>
                <w:rFonts w:ascii="Calibri" w:hAnsi="Calibri" w:cs="Calibri" w:eastAsiaTheme="minorHAnsi"/>
                <w:szCs w:val="20"/>
              </w:rPr>
            </w:pPr>
            <w:r w:rsidRPr="005424B9">
              <w:rPr>
                <w:rFonts w:ascii="Calibri" w:hAnsi="Calibri" w:cs="Calibri"/>
                <w:color w:val="000000"/>
                <w:szCs w:val="20"/>
              </w:rPr>
              <w:t>City name</w:t>
            </w:r>
          </w:p>
        </w:tc>
      </w:tr>
      <w:tr w:rsidRPr="005424B9" w:rsidR="00431200" w:rsidTr="5AD8E5F2" w14:paraId="6063F00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7F3519D" w14:textId="77777777">
            <w:pPr>
              <w:pStyle w:val="TableText10"/>
              <w:rPr>
                <w:rFonts w:ascii="Calibri" w:hAnsi="Calibri" w:cs="Calibri" w:eastAsiaTheme="minorHAnsi"/>
                <w:szCs w:val="20"/>
              </w:rPr>
            </w:pPr>
            <w:r w:rsidRPr="005424B9">
              <w:rPr>
                <w:rFonts w:ascii="Calibri" w:hAnsi="Calibri" w:cs="Calibri"/>
                <w:color w:val="000000"/>
                <w:szCs w:val="20"/>
              </w:rPr>
              <w:t>zipCode5</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C8EC795"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C8B66E8" w14:textId="77777777">
            <w:pPr>
              <w:pStyle w:val="TableText10"/>
              <w:rPr>
                <w:rFonts w:ascii="Calibri" w:hAnsi="Calibri" w:cs="Calibri" w:eastAsiaTheme="minorHAnsi"/>
                <w:szCs w:val="20"/>
              </w:rPr>
            </w:pPr>
            <w:r w:rsidRPr="005424B9">
              <w:rPr>
                <w:rFonts w:ascii="Calibri" w:hAnsi="Calibri" w:cs="Calibr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AF7D2F0" w14:textId="77777777">
            <w:pPr>
              <w:pStyle w:val="TableText10"/>
              <w:rPr>
                <w:rFonts w:ascii="Calibri" w:hAnsi="Calibri" w:cs="Calibri" w:eastAsiaTheme="minorHAnsi"/>
                <w:szCs w:val="20"/>
              </w:rPr>
            </w:pPr>
            <w:r w:rsidRPr="005424B9">
              <w:rPr>
                <w:rFonts w:ascii="Calibri" w:hAnsi="Calibri" w:cs="Calibri"/>
                <w:color w:val="000000"/>
                <w:szCs w:val="20"/>
              </w:rPr>
              <w:t>5-digit ZIP code (note: field name as-is in payload)</w:t>
            </w:r>
          </w:p>
        </w:tc>
      </w:tr>
      <w:tr w:rsidRPr="005424B9" w:rsidR="00431200" w:rsidTr="5AD8E5F2" w14:paraId="5CA363F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4FBB772" w14:textId="77777777">
            <w:pPr>
              <w:pStyle w:val="TableText10"/>
              <w:rPr>
                <w:rFonts w:ascii="Calibri" w:hAnsi="Calibri" w:cs="Calibri" w:eastAsiaTheme="minorHAnsi"/>
                <w:szCs w:val="20"/>
              </w:rPr>
            </w:pPr>
            <w:r w:rsidRPr="005424B9">
              <w:rPr>
                <w:rFonts w:ascii="Calibri" w:hAnsi="Calibri" w:cs="Calibri"/>
                <w:color w:val="000000"/>
                <w:szCs w:val="20"/>
              </w:rPr>
              <w:t>zipCode4</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7B98320"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2E8666D" w14:textId="77777777">
            <w:pPr>
              <w:pStyle w:val="TableText10"/>
              <w:rPr>
                <w:rFonts w:ascii="Calibri" w:hAnsi="Calibri" w:cs="Calibri" w:eastAsiaTheme="minorHAnsi"/>
                <w:szCs w:val="20"/>
              </w:rPr>
            </w:pPr>
            <w:r w:rsidRPr="005424B9">
              <w:rPr>
                <w:rFonts w:ascii="Calibri" w:hAnsi="Calibri" w:cs="Calibri"/>
                <w:color w:val="000000"/>
                <w:szCs w:val="20"/>
              </w:rPr>
              <w:t>No</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8AE2A8E" w14:textId="77777777">
            <w:pPr>
              <w:pStyle w:val="TableText10"/>
              <w:rPr>
                <w:rFonts w:ascii="Calibri" w:hAnsi="Calibri" w:cs="Calibri" w:eastAsiaTheme="minorHAnsi"/>
                <w:szCs w:val="20"/>
              </w:rPr>
            </w:pPr>
            <w:r w:rsidRPr="005424B9">
              <w:rPr>
                <w:rFonts w:ascii="Calibri" w:hAnsi="Calibri" w:cs="Calibri"/>
                <w:color w:val="000000"/>
                <w:szCs w:val="20"/>
              </w:rPr>
              <w:t>4-digit ZIP+4 extension</w:t>
            </w:r>
          </w:p>
        </w:tc>
      </w:tr>
      <w:tr w:rsidRPr="005424B9" w:rsidR="00431200" w:rsidTr="5AD8E5F2" w14:paraId="0A6C8A1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33E3D5E" w14:textId="77777777">
            <w:pPr>
              <w:pStyle w:val="TableText10"/>
              <w:rPr>
                <w:rFonts w:ascii="Calibri" w:hAnsi="Calibri" w:cs="Calibri"/>
                <w:szCs w:val="20"/>
              </w:rPr>
            </w:pPr>
            <w:r w:rsidRPr="005424B9">
              <w:rPr>
                <w:rFonts w:ascii="Calibri" w:hAnsi="Calibri" w:cs="Calibri"/>
                <w:color w:val="000000"/>
                <w:szCs w:val="20"/>
              </w:rPr>
              <w:t>state</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5C4FBB2" w14:textId="77777777">
            <w:pPr>
              <w:pStyle w:val="TableText10"/>
              <w:rPr>
                <w:rFonts w:ascii="Calibri" w:hAnsi="Calibri" w:cs="Calibri"/>
                <w:szCs w:val="20"/>
              </w:rPr>
            </w:pPr>
            <w:r w:rsidRPr="005424B9">
              <w:rPr>
                <w:rFonts w:ascii="Calibri" w:hAnsi="Calibri" w:cs="Calibri"/>
                <w:color w:val="000000"/>
                <w:szCs w:val="20"/>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0F88626" w14:textId="77777777">
            <w:pPr>
              <w:pStyle w:val="TableText10"/>
              <w:rPr>
                <w:rFonts w:ascii="Calibri" w:hAnsi="Calibri" w:cs="Calibri"/>
                <w:szCs w:val="20"/>
              </w:rPr>
            </w:pPr>
            <w:r w:rsidRPr="005424B9">
              <w:rPr>
                <w:rFonts w:ascii="Calibri" w:hAnsi="Calibri" w:cs="Calibri"/>
                <w:color w:val="000000"/>
                <w:szCs w:val="20"/>
              </w:rPr>
              <w:t>Yes</w:t>
            </w:r>
          </w:p>
        </w:tc>
        <w:tc>
          <w:tcPr>
            <w:tcW w:w="39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3F5044" w14:textId="77777777">
            <w:pPr>
              <w:pStyle w:val="TableText10"/>
              <w:rPr>
                <w:rFonts w:ascii="Calibri" w:hAnsi="Calibri" w:cs="Calibri"/>
                <w:color w:val="000000"/>
                <w:szCs w:val="20"/>
              </w:rPr>
            </w:pPr>
            <w:r w:rsidRPr="005424B9">
              <w:rPr>
                <w:rFonts w:ascii="Calibri" w:hAnsi="Calibri" w:cs="Calibri"/>
                <w:color w:val="000000"/>
                <w:szCs w:val="20"/>
              </w:rPr>
              <w:t>Two-character state code</w:t>
            </w:r>
          </w:p>
          <w:p w:rsidRPr="005424B9" w:rsidR="00431200" w:rsidP="000D596E" w:rsidRDefault="00431200" w14:paraId="5CF6FD9E" w14:textId="77777777">
            <w:pPr>
              <w:pStyle w:val="TableText10"/>
              <w:rPr>
                <w:rFonts w:ascii="Calibri" w:hAnsi="Calibri" w:cs="Calibri"/>
                <w:szCs w:val="20"/>
              </w:rPr>
            </w:pPr>
            <w:r w:rsidRPr="005424B9">
              <w:rPr>
                <w:rFonts w:ascii="Calibri" w:hAnsi="Calibri" w:cs="Calibri"/>
                <w:color w:val="000000"/>
                <w:szCs w:val="20"/>
              </w:rPr>
              <w:t>Reference table: RT_STTE</w:t>
            </w:r>
          </w:p>
        </w:tc>
      </w:tr>
      <w:tr w:rsidRPr="005424B9" w:rsidR="00431200" w:rsidTr="5AD8E5F2" w14:paraId="357C01B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90" w:type="dxa"/>
            <w:tcBorders>
              <w:top w:val="single" w:color="auto" w:sz="4" w:space="0"/>
              <w:left w:val="single" w:color="auto" w:sz="4" w:space="0"/>
              <w:bottom w:val="single" w:color="auto" w:sz="4" w:space="0"/>
              <w:right w:val="single" w:color="auto" w:sz="4" w:space="0"/>
            </w:tcBorders>
          </w:tcPr>
          <w:p w:rsidRPr="005424B9" w:rsidR="00431200" w:rsidP="000D596E" w:rsidRDefault="00BC296D" w14:paraId="00FA5938" w14:textId="07090716">
            <w:pPr>
              <w:pStyle w:val="TableText10"/>
              <w:rPr>
                <w:rFonts w:ascii="Calibri" w:hAnsi="Calibri" w:cs="Calibri"/>
                <w:color w:val="000000"/>
                <w:szCs w:val="20"/>
              </w:rPr>
            </w:pPr>
            <w:r>
              <w:rPr>
                <w:rFonts w:ascii="Calibri" w:hAnsi="Calibri" w:cs="Calibri"/>
                <w:color w:val="000000"/>
                <w:szCs w:val="20"/>
              </w:rPr>
              <w:t>fipsC</w:t>
            </w:r>
            <w:r w:rsidRPr="005424B9" w:rsidR="00431200">
              <w:rPr>
                <w:rFonts w:ascii="Calibri" w:hAnsi="Calibri" w:cs="Calibri"/>
                <w:color w:val="000000"/>
                <w:szCs w:val="20"/>
              </w:rPr>
              <w:t>ode</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6532A9DD" w14:paraId="1F3D6A0D" w14:textId="19F2742C">
            <w:pPr>
              <w:pStyle w:val="TableText10"/>
              <w:rPr>
                <w:rFonts w:ascii="Calibri" w:hAnsi="Calibri" w:cs="Calibri"/>
                <w:color w:val="000000"/>
              </w:rPr>
            </w:pPr>
            <w:r w:rsidRPr="19420413">
              <w:rPr>
                <w:rFonts w:ascii="Calibri" w:hAnsi="Calibri" w:cs="Calibri"/>
                <w:color w:val="000000" w:themeColor="text1"/>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21A2AC0"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960" w:type="dxa"/>
            <w:tcBorders>
              <w:top w:val="single" w:color="auto" w:sz="4" w:space="0"/>
              <w:left w:val="single" w:color="auto" w:sz="4" w:space="0"/>
              <w:bottom w:val="single" w:color="auto" w:sz="4" w:space="0"/>
              <w:right w:val="single" w:color="auto" w:sz="4" w:space="0"/>
            </w:tcBorders>
          </w:tcPr>
          <w:p w:rsidR="00C96125" w:rsidP="5AD8E5F2" w:rsidRDefault="5DAF9BBF" w14:paraId="23F358A0" w14:textId="75949FCB">
            <w:pPr>
              <w:pStyle w:val="TableText10"/>
              <w:rPr>
                <w:rFonts w:ascii="Calibri" w:hAnsi="Calibri" w:cs="Calibri"/>
                <w:color w:val="000000"/>
              </w:rPr>
            </w:pPr>
            <w:r w:rsidRPr="5AD8E5F2">
              <w:rPr>
                <w:rFonts w:ascii="Calibri" w:hAnsi="Calibri" w:cs="Calibri"/>
                <w:color w:val="000000" w:themeColor="text1"/>
              </w:rPr>
              <w:t>This is the Residential FIPs Code sourced from VaCMS</w:t>
            </w:r>
          </w:p>
          <w:p w:rsidRPr="005424B9" w:rsidR="00431200" w:rsidP="5AD8E5F2" w:rsidRDefault="75ACDC7B" w14:paraId="002C105A" w14:textId="48ED51C1">
            <w:pPr>
              <w:pStyle w:val="TableText10"/>
              <w:rPr>
                <w:rFonts w:ascii="Calibri" w:hAnsi="Calibri" w:cs="Calibri"/>
              </w:rPr>
            </w:pPr>
            <w:r w:rsidRPr="5AD8E5F2">
              <w:rPr>
                <w:rFonts w:ascii="Calibri" w:hAnsi="Calibri" w:cs="Calibri"/>
                <w:color w:val="000000" w:themeColor="text1"/>
              </w:rPr>
              <w:t>Reference table: RT_FIPS</w:t>
            </w:r>
          </w:p>
        </w:tc>
      </w:tr>
      <w:tr w:rsidRPr="005424B9" w:rsidR="00BB1852" w:rsidTr="5AD8E5F2" w14:paraId="6EA9CC0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79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7E50A62F" w14:textId="7CE93EE0">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source</w:t>
            </w:r>
          </w:p>
        </w:tc>
        <w:tc>
          <w:tcPr>
            <w:tcW w:w="144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77045F45" w14:textId="1B1E21FF">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7DC7C031" w14:textId="6E0AE89C">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Yes</w:t>
            </w:r>
          </w:p>
        </w:tc>
        <w:tc>
          <w:tcPr>
            <w:tcW w:w="3960" w:type="dxa"/>
            <w:tcBorders>
              <w:top w:val="single" w:color="auto" w:sz="4" w:space="0"/>
              <w:left w:val="single" w:color="auto" w:sz="4" w:space="0"/>
              <w:bottom w:val="single" w:color="auto" w:sz="4" w:space="0"/>
              <w:right w:val="single" w:color="auto" w:sz="4" w:space="0"/>
            </w:tcBorders>
          </w:tcPr>
          <w:p w:rsidRPr="008E69F0" w:rsidR="00D57E2C" w:rsidP="00D57E2C" w:rsidRDefault="490BC9A1" w14:paraId="0A77A927" w14:textId="77777777">
            <w:pPr>
              <w:pStyle w:val="TableText10"/>
              <w:rPr>
                <w:rFonts w:ascii="Calibri" w:hAnsi="Calibri" w:eastAsia="Calibri" w:cs="Calibri"/>
                <w:color w:val="000000" w:themeColor="text1"/>
              </w:rPr>
            </w:pPr>
            <w:r w:rsidRPr="5AD8E5F2">
              <w:rPr>
                <w:rFonts w:ascii="Calibri" w:hAnsi="Calibri" w:eastAsia="Calibri" w:cs="Calibri"/>
                <w:color w:val="000000" w:themeColor="text1"/>
                <w:lang w:val="en-GB"/>
              </w:rPr>
              <w:t xml:space="preserve">Source System: </w:t>
            </w:r>
            <w:r w:rsidRPr="5AD8E5F2">
              <w:rPr>
                <w:rFonts w:ascii="Calibri" w:hAnsi="Calibri" w:eastAsia="Calibri" w:cs="Calibri"/>
                <w:color w:val="000000" w:themeColor="text1"/>
              </w:rPr>
              <w:t>The system that MWRP received this data from (could be "MWRP" if the data was uploaded to MWRP).</w:t>
            </w:r>
            <w:r w:rsidRPr="5AD8E5F2">
              <w:rPr>
                <w:rFonts w:ascii="Calibri" w:hAnsi="Calibri" w:eastAsia="Calibri" w:cs="Calibri"/>
                <w:color w:val="000000" w:themeColor="text1"/>
                <w:lang w:val="en-GB"/>
              </w:rPr>
              <w:t xml:space="preserve"> </w:t>
            </w:r>
          </w:p>
          <w:p w:rsidRPr="005424B9" w:rsidR="00BB1852" w:rsidDel="547EDEB1" w:rsidP="5AD8E5F2" w:rsidRDefault="236F9BF0" w14:paraId="732507D1" w14:textId="5F8698CA">
            <w:pPr>
              <w:pStyle w:val="TableText10"/>
              <w:rPr>
                <w:rFonts w:ascii="Calibri" w:hAnsi="Calibri" w:eastAsia="Calibri" w:cs="Calibri"/>
                <w:color w:val="0078D4"/>
                <w:u w:val="single"/>
                <w:lang w:val="en-GB"/>
              </w:rPr>
            </w:pPr>
            <w:r w:rsidRPr="5AD8E5F2">
              <w:rPr>
                <w:rFonts w:ascii="Calibri" w:hAnsi="Calibri" w:eastAsia="Calibri" w:cs="Calibri"/>
                <w:lang w:val="en-GB"/>
              </w:rPr>
              <w:t>Eg: VaCMS</w:t>
            </w:r>
          </w:p>
        </w:tc>
      </w:tr>
      <w:tr w:rsidRPr="005424B9" w:rsidR="00BB1852" w:rsidTr="5AD8E5F2" w14:paraId="4EBB95C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790" w:type="dxa"/>
            <w:tcBorders>
              <w:top w:val="single" w:color="auto" w:sz="4" w:space="0"/>
              <w:left w:val="single" w:color="auto" w:sz="4" w:space="0"/>
              <w:bottom w:val="single" w:color="auto" w:sz="4" w:space="0"/>
              <w:right w:val="single" w:color="auto" w:sz="4" w:space="0"/>
            </w:tcBorders>
          </w:tcPr>
          <w:p w:rsidRPr="005424B9" w:rsidR="00BB1852" w:rsidP="5AD8E5F2" w:rsidRDefault="0645EF73" w14:paraId="0305AA3A" w14:textId="653D7BB5">
            <w:pPr>
              <w:pStyle w:val="TableText10"/>
              <w:rPr>
                <w:rFonts w:ascii="Calibri" w:hAnsi="Calibri" w:eastAsia="Calibri" w:cs="Calibri"/>
                <w:color w:val="000000" w:themeColor="text1"/>
                <w:lang w:val="en-GB"/>
              </w:rPr>
            </w:pPr>
            <w:r w:rsidRPr="5AD8E5F2">
              <w:rPr>
                <w:rFonts w:ascii="Calibri" w:hAnsi="Calibri" w:cs="Calibri" w:eastAsiaTheme="majorEastAsia"/>
                <w:lang w:val="en-GB"/>
              </w:rPr>
              <w:t>updateSw</w:t>
            </w:r>
          </w:p>
        </w:tc>
        <w:tc>
          <w:tcPr>
            <w:tcW w:w="144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0B6019A9" w14:textId="65754F88">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00C530C8" w14:textId="60791163">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No</w:t>
            </w:r>
          </w:p>
        </w:tc>
        <w:tc>
          <w:tcPr>
            <w:tcW w:w="3960" w:type="dxa"/>
            <w:tcBorders>
              <w:top w:val="single" w:color="auto" w:sz="4" w:space="0"/>
              <w:left w:val="single" w:color="auto" w:sz="4" w:space="0"/>
              <w:bottom w:val="single" w:color="auto" w:sz="4" w:space="0"/>
              <w:right w:val="single" w:color="auto" w:sz="4" w:space="0"/>
            </w:tcBorders>
          </w:tcPr>
          <w:p w:rsidR="00CC4C03" w:rsidP="00CC4C03" w:rsidRDefault="00CC4C03" w14:paraId="260B6BA5"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BB1852" w:rsidDel="547EDEB1" w:rsidP="31714CD1" w:rsidRDefault="00CC4C03" w14:paraId="27ED1E99" w14:textId="60A1B4E7">
            <w:pPr>
              <w:pStyle w:val="TableText10"/>
              <w:rPr>
                <w:rFonts w:ascii="Calibri" w:hAnsi="Calibri" w:eastAsia="Calibri" w:cs="Calibri"/>
                <w:color w:val="0078D4"/>
                <w:szCs w:val="20"/>
                <w:u w:val="single"/>
                <w:lang w:val="en-GB"/>
              </w:rPr>
            </w:pPr>
            <w:r w:rsidRPr="0012190D">
              <w:rPr>
                <w:rFonts w:ascii="Calibri" w:hAnsi="Calibri" w:eastAsia="Calibri" w:cs="Calibri"/>
                <w:color w:val="000000" w:themeColor="text1"/>
              </w:rPr>
              <w:t>E.g.: 'Yes'/'No'</w:t>
            </w:r>
          </w:p>
        </w:tc>
      </w:tr>
      <w:tr w:rsidRPr="005424B9" w:rsidR="00BB1852" w:rsidTr="5AD8E5F2" w14:paraId="18B5FAC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79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0D6DA23D" w14:textId="0F6709EE">
            <w:pPr>
              <w:pStyle w:val="TableText10"/>
              <w:rPr>
                <w:rFonts w:ascii="Calibri" w:hAnsi="Calibri" w:eastAsia="Calibri" w:cs="Calibri"/>
                <w:color w:val="000000" w:themeColor="text1"/>
                <w:szCs w:val="20"/>
                <w:lang w:val="en-GB"/>
              </w:rPr>
            </w:pPr>
            <w:r w:rsidRPr="31714CD1">
              <w:rPr>
                <w:rFonts w:ascii="Calibri" w:hAnsi="Calibri" w:cs="Calibri" w:eastAsiaTheme="majorEastAsia"/>
              </w:rPr>
              <w:t xml:space="preserve">vaCMSSequenceNum </w:t>
            </w:r>
            <w:r w:rsidRPr="31714CD1">
              <w:rPr>
                <w:rFonts w:ascii="Calibri" w:hAnsi="Calibri" w:cs="Calibri" w:eastAsiaTheme="majorEastAsia"/>
                <w:lang w:val="en-GB"/>
              </w:rPr>
              <w:t>  </w:t>
            </w:r>
          </w:p>
        </w:tc>
        <w:tc>
          <w:tcPr>
            <w:tcW w:w="144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41F5BD1A" w14:textId="7EF4B930">
            <w:pPr>
              <w:pStyle w:val="TableText10"/>
              <w:rPr>
                <w:rFonts w:ascii="Calibri" w:hAnsi="Calibri" w:eastAsia="Calibri" w:cs="Calibri"/>
                <w:color w:val="000000" w:themeColor="text1"/>
                <w:szCs w:val="20"/>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1350" w:type="dxa"/>
            <w:tcBorders>
              <w:top w:val="single" w:color="auto" w:sz="4" w:space="0"/>
              <w:left w:val="single" w:color="auto" w:sz="4" w:space="0"/>
              <w:bottom w:val="single" w:color="auto" w:sz="4" w:space="0"/>
              <w:right w:val="single" w:color="auto" w:sz="4" w:space="0"/>
            </w:tcBorders>
          </w:tcPr>
          <w:p w:rsidRPr="005424B9" w:rsidR="00BB1852" w:rsidP="31714CD1" w:rsidRDefault="00BB1852" w14:paraId="0B64581A" w14:textId="0D715C74">
            <w:pPr>
              <w:pStyle w:val="TableText10"/>
              <w:rPr>
                <w:rFonts w:ascii="Calibri" w:hAnsi="Calibri" w:eastAsia="Calibri" w:cs="Calibri"/>
                <w:color w:val="000000" w:themeColor="text1"/>
                <w:szCs w:val="20"/>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3960" w:type="dxa"/>
            <w:tcBorders>
              <w:top w:val="single" w:color="auto" w:sz="4" w:space="0"/>
              <w:left w:val="single" w:color="auto" w:sz="4" w:space="0"/>
              <w:bottom w:val="single" w:color="auto" w:sz="4" w:space="0"/>
              <w:right w:val="single" w:color="auto" w:sz="4" w:space="0"/>
            </w:tcBorders>
          </w:tcPr>
          <w:p w:rsidRPr="005424B9" w:rsidR="00BB1852" w:rsidDel="547EDEB1" w:rsidP="31714CD1" w:rsidRDefault="00726977" w14:paraId="2394A621" w14:textId="4CDC4DEC">
            <w:pPr>
              <w:pStyle w:val="TableText10"/>
              <w:rPr>
                <w:rFonts w:ascii="Calibri" w:hAnsi="Calibri" w:eastAsia="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5AD8E5F2" w:rsidRDefault="5AD8E5F2" w14:paraId="650A5173" w14:textId="7D3BD284"/>
    <w:p w:rsidRPr="005424B9" w:rsidR="00431200" w:rsidP="00431200" w:rsidRDefault="00431200" w14:paraId="715A5701" w14:textId="77777777">
      <w:pPr>
        <w:ind w:right="162"/>
        <w:rPr>
          <w:rFonts w:ascii="Calibri" w:hAnsi="Calibri" w:cs="Calibri"/>
          <w:sz w:val="20"/>
          <w:szCs w:val="20"/>
        </w:rPr>
      </w:pPr>
    </w:p>
    <w:p w:rsidRPr="00605064" w:rsidR="00431200" w:rsidP="008661F6" w:rsidRDefault="1CBA7CDC" w14:paraId="7BC27FEC" w14:textId="40000693">
      <w:pPr>
        <w:ind w:right="162"/>
        <w:rPr>
          <w:rFonts w:ascii="Calibri" w:hAnsi="Calibri" w:cs="Calibri"/>
          <w:sz w:val="20"/>
          <w:szCs w:val="20"/>
        </w:rPr>
      </w:pPr>
      <w:r w:rsidRPr="5AD8E5F2">
        <w:rPr>
          <w:rFonts w:ascii="Calibri" w:hAnsi="Calibri" w:cs="Calibri"/>
          <w:sz w:val="20"/>
          <w:szCs w:val="20"/>
        </w:rPr>
        <w:t>CE Engagement (CeEngagementsDTO)</w:t>
      </w:r>
      <w:r w:rsidRPr="5AD8E5F2" w:rsidR="5B349D5D">
        <w:rPr>
          <w:rFonts w:ascii="Calibri" w:hAnsi="Calibri" w:cs="Calibri"/>
          <w:sz w:val="20"/>
          <w:szCs w:val="20"/>
        </w:rPr>
        <w:t xml:space="preserve">: This DTO contains </w:t>
      </w:r>
      <w:r w:rsidRPr="5AD8E5F2" w:rsidR="3BEAAD97">
        <w:rPr>
          <w:rFonts w:ascii="Calibri" w:hAnsi="Calibri" w:cs="Calibri"/>
          <w:sz w:val="20"/>
          <w:szCs w:val="20"/>
        </w:rPr>
        <w:t xml:space="preserve">CE </w:t>
      </w:r>
      <w:r w:rsidRPr="5AD8E5F2" w:rsidR="5B349D5D">
        <w:rPr>
          <w:rFonts w:ascii="Calibri" w:hAnsi="Calibri" w:cs="Calibri"/>
          <w:sz w:val="20"/>
          <w:szCs w:val="20"/>
        </w:rPr>
        <w:t xml:space="preserve">qualifying </w:t>
      </w:r>
      <w:r w:rsidRPr="5AD8E5F2" w:rsidR="7D4E547F">
        <w:rPr>
          <w:rFonts w:ascii="Calibri" w:hAnsi="Calibri" w:cs="Calibri"/>
          <w:sz w:val="20"/>
          <w:szCs w:val="20"/>
        </w:rPr>
        <w:t>activity details.</w:t>
      </w:r>
    </w:p>
    <w:tbl>
      <w:tblPr>
        <w:tblW w:w="964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150"/>
        <w:gridCol w:w="748"/>
        <w:gridCol w:w="2700"/>
        <w:gridCol w:w="194"/>
        <w:gridCol w:w="1246"/>
        <w:gridCol w:w="2610"/>
      </w:tblGrid>
      <w:tr w:rsidRPr="005424B9" w:rsidR="00431200" w:rsidTr="5AD8E5F2" w14:paraId="509AD154" w14:textId="77777777">
        <w:trPr>
          <w:cantSplit/>
          <w:tblHeader/>
        </w:trPr>
        <w:tc>
          <w:tcPr>
            <w:tcW w:w="2150" w:type="dxa"/>
            <w:shd w:val="clear" w:color="auto" w:fill="000000" w:themeFill="text1"/>
          </w:tcPr>
          <w:p w:rsidRPr="005424B9" w:rsidR="00431200" w:rsidP="000D596E" w:rsidRDefault="00431200" w14:paraId="6FB27B9D" w14:textId="77777777">
            <w:pPr>
              <w:pStyle w:val="TableText10HeaderCenter"/>
              <w:rPr>
                <w:rFonts w:ascii="Calibri" w:hAnsi="Calibri" w:cs="Calibri"/>
                <w:b w:val="0"/>
                <w:szCs w:val="20"/>
              </w:rPr>
            </w:pPr>
            <w:r w:rsidRPr="005424B9">
              <w:rPr>
                <w:rFonts w:ascii="Calibri" w:hAnsi="Calibri" w:cs="Calibri"/>
                <w:szCs w:val="20"/>
              </w:rPr>
              <w:lastRenderedPageBreak/>
              <w:t>Field</w:t>
            </w:r>
          </w:p>
        </w:tc>
        <w:tc>
          <w:tcPr>
            <w:tcW w:w="3642" w:type="dxa"/>
            <w:gridSpan w:val="3"/>
            <w:shd w:val="clear" w:color="auto" w:fill="000000" w:themeFill="text1"/>
          </w:tcPr>
          <w:p w:rsidRPr="005424B9" w:rsidR="00431200" w:rsidP="000D596E" w:rsidRDefault="00431200" w14:paraId="2D3D320B" w14:textId="77777777">
            <w:pPr>
              <w:pStyle w:val="TableText10HeaderCenter"/>
              <w:rPr>
                <w:rFonts w:ascii="Calibri" w:hAnsi="Calibri" w:cs="Calibri"/>
                <w:b w:val="0"/>
                <w:szCs w:val="20"/>
              </w:rPr>
            </w:pPr>
            <w:r w:rsidRPr="005424B9">
              <w:rPr>
                <w:rFonts w:ascii="Calibri" w:hAnsi="Calibri" w:cs="Calibri"/>
                <w:szCs w:val="20"/>
              </w:rPr>
              <w:t>Type</w:t>
            </w:r>
          </w:p>
        </w:tc>
        <w:tc>
          <w:tcPr>
            <w:tcW w:w="1246" w:type="dxa"/>
            <w:shd w:val="clear" w:color="auto" w:fill="000000" w:themeFill="text1"/>
          </w:tcPr>
          <w:p w:rsidRPr="005424B9" w:rsidR="00431200" w:rsidP="000D596E" w:rsidRDefault="00431200" w14:paraId="1FB59B27" w14:textId="77777777">
            <w:pPr>
              <w:pStyle w:val="TableText10HeaderCenter"/>
              <w:rPr>
                <w:rFonts w:ascii="Calibri" w:hAnsi="Calibri" w:cs="Calibri"/>
                <w:b w:val="0"/>
                <w:szCs w:val="20"/>
              </w:rPr>
            </w:pPr>
            <w:r w:rsidRPr="005424B9">
              <w:rPr>
                <w:rFonts w:ascii="Calibri" w:hAnsi="Calibri" w:cs="Calibri"/>
                <w:szCs w:val="20"/>
              </w:rPr>
              <w:t>Required</w:t>
            </w:r>
          </w:p>
        </w:tc>
        <w:tc>
          <w:tcPr>
            <w:tcW w:w="2610" w:type="dxa"/>
            <w:shd w:val="clear" w:color="auto" w:fill="000000" w:themeFill="text1"/>
          </w:tcPr>
          <w:p w:rsidRPr="005424B9" w:rsidR="00431200" w:rsidP="000D596E" w:rsidRDefault="00431200" w14:paraId="150DE1C4"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5AD8E5F2" w14:paraId="3C3FC11C" w14:textId="77777777">
        <w:tc>
          <w:tcPr>
            <w:tcW w:w="2898" w:type="dxa"/>
            <w:gridSpan w:val="2"/>
            <w:tcBorders>
              <w:top w:val="single" w:color="auto" w:sz="4" w:space="0"/>
              <w:left w:val="single" w:color="auto" w:sz="4" w:space="0"/>
              <w:bottom w:val="single" w:color="auto" w:sz="4" w:space="0"/>
              <w:right w:val="single" w:color="auto" w:sz="4" w:space="0"/>
            </w:tcBorders>
          </w:tcPr>
          <w:p w:rsidRPr="00605064" w:rsidR="00431200" w:rsidP="5AD8E5F2" w:rsidRDefault="0DC8CC02" w14:paraId="5E5D5509" w14:textId="2FE597D2">
            <w:pPr>
              <w:pStyle w:val="TableText10"/>
              <w:rPr>
                <w:rFonts w:ascii="Calibri" w:hAnsi="Calibri" w:eastAsia="Segoe UI" w:cs="Calibri"/>
                <w:color w:val="242424"/>
                <w:lang w:val="en-GB"/>
              </w:rPr>
            </w:pPr>
            <w:r w:rsidRPr="5AD8E5F2">
              <w:rPr>
                <w:rFonts w:ascii="Calibri" w:hAnsi="Calibri" w:eastAsia="Segoe UI" w:cs="Calibri"/>
                <w:color w:val="242424"/>
                <w:lang w:val="en-GB"/>
              </w:rPr>
              <w:t>i</w:t>
            </w:r>
            <w:r w:rsidRPr="5AD8E5F2" w:rsidR="10AB98F6">
              <w:rPr>
                <w:rFonts w:ascii="Calibri" w:hAnsi="Calibri" w:eastAsia="Segoe UI" w:cs="Calibri"/>
                <w:color w:val="242424"/>
                <w:lang w:val="en-GB"/>
              </w:rPr>
              <w:t>ncomeDetails</w:t>
            </w:r>
          </w:p>
        </w:tc>
        <w:tc>
          <w:tcPr>
            <w:tcW w:w="2700" w:type="dxa"/>
            <w:tcBorders>
              <w:top w:val="single" w:color="auto" w:sz="4" w:space="0"/>
              <w:left w:val="single" w:color="auto" w:sz="4" w:space="0"/>
              <w:bottom w:val="single" w:color="auto" w:sz="4" w:space="0"/>
              <w:right w:val="single" w:color="auto" w:sz="4" w:space="0"/>
            </w:tcBorders>
          </w:tcPr>
          <w:p w:rsidRPr="005424B9" w:rsidR="00431200" w:rsidP="5AD8E5F2" w:rsidRDefault="75ACDC7B" w14:paraId="3D942C16" w14:textId="700CEA6B">
            <w:pPr>
              <w:pStyle w:val="TableText10"/>
              <w:rPr>
                <w:rFonts w:ascii="Calibri" w:hAnsi="Calibri" w:cs="Calibri" w:eastAsiaTheme="minorEastAsia"/>
                <w:lang w:val="en-GB"/>
              </w:rPr>
            </w:pPr>
            <w:r w:rsidRPr="5AD8E5F2">
              <w:rPr>
                <w:rFonts w:ascii="Calibri" w:hAnsi="Calibri" w:cs="Calibri" w:eastAsiaTheme="minorEastAsia"/>
                <w:lang w:val="en-GB"/>
              </w:rPr>
              <w:t>Array&lt;</w:t>
            </w:r>
            <w:r w:rsidRPr="5AD8E5F2" w:rsidR="3D561170">
              <w:rPr>
                <w:rFonts w:ascii="Calibri" w:hAnsi="Calibri" w:eastAsia="Segoe UI" w:cs="Calibri"/>
                <w:color w:val="242424"/>
                <w:lang w:val="en-GB"/>
              </w:rPr>
              <w:t xml:space="preserve"> IncomeDetailsDTO</w:t>
            </w:r>
            <w:r w:rsidRPr="5AD8E5F2" w:rsidR="3D561170">
              <w:rPr>
                <w:rFonts w:ascii="Calibri" w:hAnsi="Calibri" w:cs="Calibri"/>
                <w:lang w:val="en-GB"/>
              </w:rPr>
              <w:t xml:space="preserve"> </w:t>
            </w:r>
            <w:r w:rsidRPr="5AD8E5F2">
              <w:rPr>
                <w:rFonts w:ascii="Calibri" w:hAnsi="Calibri" w:cs="Calibri" w:eastAsiaTheme="minorEastAsia"/>
                <w:lang w:val="en-GB"/>
              </w:rPr>
              <w:t>&gt;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786C1E7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D95FDE"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Electronically verified employment data from payroll provider</w:t>
            </w:r>
          </w:p>
        </w:tc>
      </w:tr>
      <w:tr w:rsidRPr="005424B9" w:rsidR="547EDEB1" w:rsidTr="5AD8E5F2" w14:paraId="3A24F3D1" w14:textId="77777777">
        <w:trPr>
          <w:trHeight w:val="300"/>
        </w:trPr>
        <w:tc>
          <w:tcPr>
            <w:tcW w:w="2898"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04F62AA2" w14:textId="59018E4F">
            <w:pPr>
              <w:pStyle w:val="TableText10"/>
              <w:rPr>
                <w:rFonts w:ascii="Calibri" w:hAnsi="Calibri" w:eastAsia="Calibri" w:cs="Calibri"/>
                <w:szCs w:val="20"/>
                <w:lang w:val="en-GB"/>
              </w:rPr>
            </w:pPr>
            <w:r w:rsidRPr="005424B9">
              <w:rPr>
                <w:rFonts w:ascii="Calibri" w:hAnsi="Calibri" w:eastAsia="Calibri" w:cs="Calibri"/>
                <w:szCs w:val="20"/>
                <w:lang w:val="en-GB"/>
              </w:rPr>
              <w:t>evEdgIncomeBudget</w:t>
            </w:r>
          </w:p>
        </w:tc>
        <w:tc>
          <w:tcPr>
            <w:tcW w:w="270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6CE91BD3" w14:textId="491D1490">
            <w:pPr>
              <w:pStyle w:val="TableText10"/>
              <w:rPr>
                <w:rFonts w:ascii="Calibri" w:hAnsi="Calibri" w:eastAsia="Calibri" w:cs="Calibri"/>
                <w:szCs w:val="20"/>
                <w:lang w:val="en-GB"/>
              </w:rPr>
            </w:pPr>
            <w:r w:rsidRPr="005424B9">
              <w:rPr>
                <w:rFonts w:ascii="Calibri" w:hAnsi="Calibri" w:eastAsia="Calibri" w:cs="Calibri"/>
                <w:szCs w:val="20"/>
                <w:lang w:val="en-GB"/>
              </w:rPr>
              <w:t>Array&lt;EvEdgIncomeBudgetDTO&gt;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10DACF64" w14:textId="05B5BAB8">
            <w:pPr>
              <w:pStyle w:val="TableText10"/>
              <w:rPr>
                <w:rFonts w:ascii="Calibri" w:hAnsi="Calibri" w:eastAsia="Calibri" w:cs="Calibri"/>
                <w:szCs w:val="20"/>
                <w:lang w:val="en-GB"/>
              </w:rPr>
            </w:pPr>
            <w:r w:rsidRPr="005424B9">
              <w:rPr>
                <w:rFonts w:ascii="Calibri" w:hAnsi="Calibri" w:eastAsia="Calibri" w:cs="Calibr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3F9D1300" w14:textId="3E995412">
            <w:pPr>
              <w:pStyle w:val="TableText10"/>
              <w:rPr>
                <w:rFonts w:ascii="Calibri" w:hAnsi="Calibri" w:eastAsia="Calibri" w:cs="Calibri"/>
                <w:szCs w:val="20"/>
                <w:lang w:val="en-GB"/>
              </w:rPr>
            </w:pPr>
            <w:r w:rsidRPr="005424B9">
              <w:rPr>
                <w:rFonts w:ascii="Calibri" w:hAnsi="Calibri" w:eastAsia="Calibri" w:cs="Calibri"/>
                <w:szCs w:val="20"/>
                <w:lang w:val="en-GB"/>
              </w:rPr>
              <w:t>Electronic Verified Budget for the applicant’s EDG.</w:t>
            </w:r>
          </w:p>
        </w:tc>
      </w:tr>
      <w:tr w:rsidRPr="005424B9" w:rsidR="547EDEB1" w:rsidTr="5AD8E5F2" w14:paraId="79EAB07E" w14:textId="77777777">
        <w:trPr>
          <w:trHeight w:val="300"/>
        </w:trPr>
        <w:tc>
          <w:tcPr>
            <w:tcW w:w="2898"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00B60328" w14:paraId="68672F46" w14:textId="3B4AB3B3">
            <w:pPr>
              <w:pStyle w:val="TableText10"/>
              <w:rPr>
                <w:rFonts w:ascii="Calibri" w:hAnsi="Calibri" w:eastAsia="Calibri" w:cs="Calibri"/>
                <w:szCs w:val="20"/>
                <w:lang w:val="en-GB"/>
              </w:rPr>
            </w:pPr>
            <w:r w:rsidRPr="00B60328">
              <w:rPr>
                <w:rFonts w:ascii="Calibri" w:hAnsi="Calibri" w:eastAsia="Calibri" w:cs="Calibri"/>
                <w:szCs w:val="20"/>
                <w:u w:val="single"/>
                <w:lang w:val="en-GB"/>
              </w:rPr>
              <w:t>evIndvIncomeBudgetForBudgetGroupMembers</w:t>
            </w:r>
          </w:p>
        </w:tc>
        <w:tc>
          <w:tcPr>
            <w:tcW w:w="270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6501651D" w14:textId="668F4015">
            <w:pPr>
              <w:pStyle w:val="TableText10"/>
              <w:rPr>
                <w:rFonts w:ascii="Calibri" w:hAnsi="Calibri" w:eastAsia="Calibri" w:cs="Calibri"/>
                <w:szCs w:val="20"/>
                <w:lang w:val="en-GB"/>
              </w:rPr>
            </w:pPr>
            <w:r w:rsidRPr="005424B9">
              <w:rPr>
                <w:rFonts w:ascii="Calibri" w:hAnsi="Calibri" w:eastAsia="Calibri" w:cs="Calibri"/>
                <w:szCs w:val="20"/>
                <w:lang w:val="en-GB"/>
              </w:rPr>
              <w:t>Array&lt;EvIndvIncomeBudgetDTO&gt;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24AD82B3" w14:textId="1E4A57F9">
            <w:pPr>
              <w:pStyle w:val="TableText10"/>
              <w:rPr>
                <w:rFonts w:ascii="Calibri" w:hAnsi="Calibri" w:eastAsia="Calibri" w:cs="Calibri"/>
                <w:szCs w:val="20"/>
                <w:lang w:val="en-GB"/>
              </w:rPr>
            </w:pPr>
            <w:r w:rsidRPr="005424B9">
              <w:rPr>
                <w:rFonts w:ascii="Calibri" w:hAnsi="Calibri" w:eastAsia="Calibri" w:cs="Calibr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547EDEB1" w:rsidP="5AD8E5F2" w:rsidRDefault="75479B47" w14:paraId="7972FC0B" w14:textId="1BF0FF10">
            <w:pPr>
              <w:pStyle w:val="TableText10"/>
              <w:rPr>
                <w:rFonts w:ascii="Calibri" w:hAnsi="Calibri" w:eastAsia="Calibri" w:cs="Calibri"/>
                <w:lang w:val="en-GB"/>
              </w:rPr>
            </w:pPr>
            <w:r w:rsidRPr="5AD8E5F2">
              <w:rPr>
                <w:rFonts w:ascii="Calibri" w:hAnsi="Calibri" w:eastAsia="Calibri" w:cs="Calibri"/>
                <w:lang w:val="en-GB"/>
              </w:rPr>
              <w:t>Electronic verified budget for the applicant’s budget group members.</w:t>
            </w:r>
          </w:p>
        </w:tc>
      </w:tr>
      <w:tr w:rsidRPr="005424B9" w:rsidR="547EDEB1" w:rsidTr="5AD8E5F2" w14:paraId="30751AF3" w14:textId="77777777">
        <w:trPr>
          <w:trHeight w:val="300"/>
        </w:trPr>
        <w:tc>
          <w:tcPr>
            <w:tcW w:w="2898"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2CE5BFE8" w14:textId="75A134A1">
            <w:pPr>
              <w:pStyle w:val="TableText10"/>
              <w:rPr>
                <w:rFonts w:ascii="Calibri" w:hAnsi="Calibri" w:eastAsia="Calibri" w:cs="Calibri"/>
                <w:szCs w:val="20"/>
                <w:lang w:val="en-GB"/>
              </w:rPr>
            </w:pPr>
            <w:r w:rsidRPr="005424B9">
              <w:rPr>
                <w:rFonts w:ascii="Calibri" w:hAnsi="Calibri" w:eastAsia="Calibri" w:cs="Calibri"/>
                <w:szCs w:val="20"/>
                <w:lang w:val="en-GB"/>
              </w:rPr>
              <w:t>budgetGroupMembers</w:t>
            </w:r>
          </w:p>
        </w:tc>
        <w:tc>
          <w:tcPr>
            <w:tcW w:w="270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4A0162B9" w14:textId="14B87D59">
            <w:pPr>
              <w:pStyle w:val="TableText10"/>
              <w:rPr>
                <w:rFonts w:ascii="Calibri" w:hAnsi="Calibri" w:eastAsia="Calibri" w:cs="Calibri"/>
                <w:szCs w:val="20"/>
                <w:lang w:val="en-GB"/>
              </w:rPr>
            </w:pPr>
            <w:r w:rsidRPr="005424B9">
              <w:rPr>
                <w:rFonts w:ascii="Calibri" w:hAnsi="Calibri" w:eastAsia="Calibri" w:cs="Calibri"/>
                <w:szCs w:val="20"/>
                <w:lang w:val="en-GB"/>
              </w:rPr>
              <w:t>Array&lt;BudgetGroupMemberDTO&gt;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301A8A2B" w14:textId="2C505D44">
            <w:pPr>
              <w:pStyle w:val="TableText10"/>
              <w:rPr>
                <w:rFonts w:ascii="Calibri" w:hAnsi="Calibri" w:eastAsia="Calibri" w:cs="Calibri"/>
                <w:szCs w:val="20"/>
                <w:lang w:val="en-GB"/>
              </w:rPr>
            </w:pPr>
            <w:r w:rsidRPr="005424B9">
              <w:rPr>
                <w:rFonts w:ascii="Calibri" w:hAnsi="Calibri" w:eastAsia="Calibri" w:cs="Calibr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15E2C2DE" w14:textId="45D214E6">
            <w:pPr>
              <w:pStyle w:val="TableText10"/>
              <w:rPr>
                <w:rFonts w:ascii="Calibri" w:hAnsi="Calibri" w:eastAsia="Calibri" w:cs="Calibri"/>
                <w:szCs w:val="20"/>
                <w:lang w:val="en-GB"/>
              </w:rPr>
            </w:pPr>
            <w:r w:rsidRPr="005424B9">
              <w:rPr>
                <w:rFonts w:ascii="Calibri" w:hAnsi="Calibri" w:eastAsia="Calibri" w:cs="Calibri"/>
                <w:szCs w:val="20"/>
                <w:lang w:val="en-GB"/>
              </w:rPr>
              <w:t>Other household members who are budget group members</w:t>
            </w:r>
          </w:p>
        </w:tc>
      </w:tr>
      <w:tr w:rsidRPr="005424B9" w:rsidR="547EDEB1" w:rsidTr="5AD8E5F2" w14:paraId="358ABAE1" w14:textId="77777777">
        <w:trPr>
          <w:trHeight w:val="300"/>
        </w:trPr>
        <w:tc>
          <w:tcPr>
            <w:tcW w:w="2898"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5C2EA06A" w14:textId="2B759B42">
            <w:pPr>
              <w:pStyle w:val="TableText10"/>
              <w:rPr>
                <w:rFonts w:ascii="Calibri" w:hAnsi="Calibri" w:eastAsia="Calibri" w:cs="Calibri"/>
                <w:szCs w:val="20"/>
                <w:lang w:val="en-GB"/>
              </w:rPr>
            </w:pPr>
            <w:r w:rsidRPr="005424B9">
              <w:rPr>
                <w:rFonts w:ascii="Calibri" w:hAnsi="Calibri" w:eastAsia="Calibri" w:cs="Calibri"/>
                <w:szCs w:val="20"/>
                <w:lang w:val="en-GB"/>
              </w:rPr>
              <w:t>magiIncomeBudget</w:t>
            </w:r>
          </w:p>
        </w:tc>
        <w:tc>
          <w:tcPr>
            <w:tcW w:w="270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6C01996B" w14:textId="24DC990C">
            <w:pPr>
              <w:pStyle w:val="TableText10"/>
              <w:rPr>
                <w:rFonts w:ascii="Calibri" w:hAnsi="Calibri" w:eastAsia="Calibri" w:cs="Calibri"/>
                <w:szCs w:val="20"/>
                <w:lang w:val="en-GB"/>
              </w:rPr>
            </w:pPr>
            <w:r w:rsidRPr="005424B9">
              <w:rPr>
                <w:rFonts w:ascii="Calibri" w:hAnsi="Calibri" w:eastAsia="Calibri" w:cs="Calibri"/>
                <w:szCs w:val="20"/>
                <w:lang w:val="en-GB"/>
              </w:rPr>
              <w:t>Array&lt;MagiIncomeBudgetDTO&gt;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547EDEB1" w:rsidP="31714CD1" w:rsidRDefault="547EDEB1" w14:paraId="3C97B659" w14:textId="54BBE039">
            <w:pPr>
              <w:pStyle w:val="TableText10"/>
              <w:rPr>
                <w:rFonts w:ascii="Calibri" w:hAnsi="Calibri" w:eastAsia="Calibri" w:cs="Calibri"/>
                <w:szCs w:val="20"/>
                <w:lang w:val="en-GB"/>
              </w:rPr>
            </w:pPr>
            <w:r w:rsidRPr="005424B9">
              <w:rPr>
                <w:rFonts w:ascii="Calibri" w:hAnsi="Calibri" w:eastAsia="Calibri" w:cs="Calibr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547EDEB1" w:rsidP="31714CD1" w:rsidRDefault="547EDEB1" w14:paraId="53AB4860" w14:textId="421631AB">
            <w:pPr>
              <w:pStyle w:val="TableText10"/>
              <w:rPr>
                <w:rFonts w:ascii="Calibri" w:hAnsi="Calibri" w:eastAsia="Calibri" w:cs="Calibri"/>
                <w:szCs w:val="20"/>
                <w:lang w:val="en-GB"/>
              </w:rPr>
            </w:pPr>
            <w:r w:rsidRPr="005424B9">
              <w:rPr>
                <w:rFonts w:ascii="Calibri" w:hAnsi="Calibri" w:eastAsia="Calibri" w:cs="Calibri"/>
                <w:szCs w:val="20"/>
                <w:lang w:val="en-GB"/>
              </w:rPr>
              <w:t>Magi budget for the applicant’s EDG.</w:t>
            </w:r>
          </w:p>
        </w:tc>
      </w:tr>
      <w:tr w:rsidRPr="005424B9" w:rsidR="00431200" w:rsidTr="5AD8E5F2" w14:paraId="25AAF623" w14:textId="77777777">
        <w:tc>
          <w:tcPr>
            <w:tcW w:w="2898"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74E0138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jobTraining</w:t>
            </w:r>
          </w:p>
        </w:tc>
        <w:tc>
          <w:tcPr>
            <w:tcW w:w="270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3592EE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Array&lt;JobTrainingResultDTO&gt;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1F6840B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D86565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 xml:space="preserve">Job training records </w:t>
            </w:r>
          </w:p>
        </w:tc>
      </w:tr>
      <w:tr w:rsidRPr="005424B9" w:rsidR="115F955B" w:rsidTr="5AD8E5F2" w14:paraId="052EE746" w14:textId="77777777">
        <w:trPr>
          <w:trHeight w:val="300"/>
        </w:trPr>
        <w:tc>
          <w:tcPr>
            <w:tcW w:w="2898" w:type="dxa"/>
            <w:gridSpan w:val="2"/>
            <w:tcBorders>
              <w:top w:val="single" w:color="auto" w:sz="4" w:space="0"/>
              <w:left w:val="single" w:color="auto" w:sz="4" w:space="0"/>
              <w:bottom w:val="single" w:color="auto" w:sz="4" w:space="0"/>
              <w:right w:val="single" w:color="auto" w:sz="4" w:space="0"/>
            </w:tcBorders>
          </w:tcPr>
          <w:p w:rsidRPr="00605064" w:rsidR="115F955B" w:rsidP="115F955B" w:rsidRDefault="115F955B" w14:paraId="2C7448E8" w14:textId="47D69E6F">
            <w:pPr>
              <w:pStyle w:val="TableText10"/>
              <w:rPr>
                <w:rFonts w:ascii="Calibri" w:hAnsi="Calibri" w:eastAsia="Calibri" w:cs="Calibri"/>
                <w:szCs w:val="20"/>
                <w:lang w:val="en-GB"/>
              </w:rPr>
            </w:pPr>
            <w:r w:rsidRPr="00605064">
              <w:rPr>
                <w:rFonts w:ascii="Calibri" w:hAnsi="Calibri" w:eastAsia="Calibri" w:cs="Calibri"/>
                <w:szCs w:val="20"/>
                <w:lang w:val="en-GB"/>
              </w:rPr>
              <w:t>inKindOrUnpaidWork</w:t>
            </w:r>
          </w:p>
        </w:tc>
        <w:tc>
          <w:tcPr>
            <w:tcW w:w="2700" w:type="dxa"/>
            <w:tcBorders>
              <w:top w:val="single" w:color="auto" w:sz="4" w:space="0"/>
              <w:left w:val="single" w:color="auto" w:sz="4" w:space="0"/>
              <w:bottom w:val="single" w:color="auto" w:sz="4" w:space="0"/>
              <w:right w:val="single" w:color="auto" w:sz="4" w:space="0"/>
            </w:tcBorders>
          </w:tcPr>
          <w:p w:rsidRPr="00605064" w:rsidR="115F955B" w:rsidP="115F955B" w:rsidRDefault="115F955B" w14:paraId="3EBE8C33" w14:textId="50E84217">
            <w:pPr>
              <w:pStyle w:val="TableText10"/>
              <w:rPr>
                <w:rFonts w:ascii="Calibri" w:hAnsi="Calibri" w:eastAsia="Calibri" w:cs="Calibri"/>
                <w:szCs w:val="20"/>
                <w:lang w:val="en-GB"/>
              </w:rPr>
            </w:pPr>
            <w:r w:rsidRPr="00605064">
              <w:rPr>
                <w:rFonts w:ascii="Calibri" w:hAnsi="Calibri" w:eastAsia="Calibri" w:cs="Calibri"/>
                <w:szCs w:val="20"/>
                <w:lang w:val="en-GB"/>
              </w:rPr>
              <w:t>Array&lt;</w:t>
            </w:r>
            <w:r w:rsidRPr="00605064">
              <w:rPr>
                <w:rFonts w:ascii="Calibri" w:hAnsi="Calibri" w:eastAsia="Calibri" w:cs="Calibri"/>
                <w:szCs w:val="20"/>
              </w:rPr>
              <w:t xml:space="preserve"> IsInkindOrUnPaidResultDTO</w:t>
            </w:r>
            <w:r w:rsidRPr="00605064">
              <w:rPr>
                <w:rFonts w:ascii="Calibri" w:hAnsi="Calibri" w:eastAsia="Calibri" w:cs="Calibri"/>
                <w:szCs w:val="20"/>
                <w:lang w:val="en-GB"/>
              </w:rPr>
              <w:t xml:space="preserve"> &gt;</w:t>
            </w:r>
          </w:p>
        </w:tc>
        <w:tc>
          <w:tcPr>
            <w:tcW w:w="1440" w:type="dxa"/>
            <w:gridSpan w:val="2"/>
            <w:tcBorders>
              <w:top w:val="single" w:color="auto" w:sz="4" w:space="0"/>
              <w:left w:val="single" w:color="auto" w:sz="4" w:space="0"/>
              <w:bottom w:val="single" w:color="auto" w:sz="4" w:space="0"/>
              <w:right w:val="single" w:color="auto" w:sz="4" w:space="0"/>
            </w:tcBorders>
          </w:tcPr>
          <w:p w:rsidRPr="00605064" w:rsidR="115F955B" w:rsidP="20DCA94D" w:rsidRDefault="52D7FD21" w14:paraId="5BCAA596" w14:textId="21023342">
            <w:pPr>
              <w:pStyle w:val="TableText10"/>
              <w:rPr>
                <w:rFonts w:ascii="Calibri" w:hAnsi="Calibri" w:eastAsia="Calibri" w:cs="Calibri"/>
                <w:lang w:val="en-GB"/>
              </w:rPr>
            </w:pPr>
            <w:del w:author="Ogiefo, Ame" w:date="2026-10-22T16:00:00Z" w16du:dateUtc="2026-10-22T20:00:00Z" w:id="459">
              <w:r w:rsidRPr="5AD8E5F2" w:rsidDel="009A5387">
                <w:rPr>
                  <w:rFonts w:ascii="Calibri" w:hAnsi="Calibri" w:eastAsia="Calibri" w:cs="Calibri"/>
                  <w:lang w:val="en-GB"/>
                </w:rPr>
                <w:delText>Yes</w:delText>
              </w:r>
            </w:del>
            <w:ins w:author="Ogiefo, Ame" w:date="2026-10-22T16:00:00Z" w16du:dateUtc="2026-10-22T20:00:00Z" w:id="460">
              <w:r w:rsidR="009A5387">
                <w:rPr>
                  <w:rFonts w:ascii="Calibri" w:hAnsi="Calibri" w:eastAsia="Calibri" w:cs="Calibri"/>
                  <w:lang w:val="en-GB"/>
                </w:rPr>
                <w:t>No</w:t>
              </w:r>
            </w:ins>
          </w:p>
        </w:tc>
        <w:tc>
          <w:tcPr>
            <w:tcW w:w="2610" w:type="dxa"/>
            <w:tcBorders>
              <w:top w:val="single" w:color="auto" w:sz="4" w:space="0"/>
              <w:left w:val="single" w:color="auto" w:sz="4" w:space="0"/>
              <w:bottom w:val="single" w:color="auto" w:sz="4" w:space="0"/>
              <w:right w:val="single" w:color="auto" w:sz="4" w:space="0"/>
            </w:tcBorders>
          </w:tcPr>
          <w:p w:rsidRPr="00605064" w:rsidR="115F955B" w:rsidP="20DCA94D" w:rsidRDefault="2423B081" w14:paraId="416CFD1F" w14:textId="483460E2">
            <w:pPr>
              <w:pStyle w:val="TableText10"/>
              <w:rPr>
                <w:rFonts w:ascii="Calibri" w:hAnsi="Calibri" w:eastAsia="Calibri" w:cs="Calibri"/>
                <w:lang w:val="en-GB"/>
              </w:rPr>
            </w:pPr>
            <w:r w:rsidRPr="00605064">
              <w:rPr>
                <w:rFonts w:ascii="Calibri" w:hAnsi="Calibri" w:eastAsia="Calibri" w:cs="Calibri"/>
                <w:lang w:val="en-GB"/>
              </w:rPr>
              <w:t>InkindOrUnpa</w:t>
            </w:r>
            <w:r w:rsidRPr="00605064" w:rsidR="61878F3A">
              <w:rPr>
                <w:rFonts w:ascii="Calibri" w:hAnsi="Calibri" w:eastAsia="Calibri" w:cs="Calibri"/>
                <w:lang w:val="en-GB"/>
              </w:rPr>
              <w:t>i</w:t>
            </w:r>
            <w:r w:rsidRPr="00605064">
              <w:rPr>
                <w:rFonts w:ascii="Calibri" w:hAnsi="Calibri" w:eastAsia="Calibri" w:cs="Calibri"/>
                <w:lang w:val="en-GB"/>
              </w:rPr>
              <w:t>d Work records</w:t>
            </w:r>
          </w:p>
        </w:tc>
      </w:tr>
      <w:tr w:rsidRPr="005424B9" w:rsidR="00431200" w:rsidTr="5AD8E5F2" w14:paraId="26964ADD" w14:textId="77777777">
        <w:tc>
          <w:tcPr>
            <w:tcW w:w="2898"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2AB16EE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education</w:t>
            </w:r>
          </w:p>
        </w:tc>
        <w:tc>
          <w:tcPr>
            <w:tcW w:w="270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3F8C47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Array&lt;EducationVerifiedDTO&gt;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2995478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EE587C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 xml:space="preserve">Education Enrollment data </w:t>
            </w:r>
          </w:p>
        </w:tc>
      </w:tr>
      <w:tr w:rsidRPr="005424B9" w:rsidR="00431200" w:rsidTr="5AD8E5F2" w14:paraId="3744CFAD" w14:textId="77777777">
        <w:tc>
          <w:tcPr>
            <w:tcW w:w="2898"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6EC2BFE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volunteeringCommunityService</w:t>
            </w:r>
          </w:p>
        </w:tc>
        <w:tc>
          <w:tcPr>
            <w:tcW w:w="270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048BC9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Array&lt;VolunteeringCommunityServiceVerifiedDTO&gt;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4176AA4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6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06ED743"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Volunteering data</w:t>
            </w:r>
          </w:p>
        </w:tc>
      </w:tr>
      <w:tr w:rsidRPr="005424B9" w:rsidR="00431200" w:rsidTr="5AD8E5F2" w14:paraId="7E4036ED" w14:textId="77777777">
        <w:tc>
          <w:tcPr>
            <w:tcW w:w="2898"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65DFEB60" w14:textId="77777777">
            <w:pPr>
              <w:pStyle w:val="TableText10"/>
              <w:rPr>
                <w:rFonts w:ascii="Calibri" w:hAnsi="Calibri" w:cs="Calibri" w:eastAsiaTheme="minorHAnsi"/>
                <w:szCs w:val="20"/>
                <w:lang w:val="en-GB"/>
              </w:rPr>
            </w:pPr>
            <w:r w:rsidRPr="005424B9">
              <w:rPr>
                <w:rFonts w:ascii="Calibri" w:hAnsi="Calibri" w:cs="Calibri" w:eastAsiaTheme="minorHAnsi"/>
                <w:color w:val="000000"/>
                <w:szCs w:val="20"/>
              </w:rPr>
              <w:t>electronicallyVerifiedEmployment</w:t>
            </w:r>
          </w:p>
        </w:tc>
        <w:tc>
          <w:tcPr>
            <w:tcW w:w="270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A55AAC6" w14:textId="77777777">
            <w:pPr>
              <w:pStyle w:val="TableText10"/>
              <w:rPr>
                <w:rFonts w:ascii="Calibri" w:hAnsi="Calibri" w:cs="Calibri" w:eastAsiaTheme="minorHAnsi"/>
                <w:szCs w:val="20"/>
                <w:lang w:val="en-GB"/>
              </w:rPr>
            </w:pPr>
            <w:r w:rsidRPr="005424B9">
              <w:rPr>
                <w:rFonts w:ascii="Calibri" w:hAnsi="Calibri" w:cs="Calibri" w:eastAsiaTheme="minorHAnsi"/>
                <w:color w:val="000000"/>
                <w:szCs w:val="20"/>
              </w:rPr>
              <w:t>Array&lt;ElectronicallyVerifiedEmploymentDTO&gt;</w:t>
            </w:r>
          </w:p>
        </w:tc>
        <w:tc>
          <w:tcPr>
            <w:tcW w:w="1440" w:type="dxa"/>
            <w:gridSpan w:val="2"/>
            <w:tcBorders>
              <w:top w:val="single" w:color="auto" w:sz="4" w:space="0"/>
              <w:left w:val="single" w:color="auto" w:sz="4" w:space="0"/>
              <w:bottom w:val="single" w:color="auto" w:sz="4" w:space="0"/>
              <w:right w:val="single" w:color="auto" w:sz="4" w:space="0"/>
            </w:tcBorders>
          </w:tcPr>
          <w:p w:rsidRPr="005424B9" w:rsidR="00431200" w:rsidP="000D596E" w:rsidRDefault="00431200" w14:paraId="23855329" w14:textId="77777777">
            <w:pPr>
              <w:pStyle w:val="TableText10"/>
              <w:rPr>
                <w:rFonts w:ascii="Calibri" w:hAnsi="Calibri" w:cs="Calibri" w:eastAsiaTheme="minorHAnsi"/>
                <w:szCs w:val="20"/>
                <w:lang w:val="en-GB"/>
              </w:rPr>
            </w:pPr>
            <w:r w:rsidRPr="005424B9">
              <w:rPr>
                <w:rFonts w:ascii="Calibri" w:hAnsi="Calibri" w:cs="Calibri" w:eastAsiaTheme="minorHAnsi"/>
                <w:color w:val="000000"/>
                <w:szCs w:val="20"/>
              </w:rPr>
              <w:t>No</w:t>
            </w:r>
          </w:p>
        </w:tc>
        <w:tc>
          <w:tcPr>
            <w:tcW w:w="26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CD40E95" w14:textId="77777777">
            <w:pPr>
              <w:pStyle w:val="TableText10"/>
              <w:rPr>
                <w:rFonts w:ascii="Calibri" w:hAnsi="Calibri" w:cs="Calibri" w:eastAsiaTheme="minorHAnsi"/>
                <w:szCs w:val="20"/>
                <w:lang w:val="en-GB"/>
              </w:rPr>
            </w:pPr>
            <w:r w:rsidRPr="005424B9">
              <w:rPr>
                <w:rFonts w:ascii="Calibri" w:hAnsi="Calibri" w:cs="Calibri" w:eastAsiaTheme="minorHAnsi"/>
                <w:color w:val="000000"/>
                <w:szCs w:val="20"/>
              </w:rPr>
              <w:t>Employments electronically verified by VaCMS (see ElectronicallyVerifiedEmploymentDTO)</w:t>
            </w:r>
          </w:p>
        </w:tc>
      </w:tr>
    </w:tbl>
    <w:p w:rsidRPr="005424B9" w:rsidR="00431200" w:rsidP="00431200" w:rsidRDefault="00431200" w14:paraId="00882946" w14:textId="77777777">
      <w:pPr>
        <w:ind w:left="1440" w:right="162"/>
        <w:rPr>
          <w:rFonts w:ascii="Calibri" w:hAnsi="Calibri" w:cs="Calibri"/>
          <w:sz w:val="20"/>
          <w:szCs w:val="20"/>
        </w:rPr>
      </w:pPr>
      <w:bookmarkStart w:name="Bookmark2" w:id="461"/>
      <w:bookmarkEnd w:id="461"/>
    </w:p>
    <w:p w:rsidRPr="005424B9" w:rsidR="00431200" w:rsidP="20DCA94D" w:rsidRDefault="42F0F286" w14:paraId="2B7D78E3" w14:textId="4B924063">
      <w:pPr>
        <w:spacing w:before="120"/>
        <w:ind w:right="162"/>
        <w:rPr>
          <w:rFonts w:ascii="Calibri" w:hAnsi="Calibri" w:eastAsia="Calibri" w:cs="Calibri"/>
          <w:sz w:val="20"/>
          <w:szCs w:val="20"/>
          <w:u w:val="single"/>
          <w:lang w:val="en-GB"/>
        </w:rPr>
      </w:pPr>
      <w:r w:rsidRPr="005424B9">
        <w:rPr>
          <w:rFonts w:ascii="Calibri" w:hAnsi="Calibri" w:eastAsia="Calibri" w:cs="Calibri"/>
          <w:sz w:val="20"/>
          <w:szCs w:val="20"/>
          <w:u w:val="single"/>
          <w:lang w:val="en-GB"/>
        </w:rPr>
        <w:t>MagiIncomeBudgetDTO:</w:t>
      </w:r>
      <w:r w:rsidRPr="005424B9" w:rsidR="4EE5492B">
        <w:rPr>
          <w:rFonts w:ascii="Calibri" w:hAnsi="Calibri" w:eastAsia="Calibri" w:cs="Calibri"/>
          <w:sz w:val="20"/>
          <w:szCs w:val="20"/>
          <w:u w:val="single"/>
          <w:lang w:val="en-GB"/>
        </w:rPr>
        <w:t xml:space="preserve"> This DTO holds VaCMS calculated household income MAGI budget details</w:t>
      </w:r>
    </w:p>
    <w:tbl>
      <w:tblPr>
        <w:tblW w:w="9630" w:type="dxa"/>
        <w:tblInd w:w="-98" w:type="dxa"/>
        <w:tblBorders>
          <w:top w:val="single" w:color="auto" w:sz="6" w:space="0"/>
          <w:left w:val="single" w:color="auto" w:sz="6" w:space="0"/>
          <w:bottom w:val="single" w:color="auto" w:sz="6" w:space="0"/>
          <w:right w:val="single" w:color="auto" w:sz="6" w:space="0"/>
        </w:tblBorders>
        <w:tblLook w:val="01E0" w:firstRow="1" w:lastRow="1" w:firstColumn="1" w:lastColumn="1" w:noHBand="0" w:noVBand="0"/>
      </w:tblPr>
      <w:tblGrid>
        <w:gridCol w:w="3443"/>
        <w:gridCol w:w="2235"/>
        <w:gridCol w:w="1050"/>
        <w:gridCol w:w="2902"/>
      </w:tblGrid>
      <w:tr w:rsidRPr="005424B9" w:rsidR="547EDEB1" w:rsidTr="00605064" w14:paraId="2D6EC26E" w14:textId="77777777">
        <w:trPr>
          <w:trHeight w:val="285"/>
        </w:trPr>
        <w:tc>
          <w:tcPr>
            <w:tcW w:w="3443"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54D00CFB" w14:textId="74083CF6">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Field</w:t>
            </w:r>
          </w:p>
        </w:tc>
        <w:tc>
          <w:tcPr>
            <w:tcW w:w="2235"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2043B28D" w14:textId="48255C06">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Type</w:t>
            </w:r>
          </w:p>
        </w:tc>
        <w:tc>
          <w:tcPr>
            <w:tcW w:w="105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71B0DCE8" w14:textId="411F0AFD">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Required</w:t>
            </w:r>
          </w:p>
        </w:tc>
        <w:tc>
          <w:tcPr>
            <w:tcW w:w="2902"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1FF07003" w14:textId="358A203A">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Description</w:t>
            </w:r>
          </w:p>
        </w:tc>
      </w:tr>
      <w:tr w:rsidRPr="005424B9" w:rsidR="547EDEB1" w:rsidTr="00605064" w14:paraId="40A3A604"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EAEF74F" w14:textId="3B33CFBC">
            <w:pPr>
              <w:pStyle w:val="TableText10"/>
              <w:rPr>
                <w:rFonts w:ascii="Calibri" w:hAnsi="Calibri" w:eastAsia="Calibri" w:cs="Calibri"/>
                <w:lang w:val="en-GB"/>
              </w:rPr>
            </w:pPr>
            <w:r w:rsidRPr="31714CD1">
              <w:rPr>
                <w:rFonts w:ascii="Calibri" w:hAnsi="Calibri" w:eastAsia="Calibri" w:cs="Calibri"/>
                <w:lang w:val="en-GB"/>
              </w:rPr>
              <w:t>edgNum</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A85F28C" w14:textId="14805D39">
            <w:pPr>
              <w:pStyle w:val="TableText10"/>
              <w:rPr>
                <w:rFonts w:ascii="Calibri" w:hAnsi="Calibri" w:eastAsia="Calibri" w:cs="Calibri"/>
                <w:lang w:val="en-GB"/>
              </w:rPr>
            </w:pPr>
            <w:r w:rsidRPr="31714CD1">
              <w:rPr>
                <w:rFonts w:ascii="Calibri" w:hAnsi="Calibri" w:eastAsia="Calibri" w:cs="Calibri"/>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E6FDED6" w14:textId="177A82F3">
            <w:pPr>
              <w:pStyle w:val="TableText10"/>
              <w:rPr>
                <w:rFonts w:ascii="Calibri" w:hAnsi="Calibri" w:eastAsia="Calibri" w:cs="Calibri"/>
                <w:lang w:val="en-GB"/>
              </w:rPr>
            </w:pPr>
            <w:r w:rsidRPr="31714CD1">
              <w:rPr>
                <w:rFonts w:ascii="Calibri" w:hAnsi="Calibri" w:eastAsia="Calibri" w:cs="Calibri"/>
                <w:lang w:val="en-GB"/>
              </w:rPr>
              <w:t>Yes</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B6915FB" w14:textId="297E32B0">
            <w:pPr>
              <w:pStyle w:val="TableText10"/>
              <w:rPr>
                <w:rFonts w:ascii="Calibri" w:hAnsi="Calibri" w:eastAsia="Calibri" w:cs="Calibri"/>
                <w:lang w:val="en-GB"/>
              </w:rPr>
            </w:pPr>
            <w:r w:rsidRPr="31714CD1">
              <w:rPr>
                <w:rFonts w:ascii="Calibri" w:hAnsi="Calibri" w:eastAsia="Calibri" w:cs="Calibri"/>
                <w:lang w:val="en-GB"/>
              </w:rPr>
              <w:t>Edg number</w:t>
            </w:r>
          </w:p>
        </w:tc>
      </w:tr>
      <w:tr w:rsidRPr="005424B9" w:rsidR="547EDEB1" w:rsidTr="00605064" w14:paraId="60C9255C"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4BDE1329" w14:textId="481C60C9">
            <w:pPr>
              <w:pStyle w:val="TableText10"/>
              <w:rPr>
                <w:rFonts w:ascii="Calibri" w:hAnsi="Calibri" w:eastAsia="Calibri" w:cs="Calibri"/>
              </w:rPr>
            </w:pPr>
            <w:r w:rsidRPr="31714CD1">
              <w:rPr>
                <w:rFonts w:ascii="Calibri" w:hAnsi="Calibri" w:eastAsia="Calibri" w:cs="Calibri"/>
                <w:lang w:val="en-GB"/>
              </w:rPr>
              <w:t>eligBeginDt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84CEB14" w14:textId="5647C1A5">
            <w:pPr>
              <w:pStyle w:val="TableText10"/>
              <w:rPr>
                <w:rFonts w:ascii="Calibri" w:hAnsi="Calibri" w:eastAsia="Calibri" w:cs="Calibri"/>
              </w:rPr>
            </w:pPr>
            <w:r w:rsidRPr="31714CD1">
              <w:rPr>
                <w:rFonts w:ascii="Calibri" w:hAnsi="Calibri" w:eastAsia="Calibri" w:cs="Calibri"/>
                <w:lang w:val="en-GB"/>
              </w:rPr>
              <w:t>Date</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3A6A7D2F" w14:textId="542C0694">
            <w:pPr>
              <w:pStyle w:val="TableText10"/>
              <w:rPr>
                <w:rFonts w:ascii="Calibri" w:hAnsi="Calibri" w:eastAsia="Calibri" w:cs="Calibri"/>
              </w:rPr>
            </w:pPr>
            <w:r w:rsidRPr="31714CD1">
              <w:rPr>
                <w:rFonts w:ascii="Calibri" w:hAnsi="Calibri" w:eastAsia="Calibri" w:cs="Calibri"/>
                <w:lang w:val="en-GB"/>
              </w:rPr>
              <w:t>Yes</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F6D2F35" w14:textId="3892BBAD">
            <w:pPr>
              <w:pStyle w:val="TableText10"/>
              <w:rPr>
                <w:rFonts w:ascii="Calibri" w:hAnsi="Calibri" w:eastAsia="Calibri" w:cs="Calibri"/>
              </w:rPr>
            </w:pPr>
            <w:r w:rsidRPr="31714CD1">
              <w:rPr>
                <w:rFonts w:ascii="Calibri" w:hAnsi="Calibri" w:eastAsia="Calibri" w:cs="Calibri"/>
                <w:lang w:val="en-GB"/>
              </w:rPr>
              <w:t>Eligibility Begin Date</w:t>
            </w:r>
          </w:p>
        </w:tc>
      </w:tr>
      <w:tr w:rsidRPr="005424B9" w:rsidR="547EDEB1" w:rsidTr="00605064" w14:paraId="20841851"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A8BD75E" w14:textId="5EBC6392">
            <w:pPr>
              <w:pStyle w:val="TableText10"/>
              <w:rPr>
                <w:rFonts w:ascii="Calibri" w:hAnsi="Calibri" w:eastAsia="Calibri" w:cs="Calibri"/>
              </w:rPr>
            </w:pPr>
            <w:r w:rsidRPr="31714CD1">
              <w:rPr>
                <w:rFonts w:ascii="Calibri" w:hAnsi="Calibri" w:eastAsia="Calibri" w:cs="Calibri"/>
                <w:lang w:val="en-GB"/>
              </w:rPr>
              <w:t>eligEndDt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3076069" w14:textId="13F0CD52">
            <w:pPr>
              <w:pStyle w:val="TableText10"/>
              <w:rPr>
                <w:rFonts w:ascii="Calibri" w:hAnsi="Calibri" w:eastAsia="Calibri" w:cs="Calibri"/>
              </w:rPr>
            </w:pPr>
            <w:r w:rsidRPr="31714CD1">
              <w:rPr>
                <w:rFonts w:ascii="Calibri" w:hAnsi="Calibri" w:eastAsia="Calibri" w:cs="Calibri"/>
                <w:lang w:val="en-GB"/>
              </w:rPr>
              <w:t>Date</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496496BF" w14:textId="0A6544D1">
            <w:pPr>
              <w:pStyle w:val="TableText10"/>
              <w:rPr>
                <w:rFonts w:ascii="Calibri" w:hAnsi="Calibri" w:eastAsia="Calibri" w:cs="Calibri"/>
              </w:rPr>
            </w:pPr>
            <w:r w:rsidRPr="31714CD1">
              <w:rPr>
                <w:rFonts w:ascii="Calibri" w:hAnsi="Calibri" w:eastAsia="Calibri" w:cs="Calibri"/>
                <w:lang w:val="en-GB"/>
              </w:rPr>
              <w:t>No</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51F8D8A" w14:textId="0DCD0877">
            <w:pPr>
              <w:pStyle w:val="TableText10"/>
              <w:rPr>
                <w:rFonts w:ascii="Calibri" w:hAnsi="Calibri" w:eastAsia="Calibri" w:cs="Calibri"/>
              </w:rPr>
            </w:pPr>
            <w:r w:rsidRPr="31714CD1">
              <w:rPr>
                <w:rFonts w:ascii="Calibri" w:hAnsi="Calibri" w:eastAsia="Calibri" w:cs="Calibri"/>
                <w:lang w:val="en-GB"/>
              </w:rPr>
              <w:t>Eligibility End Date</w:t>
            </w:r>
          </w:p>
        </w:tc>
      </w:tr>
      <w:tr w:rsidRPr="005424B9" w:rsidR="547EDEB1" w:rsidTr="00605064" w14:paraId="55680A1E"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3BAD7CB1" w14:textId="3C79755F">
            <w:pPr>
              <w:pStyle w:val="TableText10"/>
              <w:rPr>
                <w:rFonts w:ascii="Calibri" w:hAnsi="Calibri" w:eastAsia="Calibri" w:cs="Calibri"/>
              </w:rPr>
            </w:pPr>
            <w:r w:rsidRPr="31714CD1">
              <w:rPr>
                <w:rFonts w:ascii="Calibri" w:hAnsi="Calibri" w:eastAsia="Calibri" w:cs="Calibri"/>
                <w:lang w:val="en-GB"/>
              </w:rPr>
              <w:t>totalBudgetAmount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45EBA913" w14:textId="75878D57">
            <w:pPr>
              <w:pStyle w:val="TableText10"/>
              <w:rPr>
                <w:rFonts w:ascii="Calibri" w:hAnsi="Calibri" w:eastAsia="Calibri" w:cs="Calibri"/>
              </w:rPr>
            </w:pPr>
            <w:r w:rsidRPr="31714CD1">
              <w:rPr>
                <w:rFonts w:ascii="Calibri" w:hAnsi="Calibri" w:eastAsia="Calibri" w:cs="Calibri"/>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0AC21B1" w14:textId="0532E97B">
            <w:pPr>
              <w:pStyle w:val="TableText10"/>
              <w:rPr>
                <w:rFonts w:ascii="Calibri" w:hAnsi="Calibri" w:eastAsia="Calibri" w:cs="Calibri"/>
              </w:rPr>
            </w:pPr>
            <w:r w:rsidRPr="31714CD1">
              <w:rPr>
                <w:rFonts w:ascii="Calibri" w:hAnsi="Calibri" w:eastAsia="Calibri" w:cs="Calibri"/>
                <w:lang w:val="en-GB"/>
              </w:rPr>
              <w:t>Yes</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6350A87D" w14:textId="6DD965E1">
            <w:pPr>
              <w:pStyle w:val="TableText10"/>
              <w:rPr>
                <w:rFonts w:ascii="Calibri" w:hAnsi="Calibri" w:eastAsia="Calibri" w:cs="Calibri"/>
              </w:rPr>
            </w:pPr>
            <w:r w:rsidRPr="31714CD1">
              <w:rPr>
                <w:rFonts w:ascii="Calibri" w:hAnsi="Calibri" w:eastAsia="Calibri" w:cs="Calibri"/>
                <w:lang w:val="en-GB"/>
              </w:rPr>
              <w:t>MAGI Budget for the applicant’s EDG.</w:t>
            </w:r>
          </w:p>
        </w:tc>
      </w:tr>
    </w:tbl>
    <w:p w:rsidRPr="005424B9" w:rsidR="00DA17CB" w:rsidP="00044695" w:rsidRDefault="00DA17CB" w14:paraId="4DC844DF" w14:textId="77777777">
      <w:pPr>
        <w:spacing w:before="120" w:line="240" w:lineRule="atLeast"/>
        <w:rPr>
          <w:rFonts w:ascii="Calibri" w:hAnsi="Calibri" w:eastAsia="Cambria" w:cs="Calibri"/>
          <w:color w:val="881798"/>
          <w:sz w:val="20"/>
          <w:szCs w:val="20"/>
        </w:rPr>
      </w:pPr>
    </w:p>
    <w:p w:rsidRPr="00605064" w:rsidR="00431200" w:rsidP="20DCA94D" w:rsidRDefault="42F0F286" w14:paraId="49D31E42" w14:textId="4A8B74B3">
      <w:pPr>
        <w:spacing w:before="120"/>
        <w:ind w:right="162"/>
        <w:rPr>
          <w:rFonts w:ascii="Calibri" w:hAnsi="Calibri" w:eastAsia="Calibri" w:cs="Calibri"/>
          <w:sz w:val="20"/>
          <w:szCs w:val="20"/>
          <w:lang w:val="en-GB"/>
        </w:rPr>
      </w:pPr>
      <w:r w:rsidRPr="00605064">
        <w:rPr>
          <w:rFonts w:ascii="Calibri" w:hAnsi="Calibri" w:eastAsia="Calibri" w:cs="Calibri"/>
          <w:sz w:val="20"/>
          <w:szCs w:val="20"/>
          <w:lang w:val="en-GB"/>
        </w:rPr>
        <w:t>EvEdgIncomeBudgetDTO:</w:t>
      </w:r>
      <w:r w:rsidRPr="00605064" w:rsidR="7AB39C96">
        <w:rPr>
          <w:rFonts w:ascii="Calibri" w:hAnsi="Calibri" w:eastAsia="Calibri" w:cs="Calibri"/>
          <w:sz w:val="20"/>
          <w:szCs w:val="20"/>
          <w:lang w:val="en-GB"/>
        </w:rPr>
        <w:t xml:space="preserve"> This DTO holds VaCMS calculated household income budget from Electronic Sources</w:t>
      </w:r>
    </w:p>
    <w:tbl>
      <w:tblPr>
        <w:tblW w:w="9630" w:type="dxa"/>
        <w:tblInd w:w="-98" w:type="dxa"/>
        <w:tblBorders>
          <w:top w:val="single" w:color="auto" w:sz="6" w:space="0"/>
          <w:left w:val="single" w:color="auto" w:sz="6" w:space="0"/>
          <w:bottom w:val="single" w:color="auto" w:sz="6" w:space="0"/>
          <w:right w:val="single" w:color="auto" w:sz="6" w:space="0"/>
        </w:tblBorders>
        <w:tblLook w:val="01E0" w:firstRow="1" w:lastRow="1" w:firstColumn="1" w:lastColumn="1" w:noHBand="0" w:noVBand="0"/>
      </w:tblPr>
      <w:tblGrid>
        <w:gridCol w:w="3443"/>
        <w:gridCol w:w="2235"/>
        <w:gridCol w:w="1050"/>
        <w:gridCol w:w="2902"/>
      </w:tblGrid>
      <w:tr w:rsidRPr="005424B9" w:rsidR="547EDEB1" w:rsidTr="00605064" w14:paraId="2479B227" w14:textId="77777777">
        <w:trPr>
          <w:trHeight w:val="285"/>
        </w:trPr>
        <w:tc>
          <w:tcPr>
            <w:tcW w:w="3443"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0B125BDF" w14:textId="14BD468E">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Field</w:t>
            </w:r>
          </w:p>
        </w:tc>
        <w:tc>
          <w:tcPr>
            <w:tcW w:w="2235"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556DDA96" w14:textId="37CADFA6">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Type</w:t>
            </w:r>
          </w:p>
        </w:tc>
        <w:tc>
          <w:tcPr>
            <w:tcW w:w="105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7E4B0A82" w14:textId="2EC03EBF">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Required</w:t>
            </w:r>
          </w:p>
        </w:tc>
        <w:tc>
          <w:tcPr>
            <w:tcW w:w="2902"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7DBB7034" w14:textId="09BB920F">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Description</w:t>
            </w:r>
          </w:p>
        </w:tc>
      </w:tr>
      <w:tr w:rsidRPr="005424B9" w:rsidR="547EDEB1" w:rsidTr="00605064" w14:paraId="0A5243CD"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6B22BEF5" w14:textId="20B020B8">
            <w:pPr>
              <w:pStyle w:val="TableText10"/>
              <w:rPr>
                <w:rFonts w:ascii="Calibri" w:hAnsi="Calibri" w:eastAsia="Calibri" w:cs="Calibri"/>
                <w:lang w:val="en-GB"/>
              </w:rPr>
            </w:pPr>
            <w:r w:rsidRPr="31714CD1">
              <w:rPr>
                <w:rFonts w:ascii="Calibri" w:hAnsi="Calibri" w:eastAsia="Calibri" w:cs="Calibri"/>
                <w:lang w:val="en-GB"/>
              </w:rPr>
              <w:t>edgNum</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3E04622E" w14:textId="507EDFEF">
            <w:pPr>
              <w:pStyle w:val="TableText10"/>
              <w:rPr>
                <w:rFonts w:ascii="Calibri" w:hAnsi="Calibri" w:eastAsia="Calibri" w:cs="Calibri"/>
                <w:lang w:val="en-GB"/>
              </w:rPr>
            </w:pPr>
            <w:r w:rsidRPr="31714CD1">
              <w:rPr>
                <w:rFonts w:ascii="Calibri" w:hAnsi="Calibri" w:eastAsia="Calibri" w:cs="Calibri"/>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146207C1" w14:textId="26E1E90C">
            <w:pPr>
              <w:pStyle w:val="TableText10"/>
              <w:rPr>
                <w:rFonts w:ascii="Calibri" w:hAnsi="Calibri" w:eastAsia="Calibri" w:cs="Calibri"/>
                <w:lang w:val="en-GB"/>
              </w:rPr>
            </w:pPr>
            <w:r w:rsidRPr="31714CD1">
              <w:rPr>
                <w:rFonts w:ascii="Calibri" w:hAnsi="Calibri" w:eastAsia="Calibri" w:cs="Calibri"/>
                <w:lang w:val="en-GB"/>
              </w:rPr>
              <w:t>Yes</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62A7B95" w14:textId="769D179E">
            <w:pPr>
              <w:pStyle w:val="TableText10"/>
              <w:rPr>
                <w:rFonts w:ascii="Calibri" w:hAnsi="Calibri" w:eastAsia="Calibri" w:cs="Calibri"/>
                <w:lang w:val="en-GB"/>
              </w:rPr>
            </w:pPr>
            <w:r w:rsidRPr="31714CD1">
              <w:rPr>
                <w:rFonts w:ascii="Calibri" w:hAnsi="Calibri" w:eastAsia="Calibri" w:cs="Calibri"/>
                <w:lang w:val="en-GB"/>
              </w:rPr>
              <w:t>Edg number</w:t>
            </w:r>
          </w:p>
        </w:tc>
      </w:tr>
      <w:tr w:rsidRPr="005424B9" w:rsidR="547EDEB1" w:rsidTr="00605064" w14:paraId="761711CB"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9635859" w14:textId="314E2FDE">
            <w:pPr>
              <w:pStyle w:val="TableText10"/>
              <w:rPr>
                <w:rFonts w:ascii="Calibri" w:hAnsi="Calibri" w:eastAsia="Calibri" w:cs="Calibri"/>
              </w:rPr>
            </w:pPr>
            <w:r w:rsidRPr="31714CD1">
              <w:rPr>
                <w:rFonts w:ascii="Calibri" w:hAnsi="Calibri" w:eastAsia="Calibri" w:cs="Calibri"/>
                <w:lang w:val="en-GB"/>
              </w:rPr>
              <w:t>eligBeginDt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ECD25EC" w14:textId="04C2FF34">
            <w:pPr>
              <w:pStyle w:val="TableText10"/>
              <w:rPr>
                <w:rFonts w:ascii="Calibri" w:hAnsi="Calibri" w:eastAsia="Calibri" w:cs="Calibri"/>
              </w:rPr>
            </w:pPr>
            <w:r w:rsidRPr="31714CD1">
              <w:rPr>
                <w:rFonts w:ascii="Calibri" w:hAnsi="Calibri" w:eastAsia="Calibri" w:cs="Calibri"/>
                <w:lang w:val="en-GB"/>
              </w:rPr>
              <w:t>Date</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F55AF4B" w14:textId="19A1367B">
            <w:pPr>
              <w:pStyle w:val="TableText10"/>
              <w:rPr>
                <w:rFonts w:ascii="Calibri" w:hAnsi="Calibri" w:eastAsia="Calibri" w:cs="Calibri"/>
              </w:rPr>
            </w:pPr>
            <w:r w:rsidRPr="31714CD1">
              <w:rPr>
                <w:rFonts w:ascii="Calibri" w:hAnsi="Calibri" w:eastAsia="Calibri" w:cs="Calibri"/>
                <w:lang w:val="en-GB"/>
              </w:rPr>
              <w:t>Yes</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0663683" w14:textId="1E1211B6">
            <w:pPr>
              <w:pStyle w:val="TableText10"/>
              <w:rPr>
                <w:rFonts w:ascii="Calibri" w:hAnsi="Calibri" w:eastAsia="Calibri" w:cs="Calibri"/>
              </w:rPr>
            </w:pPr>
            <w:r w:rsidRPr="31714CD1">
              <w:rPr>
                <w:rFonts w:ascii="Calibri" w:hAnsi="Calibri" w:eastAsia="Calibri" w:cs="Calibri"/>
                <w:lang w:val="en-GB"/>
              </w:rPr>
              <w:t>Eligibility Begin Date</w:t>
            </w:r>
          </w:p>
        </w:tc>
      </w:tr>
      <w:tr w:rsidRPr="005424B9" w:rsidR="547EDEB1" w:rsidTr="00605064" w14:paraId="519053C7"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3EE54BD8" w14:textId="69B0E69B">
            <w:pPr>
              <w:pStyle w:val="TableText10"/>
              <w:rPr>
                <w:rFonts w:ascii="Calibri" w:hAnsi="Calibri" w:eastAsia="Calibri" w:cs="Calibri"/>
              </w:rPr>
            </w:pPr>
            <w:r w:rsidRPr="31714CD1">
              <w:rPr>
                <w:rFonts w:ascii="Calibri" w:hAnsi="Calibri" w:eastAsia="Calibri" w:cs="Calibri"/>
                <w:lang w:val="en-GB"/>
              </w:rPr>
              <w:lastRenderedPageBreak/>
              <w:t>eligEndDt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8D7F9CA" w14:textId="5AF7C380">
            <w:pPr>
              <w:pStyle w:val="TableText10"/>
              <w:rPr>
                <w:rFonts w:ascii="Calibri" w:hAnsi="Calibri" w:eastAsia="Calibri" w:cs="Calibri"/>
              </w:rPr>
            </w:pPr>
            <w:r w:rsidRPr="31714CD1">
              <w:rPr>
                <w:rFonts w:ascii="Calibri" w:hAnsi="Calibri" w:eastAsia="Calibri" w:cs="Calibri"/>
                <w:lang w:val="en-GB"/>
              </w:rPr>
              <w:t>Date</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675C50A9" w14:textId="63215D45">
            <w:pPr>
              <w:pStyle w:val="TableText10"/>
              <w:rPr>
                <w:rFonts w:ascii="Calibri" w:hAnsi="Calibri" w:eastAsia="Calibri" w:cs="Calibri"/>
              </w:rPr>
            </w:pPr>
            <w:r w:rsidRPr="31714CD1">
              <w:rPr>
                <w:rFonts w:ascii="Calibri" w:hAnsi="Calibri" w:eastAsia="Calibri" w:cs="Calibri"/>
                <w:lang w:val="en-GB"/>
              </w:rPr>
              <w:t>No</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5713AE3" w14:textId="79665443">
            <w:pPr>
              <w:pStyle w:val="TableText10"/>
              <w:rPr>
                <w:rFonts w:ascii="Calibri" w:hAnsi="Calibri" w:eastAsia="Calibri" w:cs="Calibri"/>
              </w:rPr>
            </w:pPr>
            <w:r w:rsidRPr="31714CD1">
              <w:rPr>
                <w:rFonts w:ascii="Calibri" w:hAnsi="Calibri" w:eastAsia="Calibri" w:cs="Calibri"/>
                <w:lang w:val="en-GB"/>
              </w:rPr>
              <w:t>Eligibility End Date</w:t>
            </w:r>
          </w:p>
        </w:tc>
      </w:tr>
      <w:tr w:rsidRPr="005424B9" w:rsidR="547EDEB1" w:rsidTr="00605064" w14:paraId="1300F21E"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44F90DD" w14:textId="580F1B2D">
            <w:pPr>
              <w:pStyle w:val="TableText10"/>
              <w:rPr>
                <w:rFonts w:ascii="Calibri" w:hAnsi="Calibri" w:eastAsia="Calibri" w:cs="Calibri"/>
              </w:rPr>
            </w:pPr>
            <w:r w:rsidRPr="31714CD1">
              <w:rPr>
                <w:rFonts w:ascii="Calibri" w:hAnsi="Calibri" w:eastAsia="Calibri" w:cs="Calibri"/>
                <w:lang w:val="en-GB"/>
              </w:rPr>
              <w:t>totalBudgetAmount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A323480" w14:textId="4EBE454B">
            <w:pPr>
              <w:pStyle w:val="TableText10"/>
              <w:rPr>
                <w:rFonts w:ascii="Calibri" w:hAnsi="Calibri" w:eastAsia="Calibri" w:cs="Calibri"/>
              </w:rPr>
            </w:pPr>
            <w:r w:rsidRPr="31714CD1">
              <w:rPr>
                <w:rFonts w:ascii="Calibri" w:hAnsi="Calibri" w:eastAsia="Calibri" w:cs="Calibri"/>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50847E4" w14:textId="6D7BD5DC">
            <w:pPr>
              <w:pStyle w:val="TableText10"/>
              <w:rPr>
                <w:rFonts w:ascii="Calibri" w:hAnsi="Calibri" w:eastAsia="Calibri" w:cs="Calibri"/>
              </w:rPr>
            </w:pPr>
            <w:r w:rsidRPr="31714CD1">
              <w:rPr>
                <w:rFonts w:ascii="Calibri" w:hAnsi="Calibri" w:eastAsia="Calibri" w:cs="Calibri"/>
                <w:lang w:val="en-GB"/>
              </w:rPr>
              <w:t>Yes</w:t>
            </w:r>
          </w:p>
        </w:tc>
        <w:tc>
          <w:tcPr>
            <w:tcW w:w="290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6075CA62" w14:textId="288B0D0C">
            <w:pPr>
              <w:pStyle w:val="TableText10"/>
              <w:rPr>
                <w:rFonts w:ascii="Calibri" w:hAnsi="Calibri" w:eastAsia="Calibri" w:cs="Calibri"/>
              </w:rPr>
            </w:pPr>
            <w:r w:rsidRPr="31714CD1">
              <w:rPr>
                <w:rFonts w:ascii="Calibri" w:hAnsi="Calibri" w:eastAsia="Calibri" w:cs="Calibri"/>
                <w:lang w:val="en-GB"/>
              </w:rPr>
              <w:t>MAGI Budget for the applicant’s EDG.</w:t>
            </w:r>
          </w:p>
        </w:tc>
      </w:tr>
    </w:tbl>
    <w:p w:rsidRPr="005424B9" w:rsidR="00DA17CB" w:rsidP="00044695" w:rsidRDefault="00DA17CB" w14:paraId="69F06AD2" w14:textId="77777777">
      <w:pPr>
        <w:ind w:right="162"/>
        <w:rPr>
          <w:rFonts w:ascii="Calibri" w:hAnsi="Calibri" w:eastAsia="Calibri" w:cs="Calibri"/>
          <w:color w:val="881798"/>
          <w:sz w:val="20"/>
          <w:szCs w:val="20"/>
        </w:rPr>
      </w:pPr>
    </w:p>
    <w:p w:rsidRPr="00605064" w:rsidR="00431200" w:rsidP="20DCA94D" w:rsidRDefault="42F0F286" w14:paraId="3AD42015" w14:textId="40C0C084">
      <w:pPr>
        <w:spacing w:before="120"/>
        <w:ind w:right="162"/>
        <w:rPr>
          <w:rFonts w:ascii="Calibri" w:hAnsi="Calibri" w:eastAsia="Calibri" w:cs="Calibri"/>
          <w:sz w:val="20"/>
          <w:szCs w:val="20"/>
          <w:lang w:val="en-GB"/>
        </w:rPr>
      </w:pPr>
      <w:r w:rsidRPr="00605064">
        <w:rPr>
          <w:rFonts w:ascii="Calibri" w:hAnsi="Calibri" w:eastAsia="Calibri" w:cs="Calibri"/>
          <w:sz w:val="20"/>
          <w:szCs w:val="20"/>
          <w:lang w:val="en-GB"/>
        </w:rPr>
        <w:t>EvIndvIncomeBudgetDTO:</w:t>
      </w:r>
      <w:r w:rsidRPr="00605064" w:rsidR="6F41659E">
        <w:rPr>
          <w:rFonts w:ascii="Calibri" w:hAnsi="Calibri" w:eastAsia="Calibri" w:cs="Calibri"/>
          <w:sz w:val="20"/>
          <w:szCs w:val="20"/>
          <w:lang w:val="en-GB"/>
        </w:rPr>
        <w:t>This DTO holds household member’s income from electronic sources</w:t>
      </w:r>
    </w:p>
    <w:tbl>
      <w:tblPr>
        <w:tblW w:w="9450" w:type="dxa"/>
        <w:tblInd w:w="-98" w:type="dxa"/>
        <w:tblBorders>
          <w:top w:val="single" w:color="auto" w:sz="6" w:space="0"/>
          <w:left w:val="single" w:color="auto" w:sz="6" w:space="0"/>
          <w:bottom w:val="single" w:color="auto" w:sz="6" w:space="0"/>
          <w:right w:val="single" w:color="auto" w:sz="6" w:space="0"/>
        </w:tblBorders>
        <w:tblLook w:val="01E0" w:firstRow="1" w:lastRow="1" w:firstColumn="1" w:lastColumn="1" w:noHBand="0" w:noVBand="0"/>
      </w:tblPr>
      <w:tblGrid>
        <w:gridCol w:w="3443"/>
        <w:gridCol w:w="2235"/>
        <w:gridCol w:w="1050"/>
        <w:gridCol w:w="2722"/>
      </w:tblGrid>
      <w:tr w:rsidRPr="005424B9" w:rsidR="547EDEB1" w:rsidTr="5AD8E5F2" w14:paraId="0D108280" w14:textId="77777777">
        <w:trPr>
          <w:trHeight w:val="285"/>
        </w:trPr>
        <w:tc>
          <w:tcPr>
            <w:tcW w:w="3443"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631EBA53" w14:textId="3C3AD589">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Field</w:t>
            </w:r>
          </w:p>
        </w:tc>
        <w:tc>
          <w:tcPr>
            <w:tcW w:w="2235"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2E5A39BB" w14:textId="2DBB8EF2">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Type</w:t>
            </w:r>
          </w:p>
        </w:tc>
        <w:tc>
          <w:tcPr>
            <w:tcW w:w="105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66B5BE40" w14:textId="34557E62">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Required</w:t>
            </w:r>
          </w:p>
        </w:tc>
        <w:tc>
          <w:tcPr>
            <w:tcW w:w="2722"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04202EEE" w14:textId="6222BBA2">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Description</w:t>
            </w:r>
          </w:p>
        </w:tc>
      </w:tr>
      <w:tr w:rsidRPr="005424B9" w:rsidR="547EDEB1" w:rsidTr="5AD8E5F2" w14:paraId="3A449E5C"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5BB218F" w14:textId="2D405CAC">
            <w:pPr>
              <w:pStyle w:val="TableText10"/>
              <w:rPr>
                <w:rFonts w:ascii="Calibri" w:hAnsi="Calibri" w:eastAsia="Calibri" w:cs="Calibri"/>
                <w:lang w:val="en-GB"/>
              </w:rPr>
            </w:pPr>
            <w:r w:rsidRPr="31714CD1">
              <w:rPr>
                <w:rFonts w:ascii="Calibri" w:hAnsi="Calibri" w:eastAsia="Calibri" w:cs="Calibri"/>
                <w:u w:val="single"/>
                <w:lang w:val="en-GB"/>
              </w:rPr>
              <w:t>clientId</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215F8F5" w14:textId="6A480B16">
            <w:pPr>
              <w:pStyle w:val="TableText10"/>
              <w:rPr>
                <w:rFonts w:ascii="Calibri" w:hAnsi="Calibri" w:eastAsia="Calibri" w:cs="Calibri"/>
              </w:rPr>
            </w:pPr>
            <w:r w:rsidRPr="31714CD1">
              <w:rPr>
                <w:rFonts w:ascii="Calibri" w:hAnsi="Calibri" w:eastAsia="Calibri" w:cs="Calibri"/>
                <w:u w:val="single"/>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08A8A13" w14:textId="1483DF38">
            <w:pPr>
              <w:pStyle w:val="TableText10"/>
              <w:rPr>
                <w:rFonts w:ascii="Calibri" w:hAnsi="Calibri" w:eastAsia="Calibri" w:cs="Calibri"/>
                <w:lang w:val="en-GB"/>
              </w:rPr>
            </w:pPr>
            <w:r w:rsidRPr="31714CD1">
              <w:rPr>
                <w:rFonts w:ascii="Calibri" w:hAnsi="Calibri" w:eastAsia="Calibri" w:cs="Calibri"/>
                <w:u w:val="single"/>
                <w:lang w:val="en-GB"/>
              </w:rPr>
              <w:t>Yes</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5AD8E5F2" w:rsidRDefault="00D35ED7" w14:paraId="0E92530B" w14:textId="526717A3">
            <w:pPr>
              <w:pStyle w:val="TableText10"/>
              <w:rPr>
                <w:rFonts w:ascii="Calibri" w:hAnsi="Calibri" w:eastAsia="Calibri" w:cs="Calibri"/>
                <w:lang w:val="en-GB"/>
              </w:rPr>
            </w:pPr>
            <w:r w:rsidRPr="5AD8E5F2">
              <w:rPr>
                <w:rFonts w:ascii="Calibri" w:hAnsi="Calibri" w:cs="Calibri" w:eastAsiaTheme="minorEastAsia"/>
                <w:color w:val="000000" w:themeColor="text1"/>
              </w:rPr>
              <w:t>Unique client identification number (VaCMS Client ID)</w:t>
            </w:r>
          </w:p>
          <w:p w:rsidRPr="00922223" w:rsidR="547EDEB1" w:rsidP="5AD8E5F2" w:rsidRDefault="547EDEB1" w14:paraId="7893A7EE" w14:textId="3B10F435">
            <w:pPr>
              <w:pStyle w:val="TableText10"/>
              <w:rPr>
                <w:rFonts w:ascii="Calibri" w:hAnsi="Calibri" w:eastAsia="Calibri" w:cs="Calibri"/>
                <w:u w:val="single"/>
                <w:lang w:val="en-GB"/>
              </w:rPr>
            </w:pPr>
          </w:p>
        </w:tc>
      </w:tr>
      <w:tr w:rsidRPr="005424B9" w:rsidR="547EDEB1" w:rsidTr="5AD8E5F2" w14:paraId="6CE8E229"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49487DEA" w14:textId="143430CC">
            <w:pPr>
              <w:pStyle w:val="TableText10"/>
              <w:rPr>
                <w:rFonts w:ascii="Calibri" w:hAnsi="Calibri" w:eastAsia="Calibri" w:cs="Calibri"/>
                <w:lang w:val="en-GB"/>
              </w:rPr>
            </w:pPr>
            <w:r w:rsidRPr="31714CD1">
              <w:rPr>
                <w:rFonts w:ascii="Calibri" w:hAnsi="Calibri" w:eastAsia="Calibri" w:cs="Calibri"/>
                <w:u w:val="single"/>
                <w:lang w:val="en-GB"/>
              </w:rPr>
              <w:t>ein</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31605C48" w14:textId="0FB48889">
            <w:pPr>
              <w:pStyle w:val="TableText10"/>
              <w:rPr>
                <w:rFonts w:ascii="Calibri" w:hAnsi="Calibri" w:eastAsia="Calibri" w:cs="Calibri"/>
                <w:lang w:val="en-GB"/>
              </w:rPr>
            </w:pPr>
            <w:r w:rsidRPr="31714CD1">
              <w:rPr>
                <w:rFonts w:ascii="Calibri" w:hAnsi="Calibri" w:eastAsia="Calibri" w:cs="Calibri"/>
                <w:u w:val="single"/>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7A7BA92" w14:textId="483F67D7">
            <w:pPr>
              <w:pStyle w:val="TableText10"/>
              <w:rPr>
                <w:rFonts w:ascii="Calibri" w:hAnsi="Calibri" w:eastAsia="Calibri" w:cs="Calibri"/>
                <w:lang w:val="en-GB"/>
              </w:rPr>
            </w:pPr>
            <w:r w:rsidRPr="31714CD1">
              <w:rPr>
                <w:rFonts w:ascii="Calibri" w:hAnsi="Calibri" w:eastAsia="Calibri" w:cs="Calibri"/>
                <w:u w:val="single"/>
                <w:lang w:val="en-GB"/>
              </w:rPr>
              <w:t>No</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715DE5D" w14:textId="08485A99">
            <w:pPr>
              <w:pStyle w:val="TableText10"/>
              <w:rPr>
                <w:rFonts w:ascii="Calibri" w:hAnsi="Calibri" w:eastAsia="Calibri" w:cs="Calibri"/>
              </w:rPr>
            </w:pPr>
            <w:r w:rsidRPr="31714CD1">
              <w:rPr>
                <w:rFonts w:ascii="Calibri" w:hAnsi="Calibri" w:eastAsia="Calibri" w:cs="Calibri"/>
                <w:u w:val="single"/>
                <w:lang w:val="en-GB"/>
              </w:rPr>
              <w:t>Employer Identification Number (EIN) in XX-XXXXXXX format</w:t>
            </w:r>
          </w:p>
        </w:tc>
      </w:tr>
      <w:tr w:rsidRPr="005424B9" w:rsidR="547EDEB1" w:rsidTr="5AD8E5F2" w14:paraId="0862F161"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09C475B" w14:textId="720C0622">
            <w:pPr>
              <w:pStyle w:val="TableText10"/>
              <w:rPr>
                <w:rFonts w:ascii="Calibri" w:hAnsi="Calibri" w:eastAsia="Calibri" w:cs="Calibri"/>
              </w:rPr>
            </w:pPr>
            <w:r w:rsidRPr="31714CD1">
              <w:rPr>
                <w:rFonts w:ascii="Calibri" w:hAnsi="Calibri" w:eastAsia="Calibri" w:cs="Calibri"/>
                <w:u w:val="single"/>
                <w:lang w:val="en-GB"/>
              </w:rPr>
              <w:t>budgetBeginDt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66580FD4" w14:textId="18A51AD9">
            <w:pPr>
              <w:pStyle w:val="TableText10"/>
              <w:rPr>
                <w:rFonts w:ascii="Calibri" w:hAnsi="Calibri" w:eastAsia="Calibri" w:cs="Calibri"/>
              </w:rPr>
            </w:pPr>
            <w:r w:rsidRPr="31714CD1">
              <w:rPr>
                <w:rFonts w:ascii="Calibri" w:hAnsi="Calibri" w:eastAsia="Calibri" w:cs="Calibri"/>
                <w:u w:val="single"/>
                <w:lang w:val="en-GB"/>
              </w:rPr>
              <w:t>Date</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39C2F29E" w14:textId="1DC2DF9A">
            <w:pPr>
              <w:pStyle w:val="TableText10"/>
              <w:rPr>
                <w:rFonts w:ascii="Calibri" w:hAnsi="Calibri" w:eastAsia="Calibri" w:cs="Calibri"/>
              </w:rPr>
            </w:pPr>
            <w:r w:rsidRPr="31714CD1">
              <w:rPr>
                <w:rFonts w:ascii="Calibri" w:hAnsi="Calibri" w:eastAsia="Calibri" w:cs="Calibri"/>
                <w:u w:val="single"/>
                <w:lang w:val="en-GB"/>
              </w:rPr>
              <w:t>Yes</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1DC0052" w14:textId="260C28A8">
            <w:pPr>
              <w:pStyle w:val="TableText10"/>
              <w:rPr>
                <w:rFonts w:ascii="Calibri" w:hAnsi="Calibri" w:eastAsia="Calibri" w:cs="Calibri"/>
              </w:rPr>
            </w:pPr>
            <w:r w:rsidRPr="31714CD1">
              <w:rPr>
                <w:rFonts w:ascii="Calibri" w:hAnsi="Calibri" w:eastAsia="Calibri" w:cs="Calibri"/>
                <w:u w:val="single"/>
                <w:lang w:val="en-GB"/>
              </w:rPr>
              <w:t>Budget begin date</w:t>
            </w:r>
          </w:p>
        </w:tc>
      </w:tr>
      <w:tr w:rsidRPr="005424B9" w:rsidR="547EDEB1" w:rsidTr="5AD8E5F2" w14:paraId="25AA3958"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87B58DF" w14:textId="1AFC42FC">
            <w:pPr>
              <w:pStyle w:val="TableText10"/>
              <w:rPr>
                <w:rFonts w:ascii="Calibri" w:hAnsi="Calibri" w:eastAsia="Calibri" w:cs="Calibri"/>
              </w:rPr>
            </w:pPr>
            <w:r w:rsidRPr="31714CD1">
              <w:rPr>
                <w:rFonts w:ascii="Calibri" w:hAnsi="Calibri" w:eastAsia="Calibri" w:cs="Calibri"/>
                <w:u w:val="single"/>
                <w:lang w:val="en-GB"/>
              </w:rPr>
              <w:t>budgetEndDt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98CEA94" w14:textId="203CA7B8">
            <w:pPr>
              <w:pStyle w:val="TableText10"/>
              <w:rPr>
                <w:rFonts w:ascii="Calibri" w:hAnsi="Calibri" w:eastAsia="Calibri" w:cs="Calibri"/>
              </w:rPr>
            </w:pPr>
            <w:r w:rsidRPr="31714CD1">
              <w:rPr>
                <w:rFonts w:ascii="Calibri" w:hAnsi="Calibri" w:eastAsia="Calibri" w:cs="Calibri"/>
                <w:u w:val="single"/>
                <w:lang w:val="en-GB"/>
              </w:rPr>
              <w:t>Date</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45122CB5" w14:textId="1036A29C">
            <w:pPr>
              <w:pStyle w:val="TableText10"/>
              <w:rPr>
                <w:rFonts w:ascii="Calibri" w:hAnsi="Calibri" w:eastAsia="Calibri" w:cs="Calibri"/>
              </w:rPr>
            </w:pPr>
            <w:r w:rsidRPr="31714CD1">
              <w:rPr>
                <w:rFonts w:ascii="Calibri" w:hAnsi="Calibri" w:eastAsia="Calibri" w:cs="Calibri"/>
                <w:u w:val="single"/>
                <w:lang w:val="en-GB"/>
              </w:rPr>
              <w:t>No</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20EF2EC" w14:textId="6D12B73E">
            <w:pPr>
              <w:pStyle w:val="TableText10"/>
              <w:rPr>
                <w:rFonts w:ascii="Calibri" w:hAnsi="Calibri" w:eastAsia="Calibri" w:cs="Calibri"/>
              </w:rPr>
            </w:pPr>
            <w:r w:rsidRPr="31714CD1">
              <w:rPr>
                <w:rFonts w:ascii="Calibri" w:hAnsi="Calibri" w:eastAsia="Calibri" w:cs="Calibri"/>
                <w:u w:val="single"/>
                <w:lang w:val="en-GB"/>
              </w:rPr>
              <w:t>Budget end date</w:t>
            </w:r>
          </w:p>
        </w:tc>
      </w:tr>
      <w:tr w:rsidRPr="005424B9" w:rsidR="001130FE" w:rsidTr="5AD8E5F2" w14:paraId="4A6B0A1F" w14:textId="77777777">
        <w:trPr>
          <w:trHeight w:val="285"/>
          <w:ins w:author="Bond, Olivia" w:date="2026-10-20T19:13:00Z" w:id="462"/>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693C38A9" w14:textId="252867F9">
            <w:pPr>
              <w:pStyle w:val="TableText10"/>
              <w:rPr>
                <w:ins w:author="Bond, Olivia" w:date="2026-10-20T19:13:00Z" w16du:dateUtc="2026-10-20T23:13:00Z" w:id="463"/>
                <w:rFonts w:ascii="Calibri" w:hAnsi="Calibri" w:eastAsia="Calibri" w:cs="Calibri"/>
                <w:u w:val="single"/>
                <w:lang w:val="en-GB"/>
              </w:rPr>
            </w:pPr>
            <w:ins w:author="Bond, Olivia" w:date="2026-10-20T19:13:00Z" w16du:dateUtc="2026-10-20T23:13:00Z" w:id="464">
              <w:r w:rsidRPr="5517481D">
                <w:rPr>
                  <w:rFonts w:eastAsia="Calibri" w:asciiTheme="majorHAnsi" w:hAnsiTheme="majorHAnsi" w:cstheme="majorBidi"/>
                  <w:u w:val="single"/>
                </w:rPr>
                <w:t>source</w:t>
              </w:r>
            </w:ins>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4656A467" w14:textId="1A297109">
            <w:pPr>
              <w:pStyle w:val="TableText10"/>
              <w:rPr>
                <w:ins w:author="Bond, Olivia" w:date="2026-10-20T19:13:00Z" w16du:dateUtc="2026-10-20T23:13:00Z" w:id="465"/>
                <w:rFonts w:ascii="Calibri" w:hAnsi="Calibri" w:eastAsia="Calibri" w:cs="Calibri"/>
                <w:u w:val="single"/>
                <w:lang w:val="en-GB"/>
              </w:rPr>
            </w:pPr>
            <w:ins w:author="Bond, Olivia" w:date="2026-10-20T19:13:00Z" w16du:dateUtc="2026-10-20T23:13:00Z" w:id="466">
              <w:r w:rsidRPr="5517481D">
                <w:rPr>
                  <w:rFonts w:eastAsia="Calibri" w:asciiTheme="majorHAnsi" w:hAnsiTheme="majorHAnsi" w:cstheme="majorBidi"/>
                </w:rPr>
                <w:t>String</w:t>
              </w:r>
            </w:ins>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04EDEAAC" w14:textId="42E214E0">
            <w:pPr>
              <w:pStyle w:val="TableText10"/>
              <w:rPr>
                <w:ins w:author="Bond, Olivia" w:date="2026-10-20T19:13:00Z" w16du:dateUtc="2026-10-20T23:13:00Z" w:id="467"/>
                <w:rFonts w:ascii="Calibri" w:hAnsi="Calibri" w:eastAsia="Calibri" w:cs="Calibri"/>
                <w:u w:val="single"/>
                <w:lang w:val="en-GB"/>
              </w:rPr>
            </w:pPr>
            <w:ins w:author="Bond, Olivia" w:date="2026-10-20T19:13:00Z" w16du:dateUtc="2026-10-20T23:13:00Z" w:id="468">
              <w:r w:rsidRPr="5517481D">
                <w:rPr>
                  <w:rFonts w:eastAsia="Calibri" w:asciiTheme="majorHAnsi" w:hAnsiTheme="majorHAnsi" w:cstheme="majorBidi"/>
                </w:rPr>
                <w:t>Yes</w:t>
              </w:r>
            </w:ins>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36508780" w14:textId="7647AE76">
            <w:pPr>
              <w:pStyle w:val="TableText10"/>
              <w:rPr>
                <w:ins w:author="Bond, Olivia" w:date="2026-10-20T19:13:00Z" w16du:dateUtc="2026-10-20T23:13:00Z" w:id="469"/>
                <w:rFonts w:ascii="Calibri" w:hAnsi="Calibri" w:eastAsia="Calibri" w:cs="Calibri"/>
                <w:u w:val="single"/>
                <w:lang w:val="en-GB"/>
              </w:rPr>
            </w:pPr>
            <w:ins w:author="Bond, Olivia" w:date="2026-10-20T19:13:00Z" w16du:dateUtc="2026-10-20T23:13:00Z" w:id="470">
              <w:r w:rsidRPr="5517481D">
                <w:rPr>
                  <w:rFonts w:eastAsia="Calibri" w:asciiTheme="majorHAnsi" w:hAnsiTheme="majorHAnsi" w:cstheme="majorBidi"/>
                </w:rPr>
                <w:t>Verification Source (VEC, Equi fax, etc)</w:t>
              </w:r>
            </w:ins>
          </w:p>
        </w:tc>
      </w:tr>
      <w:tr w:rsidRPr="005424B9" w:rsidR="001130FE" w:rsidTr="5AD8E5F2" w14:paraId="4D879E56"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2550D422" w14:textId="39AA90C2">
            <w:pPr>
              <w:pStyle w:val="TableText10"/>
              <w:rPr>
                <w:rFonts w:ascii="Calibri" w:hAnsi="Calibri" w:eastAsia="Calibri" w:cs="Calibri"/>
                <w:lang w:val="en-GB"/>
              </w:rPr>
            </w:pPr>
            <w:r>
              <w:rPr>
                <w:rFonts w:ascii="Calibri" w:hAnsi="Calibri" w:eastAsia="Calibri" w:cs="Calibri"/>
                <w:u w:val="single"/>
                <w:lang w:val="en-GB"/>
              </w:rPr>
              <w:t>verificationS</w:t>
            </w:r>
            <w:r w:rsidRPr="31714CD1">
              <w:rPr>
                <w:rFonts w:ascii="Calibri" w:hAnsi="Calibri" w:eastAsia="Calibri" w:cs="Calibri"/>
                <w:u w:val="single"/>
                <w:lang w:val="en-GB"/>
              </w:rPr>
              <w:t>ource</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370ADA4D" w14:textId="2128D15F">
            <w:pPr>
              <w:pStyle w:val="TableText10"/>
              <w:rPr>
                <w:rFonts w:ascii="Calibri" w:hAnsi="Calibri" w:eastAsia="Calibri" w:cs="Calibri"/>
                <w:lang w:val="en-GB"/>
              </w:rPr>
            </w:pPr>
            <w:r w:rsidRPr="31714CD1">
              <w:rPr>
                <w:rFonts w:ascii="Calibri" w:hAnsi="Calibri" w:eastAsia="Calibri" w:cs="Calibri"/>
                <w:u w:val="single"/>
                <w:lang w:val="en-GB"/>
              </w:rPr>
              <w:t>String</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7C6F6D80" w14:textId="6475C20C">
            <w:pPr>
              <w:pStyle w:val="TableText10"/>
              <w:rPr>
                <w:rFonts w:ascii="Calibri" w:hAnsi="Calibri" w:eastAsia="Calibri" w:cs="Calibri"/>
                <w:lang w:val="en-GB"/>
              </w:rPr>
            </w:pPr>
            <w:r w:rsidRPr="31714CD1">
              <w:rPr>
                <w:rFonts w:ascii="Calibri" w:hAnsi="Calibri" w:eastAsia="Calibri" w:cs="Calibri"/>
                <w:u w:val="single"/>
                <w:lang w:val="en-GB"/>
              </w:rPr>
              <w:t>Yes</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605064" w:rsidR="001130FE" w:rsidP="001130FE" w:rsidRDefault="001130FE" w14:paraId="3447607C" w14:textId="134C91DB">
            <w:pPr>
              <w:pStyle w:val="TableText10"/>
              <w:rPr>
                <w:rFonts w:ascii="Calibri" w:hAnsi="Calibri" w:eastAsia="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rsidRPr="00922223" w:rsidR="001130FE" w:rsidP="001130FE" w:rsidRDefault="001130FE" w14:paraId="62BD8B55" w14:textId="63E3C69D">
            <w:pPr>
              <w:pStyle w:val="TableText10"/>
              <w:rPr>
                <w:rFonts w:ascii="Calibri" w:hAnsi="Calibri" w:eastAsia="Calibri" w:cs="Calibri"/>
                <w:lang w:val="en-GB"/>
              </w:rPr>
            </w:pPr>
            <w:r w:rsidRPr="31714CD1">
              <w:rPr>
                <w:rFonts w:ascii="Calibri" w:hAnsi="Calibri" w:eastAsia="Calibri" w:cs="Calibri"/>
                <w:u w:val="single"/>
                <w:lang w:val="en-GB"/>
              </w:rPr>
              <w:t>Verification Source ( VEC, Equi fax, etc)</w:t>
            </w:r>
          </w:p>
        </w:tc>
      </w:tr>
      <w:tr w:rsidRPr="005424B9" w:rsidR="001130FE" w:rsidTr="5AD8E5F2" w14:paraId="5373B428"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20818EC4" w14:textId="4F26ECC5">
            <w:pPr>
              <w:pStyle w:val="TableText10"/>
              <w:rPr>
                <w:rFonts w:ascii="Calibri" w:hAnsi="Calibri" w:eastAsia="Calibri" w:cs="Calibri"/>
              </w:rPr>
            </w:pPr>
            <w:r w:rsidRPr="31714CD1">
              <w:rPr>
                <w:rFonts w:ascii="Calibri" w:hAnsi="Calibri" w:eastAsia="Calibri" w:cs="Calibri"/>
                <w:u w:val="single"/>
                <w:lang w:val="en-GB"/>
              </w:rPr>
              <w:t>totalBudgetAmount</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2FC9FC3A" w14:textId="59B5CA72">
            <w:pPr>
              <w:pStyle w:val="TableText10"/>
              <w:rPr>
                <w:rFonts w:ascii="Calibri" w:hAnsi="Calibri" w:eastAsia="Calibri" w:cs="Calibri"/>
              </w:rPr>
            </w:pPr>
            <w:r w:rsidRPr="31714CD1">
              <w:rPr>
                <w:rFonts w:ascii="Calibri" w:hAnsi="Calibri" w:eastAsia="Calibri" w:cs="Calibri"/>
                <w:u w:val="single"/>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2FBDBE90" w14:textId="0E96B39B">
            <w:pPr>
              <w:pStyle w:val="TableText10"/>
              <w:rPr>
                <w:rFonts w:ascii="Calibri" w:hAnsi="Calibri" w:eastAsia="Calibri" w:cs="Calibri"/>
              </w:rPr>
            </w:pPr>
            <w:r w:rsidRPr="31714CD1">
              <w:rPr>
                <w:rFonts w:ascii="Calibri" w:hAnsi="Calibri" w:eastAsia="Calibri" w:cs="Calibri"/>
                <w:u w:val="single"/>
                <w:lang w:val="en-GB"/>
              </w:rPr>
              <w:t>Yes</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001130FE" w:rsidP="001130FE" w:rsidRDefault="001130FE" w14:paraId="5C6B5221" w14:textId="68F5EB31">
            <w:pPr>
              <w:pStyle w:val="TableText10"/>
              <w:rPr>
                <w:rFonts w:ascii="Calibri" w:hAnsi="Calibri" w:eastAsia="Calibri" w:cs="Calibri"/>
              </w:rPr>
            </w:pPr>
            <w:r w:rsidRPr="31714CD1">
              <w:rPr>
                <w:rFonts w:ascii="Calibri" w:hAnsi="Calibri" w:eastAsia="Calibri" w:cs="Calibri"/>
                <w:u w:val="single"/>
                <w:lang w:val="en-GB"/>
              </w:rPr>
              <w:t>MAGI Budget for the applicant’s EDG.</w:t>
            </w:r>
          </w:p>
        </w:tc>
      </w:tr>
      <w:tr w:rsidRPr="005424B9" w:rsidR="001130FE" w:rsidTr="5AD8E5F2" w14:paraId="16204324" w14:textId="77777777">
        <w:trPr>
          <w:trHeight w:val="285"/>
          <w:ins w:author="Bond, Olivia" w:date="2026-10-20T19:13:00Z" w:id="471"/>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69117490" w14:textId="63EE08F3">
            <w:pPr>
              <w:pStyle w:val="TableText10"/>
              <w:rPr>
                <w:ins w:author="Bond, Olivia" w:date="2026-10-20T19:13:00Z" w16du:dateUtc="2026-10-20T23:13:00Z" w:id="472"/>
                <w:rFonts w:ascii="Calibri" w:hAnsi="Calibri" w:eastAsia="Calibri" w:cs="Calibri"/>
                <w:u w:val="single"/>
                <w:lang w:val="en-GB"/>
              </w:rPr>
            </w:pPr>
            <w:ins w:author="Bond, Olivia" w:date="2026-10-20T19:13:00Z" w16du:dateUtc="2026-10-20T23:13:00Z" w:id="473">
              <w:r w:rsidRPr="6AED5B77">
                <w:rPr>
                  <w:rFonts w:eastAsia="Calibri" w:asciiTheme="majorHAnsi" w:hAnsiTheme="majorHAnsi" w:cstheme="majorBidi"/>
                  <w:u w:val="single"/>
                </w:rPr>
                <w:t>totalBudgetHours</w:t>
              </w:r>
            </w:ins>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5DB1B764" w14:textId="3DDA3B1A">
            <w:pPr>
              <w:pStyle w:val="TableText10"/>
              <w:rPr>
                <w:ins w:author="Bond, Olivia" w:date="2026-10-20T19:13:00Z" w16du:dateUtc="2026-10-20T23:13:00Z" w:id="474"/>
                <w:rFonts w:ascii="Calibri" w:hAnsi="Calibri" w:eastAsia="Calibri" w:cs="Calibri"/>
                <w:u w:val="single"/>
                <w:lang w:val="en-GB"/>
              </w:rPr>
            </w:pPr>
            <w:ins w:author="Bond, Olivia" w:date="2026-10-20T19:13:00Z" w16du:dateUtc="2026-10-20T23:13:00Z" w:id="475">
              <w:r w:rsidRPr="6AED5B77">
                <w:rPr>
                  <w:rFonts w:eastAsia="Calibri" w:asciiTheme="majorHAnsi" w:hAnsiTheme="majorHAnsi" w:cstheme="majorBidi"/>
                </w:rPr>
                <w:t>Number</w:t>
              </w:r>
            </w:ins>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05D55392" w14:textId="781A32B4">
            <w:pPr>
              <w:pStyle w:val="TableText10"/>
              <w:rPr>
                <w:ins w:author="Bond, Olivia" w:date="2026-10-20T19:13:00Z" w16du:dateUtc="2026-10-20T23:13:00Z" w:id="476"/>
                <w:rFonts w:ascii="Calibri" w:hAnsi="Calibri" w:eastAsia="Calibri" w:cs="Calibri"/>
                <w:u w:val="single"/>
                <w:lang w:val="en-GB"/>
              </w:rPr>
            </w:pPr>
            <w:ins w:author="Bond, Olivia" w:date="2026-10-20T19:13:00Z" w16du:dateUtc="2026-10-20T23:13:00Z" w:id="477">
              <w:r w:rsidRPr="6AED5B77">
                <w:rPr>
                  <w:rFonts w:eastAsia="Calibri" w:asciiTheme="majorHAnsi" w:hAnsiTheme="majorHAnsi" w:cstheme="majorBidi"/>
                </w:rPr>
                <w:t>Yes</w:t>
              </w:r>
            </w:ins>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31714CD1" w:rsidR="001130FE" w:rsidP="001130FE" w:rsidRDefault="001130FE" w14:paraId="63F3AC27" w14:textId="20181090">
            <w:pPr>
              <w:pStyle w:val="TableText10"/>
              <w:rPr>
                <w:ins w:author="Bond, Olivia" w:date="2026-10-20T19:13:00Z" w16du:dateUtc="2026-10-20T23:13:00Z" w:id="478"/>
                <w:rFonts w:ascii="Calibri" w:hAnsi="Calibri" w:eastAsia="Calibri" w:cs="Calibri"/>
                <w:u w:val="single"/>
                <w:lang w:val="en-GB"/>
              </w:rPr>
            </w:pPr>
            <w:ins w:author="Bond, Olivia" w:date="2026-10-20T19:13:00Z" w16du:dateUtc="2026-10-20T23:13:00Z" w:id="479">
              <w:r w:rsidRPr="6AED5B77">
                <w:rPr>
                  <w:rFonts w:eastAsia="Calibri" w:asciiTheme="majorHAnsi" w:hAnsiTheme="majorHAnsi" w:cstheme="majorBidi"/>
                </w:rPr>
                <w:t>Individual’s BudgetHours</w:t>
              </w:r>
            </w:ins>
          </w:p>
        </w:tc>
      </w:tr>
    </w:tbl>
    <w:p w:rsidRPr="005424B9" w:rsidR="00431200" w:rsidP="00044695" w:rsidRDefault="00431200" w14:paraId="13A9E238" w14:textId="6E9C848C">
      <w:pPr>
        <w:spacing w:before="120"/>
        <w:ind w:left="720" w:right="162"/>
        <w:rPr>
          <w:rFonts w:ascii="Calibri" w:hAnsi="Calibri" w:eastAsia="Calibri" w:cs="Calibri"/>
          <w:color w:val="881798"/>
          <w:sz w:val="20"/>
          <w:szCs w:val="20"/>
        </w:rPr>
      </w:pPr>
    </w:p>
    <w:p w:rsidRPr="00605064" w:rsidR="00431200" w:rsidP="20DCA94D" w:rsidRDefault="42F0F286" w14:paraId="3E73AF55" w14:textId="17B0A6C3">
      <w:pPr>
        <w:spacing w:before="120"/>
        <w:ind w:right="162"/>
        <w:rPr>
          <w:rFonts w:ascii="Calibri" w:hAnsi="Calibri" w:eastAsia="Calibri" w:cs="Calibri"/>
          <w:sz w:val="20"/>
          <w:szCs w:val="20"/>
          <w:lang w:val="en-GB"/>
        </w:rPr>
      </w:pPr>
      <w:r w:rsidRPr="00605064">
        <w:rPr>
          <w:rFonts w:ascii="Calibri" w:hAnsi="Calibri" w:eastAsia="Calibri" w:cs="Calibri"/>
          <w:sz w:val="20"/>
          <w:szCs w:val="20"/>
          <w:lang w:val="en-GB"/>
        </w:rPr>
        <w:t>BudgetGroupMemberDTO:</w:t>
      </w:r>
      <w:r w:rsidRPr="00605064" w:rsidR="6DAB3A47">
        <w:rPr>
          <w:rFonts w:ascii="Calibri" w:hAnsi="Calibri" w:eastAsia="Calibri" w:cs="Calibri"/>
          <w:sz w:val="20"/>
          <w:szCs w:val="20"/>
          <w:lang w:val="en-GB"/>
        </w:rPr>
        <w:t xml:space="preserve"> This DTO holds all the household members in medicaid household.</w:t>
      </w:r>
    </w:p>
    <w:tbl>
      <w:tblPr>
        <w:tblW w:w="9450" w:type="dxa"/>
        <w:tblInd w:w="-98" w:type="dxa"/>
        <w:tblBorders>
          <w:top w:val="single" w:color="auto" w:sz="6" w:space="0"/>
          <w:left w:val="single" w:color="auto" w:sz="6" w:space="0"/>
          <w:bottom w:val="single" w:color="auto" w:sz="6" w:space="0"/>
          <w:right w:val="single" w:color="auto" w:sz="6" w:space="0"/>
        </w:tblBorders>
        <w:tblLook w:val="01E0" w:firstRow="1" w:lastRow="1" w:firstColumn="1" w:lastColumn="1" w:noHBand="0" w:noVBand="0"/>
      </w:tblPr>
      <w:tblGrid>
        <w:gridCol w:w="3443"/>
        <w:gridCol w:w="2235"/>
        <w:gridCol w:w="1050"/>
        <w:gridCol w:w="2722"/>
      </w:tblGrid>
      <w:tr w:rsidRPr="005424B9" w:rsidR="547EDEB1" w:rsidTr="5AD8E5F2" w14:paraId="4BE6B799" w14:textId="77777777">
        <w:trPr>
          <w:trHeight w:val="285"/>
        </w:trPr>
        <w:tc>
          <w:tcPr>
            <w:tcW w:w="3443"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494D5B4B" w14:textId="6CD5766C">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Field</w:t>
            </w:r>
          </w:p>
        </w:tc>
        <w:tc>
          <w:tcPr>
            <w:tcW w:w="2235"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708E226A" w14:textId="0B132BC8">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Type</w:t>
            </w:r>
          </w:p>
        </w:tc>
        <w:tc>
          <w:tcPr>
            <w:tcW w:w="1050"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36CAE83C" w14:textId="4746B7E7">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Required</w:t>
            </w:r>
          </w:p>
        </w:tc>
        <w:tc>
          <w:tcPr>
            <w:tcW w:w="2722" w:type="dxa"/>
            <w:tcBorders>
              <w:top w:val="single" w:color="auto" w:sz="6" w:space="0"/>
              <w:left w:val="single" w:color="auto" w:sz="6" w:space="0"/>
              <w:bottom w:val="single" w:color="auto" w:sz="6" w:space="0"/>
              <w:right w:val="single" w:color="auto" w:sz="6" w:space="0"/>
            </w:tcBorders>
            <w:shd w:val="clear" w:color="auto" w:fill="000000" w:themeFill="text1"/>
            <w:tcMar>
              <w:left w:w="105" w:type="dxa"/>
              <w:right w:w="105" w:type="dxa"/>
            </w:tcMar>
          </w:tcPr>
          <w:p w:rsidRPr="008661F6" w:rsidR="547EDEB1" w:rsidP="31714CD1" w:rsidRDefault="547EDEB1" w14:paraId="542248F5" w14:textId="3E672900">
            <w:pPr>
              <w:pStyle w:val="TableText10HeaderCenter"/>
              <w:spacing w:before="120"/>
              <w:rPr>
                <w:rFonts w:ascii="Calibri" w:hAnsi="Calibri" w:eastAsia="Calibri" w:cs="Calibri"/>
                <w:color w:val="FFFFFF" w:themeColor="background1"/>
              </w:rPr>
            </w:pPr>
            <w:r w:rsidRPr="31714CD1">
              <w:rPr>
                <w:rFonts w:ascii="Calibri" w:hAnsi="Calibri" w:eastAsia="Calibri" w:cs="Calibri"/>
                <w:color w:val="FFFFFF" w:themeColor="background1"/>
                <w:lang w:val="en-GB"/>
              </w:rPr>
              <w:t>Description</w:t>
            </w:r>
          </w:p>
        </w:tc>
      </w:tr>
      <w:tr w:rsidRPr="005424B9" w:rsidR="547EDEB1" w:rsidTr="5AD8E5F2" w14:paraId="379701BE"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25B996A4" w14:textId="3071DC5A">
            <w:pPr>
              <w:pStyle w:val="TableText10"/>
              <w:rPr>
                <w:rFonts w:ascii="Calibri" w:hAnsi="Calibri" w:eastAsia="Calibri" w:cs="Calibri"/>
                <w:lang w:val="en-GB"/>
              </w:rPr>
            </w:pPr>
            <w:r w:rsidRPr="31714CD1">
              <w:rPr>
                <w:rFonts w:ascii="Calibri" w:hAnsi="Calibri" w:eastAsia="Calibri" w:cs="Calibri"/>
                <w:u w:val="single"/>
                <w:lang w:val="en-GB"/>
              </w:rPr>
              <w:t>edgNum</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1F4B84FA" w14:textId="50EFBDA7">
            <w:pPr>
              <w:pStyle w:val="TableText10"/>
              <w:rPr>
                <w:rFonts w:ascii="Calibri" w:hAnsi="Calibri" w:eastAsia="Calibri" w:cs="Calibri"/>
                <w:lang w:val="en-GB"/>
              </w:rPr>
            </w:pPr>
            <w:r w:rsidRPr="31714CD1">
              <w:rPr>
                <w:rFonts w:ascii="Calibri" w:hAnsi="Calibri" w:eastAsia="Calibri" w:cs="Calibri"/>
                <w:u w:val="single"/>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067DF2B5" w14:textId="21CF8EEA">
            <w:pPr>
              <w:pStyle w:val="TableText10"/>
              <w:rPr>
                <w:rFonts w:ascii="Calibri" w:hAnsi="Calibri" w:eastAsia="Calibri" w:cs="Calibri"/>
                <w:lang w:val="en-GB"/>
              </w:rPr>
            </w:pPr>
            <w:r w:rsidRPr="31714CD1">
              <w:rPr>
                <w:rFonts w:ascii="Calibri" w:hAnsi="Calibri" w:eastAsia="Calibri" w:cs="Calibri"/>
                <w:u w:val="single"/>
                <w:lang w:val="en-GB"/>
              </w:rPr>
              <w:t>Yes</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D4ABF1B" w14:textId="3A7AFD82">
            <w:pPr>
              <w:pStyle w:val="TableText10"/>
              <w:rPr>
                <w:rFonts w:ascii="Calibri" w:hAnsi="Calibri" w:eastAsia="Calibri" w:cs="Calibri"/>
                <w:lang w:val="en-GB"/>
              </w:rPr>
            </w:pPr>
            <w:r w:rsidRPr="31714CD1">
              <w:rPr>
                <w:rFonts w:ascii="Calibri" w:hAnsi="Calibri" w:eastAsia="Calibri" w:cs="Calibri"/>
                <w:u w:val="single"/>
                <w:lang w:val="en-GB"/>
              </w:rPr>
              <w:t>Edg number</w:t>
            </w:r>
          </w:p>
        </w:tc>
      </w:tr>
      <w:tr w:rsidRPr="005424B9" w:rsidR="547EDEB1" w:rsidTr="5AD8E5F2" w14:paraId="3F194F25"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780B1D15" w14:textId="7A76C563">
            <w:pPr>
              <w:pStyle w:val="TableText10"/>
              <w:rPr>
                <w:rFonts w:ascii="Calibri" w:hAnsi="Calibri" w:eastAsia="Calibri" w:cs="Calibri"/>
              </w:rPr>
            </w:pPr>
            <w:r w:rsidRPr="31714CD1">
              <w:rPr>
                <w:rFonts w:ascii="Calibri" w:hAnsi="Calibri" w:eastAsia="Calibri" w:cs="Calibri"/>
                <w:u w:val="single"/>
                <w:lang w:val="en-GB"/>
              </w:rPr>
              <w:t>clientId</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64B71160" w14:textId="1887CCE2">
            <w:pPr>
              <w:pStyle w:val="TableText10"/>
              <w:rPr>
                <w:rFonts w:ascii="Calibri" w:hAnsi="Calibri" w:eastAsia="Calibri" w:cs="Calibri"/>
              </w:rPr>
            </w:pPr>
            <w:r w:rsidRPr="31714CD1">
              <w:rPr>
                <w:rFonts w:ascii="Calibri" w:hAnsi="Calibri" w:eastAsia="Calibri" w:cs="Calibri"/>
                <w:u w:val="single"/>
                <w:lang w:val="en-GB"/>
              </w:rPr>
              <w:t>Number</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31714CD1" w:rsidRDefault="547EDEB1" w14:paraId="501D1DB7" w14:textId="6144E7B6">
            <w:pPr>
              <w:pStyle w:val="TableText10"/>
              <w:rPr>
                <w:rFonts w:ascii="Calibri" w:hAnsi="Calibri" w:eastAsia="Calibri" w:cs="Calibri"/>
              </w:rPr>
            </w:pPr>
            <w:r w:rsidRPr="31714CD1">
              <w:rPr>
                <w:rFonts w:ascii="Calibri" w:hAnsi="Calibri" w:eastAsia="Calibri" w:cs="Calibri"/>
                <w:u w:val="single"/>
                <w:lang w:val="en-GB"/>
              </w:rPr>
              <w:t>Yes</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922223" w:rsidR="547EDEB1" w:rsidP="5AD8E5F2" w:rsidRDefault="754E31A4" w14:paraId="3B5C6920" w14:textId="4C8B6B45">
            <w:pPr>
              <w:pStyle w:val="TableText10"/>
              <w:rPr>
                <w:rFonts w:ascii="Calibri" w:hAnsi="Calibri" w:eastAsia="Calibri" w:cs="Calibri"/>
                <w:lang w:val="en-GB"/>
              </w:rPr>
            </w:pPr>
            <w:r w:rsidRPr="5AD8E5F2">
              <w:rPr>
                <w:rFonts w:ascii="Calibri" w:hAnsi="Calibri" w:cs="Calibri" w:eastAsiaTheme="minorEastAsia"/>
                <w:color w:val="000000" w:themeColor="text1"/>
              </w:rPr>
              <w:t xml:space="preserve"> Unique client identification number (VaCMS Client ID) for all members in a </w:t>
            </w:r>
          </w:p>
          <w:p w:rsidRPr="00922223" w:rsidR="547EDEB1" w:rsidP="31714CD1" w:rsidRDefault="75479B47" w14:paraId="3D508C93" w14:textId="2D7F38D8">
            <w:pPr>
              <w:pStyle w:val="TableText10"/>
              <w:rPr>
                <w:rFonts w:ascii="Calibri" w:hAnsi="Calibri" w:eastAsia="Calibri" w:cs="Calibri"/>
              </w:rPr>
            </w:pPr>
            <w:r w:rsidRPr="5AD8E5F2">
              <w:rPr>
                <w:rFonts w:ascii="Calibri" w:hAnsi="Calibri" w:eastAsia="Calibri" w:cs="Calibri"/>
                <w:u w:val="single"/>
                <w:lang w:val="en-GB"/>
              </w:rPr>
              <w:t xml:space="preserve"> budget group.</w:t>
            </w:r>
          </w:p>
        </w:tc>
      </w:tr>
      <w:tr w:rsidRPr="00BC296D" w:rsidR="0089099F" w:rsidTr="5AD8E5F2" w14:paraId="28713080" w14:textId="77777777">
        <w:trPr>
          <w:trHeight w:val="285"/>
        </w:trPr>
        <w:tc>
          <w:tcPr>
            <w:tcW w:w="3443" w:type="dxa"/>
            <w:tcBorders>
              <w:top w:val="single" w:color="auto" w:sz="6" w:space="0"/>
              <w:left w:val="single" w:color="auto" w:sz="6" w:space="0"/>
              <w:bottom w:val="single" w:color="auto" w:sz="6" w:space="0"/>
              <w:right w:val="single" w:color="auto" w:sz="6" w:space="0"/>
            </w:tcBorders>
            <w:tcMar>
              <w:left w:w="105" w:type="dxa"/>
              <w:right w:w="105" w:type="dxa"/>
            </w:tcMar>
          </w:tcPr>
          <w:p w:rsidRPr="00BC296D" w:rsidR="0089099F" w:rsidP="0089099F" w:rsidRDefault="0089099F" w14:paraId="35758654" w14:textId="23325396">
            <w:pPr>
              <w:pStyle w:val="TableText10"/>
              <w:rPr>
                <w:rFonts w:ascii="Calibri" w:hAnsi="Calibri" w:eastAsia="Calibri" w:cs="Calibri"/>
                <w:szCs w:val="20"/>
              </w:rPr>
            </w:pPr>
            <w:r w:rsidRPr="000466DC">
              <w:rPr>
                <w:rFonts w:ascii="Calibri" w:hAnsi="Calibri" w:cs="Calibri" w:eastAsiaTheme="minorHAnsi"/>
                <w:color w:val="000000"/>
                <w:szCs w:val="20"/>
              </w:rPr>
              <w:t>eligPartStatusCd</w:t>
            </w:r>
          </w:p>
        </w:tc>
        <w:tc>
          <w:tcPr>
            <w:tcW w:w="2235" w:type="dxa"/>
            <w:tcBorders>
              <w:top w:val="single" w:color="auto" w:sz="6" w:space="0"/>
              <w:left w:val="single" w:color="auto" w:sz="6" w:space="0"/>
              <w:bottom w:val="single" w:color="auto" w:sz="6" w:space="0"/>
              <w:right w:val="single" w:color="auto" w:sz="6" w:space="0"/>
            </w:tcBorders>
            <w:tcMar>
              <w:left w:w="105" w:type="dxa"/>
              <w:right w:w="105" w:type="dxa"/>
            </w:tcMar>
          </w:tcPr>
          <w:p w:rsidRPr="00BC296D" w:rsidR="0089099F" w:rsidP="0089099F" w:rsidRDefault="0089099F" w14:paraId="1B9905D6" w14:textId="5CBD764F">
            <w:pPr>
              <w:pStyle w:val="TableText10"/>
              <w:rPr>
                <w:rFonts w:ascii="Calibri" w:hAnsi="Calibri" w:eastAsia="Calibri" w:cs="Calibri"/>
                <w:szCs w:val="20"/>
              </w:rPr>
            </w:pPr>
            <w:r w:rsidRPr="000466DC">
              <w:rPr>
                <w:rFonts w:ascii="Calibri" w:hAnsi="Calibri" w:cs="Calibri"/>
                <w:color w:val="000000"/>
                <w:szCs w:val="20"/>
              </w:rPr>
              <w:t>String</w:t>
            </w:r>
          </w:p>
        </w:tc>
        <w:tc>
          <w:tcPr>
            <w:tcW w:w="1050" w:type="dxa"/>
            <w:tcBorders>
              <w:top w:val="single" w:color="auto" w:sz="6" w:space="0"/>
              <w:left w:val="single" w:color="auto" w:sz="6" w:space="0"/>
              <w:bottom w:val="single" w:color="auto" w:sz="6" w:space="0"/>
              <w:right w:val="single" w:color="auto" w:sz="6" w:space="0"/>
            </w:tcBorders>
            <w:tcMar>
              <w:left w:w="105" w:type="dxa"/>
              <w:right w:w="105" w:type="dxa"/>
            </w:tcMar>
          </w:tcPr>
          <w:p w:rsidRPr="00BC296D" w:rsidR="0089099F" w:rsidP="0089099F" w:rsidRDefault="0089099F" w14:paraId="7EC888AD" w14:textId="2AA4CE75">
            <w:pPr>
              <w:pStyle w:val="TableText10"/>
              <w:rPr>
                <w:rFonts w:ascii="Calibri" w:hAnsi="Calibri" w:eastAsia="Calibri" w:cs="Calibri"/>
                <w:szCs w:val="20"/>
              </w:rPr>
            </w:pPr>
            <w:r w:rsidRPr="000466DC">
              <w:rPr>
                <w:rFonts w:ascii="Calibri" w:hAnsi="Calibri" w:cs="Calibri" w:eastAsiaTheme="minorHAnsi"/>
                <w:color w:val="000000"/>
                <w:szCs w:val="20"/>
              </w:rPr>
              <w:t>No</w:t>
            </w:r>
          </w:p>
        </w:tc>
        <w:tc>
          <w:tcPr>
            <w:tcW w:w="2722" w:type="dxa"/>
            <w:tcBorders>
              <w:top w:val="single" w:color="auto" w:sz="6" w:space="0"/>
              <w:left w:val="single" w:color="auto" w:sz="6" w:space="0"/>
              <w:bottom w:val="single" w:color="auto" w:sz="6" w:space="0"/>
              <w:right w:val="single" w:color="auto" w:sz="6" w:space="0"/>
            </w:tcBorders>
            <w:tcMar>
              <w:left w:w="105" w:type="dxa"/>
              <w:right w:w="105" w:type="dxa"/>
            </w:tcMar>
          </w:tcPr>
          <w:p w:rsidRPr="00BC296D" w:rsidR="0089099F" w:rsidP="0089099F" w:rsidRDefault="0089099F" w14:paraId="4C2CCE97" w14:textId="32D1DEE9">
            <w:pPr>
              <w:pStyle w:val="TableText10"/>
              <w:rPr>
                <w:rFonts w:ascii="Calibri" w:hAnsi="Calibri" w:eastAsia="Calibri" w:cs="Calibri"/>
                <w:szCs w:val="20"/>
              </w:rPr>
            </w:pPr>
            <w:r w:rsidRPr="000466DC">
              <w:rPr>
                <w:rFonts w:ascii="Calibri" w:hAnsi="Calibri" w:cs="Calibri" w:eastAsiaTheme="minorHAnsi"/>
                <w:color w:val="000000"/>
                <w:szCs w:val="20"/>
              </w:rPr>
              <w:t>Eligibility Status Code</w:t>
            </w:r>
          </w:p>
        </w:tc>
      </w:tr>
    </w:tbl>
    <w:p w:rsidRPr="005424B9" w:rsidR="00431200" w:rsidP="00431200" w:rsidRDefault="00431200" w14:paraId="6A11CC29" w14:textId="4AEE8C49">
      <w:pPr>
        <w:ind w:right="162"/>
        <w:rPr>
          <w:rFonts w:ascii="Calibri" w:hAnsi="Calibri" w:cs="Calibri"/>
          <w:sz w:val="20"/>
          <w:szCs w:val="20"/>
        </w:rPr>
      </w:pPr>
    </w:p>
    <w:p w:rsidRPr="005424B9" w:rsidR="00431200" w:rsidP="00431200" w:rsidRDefault="00431200" w14:paraId="47D23D76" w14:textId="77777777">
      <w:pPr>
        <w:ind w:right="162"/>
        <w:rPr>
          <w:rFonts w:ascii="Calibri" w:hAnsi="Calibri" w:cs="Calibri"/>
          <w:sz w:val="20"/>
          <w:szCs w:val="20"/>
        </w:rPr>
      </w:pPr>
    </w:p>
    <w:p w:rsidRPr="005424B9" w:rsidR="00431200" w:rsidP="00605064" w:rsidRDefault="11504201" w14:paraId="2B415BC4" w14:textId="7B9FC9B1">
      <w:pPr>
        <w:spacing w:after="200"/>
        <w:ind w:right="162"/>
        <w:rPr>
          <w:rFonts w:ascii="Calibri" w:hAnsi="Calibri" w:eastAsia="Calibri" w:cs="Calibri"/>
          <w:color w:val="000000" w:themeColor="text1"/>
          <w:sz w:val="20"/>
          <w:szCs w:val="20"/>
        </w:rPr>
      </w:pPr>
      <w:r w:rsidRPr="00605064">
        <w:rPr>
          <w:rFonts w:ascii="Calibri" w:hAnsi="Calibri" w:eastAsia="Segoe UI" w:cs="Calibri"/>
          <w:color w:val="242424"/>
          <w:sz w:val="20"/>
          <w:szCs w:val="20"/>
        </w:rPr>
        <w:t>IncomeDetailsDTO</w:t>
      </w:r>
      <w:r w:rsidRPr="005424B9">
        <w:rPr>
          <w:rFonts w:ascii="Calibri" w:hAnsi="Calibri" w:eastAsia="Calibri" w:cs="Calibri"/>
          <w:color w:val="000000" w:themeColor="text1"/>
          <w:sz w:val="20"/>
          <w:szCs w:val="20"/>
        </w:rPr>
        <w:t>:</w:t>
      </w:r>
    </w:p>
    <w:tbl>
      <w:tblPr>
        <w:tblW w:w="9350" w:type="dxa"/>
        <w:tblLook w:val="01E0" w:firstRow="1" w:lastRow="1" w:firstColumn="1" w:lastColumn="1" w:noHBand="0" w:noVBand="0"/>
      </w:tblPr>
      <w:tblGrid>
        <w:gridCol w:w="2394"/>
        <w:gridCol w:w="2950"/>
        <w:gridCol w:w="973"/>
        <w:gridCol w:w="2910"/>
        <w:gridCol w:w="123"/>
      </w:tblGrid>
      <w:tr w:rsidRPr="005424B9" w:rsidR="09C1947A" w:rsidTr="00726977" w14:paraId="7EC8D133" w14:textId="77777777">
        <w:trPr>
          <w:trHeight w:val="300"/>
        </w:trPr>
        <w:tc>
          <w:tcPr>
            <w:tcW w:w="2394"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09C1947A" w14:paraId="277700D7" w14:textId="4A3CAD4F">
            <w:pPr>
              <w:spacing w:after="120"/>
              <w:jc w:val="center"/>
              <w:rPr>
                <w:rFonts w:ascii="Calibri" w:hAnsi="Calibri" w:eastAsia="Calibri" w:cs="Calibri"/>
                <w:b/>
                <w:bCs/>
                <w:color w:val="FFFFFF" w:themeColor="background1"/>
                <w:sz w:val="20"/>
                <w:szCs w:val="20"/>
              </w:rPr>
            </w:pPr>
            <w:r w:rsidRPr="005424B9">
              <w:rPr>
                <w:rFonts w:ascii="Calibri" w:hAnsi="Calibri" w:eastAsia="Calibri" w:cs="Calibri"/>
                <w:b/>
                <w:bCs/>
                <w:color w:val="FFFFFF" w:themeColor="background1"/>
                <w:sz w:val="20"/>
                <w:szCs w:val="20"/>
              </w:rPr>
              <w:lastRenderedPageBreak/>
              <w:t>Field</w:t>
            </w:r>
          </w:p>
        </w:tc>
        <w:tc>
          <w:tcPr>
            <w:tcW w:w="2950"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09C1947A" w14:paraId="6A8391E4" w14:textId="44B7A0CE">
            <w:pPr>
              <w:spacing w:after="120"/>
              <w:jc w:val="center"/>
              <w:rPr>
                <w:rFonts w:ascii="Calibri" w:hAnsi="Calibri" w:eastAsia="Calibri" w:cs="Calibri"/>
                <w:b/>
                <w:bCs/>
                <w:color w:val="FFFFFF" w:themeColor="background1"/>
                <w:sz w:val="20"/>
                <w:szCs w:val="20"/>
              </w:rPr>
            </w:pPr>
            <w:r w:rsidRPr="005424B9">
              <w:rPr>
                <w:rFonts w:ascii="Calibri" w:hAnsi="Calibri" w:eastAsia="Calibri" w:cs="Calibri"/>
                <w:b/>
                <w:bCs/>
                <w:color w:val="FFFFFF" w:themeColor="background1"/>
                <w:sz w:val="20"/>
                <w:szCs w:val="20"/>
              </w:rPr>
              <w:t>Type</w:t>
            </w:r>
          </w:p>
        </w:tc>
        <w:tc>
          <w:tcPr>
            <w:tcW w:w="973"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09C1947A" w14:paraId="77B0B3B2" w14:textId="02FAD5CA">
            <w:pPr>
              <w:spacing w:after="120"/>
              <w:jc w:val="center"/>
              <w:rPr>
                <w:rFonts w:ascii="Calibri" w:hAnsi="Calibri" w:eastAsia="Calibri" w:cs="Calibri"/>
                <w:b/>
                <w:bCs/>
                <w:color w:val="FFFFFF" w:themeColor="background1"/>
                <w:sz w:val="20"/>
                <w:szCs w:val="20"/>
              </w:rPr>
            </w:pPr>
            <w:r w:rsidRPr="005424B9">
              <w:rPr>
                <w:rFonts w:ascii="Calibri" w:hAnsi="Calibri" w:eastAsia="Calibri" w:cs="Calibri"/>
                <w:b/>
                <w:bCs/>
                <w:color w:val="FFFFFF" w:themeColor="background1"/>
                <w:sz w:val="20"/>
                <w:szCs w:val="20"/>
              </w:rPr>
              <w:t>Required</w:t>
            </w:r>
          </w:p>
        </w:tc>
        <w:tc>
          <w:tcPr>
            <w:tcW w:w="3033" w:type="dxa"/>
            <w:gridSpan w:val="2"/>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424B9" w:rsidR="09C1947A" w:rsidP="00605064" w:rsidRDefault="09C1947A" w14:paraId="6978757C" w14:textId="70DDD75C">
            <w:pPr>
              <w:spacing w:after="120"/>
              <w:jc w:val="center"/>
              <w:rPr>
                <w:rFonts w:ascii="Calibri" w:hAnsi="Calibri" w:eastAsia="Calibri" w:cs="Calibri"/>
                <w:b/>
                <w:bCs/>
                <w:color w:val="FFFFFF" w:themeColor="background1"/>
                <w:sz w:val="20"/>
                <w:szCs w:val="20"/>
              </w:rPr>
            </w:pPr>
            <w:r w:rsidRPr="005424B9">
              <w:rPr>
                <w:rFonts w:ascii="Calibri" w:hAnsi="Calibri" w:eastAsia="Calibri" w:cs="Calibri"/>
                <w:b/>
                <w:bCs/>
                <w:color w:val="FFFFFF" w:themeColor="background1"/>
                <w:sz w:val="20"/>
                <w:szCs w:val="20"/>
              </w:rPr>
              <w:t>Description</w:t>
            </w:r>
          </w:p>
        </w:tc>
      </w:tr>
      <w:tr w:rsidRPr="005424B9" w:rsidR="09C1947A" w:rsidTr="00726977" w14:paraId="7660A001"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35856738" w14:textId="35871015">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employerName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2D0D99FC" w14:textId="49FD83CF">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39176C17" w14:textId="14B10CB4">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7798C450" w14:textId="0F452FA8">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Name of the employer</w:t>
            </w:r>
          </w:p>
        </w:tc>
      </w:tr>
      <w:tr w:rsidRPr="005424B9" w:rsidR="09C1947A" w:rsidTr="00726977" w14:paraId="616C1D3B"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72BFCAE" w14:textId="13C3BE85">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employerEin</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69A649F" w14:textId="64B2C669">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1155445B" w14:textId="3DBF1E1A">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3948D65" w14:textId="4DFE7891">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Employer Identification Number (EIN) in XX-XXXXXXX format</w:t>
            </w:r>
          </w:p>
        </w:tc>
      </w:tr>
      <w:tr w:rsidRPr="005424B9" w:rsidR="09C1947A" w:rsidTr="00726977" w14:paraId="6C73FE74"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ED28B43" w14:textId="789919C0">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incomeType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40D7C6D9" w14:textId="5E20FCD6">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324EBC40" w14:textId="24216B8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Yes</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7090971C" w14:textId="1A16D55E">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Indicates which type of income</w:t>
            </w:r>
          </w:p>
          <w:p w:rsidR="09C1947A" w:rsidP="00605064" w:rsidRDefault="09C1947A" w14:paraId="7D274645" w14:textId="77777777">
            <w:pPr>
              <w:spacing w:before="20" w:after="120"/>
              <w:rPr>
                <w:ins w:author="Bond, Olivia" w:date="2026-10-20T18:53:00Z" w16du:dateUtc="2026-10-20T22:53:00Z" w:id="480"/>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Ex: Earned, Unearned, Self Employment, Seasonal Income</w:t>
            </w:r>
          </w:p>
          <w:p w:rsidRPr="005424B9" w:rsidR="009D3C7A" w:rsidP="00605064" w:rsidRDefault="009D3C7A" w14:paraId="71DBB2C5" w14:textId="0ACEB736">
            <w:pPr>
              <w:spacing w:before="20" w:after="120"/>
              <w:rPr>
                <w:rFonts w:ascii="Calibri" w:hAnsi="Calibri" w:eastAsia="Calibri" w:cs="Calibri"/>
                <w:color w:val="000000" w:themeColor="text1"/>
                <w:sz w:val="20"/>
                <w:szCs w:val="20"/>
              </w:rPr>
            </w:pPr>
            <w:ins w:author="Bond, Olivia" w:date="2026-10-20T18:53:00Z" w16du:dateUtc="2026-10-20T22:53:00Z" w:id="481">
              <w:r>
                <w:rPr>
                  <w:rFonts w:ascii="Calibri" w:hAnsi="Calibri" w:eastAsia="Calibri" w:cs="Calibri"/>
                  <w:color w:val="000000" w:themeColor="text1"/>
                  <w:sz w:val="20"/>
                  <w:szCs w:val="20"/>
                </w:rPr>
                <w:t>Reference Table: RT_INCOMETYPE</w:t>
              </w:r>
            </w:ins>
          </w:p>
        </w:tc>
      </w:tr>
      <w:tr w:rsidRPr="005424B9" w:rsidR="09C1947A" w:rsidTr="00726977" w14:paraId="2D544260"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1C61DFC7" w14:textId="6D8B7830">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employmentType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4C503F93" w14:textId="3DCD37D5">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59E80292" w14:paraId="69699AE9" w14:textId="48D80925">
            <w:pPr>
              <w:spacing w:before="20" w:after="120"/>
            </w:pPr>
            <w:r w:rsidRPr="2829FE27">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6D9DA4B1" w14:textId="4D6B572F">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Reference table: RT_EARNEDINCTYPE</w:t>
            </w:r>
          </w:p>
        </w:tc>
      </w:tr>
      <w:tr w:rsidR="6F571B54" w:rsidTr="00726977" w14:paraId="47021CDA"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21A417B0" w:rsidP="6F571B54" w:rsidRDefault="21A417B0" w14:paraId="43DDC109" w14:textId="2BA16FED">
            <w:r w:rsidRPr="6F571B54">
              <w:rPr>
                <w:rFonts w:ascii="Calibri" w:hAnsi="Calibri" w:eastAsia="Calibri" w:cs="Calibri"/>
                <w:color w:val="000000" w:themeColor="text1"/>
                <w:sz w:val="20"/>
                <w:szCs w:val="20"/>
              </w:rPr>
              <w:t>unEmploymentType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21A417B0" w:rsidP="6F571B54" w:rsidRDefault="21A417B0" w14:paraId="2398D267" w14:textId="70282293">
            <w:r w:rsidRPr="6F571B54">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21A417B0" w:rsidP="6F571B54" w:rsidRDefault="21A417B0" w14:paraId="17AD587C" w14:textId="62AC0B8D">
            <w:r w:rsidRPr="6F571B54">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21A417B0" w:rsidP="6F571B54" w:rsidRDefault="21A417B0" w14:paraId="19B93A9D" w14:textId="5B550420">
            <w:r w:rsidRPr="6F571B54">
              <w:rPr>
                <w:rFonts w:ascii="Calibri" w:hAnsi="Calibri" w:eastAsia="Calibri" w:cs="Calibri"/>
                <w:sz w:val="20"/>
                <w:szCs w:val="20"/>
              </w:rPr>
              <w:t>RT_UNEARNEDINCOMETYPE</w:t>
            </w:r>
          </w:p>
        </w:tc>
      </w:tr>
      <w:tr w:rsidRPr="005424B9" w:rsidR="09C1947A" w:rsidTr="00726977" w14:paraId="1F8A38FF"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0ABEFA99" w14:textId="09A7820A">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seasonalEmploymentType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0413547B" w14:textId="7E16E822">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5E9B161" w14:textId="631546F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481B2C4D" w14:textId="34B9AA38">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Type of seasonal employment</w:t>
            </w:r>
          </w:p>
          <w:p w:rsidRPr="005424B9" w:rsidR="09C1947A" w:rsidP="00605064" w:rsidRDefault="09C1947A" w14:paraId="50C1BE87" w14:textId="70000019">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Reference table: RT_MACESEASONALTYPE</w:t>
            </w:r>
          </w:p>
        </w:tc>
      </w:tr>
      <w:tr w:rsidRPr="005424B9" w:rsidR="09C1947A" w:rsidTr="00726977" w14:paraId="31228CAD"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425CD356" w14:paraId="211CA9BD" w14:textId="1B1D1BFC">
            <w:pPr>
              <w:spacing w:before="20" w:after="120"/>
              <w:rPr>
                <w:rFonts w:ascii="Calibri" w:hAnsi="Calibri" w:eastAsia="Calibri" w:cs="Calibri"/>
                <w:color w:val="000000" w:themeColor="text1"/>
                <w:sz w:val="20"/>
                <w:szCs w:val="20"/>
              </w:rPr>
            </w:pPr>
            <w:r w:rsidRPr="6F571B54">
              <w:rPr>
                <w:rFonts w:ascii="Calibri" w:hAnsi="Calibri" w:eastAsia="Calibri" w:cs="Calibri"/>
                <w:color w:val="000000" w:themeColor="text1"/>
                <w:sz w:val="20"/>
                <w:szCs w:val="20"/>
              </w:rPr>
              <w:t>isP</w:t>
            </w:r>
            <w:r w:rsidRPr="6F571B54" w:rsidR="09C1947A">
              <w:rPr>
                <w:rFonts w:ascii="Calibri" w:hAnsi="Calibri" w:eastAsia="Calibri" w:cs="Calibri"/>
                <w:color w:val="000000" w:themeColor="text1"/>
                <w:sz w:val="20"/>
                <w:szCs w:val="20"/>
              </w:rPr>
              <w:t>riorEmployment</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21BE536D" w14:textId="41B9290E">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Boolean</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027049A3" w14:textId="6E8E0EB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Yes</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0623FAD" w14:paraId="518093CB" w14:textId="027E2345">
            <w:pPr>
              <w:spacing w:before="20" w:after="120"/>
              <w:rPr>
                <w:rFonts w:ascii="Calibri" w:hAnsi="Calibri" w:eastAsia="Calibri" w:cs="Calibri"/>
                <w:color w:val="000000" w:themeColor="text1"/>
                <w:sz w:val="20"/>
                <w:szCs w:val="20"/>
              </w:rPr>
            </w:pPr>
            <w:r w:rsidRPr="00A86453">
              <w:rPr>
                <w:rFonts w:ascii="Calibri" w:hAnsi="Calibri" w:eastAsia="Calibri" w:cs="Calibri"/>
                <w:color w:val="000000" w:themeColor="text1"/>
                <w:sz w:val="20"/>
                <w:szCs w:val="20"/>
              </w:rPr>
              <w:t>False if current employment; True if prior employment</w:t>
            </w:r>
          </w:p>
        </w:tc>
      </w:tr>
      <w:tr w:rsidRPr="005424B9" w:rsidR="09C1947A" w:rsidTr="00726977" w14:paraId="1201BA88"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FD324DC" w14:textId="7630BE74">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startDate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7801EBCB" w14:textId="44BD428E">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Date</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6BF20C95" w14:textId="10236FDB">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1C7C964A" w14:textId="1B77A1ED">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Employment start date (YYYY-MM-DD)</w:t>
            </w:r>
          </w:p>
        </w:tc>
      </w:tr>
      <w:tr w:rsidRPr="005424B9" w:rsidR="09C1947A" w:rsidTr="00726977" w14:paraId="0EB304DE"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4991159F" w14:textId="19D15C22">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endDate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2FB1BD2F" w14:textId="333D16D2">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Date</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2AE96B03" w14:textId="41F5ED88">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No</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58AFCC8C" w14:textId="590ECF05">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Employment end date; null if currently active</w:t>
            </w:r>
          </w:p>
        </w:tc>
      </w:tr>
      <w:tr w:rsidRPr="005424B9" w:rsidR="09C1947A" w:rsidTr="00726977" w14:paraId="1F6F6C7F" w14:textId="77777777">
        <w:trPr>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0CA5891" w14:paraId="39CEAFD1" w14:textId="3C1BB4F4">
            <w:pPr>
              <w:spacing w:before="20" w:after="120"/>
              <w:rPr>
                <w:rFonts w:ascii="Calibri" w:hAnsi="Calibri" w:eastAsia="Calibri" w:cs="Calibri"/>
                <w:color w:val="000000" w:themeColor="text1"/>
                <w:sz w:val="20"/>
                <w:szCs w:val="20"/>
              </w:rPr>
            </w:pPr>
            <w:r>
              <w:rPr>
                <w:rFonts w:ascii="Calibri" w:hAnsi="Calibri" w:eastAsia="Calibri" w:cs="Calibri"/>
                <w:color w:val="000000" w:themeColor="text1"/>
                <w:sz w:val="20"/>
                <w:szCs w:val="20"/>
              </w:rPr>
              <w:t>i</w:t>
            </w:r>
            <w:r w:rsidRPr="005424B9" w:rsidR="09C1947A">
              <w:rPr>
                <w:rFonts w:ascii="Calibri" w:hAnsi="Calibri" w:eastAsia="Calibri" w:cs="Calibri"/>
                <w:color w:val="000000" w:themeColor="text1"/>
                <w:sz w:val="20"/>
                <w:szCs w:val="20"/>
              </w:rPr>
              <w:t>ncomeBudgetDetails</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3AA64BA6" w14:textId="0618AEF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Array&lt;IncomeBudgetDetailsDTO&gt;</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1CBE7251" w14:textId="7015CB94">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Yes</w:t>
            </w:r>
          </w:p>
        </w:tc>
        <w:tc>
          <w:tcPr>
            <w:tcW w:w="3033"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5424B9" w:rsidR="09C1947A" w:rsidP="00605064" w:rsidRDefault="09C1947A" w14:paraId="4AB5F53A" w14:textId="2988469B">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Income details since the last eligibility authorization date</w:t>
            </w:r>
          </w:p>
        </w:tc>
      </w:tr>
      <w:tr w:rsidRPr="005424B9" w:rsidR="008F5B0A" w:rsidTr="00726977" w14:paraId="3898A4AC" w14:textId="77777777">
        <w:trPr>
          <w:gridAfter w:val="1"/>
          <w:wAfter w:w="123" w:type="dxa"/>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A86453" w:rsidR="008F5B0A" w:rsidP="008F5B0A" w:rsidRDefault="008F5B0A" w14:paraId="65160114" w14:textId="7CF0F4CD">
            <w:pPr>
              <w:spacing w:before="20" w:after="120"/>
              <w:rPr>
                <w:rFonts w:ascii="Segoe UI" w:hAnsi="Segoe UI" w:cs="Segoe UI"/>
                <w:sz w:val="21"/>
                <w:szCs w:val="21"/>
              </w:rPr>
            </w:pPr>
            <w:r w:rsidRPr="00A86453">
              <w:rPr>
                <w:rFonts w:ascii="Calibri" w:hAnsi="Calibri" w:eastAsia="Calibri" w:cs="Calibri"/>
                <w:color w:val="000000" w:themeColor="text1"/>
                <w:sz w:val="20"/>
                <w:szCs w:val="20"/>
              </w:rPr>
              <w:t>electronicallyVerifiedData</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8F5B0A" w:rsidP="008F5B0A" w:rsidRDefault="008F5B0A" w14:paraId="18345A86" w14:textId="44BB9CF1">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Array&lt;</w:t>
            </w:r>
            <w:r w:rsidRPr="005424B9">
              <w:rPr>
                <w:rFonts w:ascii="Calibri" w:hAnsi="Calibri" w:cs="Calibri"/>
                <w:color w:val="000000"/>
                <w:sz w:val="20"/>
                <w:szCs w:val="20"/>
              </w:rPr>
              <w:t>TruvEmployerDTO</w:t>
            </w:r>
            <w:r w:rsidRPr="005424B9">
              <w:rPr>
                <w:rFonts w:ascii="Calibri" w:hAnsi="Calibri" w:eastAsia="Calibri" w:cs="Calibri"/>
                <w:color w:val="000000" w:themeColor="text1"/>
                <w:sz w:val="20"/>
                <w:szCs w:val="20"/>
              </w:rPr>
              <w:t>&gt;</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8F5B0A" w:rsidP="008F5B0A" w:rsidRDefault="008F5B0A" w14:paraId="2B817CA1" w14:textId="0F6FA0A6">
            <w:pPr>
              <w:spacing w:before="20" w:after="120"/>
              <w:rPr>
                <w:rFonts w:ascii="Calibri" w:hAnsi="Calibri" w:eastAsia="Calibri" w:cs="Calibri"/>
                <w:color w:val="000000" w:themeColor="text1"/>
                <w:sz w:val="20"/>
                <w:szCs w:val="20"/>
              </w:rPr>
            </w:pPr>
            <w:r>
              <w:rPr>
                <w:rFonts w:ascii="Calibri" w:hAnsi="Calibri" w:eastAsia="Calibri" w:cs="Calibri"/>
                <w:color w:val="000000" w:themeColor="text1"/>
                <w:sz w:val="20"/>
                <w:szCs w:val="20"/>
              </w:rPr>
              <w:t>No</w:t>
            </w:r>
          </w:p>
        </w:tc>
        <w:tc>
          <w:tcPr>
            <w:tcW w:w="291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8F5B0A" w:rsidP="008F5B0A" w:rsidRDefault="008F5B0A" w14:paraId="2196FDF0" w14:textId="6FCAC587">
            <w:pPr>
              <w:spacing w:before="20" w:after="120"/>
              <w:rPr>
                <w:rFonts w:ascii="Calibri" w:hAnsi="Calibri" w:eastAsia="Calibri" w:cs="Calibri"/>
                <w:color w:val="000000" w:themeColor="text1"/>
                <w:sz w:val="20"/>
                <w:szCs w:val="20"/>
              </w:rPr>
            </w:pPr>
            <w:r w:rsidRPr="00A86453">
              <w:rPr>
                <w:rFonts w:ascii="Calibri" w:hAnsi="Calibri" w:eastAsia="Calibri" w:cs="Calibri"/>
                <w:color w:val="000000" w:themeColor="text1"/>
                <w:sz w:val="20"/>
                <w:szCs w:val="20"/>
              </w:rPr>
              <w:t>List of electronically verified employer records from Truv/payroll source</w:t>
            </w:r>
            <w:r>
              <w:t> </w:t>
            </w:r>
          </w:p>
        </w:tc>
      </w:tr>
      <w:tr w:rsidRPr="005424B9" w:rsidR="00AC3592" w:rsidTr="00726977" w14:paraId="21C003FE" w14:textId="77777777">
        <w:trPr>
          <w:gridAfter w:val="1"/>
          <w:wAfter w:w="123" w:type="dxa"/>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73CB16CD" w14:textId="6E060824">
            <w:pPr>
              <w:spacing w:before="20" w:after="120"/>
              <w:rPr>
                <w:rFonts w:ascii="Calibri" w:hAnsi="Calibri" w:eastAsia="Calibri" w:cs="Calibri"/>
                <w:sz w:val="20"/>
                <w:szCs w:val="20"/>
              </w:rPr>
            </w:pPr>
            <w:r w:rsidRPr="005424B9">
              <w:rPr>
                <w:rFonts w:ascii="Calibri" w:hAnsi="Calibri" w:eastAsia="Calibri" w:cs="Calibri"/>
                <w:sz w:val="20"/>
                <w:szCs w:val="20"/>
              </w:rPr>
              <w:t>source</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073E6BCA" w14:textId="0E95EE25">
            <w:pPr>
              <w:spacing w:before="20" w:after="120"/>
              <w:rPr>
                <w:rFonts w:ascii="Calibri" w:hAnsi="Calibri" w:eastAsia="Calibri" w:cs="Calibri"/>
                <w:sz w:val="20"/>
                <w:szCs w:val="20"/>
              </w:rPr>
            </w:pPr>
            <w:r w:rsidRPr="005424B9">
              <w:rPr>
                <w:rFonts w:ascii="Calibri" w:hAnsi="Calibri" w:eastAsia="Calibri" w:cs="Calibri"/>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640B554B" w14:textId="7080883D">
            <w:pPr>
              <w:spacing w:before="20" w:after="120"/>
              <w:rPr>
                <w:rFonts w:ascii="Calibri" w:hAnsi="Calibri" w:eastAsia="Calibri" w:cs="Calibri"/>
                <w:sz w:val="20"/>
                <w:szCs w:val="20"/>
              </w:rPr>
            </w:pPr>
            <w:r w:rsidRPr="005424B9">
              <w:rPr>
                <w:rFonts w:ascii="Calibri" w:hAnsi="Calibri" w:eastAsia="Calibri" w:cs="Calibri"/>
                <w:sz w:val="20"/>
                <w:szCs w:val="20"/>
              </w:rPr>
              <w:t>Yes</w:t>
            </w:r>
          </w:p>
        </w:tc>
        <w:tc>
          <w:tcPr>
            <w:tcW w:w="291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9A4D09" w14:paraId="5FA44AAB" w14:textId="29F292E7">
            <w:pPr>
              <w:spacing w:before="20" w:after="120"/>
              <w:rPr>
                <w:rFonts w:ascii="Calibri" w:hAnsi="Calibri" w:eastAsia="Calibri" w:cs="Calibri"/>
                <w:color w:val="000000" w:themeColor="text1"/>
                <w:sz w:val="20"/>
                <w:szCs w:val="20"/>
              </w:rPr>
            </w:pPr>
            <w:r w:rsidRPr="00A86453">
              <w:rPr>
                <w:rFonts w:ascii="Calibri" w:hAnsi="Calibri" w:eastAsia="Calibri" w:cs="Calibri"/>
                <w:color w:val="000000" w:themeColor="text1"/>
                <w:sz w:val="20"/>
                <w:szCs w:val="20"/>
              </w:rPr>
              <w:t>S</w:t>
            </w:r>
            <w:r w:rsidRPr="00A86453" w:rsidR="734D5CFF">
              <w:rPr>
                <w:rFonts w:ascii="Calibri" w:hAnsi="Calibri" w:eastAsia="Calibri" w:cs="Calibri"/>
                <w:color w:val="000000" w:themeColor="text1"/>
                <w:sz w:val="20"/>
                <w:szCs w:val="20"/>
              </w:rPr>
              <w:t>ource System: The system that MWRP received this data from (could be "MWRP" if the data was uploaded to MWRP).</w:t>
            </w:r>
          </w:p>
        </w:tc>
      </w:tr>
      <w:tr w:rsidRPr="005424B9" w:rsidR="00AC3592" w:rsidTr="00726977" w14:paraId="419366CC" w14:textId="77777777">
        <w:trPr>
          <w:gridAfter w:val="1"/>
          <w:wAfter w:w="123" w:type="dxa"/>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2741A27B" w14:paraId="2BD54E7F" w14:textId="42374223">
            <w:pPr>
              <w:spacing w:before="20" w:after="120"/>
              <w:rPr>
                <w:rFonts w:ascii="Calibri" w:hAnsi="Calibri" w:eastAsia="Calibri" w:cs="Calibri"/>
                <w:color w:val="000000" w:themeColor="text1"/>
                <w:sz w:val="20"/>
                <w:szCs w:val="20"/>
              </w:rPr>
            </w:pPr>
            <w:r w:rsidRPr="6AAF79EE">
              <w:rPr>
                <w:rFonts w:ascii="Calibri" w:hAnsi="Calibri" w:eastAsia="Calibri" w:cs="Calibri"/>
                <w:color w:val="000000" w:themeColor="text1"/>
                <w:sz w:val="20"/>
                <w:szCs w:val="20"/>
              </w:rPr>
              <w:t>update</w:t>
            </w:r>
            <w:r w:rsidRPr="6AAF79EE" w:rsidR="6C0E08FB">
              <w:rPr>
                <w:rFonts w:ascii="Calibri" w:hAnsi="Calibri" w:eastAsia="Calibri" w:cs="Calibri"/>
                <w:color w:val="000000" w:themeColor="text1"/>
                <w:sz w:val="20"/>
                <w:szCs w:val="20"/>
              </w:rPr>
              <w:t>S</w:t>
            </w:r>
            <w:r w:rsidRPr="6AAF79EE">
              <w:rPr>
                <w:rFonts w:ascii="Calibri" w:hAnsi="Calibri" w:eastAsia="Calibri" w:cs="Calibri"/>
                <w:color w:val="000000" w:themeColor="text1"/>
                <w:sz w:val="20"/>
                <w:szCs w:val="20"/>
              </w:rPr>
              <w:t>w</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7413A886" w14:textId="547EC1B2">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69EBCE1B" w14:textId="4A9CF7D7">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No</w:t>
            </w:r>
          </w:p>
        </w:tc>
        <w:tc>
          <w:tcPr>
            <w:tcW w:w="2910" w:type="dxa"/>
            <w:tcBorders>
              <w:top w:val="single" w:color="auto" w:sz="8" w:space="0"/>
              <w:left w:val="single" w:color="auto" w:sz="8" w:space="0"/>
              <w:bottom w:val="single" w:color="auto" w:sz="8" w:space="0"/>
              <w:right w:val="single" w:color="auto" w:sz="8" w:space="0"/>
            </w:tcBorders>
            <w:tcMar>
              <w:left w:w="108" w:type="dxa"/>
              <w:right w:w="108" w:type="dxa"/>
            </w:tcMar>
          </w:tcPr>
          <w:p w:rsidR="00CC4C03" w:rsidP="00CC4C03" w:rsidRDefault="00CC4C03" w14:paraId="60E5EE76"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AC3592" w:rsidP="00AC3592" w:rsidRDefault="00CC4C03" w14:paraId="3980BFC8" w14:textId="20AD292D">
            <w:pPr>
              <w:spacing w:before="20" w:after="120"/>
              <w:rPr>
                <w:rFonts w:ascii="Calibri" w:hAnsi="Calibri" w:eastAsia="Calibri" w:cs="Calibri"/>
                <w:color w:val="000000" w:themeColor="text1"/>
                <w:sz w:val="20"/>
                <w:szCs w:val="20"/>
              </w:rPr>
            </w:pPr>
            <w:r w:rsidRPr="00A86453">
              <w:rPr>
                <w:rFonts w:ascii="Calibri" w:hAnsi="Calibri" w:eastAsia="Calibri" w:cs="Calibri"/>
                <w:color w:val="000000" w:themeColor="text1"/>
                <w:sz w:val="20"/>
              </w:rPr>
              <w:t>E.g.: 'Yes'/'No'</w:t>
            </w:r>
          </w:p>
        </w:tc>
      </w:tr>
      <w:tr w:rsidRPr="005424B9" w:rsidR="00AC3592" w:rsidTr="00726977" w14:paraId="1D00ACCF" w14:textId="77777777">
        <w:trPr>
          <w:gridAfter w:val="1"/>
          <w:wAfter w:w="123" w:type="dxa"/>
          <w:trHeight w:val="300"/>
        </w:trPr>
        <w:tc>
          <w:tcPr>
            <w:tcW w:w="2394"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68510E2F" w14:textId="58A7956D">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 xml:space="preserve">vaCMSSequenceNum </w:t>
            </w:r>
          </w:p>
        </w:tc>
        <w:tc>
          <w:tcPr>
            <w:tcW w:w="295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24DD770F" w14:textId="6446D18A">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String</w:t>
            </w:r>
          </w:p>
        </w:tc>
        <w:tc>
          <w:tcPr>
            <w:tcW w:w="973"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AC3592" w14:paraId="68E9943A" w14:textId="61F6AD65">
            <w:pPr>
              <w:spacing w:before="20" w:after="120"/>
              <w:rPr>
                <w:rFonts w:ascii="Calibri" w:hAnsi="Calibri" w:eastAsia="Calibri" w:cs="Calibri"/>
                <w:color w:val="000000" w:themeColor="text1"/>
                <w:sz w:val="20"/>
                <w:szCs w:val="20"/>
              </w:rPr>
            </w:pPr>
            <w:r w:rsidRPr="005424B9">
              <w:rPr>
                <w:rFonts w:ascii="Calibri" w:hAnsi="Calibri" w:eastAsia="Calibri" w:cs="Calibri"/>
                <w:color w:val="000000" w:themeColor="text1"/>
                <w:sz w:val="20"/>
                <w:szCs w:val="20"/>
              </w:rPr>
              <w:t>Yes</w:t>
            </w:r>
          </w:p>
        </w:tc>
        <w:tc>
          <w:tcPr>
            <w:tcW w:w="2910" w:type="dxa"/>
            <w:tcBorders>
              <w:top w:val="single" w:color="auto" w:sz="8" w:space="0"/>
              <w:left w:val="single" w:color="auto" w:sz="8" w:space="0"/>
              <w:bottom w:val="single" w:color="auto" w:sz="8" w:space="0"/>
              <w:right w:val="single" w:color="auto" w:sz="8" w:space="0"/>
            </w:tcBorders>
            <w:tcMar>
              <w:left w:w="108" w:type="dxa"/>
              <w:right w:w="108" w:type="dxa"/>
            </w:tcMar>
          </w:tcPr>
          <w:p w:rsidRPr="005424B9" w:rsidR="00AC3592" w:rsidP="00AC3592" w:rsidRDefault="00726977" w14:paraId="3201EEB3" w14:textId="78E7E682">
            <w:pPr>
              <w:spacing w:before="20" w:after="120"/>
              <w:rPr>
                <w:rFonts w:ascii="Calibri" w:hAnsi="Calibri" w:eastAsia="Calibri" w:cs="Calibri"/>
                <w:color w:val="000000" w:themeColor="text1"/>
                <w:sz w:val="20"/>
                <w:szCs w:val="20"/>
              </w:rPr>
            </w:pPr>
            <w:r>
              <w:rPr>
                <w:rStyle w:val="normaltextrun"/>
                <w:rFonts w:ascii="Calibri" w:hAnsi="Calibri" w:cs="Calibri"/>
                <w:color w:val="000000"/>
                <w:sz w:val="2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431200" w:rsidRDefault="00431200" w14:paraId="5D06B41C" w14:textId="288F473E">
      <w:pPr>
        <w:rPr>
          <w:rFonts w:ascii="Calibri" w:hAnsi="Calibri" w:cs="Calibri"/>
          <w:sz w:val="20"/>
          <w:szCs w:val="20"/>
        </w:rPr>
      </w:pPr>
    </w:p>
    <w:p w:rsidRPr="005424B9" w:rsidR="00431200" w:rsidP="00431200" w:rsidRDefault="00431200" w14:paraId="0A2B6A8F" w14:textId="52C69AFD">
      <w:pPr>
        <w:ind w:left="1440" w:right="162"/>
        <w:rPr>
          <w:rFonts w:ascii="Calibri" w:hAnsi="Calibri" w:cs="Calibri"/>
          <w:sz w:val="20"/>
          <w:szCs w:val="20"/>
        </w:rPr>
      </w:pPr>
    </w:p>
    <w:p w:rsidRPr="005424B9" w:rsidR="00431200" w:rsidP="008661F6" w:rsidRDefault="00431200" w14:paraId="3EA39C62" w14:textId="77777777">
      <w:pPr>
        <w:ind w:right="162"/>
        <w:rPr>
          <w:rFonts w:ascii="Calibri" w:hAnsi="Calibri" w:cs="Calibri"/>
          <w:sz w:val="20"/>
          <w:szCs w:val="20"/>
        </w:rPr>
      </w:pPr>
      <w:r w:rsidRPr="005424B9">
        <w:rPr>
          <w:rFonts w:ascii="Calibri" w:hAnsi="Calibri" w:cs="Calibri"/>
          <w:sz w:val="20"/>
          <w:szCs w:val="20"/>
        </w:rPr>
        <w:t>IncomeBudgetDetailsDTO:</w:t>
      </w:r>
    </w:p>
    <w:tbl>
      <w:tblPr>
        <w:tblW w:w="94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50"/>
        <w:gridCol w:w="1260"/>
        <w:gridCol w:w="1530"/>
        <w:gridCol w:w="4410"/>
      </w:tblGrid>
      <w:tr w:rsidRPr="005424B9" w:rsidR="00431200" w:rsidTr="00605064" w14:paraId="3267BBC9" w14:textId="77777777">
        <w:trPr>
          <w:cantSplit/>
          <w:tblHeader/>
        </w:trPr>
        <w:tc>
          <w:tcPr>
            <w:tcW w:w="2250" w:type="dxa"/>
            <w:shd w:val="clear" w:color="auto" w:fill="000000" w:themeFill="text1"/>
          </w:tcPr>
          <w:p w:rsidRPr="005424B9" w:rsidR="00431200" w:rsidP="000D596E" w:rsidRDefault="00431200" w14:paraId="25B32A6E" w14:textId="77777777">
            <w:pPr>
              <w:pStyle w:val="TableText10HeaderCenter"/>
              <w:rPr>
                <w:rFonts w:ascii="Calibri" w:hAnsi="Calibri" w:cs="Calibri"/>
                <w:b w:val="0"/>
                <w:szCs w:val="20"/>
              </w:rPr>
            </w:pPr>
            <w:r w:rsidRPr="005424B9">
              <w:rPr>
                <w:rFonts w:ascii="Calibri" w:hAnsi="Calibri" w:cs="Calibri"/>
                <w:szCs w:val="20"/>
              </w:rPr>
              <w:t>Field</w:t>
            </w:r>
          </w:p>
        </w:tc>
        <w:tc>
          <w:tcPr>
            <w:tcW w:w="1260" w:type="dxa"/>
            <w:shd w:val="clear" w:color="auto" w:fill="000000" w:themeFill="text1"/>
          </w:tcPr>
          <w:p w:rsidRPr="005424B9" w:rsidR="00431200" w:rsidP="000D596E" w:rsidRDefault="00431200" w14:paraId="656F74BB" w14:textId="77777777">
            <w:pPr>
              <w:pStyle w:val="TableText10HeaderCenter"/>
              <w:rPr>
                <w:rFonts w:ascii="Calibri" w:hAnsi="Calibri" w:cs="Calibri"/>
                <w:b w:val="0"/>
                <w:szCs w:val="20"/>
              </w:rPr>
            </w:pPr>
            <w:r w:rsidRPr="005424B9">
              <w:rPr>
                <w:rFonts w:ascii="Calibri" w:hAnsi="Calibri" w:cs="Calibri"/>
                <w:szCs w:val="20"/>
              </w:rPr>
              <w:t>Type</w:t>
            </w:r>
          </w:p>
        </w:tc>
        <w:tc>
          <w:tcPr>
            <w:tcW w:w="1530" w:type="dxa"/>
            <w:shd w:val="clear" w:color="auto" w:fill="000000" w:themeFill="text1"/>
          </w:tcPr>
          <w:p w:rsidRPr="005424B9" w:rsidR="00431200" w:rsidP="000D596E" w:rsidRDefault="00431200" w14:paraId="7FDE21AA" w14:textId="77777777">
            <w:pPr>
              <w:pStyle w:val="TableText10HeaderCenter"/>
              <w:rPr>
                <w:rFonts w:ascii="Calibri" w:hAnsi="Calibri" w:cs="Calibri"/>
                <w:b w:val="0"/>
                <w:szCs w:val="20"/>
              </w:rPr>
            </w:pPr>
            <w:r w:rsidRPr="005424B9">
              <w:rPr>
                <w:rFonts w:ascii="Calibri" w:hAnsi="Calibri" w:cs="Calibri"/>
                <w:szCs w:val="20"/>
              </w:rPr>
              <w:t>Required</w:t>
            </w:r>
          </w:p>
        </w:tc>
        <w:tc>
          <w:tcPr>
            <w:tcW w:w="4410" w:type="dxa"/>
            <w:shd w:val="clear" w:color="auto" w:fill="000000" w:themeFill="text1"/>
          </w:tcPr>
          <w:p w:rsidRPr="005424B9" w:rsidR="00431200" w:rsidP="000D596E" w:rsidRDefault="00431200" w14:paraId="07BE8101"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0605064" w14:paraId="39255DF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09BDF3E" w14:textId="77777777">
            <w:pPr>
              <w:pStyle w:val="TableText10"/>
              <w:rPr>
                <w:rFonts w:ascii="Calibri" w:hAnsi="Calibri" w:cs="Calibri" w:eastAsiaTheme="minorHAnsi"/>
                <w:color w:val="000000"/>
                <w:szCs w:val="20"/>
              </w:rPr>
            </w:pPr>
            <w:r w:rsidRPr="005424B9">
              <w:rPr>
                <w:rFonts w:ascii="Calibri" w:hAnsi="Calibri" w:cs="Calibri"/>
                <w:color w:val="000000"/>
                <w:szCs w:val="20"/>
              </w:rPr>
              <w:t>monthlyIncome</w:t>
            </w:r>
          </w:p>
        </w:tc>
        <w:tc>
          <w:tcPr>
            <w:tcW w:w="12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6D02378" w14:textId="77777777">
            <w:pPr>
              <w:pStyle w:val="TableText10"/>
              <w:rPr>
                <w:rFonts w:ascii="Calibri" w:hAnsi="Calibri" w:cs="Calibri" w:eastAsiaTheme="minorHAnsi"/>
                <w:color w:val="000000"/>
                <w:szCs w:val="20"/>
              </w:rPr>
            </w:pPr>
            <w:r w:rsidRPr="005424B9">
              <w:rPr>
                <w:rFonts w:ascii="Calibri" w:hAnsi="Calibri" w:cs="Calibri"/>
                <w:color w:val="000000"/>
                <w:szCs w:val="20"/>
              </w:rPr>
              <w:t>Number</w:t>
            </w:r>
          </w:p>
        </w:tc>
        <w:tc>
          <w:tcPr>
            <w:tcW w:w="15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9ED732E" w14:textId="77777777">
            <w:pPr>
              <w:pStyle w:val="TableText10"/>
              <w:rPr>
                <w:rFonts w:ascii="Calibri" w:hAnsi="Calibri" w:cs="Calibri" w:eastAsiaTheme="minorHAnsi"/>
                <w:color w:val="000000"/>
                <w:szCs w:val="20"/>
              </w:rPr>
            </w:pPr>
            <w:r w:rsidRPr="005424B9">
              <w:rPr>
                <w:rFonts w:ascii="Calibri" w:hAnsi="Calibri" w:cs="Calibri"/>
                <w:color w:val="000000"/>
                <w:szCs w:val="20"/>
              </w:rPr>
              <w:t>Yes</w:t>
            </w:r>
          </w:p>
        </w:tc>
        <w:tc>
          <w:tcPr>
            <w:tcW w:w="4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5689B95" w14:textId="77777777">
            <w:pPr>
              <w:pStyle w:val="TableText10"/>
              <w:rPr>
                <w:rFonts w:ascii="Calibri" w:hAnsi="Calibri" w:cs="Calibri" w:eastAsiaTheme="minorHAnsi"/>
                <w:color w:val="000000"/>
                <w:szCs w:val="20"/>
              </w:rPr>
            </w:pPr>
            <w:r w:rsidRPr="005424B9">
              <w:rPr>
                <w:rFonts w:ascii="Calibri" w:hAnsi="Calibri" w:cs="Calibri"/>
                <w:color w:val="000000"/>
                <w:szCs w:val="20"/>
              </w:rPr>
              <w:t>Monthly Income</w:t>
            </w:r>
          </w:p>
        </w:tc>
      </w:tr>
      <w:tr w:rsidRPr="005424B9" w:rsidR="00431200" w:rsidTr="00605064" w14:paraId="2006935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991FD4E" w14:textId="77777777">
            <w:pPr>
              <w:pStyle w:val="TableText10"/>
              <w:rPr>
                <w:rFonts w:ascii="Calibri" w:hAnsi="Calibri" w:cs="Calibri" w:eastAsiaTheme="minorHAnsi"/>
                <w:color w:val="000000"/>
                <w:szCs w:val="20"/>
              </w:rPr>
            </w:pPr>
            <w:r w:rsidRPr="005424B9">
              <w:rPr>
                <w:rFonts w:ascii="Calibri" w:hAnsi="Calibri" w:cs="Calibri"/>
                <w:color w:val="000000"/>
                <w:szCs w:val="20"/>
              </w:rPr>
              <w:t>monthlyHours</w:t>
            </w:r>
          </w:p>
        </w:tc>
        <w:tc>
          <w:tcPr>
            <w:tcW w:w="12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0AF84DC" w14:textId="77777777">
            <w:pPr>
              <w:pStyle w:val="TableText10"/>
              <w:rPr>
                <w:rFonts w:ascii="Calibri" w:hAnsi="Calibri" w:cs="Calibri" w:eastAsiaTheme="minorHAnsi"/>
                <w:color w:val="000000"/>
                <w:szCs w:val="20"/>
              </w:rPr>
            </w:pPr>
            <w:r w:rsidRPr="005424B9">
              <w:rPr>
                <w:rFonts w:ascii="Calibri" w:hAnsi="Calibri" w:cs="Calibri"/>
                <w:color w:val="000000"/>
                <w:szCs w:val="20"/>
              </w:rPr>
              <w:t>Number</w:t>
            </w:r>
          </w:p>
        </w:tc>
        <w:tc>
          <w:tcPr>
            <w:tcW w:w="15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888B881" w14:textId="77777777">
            <w:pPr>
              <w:pStyle w:val="TableText10"/>
              <w:rPr>
                <w:rFonts w:ascii="Calibri" w:hAnsi="Calibri" w:cs="Calibri" w:eastAsiaTheme="minorHAnsi"/>
                <w:color w:val="000000"/>
                <w:szCs w:val="20"/>
              </w:rPr>
            </w:pPr>
            <w:r w:rsidRPr="005424B9">
              <w:rPr>
                <w:rFonts w:ascii="Calibri" w:hAnsi="Calibri" w:cs="Calibri"/>
                <w:color w:val="000000"/>
                <w:szCs w:val="20"/>
              </w:rPr>
              <w:t>Yes</w:t>
            </w:r>
          </w:p>
        </w:tc>
        <w:tc>
          <w:tcPr>
            <w:tcW w:w="4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01AD268" w14:textId="38AB22E3">
            <w:pPr>
              <w:pStyle w:val="TableText10"/>
              <w:rPr>
                <w:rFonts w:ascii="Calibri" w:hAnsi="Calibri" w:cs="Calibri" w:eastAsiaTheme="minorEastAsia"/>
                <w:color w:val="000000"/>
              </w:rPr>
            </w:pPr>
            <w:r w:rsidRPr="5167B531">
              <w:rPr>
                <w:rFonts w:ascii="Calibri" w:hAnsi="Calibri" w:cs="Calibri"/>
                <w:color w:val="000000" w:themeColor="text1"/>
              </w:rPr>
              <w:t xml:space="preserve">Hours worked per </w:t>
            </w:r>
            <w:r w:rsidRPr="67228C6B" w:rsidR="448508A0">
              <w:rPr>
                <w:rFonts w:ascii="Calibri" w:hAnsi="Calibri" w:cs="Calibri"/>
                <w:color w:val="000000" w:themeColor="text1"/>
              </w:rPr>
              <w:t>month</w:t>
            </w:r>
          </w:p>
        </w:tc>
      </w:tr>
      <w:tr w:rsidRPr="005424B9" w:rsidR="00431200" w:rsidTr="00605064" w14:paraId="72180AD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74EFC85" w14:textId="77777777">
            <w:pPr>
              <w:pStyle w:val="TableText10"/>
              <w:rPr>
                <w:rFonts w:ascii="Calibri" w:hAnsi="Calibri" w:cs="Calibri"/>
                <w:color w:val="000000"/>
                <w:szCs w:val="20"/>
              </w:rPr>
            </w:pPr>
            <w:r w:rsidRPr="005424B9">
              <w:rPr>
                <w:rFonts w:ascii="Calibri" w:hAnsi="Calibri" w:cs="Calibri"/>
                <w:color w:val="000000"/>
                <w:szCs w:val="20"/>
              </w:rPr>
              <w:t>incomeMonth</w:t>
            </w:r>
          </w:p>
        </w:tc>
        <w:tc>
          <w:tcPr>
            <w:tcW w:w="12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C3A5DF8"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5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633E344"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4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FA25808" w14:textId="77777777">
            <w:pPr>
              <w:pStyle w:val="TableText10"/>
              <w:rPr>
                <w:rFonts w:ascii="Calibri" w:hAnsi="Calibri" w:cs="Calibri"/>
                <w:color w:val="000000"/>
                <w:szCs w:val="20"/>
              </w:rPr>
            </w:pPr>
            <w:r w:rsidRPr="005424B9">
              <w:rPr>
                <w:rFonts w:ascii="Calibri" w:hAnsi="Calibri" w:cs="Calibri"/>
                <w:color w:val="000000"/>
                <w:szCs w:val="20"/>
              </w:rPr>
              <w:t>Income month</w:t>
            </w:r>
          </w:p>
        </w:tc>
      </w:tr>
      <w:tr w:rsidRPr="005424B9" w:rsidR="00431200" w:rsidTr="00605064" w14:paraId="458E197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F63BA96" w14:textId="77777777">
            <w:pPr>
              <w:pStyle w:val="TableText10"/>
              <w:rPr>
                <w:rFonts w:ascii="Calibri" w:hAnsi="Calibri" w:cs="Calibri"/>
                <w:color w:val="000000"/>
                <w:szCs w:val="20"/>
              </w:rPr>
            </w:pPr>
            <w:r w:rsidRPr="005424B9">
              <w:rPr>
                <w:rFonts w:ascii="Calibri" w:hAnsi="Calibri" w:cs="Calibri"/>
                <w:color w:val="000000"/>
                <w:szCs w:val="20"/>
              </w:rPr>
              <w:t>incomeYear</w:t>
            </w:r>
          </w:p>
        </w:tc>
        <w:tc>
          <w:tcPr>
            <w:tcW w:w="12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FF9CB0F"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5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CEFCBA0"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4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639669" w14:textId="77777777">
            <w:pPr>
              <w:pStyle w:val="TableText10"/>
              <w:rPr>
                <w:rFonts w:ascii="Calibri" w:hAnsi="Calibri" w:cs="Calibri"/>
                <w:color w:val="000000"/>
                <w:szCs w:val="20"/>
              </w:rPr>
            </w:pPr>
            <w:r w:rsidRPr="005424B9">
              <w:rPr>
                <w:rFonts w:ascii="Calibri" w:hAnsi="Calibri" w:cs="Calibri"/>
                <w:color w:val="000000"/>
                <w:szCs w:val="20"/>
              </w:rPr>
              <w:t>Income year</w:t>
            </w:r>
          </w:p>
        </w:tc>
      </w:tr>
      <w:tr w:rsidRPr="005424B9" w:rsidR="00431200" w:rsidTr="00605064" w14:paraId="2B8F6D6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5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77352C6" w14:textId="77777777">
            <w:pPr>
              <w:pStyle w:val="TableText10"/>
              <w:rPr>
                <w:rFonts w:ascii="Calibri" w:hAnsi="Calibri" w:cs="Calibri" w:eastAsiaTheme="minorHAnsi"/>
                <w:color w:val="000000"/>
                <w:szCs w:val="20"/>
              </w:rPr>
            </w:pPr>
            <w:r w:rsidRPr="005424B9">
              <w:rPr>
                <w:rFonts w:ascii="Calibri" w:hAnsi="Calibri" w:cs="Calibri"/>
                <w:color w:val="000000"/>
                <w:szCs w:val="20"/>
              </w:rPr>
              <w:t>verificationSource</w:t>
            </w:r>
          </w:p>
        </w:tc>
        <w:tc>
          <w:tcPr>
            <w:tcW w:w="126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3B7BC1" w14:textId="77777777">
            <w:pPr>
              <w:pStyle w:val="TableText10"/>
              <w:rPr>
                <w:rFonts w:ascii="Calibri" w:hAnsi="Calibri" w:cs="Calibri" w:eastAsiaTheme="minorHAnsi"/>
                <w:color w:val="000000"/>
                <w:szCs w:val="20"/>
              </w:rPr>
            </w:pPr>
            <w:r w:rsidRPr="005424B9">
              <w:rPr>
                <w:rFonts w:ascii="Calibri" w:hAnsi="Calibri" w:cs="Calibri"/>
                <w:color w:val="000000"/>
                <w:szCs w:val="20"/>
              </w:rPr>
              <w:t>String</w:t>
            </w:r>
          </w:p>
        </w:tc>
        <w:tc>
          <w:tcPr>
            <w:tcW w:w="153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B075E79" w14:textId="77777777">
            <w:pPr>
              <w:pStyle w:val="TableText10"/>
              <w:rPr>
                <w:rFonts w:ascii="Calibri" w:hAnsi="Calibri" w:cs="Calibri" w:eastAsiaTheme="minorHAnsi"/>
                <w:color w:val="000000"/>
                <w:szCs w:val="20"/>
              </w:rPr>
            </w:pPr>
            <w:r w:rsidRPr="005424B9">
              <w:rPr>
                <w:rFonts w:ascii="Calibri" w:hAnsi="Calibri" w:cs="Calibri"/>
                <w:color w:val="000000"/>
                <w:szCs w:val="20"/>
              </w:rPr>
              <w:t>Yes</w:t>
            </w:r>
          </w:p>
        </w:tc>
        <w:tc>
          <w:tcPr>
            <w:tcW w:w="4410" w:type="dxa"/>
            <w:tcBorders>
              <w:top w:val="single" w:color="auto" w:sz="4" w:space="0"/>
              <w:left w:val="single" w:color="auto" w:sz="4" w:space="0"/>
              <w:bottom w:val="single" w:color="auto" w:sz="4" w:space="0"/>
              <w:right w:val="single" w:color="auto" w:sz="4" w:space="0"/>
            </w:tcBorders>
          </w:tcPr>
          <w:p w:rsidRPr="005424B9" w:rsidR="007A38DE" w:rsidP="000D596E" w:rsidRDefault="007A38DE" w14:paraId="16028069" w14:textId="3EE28939">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rsidRPr="005424B9" w:rsidR="00431200" w:rsidP="000D596E" w:rsidRDefault="00431200" w14:paraId="14C02D1D" w14:textId="4F193B3D">
            <w:pPr>
              <w:pStyle w:val="TableText10"/>
              <w:rPr>
                <w:rFonts w:ascii="Calibri" w:hAnsi="Calibri" w:cs="Calibri" w:eastAsiaTheme="minorHAnsi"/>
                <w:color w:val="000000"/>
                <w:szCs w:val="20"/>
              </w:rPr>
            </w:pPr>
            <w:r w:rsidRPr="005424B9">
              <w:rPr>
                <w:rFonts w:ascii="Calibri" w:hAnsi="Calibri" w:cs="Calibri"/>
                <w:color w:val="000000"/>
                <w:szCs w:val="20"/>
              </w:rPr>
              <w:t>Reference table: RT_UIVS (Unearned Income Verification), RT_EIVS (Earned Income Verification), RT_SEVS (Self Employed Income Verification), RT_ESPEMPLVERF</w:t>
            </w:r>
          </w:p>
        </w:tc>
      </w:tr>
      <w:tr w:rsidRPr="005424B9" w:rsidR="00B3215A" w:rsidTr="00605064" w14:paraId="02B645D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02C99198" w14:textId="29C80EDB">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source</w:t>
            </w:r>
          </w:p>
        </w:tc>
        <w:tc>
          <w:tcPr>
            <w:tcW w:w="126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09E31EA2" w14:textId="7AEEB914">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String</w:t>
            </w:r>
          </w:p>
        </w:tc>
        <w:tc>
          <w:tcPr>
            <w:tcW w:w="153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691AD8FC" w14:textId="333F2615">
            <w:pPr>
              <w:pStyle w:val="TableText10"/>
              <w:rPr>
                <w:rFonts w:ascii="Calibri" w:hAnsi="Calibri" w:eastAsia="Calibri" w:cs="Calibri"/>
                <w:color w:val="000000" w:themeColor="text1"/>
                <w:lang w:val="en-GB"/>
              </w:rPr>
            </w:pPr>
            <w:r w:rsidRPr="005424B9">
              <w:rPr>
                <w:rFonts w:ascii="Calibri" w:hAnsi="Calibri" w:eastAsia="Calibri" w:cs="Calibri"/>
                <w:color w:val="000000" w:themeColor="text1"/>
                <w:szCs w:val="20"/>
                <w:lang w:val="en-GB"/>
              </w:rPr>
              <w:t>Yes</w:t>
            </w:r>
          </w:p>
        </w:tc>
        <w:tc>
          <w:tcPr>
            <w:tcW w:w="4410" w:type="dxa"/>
            <w:tcBorders>
              <w:top w:val="single" w:color="auto" w:sz="4" w:space="0"/>
              <w:left w:val="single" w:color="auto" w:sz="4" w:space="0"/>
              <w:bottom w:val="single" w:color="auto" w:sz="4" w:space="0"/>
              <w:right w:val="single" w:color="auto" w:sz="4" w:space="0"/>
            </w:tcBorders>
          </w:tcPr>
          <w:p w:rsidRPr="008E69F0" w:rsidR="00D57E2C" w:rsidP="00D57E2C" w:rsidRDefault="00D57E2C" w14:paraId="69B576F1"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922223" w:rsidR="00B3215A" w:rsidDel="547EDEB1" w:rsidP="31714CD1" w:rsidRDefault="00B3215A" w14:paraId="46032BDB" w14:textId="04ECCBF6">
            <w:pPr>
              <w:pStyle w:val="TableText10"/>
              <w:rPr>
                <w:rFonts w:ascii="Calibri" w:hAnsi="Calibri" w:eastAsia="Calibri" w:cs="Calibri"/>
                <w:lang w:val="en-GB"/>
              </w:rPr>
            </w:pPr>
            <w:r w:rsidRPr="005424B9">
              <w:rPr>
                <w:rFonts w:ascii="Calibri" w:hAnsi="Calibri" w:eastAsia="Calibri" w:cs="Calibri"/>
                <w:szCs w:val="20"/>
                <w:lang w:val="en-GB"/>
              </w:rPr>
              <w:t>Eg: VaCMS</w:t>
            </w:r>
          </w:p>
        </w:tc>
      </w:tr>
      <w:tr w:rsidRPr="005424B9" w:rsidR="00B3215A" w:rsidTr="00605064" w14:paraId="3428C89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single" w:color="auto" w:sz="4" w:space="0"/>
              <w:left w:val="single" w:color="auto" w:sz="4" w:space="0"/>
              <w:bottom w:val="single" w:color="auto" w:sz="4" w:space="0"/>
              <w:right w:val="single" w:color="auto" w:sz="4" w:space="0"/>
            </w:tcBorders>
          </w:tcPr>
          <w:p w:rsidRPr="00B3215A" w:rsidR="00B3215A" w:rsidP="31714CD1" w:rsidRDefault="00350920" w14:paraId="25A1A49E" w14:textId="01E275EF">
            <w:pPr>
              <w:pStyle w:val="TableText10"/>
              <w:rPr>
                <w:rFonts w:ascii="Calibri" w:hAnsi="Calibri" w:eastAsia="Calibri" w:cs="Calibri"/>
                <w:color w:val="000000" w:themeColor="text1"/>
                <w:lang w:val="en-GB"/>
              </w:rPr>
            </w:pPr>
            <w:r w:rsidRPr="005424B9">
              <w:rPr>
                <w:rFonts w:ascii="Calibri" w:hAnsi="Calibri" w:cs="Calibri" w:eastAsiaTheme="majorEastAsia"/>
                <w:szCs w:val="20"/>
                <w:lang w:val="en-GB"/>
              </w:rPr>
              <w:t>updateSw</w:t>
            </w:r>
          </w:p>
        </w:tc>
        <w:tc>
          <w:tcPr>
            <w:tcW w:w="126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453509A2" w14:textId="7AB53605">
            <w:pPr>
              <w:pStyle w:val="TableText10"/>
              <w:rPr>
                <w:rFonts w:ascii="Calibri" w:hAnsi="Calibri" w:eastAsia="Calibri" w:cs="Calibri"/>
                <w:color w:val="000000" w:themeColor="text1"/>
                <w:lang w:val="en-GB"/>
              </w:rPr>
            </w:pPr>
            <w:r w:rsidRPr="005424B9">
              <w:rPr>
                <w:rFonts w:ascii="Calibri" w:hAnsi="Calibri" w:cs="Calibri" w:eastAsiaTheme="majorEastAsia"/>
                <w:color w:val="000000" w:themeColor="text1"/>
                <w:szCs w:val="20"/>
                <w:lang w:val="en-GB"/>
              </w:rPr>
              <w:t>String</w:t>
            </w:r>
          </w:p>
        </w:tc>
        <w:tc>
          <w:tcPr>
            <w:tcW w:w="153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1EBF5A3B" w14:textId="14E6516F">
            <w:pPr>
              <w:pStyle w:val="TableText10"/>
              <w:rPr>
                <w:rFonts w:ascii="Calibri" w:hAnsi="Calibri" w:eastAsia="Calibri" w:cs="Calibri"/>
                <w:color w:val="000000" w:themeColor="text1"/>
                <w:lang w:val="en-GB"/>
              </w:rPr>
            </w:pPr>
            <w:r w:rsidRPr="005424B9">
              <w:rPr>
                <w:rFonts w:ascii="Calibri" w:hAnsi="Calibri" w:cs="Calibri" w:eastAsiaTheme="majorEastAsia"/>
                <w:color w:val="000000" w:themeColor="text1"/>
                <w:szCs w:val="20"/>
                <w:lang w:val="en-GB"/>
              </w:rPr>
              <w:t>No</w:t>
            </w:r>
          </w:p>
        </w:tc>
        <w:tc>
          <w:tcPr>
            <w:tcW w:w="4410" w:type="dxa"/>
            <w:tcBorders>
              <w:top w:val="single" w:color="auto" w:sz="4" w:space="0"/>
              <w:left w:val="single" w:color="auto" w:sz="4" w:space="0"/>
              <w:bottom w:val="single" w:color="auto" w:sz="4" w:space="0"/>
              <w:right w:val="single" w:color="auto" w:sz="4" w:space="0"/>
            </w:tcBorders>
          </w:tcPr>
          <w:p w:rsidR="00CC4C03" w:rsidP="00CC4C03" w:rsidRDefault="00CC4C03" w14:paraId="01576D13"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B3215A" w:rsidR="00B3215A" w:rsidDel="547EDEB1" w:rsidP="31714CD1" w:rsidRDefault="00CC4C03" w14:paraId="2DF53CC3" w14:textId="3CE84269">
            <w:pPr>
              <w:pStyle w:val="TableText10"/>
              <w:rPr>
                <w:rFonts w:ascii="Calibri" w:hAnsi="Calibri" w:eastAsia="Calibri" w:cs="Calibri"/>
                <w:color w:val="0078D4"/>
                <w:u w:val="single"/>
                <w:lang w:val="en-GB"/>
              </w:rPr>
            </w:pPr>
            <w:r w:rsidRPr="0012190D">
              <w:rPr>
                <w:rFonts w:ascii="Calibri" w:hAnsi="Calibri" w:eastAsia="Calibri" w:cs="Calibri"/>
                <w:color w:val="000000" w:themeColor="text1"/>
              </w:rPr>
              <w:t>E.g.: 'Yes'/'No'</w:t>
            </w:r>
          </w:p>
        </w:tc>
      </w:tr>
      <w:tr w:rsidRPr="005424B9" w:rsidR="00B3215A" w:rsidTr="00605064" w14:paraId="4529AA9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5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1BA39109" w14:textId="3671C186">
            <w:pPr>
              <w:pStyle w:val="TableText10"/>
              <w:rPr>
                <w:rFonts w:ascii="Calibri" w:hAnsi="Calibri" w:eastAsia="Calibri" w:cs="Calibri"/>
                <w:color w:val="000000" w:themeColor="text1"/>
                <w:lang w:val="en-GB"/>
              </w:rPr>
            </w:pPr>
            <w:r w:rsidRPr="31714CD1">
              <w:rPr>
                <w:rFonts w:ascii="Calibri" w:hAnsi="Calibri" w:cs="Calibri" w:eastAsiaTheme="majorEastAsia"/>
              </w:rPr>
              <w:t xml:space="preserve">vaCMSSequenceNum </w:t>
            </w:r>
            <w:r w:rsidRPr="31714CD1">
              <w:rPr>
                <w:rFonts w:ascii="Calibri" w:hAnsi="Calibri" w:cs="Calibri" w:eastAsiaTheme="majorEastAsia"/>
                <w:lang w:val="en-GB"/>
              </w:rPr>
              <w:t>  </w:t>
            </w:r>
          </w:p>
        </w:tc>
        <w:tc>
          <w:tcPr>
            <w:tcW w:w="126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6CFFD3BE" w14:textId="451A0DFE">
            <w:pPr>
              <w:pStyle w:val="TableText10"/>
              <w:rPr>
                <w:rFonts w:ascii="Calibri" w:hAnsi="Calibri" w:eastAsia="Calibri" w:cs="Calibri"/>
                <w:color w:val="000000" w:themeColor="text1"/>
                <w:lang w:val="en-GB"/>
              </w:rPr>
            </w:pPr>
            <w:r w:rsidRPr="31714CD1">
              <w:rPr>
                <w:rFonts w:ascii="Calibri" w:hAnsi="Calibri" w:cs="Calibri" w:eastAsiaTheme="majorEastAsia"/>
              </w:rPr>
              <w:t>String</w:t>
            </w:r>
            <w:r w:rsidRPr="31714CD1">
              <w:rPr>
                <w:rFonts w:ascii="Calibri" w:hAnsi="Calibri" w:cs="Calibri" w:eastAsiaTheme="majorEastAsia"/>
                <w:lang w:val="en-GB"/>
              </w:rPr>
              <w:t>  </w:t>
            </w:r>
          </w:p>
        </w:tc>
        <w:tc>
          <w:tcPr>
            <w:tcW w:w="1530" w:type="dxa"/>
            <w:tcBorders>
              <w:top w:val="single" w:color="auto" w:sz="4" w:space="0"/>
              <w:left w:val="single" w:color="auto" w:sz="4" w:space="0"/>
              <w:bottom w:val="single" w:color="auto" w:sz="4" w:space="0"/>
              <w:right w:val="single" w:color="auto" w:sz="4" w:space="0"/>
            </w:tcBorders>
          </w:tcPr>
          <w:p w:rsidRPr="00B3215A" w:rsidR="00B3215A" w:rsidP="31714CD1" w:rsidRDefault="00B3215A" w14:paraId="2D6B192F" w14:textId="13979AB9">
            <w:pPr>
              <w:pStyle w:val="TableText10"/>
              <w:rPr>
                <w:rFonts w:ascii="Calibri" w:hAnsi="Calibri" w:eastAsia="Calibri" w:cs="Calibri"/>
                <w:color w:val="000000" w:themeColor="text1"/>
                <w:lang w:val="en-GB"/>
              </w:rPr>
            </w:pPr>
            <w:r w:rsidRPr="31714CD1">
              <w:rPr>
                <w:rFonts w:ascii="Calibri" w:hAnsi="Calibri" w:cs="Calibri" w:eastAsiaTheme="majorEastAsia"/>
              </w:rPr>
              <w:t>Yes</w:t>
            </w:r>
            <w:r w:rsidRPr="31714CD1">
              <w:rPr>
                <w:rFonts w:ascii="Calibri" w:hAnsi="Calibri" w:cs="Calibri" w:eastAsiaTheme="majorEastAsia"/>
                <w:lang w:val="en-GB"/>
              </w:rPr>
              <w:t>  </w:t>
            </w:r>
          </w:p>
        </w:tc>
        <w:tc>
          <w:tcPr>
            <w:tcW w:w="4410" w:type="dxa"/>
            <w:tcBorders>
              <w:top w:val="single" w:color="auto" w:sz="4" w:space="0"/>
              <w:left w:val="single" w:color="auto" w:sz="4" w:space="0"/>
              <w:bottom w:val="single" w:color="auto" w:sz="4" w:space="0"/>
              <w:right w:val="single" w:color="auto" w:sz="4" w:space="0"/>
            </w:tcBorders>
          </w:tcPr>
          <w:p w:rsidRPr="00B3215A" w:rsidR="00B3215A" w:rsidDel="547EDEB1" w:rsidP="31714CD1" w:rsidRDefault="00726977" w14:paraId="00B1EEFA" w14:textId="27ACAA23">
            <w:pPr>
              <w:pStyle w:val="TableText10"/>
              <w:rPr>
                <w:rFonts w:ascii="Calibri" w:hAnsi="Calibri" w:eastAsia="Calibri" w:cs="Calibri"/>
                <w:color w:val="0078D4"/>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431200" w:rsidP="00431200" w:rsidRDefault="00431200" w14:paraId="3864E747" w14:textId="77777777">
      <w:pPr>
        <w:ind w:right="162"/>
        <w:rPr>
          <w:rFonts w:ascii="Calibri" w:hAnsi="Calibri" w:cs="Calibri"/>
          <w:sz w:val="20"/>
          <w:szCs w:val="20"/>
        </w:rPr>
      </w:pPr>
    </w:p>
    <w:p w:rsidRPr="005424B9" w:rsidR="00431200" w:rsidP="00431200" w:rsidRDefault="00431200" w14:paraId="120966FD" w14:textId="77777777">
      <w:pPr>
        <w:ind w:right="162"/>
        <w:rPr>
          <w:rFonts w:ascii="Calibri" w:hAnsi="Calibri" w:cs="Calibri"/>
          <w:sz w:val="20"/>
          <w:szCs w:val="20"/>
        </w:rPr>
      </w:pPr>
    </w:p>
    <w:p w:rsidRPr="005424B9" w:rsidR="00431200" w:rsidP="00431200" w:rsidRDefault="00431200" w14:paraId="0DC0A35F" w14:textId="77777777">
      <w:pPr>
        <w:ind w:left="1440" w:right="162"/>
        <w:rPr>
          <w:rFonts w:ascii="Calibri" w:hAnsi="Calibri" w:cs="Calibri"/>
          <w:sz w:val="20"/>
          <w:szCs w:val="20"/>
        </w:rPr>
      </w:pPr>
    </w:p>
    <w:p w:rsidRPr="005424B9" w:rsidR="00431200" w:rsidP="00431200" w:rsidRDefault="00431200" w14:paraId="3248347A" w14:textId="77777777">
      <w:pPr>
        <w:ind w:left="1440" w:right="162"/>
        <w:rPr>
          <w:rFonts w:ascii="Calibri" w:hAnsi="Calibri" w:cs="Calibri"/>
          <w:sz w:val="20"/>
          <w:szCs w:val="20"/>
        </w:rPr>
      </w:pPr>
    </w:p>
    <w:p w:rsidRPr="005424B9" w:rsidR="00431200" w:rsidP="00431200" w:rsidRDefault="00431200" w14:paraId="1711F24E" w14:textId="77777777">
      <w:pPr>
        <w:ind w:right="162"/>
        <w:rPr>
          <w:rFonts w:ascii="Calibri" w:hAnsi="Calibri" w:cs="Calibri"/>
          <w:sz w:val="20"/>
          <w:szCs w:val="20"/>
        </w:rPr>
      </w:pPr>
      <w:r w:rsidRPr="005424B9">
        <w:rPr>
          <w:rFonts w:ascii="Calibri" w:hAnsi="Calibri" w:cs="Calibri"/>
          <w:sz w:val="20"/>
          <w:szCs w:val="20"/>
        </w:rPr>
        <w:t>Employer Record (</w:t>
      </w:r>
      <w:r w:rsidRPr="005424B9">
        <w:rPr>
          <w:rFonts w:ascii="Calibri" w:hAnsi="Calibri" w:cs="Calibri"/>
          <w:color w:val="000000"/>
          <w:sz w:val="20"/>
          <w:szCs w:val="20"/>
        </w:rPr>
        <w:t>TruvEmployerDTO</w:t>
      </w:r>
      <w:r w:rsidRPr="005424B9">
        <w:rPr>
          <w:rFonts w:ascii="Calibri" w:hAnsi="Calibri" w:cs="Calibri"/>
          <w:sz w:val="20"/>
          <w:szCs w:val="20"/>
        </w:rPr>
        <w:t>)</w:t>
      </w:r>
    </w:p>
    <w:p w:rsidRPr="005424B9" w:rsidR="00431200" w:rsidP="00431200" w:rsidRDefault="00431200" w14:paraId="268966D7" w14:textId="77777777">
      <w:pPr>
        <w:ind w:right="162"/>
        <w:rPr>
          <w:rFonts w:ascii="Calibri" w:hAnsi="Calibri" w:cs="Calibri"/>
          <w:i/>
          <w:sz w:val="20"/>
          <w:szCs w:val="20"/>
        </w:rPr>
      </w:pPr>
      <w:r w:rsidRPr="005424B9">
        <w:rPr>
          <w:rFonts w:ascii="Calibri" w:hAnsi="Calibri" w:cs="Calibri"/>
          <w:i/>
          <w:sz w:val="20"/>
          <w:szCs w:val="20"/>
        </w:rPr>
        <w:t>Please note that few of the fields from TruvEmployerDTO may not be needed for MWRP but they are retained as they are part of the standard response structure of Truv and hence, are stored in MWRP and sent to VaCMS/EDWS.</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02"/>
        <w:gridCol w:w="2974"/>
        <w:gridCol w:w="1306"/>
        <w:gridCol w:w="3276"/>
      </w:tblGrid>
      <w:tr w:rsidRPr="005424B9" w:rsidR="00431200" w:rsidTr="20DCA94D" w14:paraId="0A90F07E" w14:textId="77777777">
        <w:trPr>
          <w:cantSplit/>
          <w:tblHeader/>
        </w:trPr>
        <w:tc>
          <w:tcPr>
            <w:tcW w:w="2002" w:type="dxa"/>
            <w:shd w:val="clear" w:color="auto" w:fill="000000" w:themeFill="text1"/>
          </w:tcPr>
          <w:p w:rsidRPr="005424B9" w:rsidR="00431200" w:rsidP="000D596E" w:rsidRDefault="00431200" w14:paraId="003B0B0B" w14:textId="77777777">
            <w:pPr>
              <w:pStyle w:val="TableText10HeaderCenter"/>
              <w:rPr>
                <w:rFonts w:ascii="Calibri" w:hAnsi="Calibri" w:cs="Calibri"/>
                <w:b w:val="0"/>
                <w:szCs w:val="20"/>
              </w:rPr>
            </w:pPr>
            <w:r w:rsidRPr="005424B9">
              <w:rPr>
                <w:rFonts w:ascii="Calibri" w:hAnsi="Calibri" w:cs="Calibri"/>
                <w:szCs w:val="20"/>
              </w:rPr>
              <w:t>Field</w:t>
            </w:r>
          </w:p>
        </w:tc>
        <w:tc>
          <w:tcPr>
            <w:tcW w:w="2974" w:type="dxa"/>
            <w:shd w:val="clear" w:color="auto" w:fill="000000" w:themeFill="text1"/>
          </w:tcPr>
          <w:p w:rsidRPr="005424B9" w:rsidR="00431200" w:rsidP="000D596E" w:rsidRDefault="00431200" w14:paraId="74235CAA" w14:textId="77777777">
            <w:pPr>
              <w:pStyle w:val="TableText10HeaderCenter"/>
              <w:rPr>
                <w:rFonts w:ascii="Calibri" w:hAnsi="Calibri" w:cs="Calibri"/>
                <w:b w:val="0"/>
                <w:szCs w:val="20"/>
              </w:rPr>
            </w:pPr>
            <w:r w:rsidRPr="005424B9">
              <w:rPr>
                <w:rFonts w:ascii="Calibri" w:hAnsi="Calibri" w:cs="Calibri"/>
                <w:szCs w:val="20"/>
              </w:rPr>
              <w:t>Type</w:t>
            </w:r>
          </w:p>
        </w:tc>
        <w:tc>
          <w:tcPr>
            <w:tcW w:w="1306" w:type="dxa"/>
            <w:shd w:val="clear" w:color="auto" w:fill="000000" w:themeFill="text1"/>
          </w:tcPr>
          <w:p w:rsidRPr="005424B9" w:rsidR="00431200" w:rsidP="000D596E" w:rsidRDefault="00431200" w14:paraId="0BA6E464" w14:textId="77777777">
            <w:pPr>
              <w:pStyle w:val="TableText10HeaderCenter"/>
              <w:rPr>
                <w:rFonts w:ascii="Calibri" w:hAnsi="Calibri" w:cs="Calibri"/>
                <w:b w:val="0"/>
                <w:szCs w:val="20"/>
              </w:rPr>
            </w:pPr>
            <w:r w:rsidRPr="005424B9">
              <w:rPr>
                <w:rFonts w:ascii="Calibri" w:hAnsi="Calibri" w:cs="Calibri"/>
                <w:szCs w:val="20"/>
              </w:rPr>
              <w:t>Required</w:t>
            </w:r>
          </w:p>
        </w:tc>
        <w:tc>
          <w:tcPr>
            <w:tcW w:w="3276" w:type="dxa"/>
            <w:shd w:val="clear" w:color="auto" w:fill="000000" w:themeFill="text1"/>
          </w:tcPr>
          <w:p w:rsidRPr="005424B9" w:rsidR="00431200" w:rsidP="000D596E" w:rsidRDefault="00431200" w14:paraId="1C949125"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20DCA94D" w14:paraId="346BCDA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566C02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id</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1E682B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3318BB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C987CF"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Truv internal employer record ID</w:t>
            </w:r>
          </w:p>
        </w:tc>
      </w:tr>
      <w:tr w:rsidRPr="005424B9" w:rsidR="00431200" w:rsidTr="20DCA94D" w14:paraId="2CC55E2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6BCB65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product_type</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0AAFB9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A81E81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4B13183"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Verification product type (e.g. income)</w:t>
            </w:r>
          </w:p>
        </w:tc>
      </w:tr>
      <w:tr w:rsidRPr="005424B9" w:rsidR="00431200" w:rsidTr="20DCA94D" w14:paraId="5DCC95C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ABA102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status</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F09958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DBA708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47CAB83"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Verification status (e.g. completed)</w:t>
            </w:r>
          </w:p>
        </w:tc>
      </w:tr>
      <w:tr w:rsidRPr="005424B9" w:rsidR="00431200" w:rsidTr="20DCA94D" w14:paraId="512F80A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C9B07A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data_source</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2815E0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800C32E"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04C7BA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Data source type (e.g. payroll)</w:t>
            </w:r>
          </w:p>
        </w:tc>
      </w:tr>
      <w:tr w:rsidRPr="005424B9" w:rsidR="00431200" w:rsidTr="20DCA94D" w14:paraId="61057D9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666F36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company_name</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94E93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9C30C2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Yes</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AB586E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Employer company name</w:t>
            </w:r>
          </w:p>
        </w:tc>
      </w:tr>
      <w:tr w:rsidRPr="005424B9" w:rsidR="00431200" w:rsidTr="20DCA94D" w14:paraId="56E0AFF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20DCA94D" w:rsidRDefault="7987AFCB" w14:paraId="2AAF3D95" w14:textId="16389051">
            <w:pPr>
              <w:pStyle w:val="TableText10"/>
              <w:rPr>
                <w:rFonts w:ascii="Calibri" w:hAnsi="Calibri" w:eastAsia="Aptos Narrow" w:cs="Calibri"/>
                <w:color w:val="242424"/>
                <w:szCs w:val="20"/>
                <w:lang w:val="en-GB"/>
              </w:rPr>
            </w:pPr>
            <w:r w:rsidRPr="005424B9">
              <w:rPr>
                <w:rFonts w:ascii="Calibri" w:hAnsi="Calibri" w:cs="Calibri" w:eastAsiaTheme="minorEastAsia"/>
                <w:szCs w:val="20"/>
                <w:lang w:val="en-GB"/>
              </w:rPr>
              <w:lastRenderedPageBreak/>
              <w:t>provider</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FDA340E"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ProviderDTO</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10BB60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532C8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Payroll provider details (id, name, logo_url)</w:t>
            </w:r>
          </w:p>
        </w:tc>
      </w:tr>
      <w:tr w:rsidRPr="005424B9" w:rsidR="00431200" w:rsidTr="20DCA94D" w14:paraId="1ADD488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4CB0D3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is_suspicious</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CC6CE3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Boolean</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1E13E7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92711A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Flag set by Truv if record shows anomalies</w:t>
            </w:r>
          </w:p>
        </w:tc>
      </w:tr>
      <w:tr w:rsidRPr="005424B9" w:rsidR="00431200" w:rsidTr="20DCA94D" w14:paraId="1D0EE0B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6351FFE"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start_date</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1913C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018EEE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792929A" w14:textId="77777777">
            <w:pPr>
              <w:pStyle w:val="TableText10"/>
              <w:rPr>
                <w:rFonts w:ascii="Calibri" w:hAnsi="Calibri" w:cs="Calibri" w:eastAsiaTheme="minorHAnsi"/>
                <w:szCs w:val="20"/>
                <w:lang w:val="en-GB"/>
              </w:rPr>
            </w:pPr>
            <w:r w:rsidRPr="005424B9">
              <w:rPr>
                <w:rFonts w:ascii="Calibri" w:hAnsi="Calibri" w:cs="Calibri" w:eastAsiaTheme="minorHAnsi"/>
                <w:szCs w:val="20"/>
              </w:rPr>
              <w:t>Employment start date</w:t>
            </w:r>
          </w:p>
        </w:tc>
      </w:tr>
      <w:tr w:rsidRPr="005424B9" w:rsidR="00431200" w:rsidTr="20DCA94D" w14:paraId="1AC476E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ECF538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end_date</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2C4185D"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7E79C13"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B5B5B26" w14:textId="77777777">
            <w:pPr>
              <w:pStyle w:val="TableText10"/>
              <w:rPr>
                <w:rFonts w:ascii="Calibri" w:hAnsi="Calibri" w:cs="Calibri" w:eastAsiaTheme="minorHAnsi"/>
                <w:szCs w:val="20"/>
              </w:rPr>
            </w:pPr>
            <w:r w:rsidRPr="005424B9">
              <w:rPr>
                <w:rFonts w:ascii="Calibri" w:hAnsi="Calibri" w:cs="Calibri" w:eastAsiaTheme="minorHAnsi"/>
                <w:szCs w:val="20"/>
              </w:rPr>
              <w:t>Employment end date</w:t>
            </w:r>
          </w:p>
        </w:tc>
      </w:tr>
      <w:tr w:rsidRPr="005424B9" w:rsidR="00431200" w:rsidTr="20DCA94D" w14:paraId="218BA16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E125B4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employments</w:t>
            </w:r>
          </w:p>
        </w:tc>
        <w:tc>
          <w:tcPr>
            <w:tcW w:w="297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1457B9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Array&lt;EmploymentDetailDTO&gt;</w:t>
            </w:r>
          </w:p>
        </w:tc>
        <w:tc>
          <w:tcPr>
            <w:tcW w:w="13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1A2B81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27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A7DA76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Detailed employment and income records</w:t>
            </w:r>
          </w:p>
        </w:tc>
      </w:tr>
    </w:tbl>
    <w:p w:rsidRPr="005424B9" w:rsidR="00431200" w:rsidP="00431200" w:rsidRDefault="00431200" w14:paraId="04BB3427" w14:textId="77777777">
      <w:pPr>
        <w:ind w:left="1440" w:right="162"/>
        <w:rPr>
          <w:rFonts w:ascii="Calibri" w:hAnsi="Calibri" w:cs="Calibri"/>
          <w:sz w:val="20"/>
          <w:szCs w:val="20"/>
        </w:rPr>
      </w:pPr>
    </w:p>
    <w:p w:rsidRPr="00605064" w:rsidR="7176308C" w:rsidP="20DCA94D" w:rsidRDefault="7176308C" w14:paraId="3CCC291E" w14:textId="6C226D05">
      <w:pPr>
        <w:ind w:right="162"/>
        <w:rPr>
          <w:rFonts w:ascii="Calibri" w:hAnsi="Calibri" w:cs="Calibri"/>
          <w:sz w:val="20"/>
          <w:szCs w:val="20"/>
        </w:rPr>
      </w:pPr>
      <w:r w:rsidRPr="00605064">
        <w:rPr>
          <w:rFonts w:ascii="Calibri" w:hAnsi="Calibri" w:cs="Calibri"/>
          <w:sz w:val="20"/>
          <w:szCs w:val="20"/>
        </w:rPr>
        <w:t>ProviderDTO:</w:t>
      </w:r>
    </w:p>
    <w:tbl>
      <w:tblPr>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12"/>
        <w:gridCol w:w="2574"/>
        <w:gridCol w:w="1047"/>
        <w:gridCol w:w="3330"/>
      </w:tblGrid>
      <w:tr w:rsidRPr="005424B9" w:rsidR="20DCA94D" w:rsidTr="20DCA94D" w14:paraId="6DCD2810" w14:textId="77777777">
        <w:trPr>
          <w:trHeight w:val="300"/>
        </w:trPr>
        <w:tc>
          <w:tcPr>
            <w:tcW w:w="2539" w:type="dxa"/>
            <w:shd w:val="clear" w:color="auto" w:fill="000000" w:themeFill="text1"/>
          </w:tcPr>
          <w:p w:rsidRPr="005424B9" w:rsidR="20DCA94D" w:rsidP="20DCA94D" w:rsidRDefault="20DCA94D" w14:paraId="57A7A1FA" w14:textId="77777777">
            <w:pPr>
              <w:pStyle w:val="TableText10HeaderCenter"/>
              <w:rPr>
                <w:rFonts w:ascii="Calibri" w:hAnsi="Calibri" w:cs="Calibri"/>
                <w:b w:val="0"/>
                <w:szCs w:val="20"/>
              </w:rPr>
            </w:pPr>
            <w:r w:rsidRPr="005424B9">
              <w:rPr>
                <w:rFonts w:ascii="Calibri" w:hAnsi="Calibri" w:cs="Calibri"/>
                <w:szCs w:val="20"/>
              </w:rPr>
              <w:t>Field</w:t>
            </w:r>
          </w:p>
        </w:tc>
        <w:tc>
          <w:tcPr>
            <w:tcW w:w="2605" w:type="dxa"/>
            <w:shd w:val="clear" w:color="auto" w:fill="000000" w:themeFill="text1"/>
          </w:tcPr>
          <w:p w:rsidRPr="005424B9" w:rsidR="20DCA94D" w:rsidP="20DCA94D" w:rsidRDefault="20DCA94D" w14:paraId="616F8FF6" w14:textId="77777777">
            <w:pPr>
              <w:pStyle w:val="TableText10HeaderCenter"/>
              <w:rPr>
                <w:rFonts w:ascii="Calibri" w:hAnsi="Calibri" w:cs="Calibri"/>
                <w:b w:val="0"/>
                <w:szCs w:val="20"/>
              </w:rPr>
            </w:pPr>
            <w:r w:rsidRPr="005424B9">
              <w:rPr>
                <w:rFonts w:ascii="Calibri" w:hAnsi="Calibri" w:cs="Calibri"/>
                <w:szCs w:val="20"/>
              </w:rPr>
              <w:t>Type</w:t>
            </w:r>
          </w:p>
        </w:tc>
        <w:tc>
          <w:tcPr>
            <w:tcW w:w="1048" w:type="dxa"/>
            <w:shd w:val="clear" w:color="auto" w:fill="000000" w:themeFill="text1"/>
          </w:tcPr>
          <w:p w:rsidRPr="005424B9" w:rsidR="20DCA94D" w:rsidP="20DCA94D" w:rsidRDefault="20DCA94D" w14:paraId="0834A6F3" w14:textId="77777777">
            <w:pPr>
              <w:pStyle w:val="TableText10HeaderCenter"/>
              <w:rPr>
                <w:rFonts w:ascii="Calibri" w:hAnsi="Calibri" w:cs="Calibri"/>
                <w:b w:val="0"/>
                <w:szCs w:val="20"/>
              </w:rPr>
            </w:pPr>
            <w:r w:rsidRPr="005424B9">
              <w:rPr>
                <w:rFonts w:ascii="Calibri" w:hAnsi="Calibri" w:cs="Calibri"/>
                <w:szCs w:val="20"/>
              </w:rPr>
              <w:t>Required</w:t>
            </w:r>
          </w:p>
        </w:tc>
        <w:tc>
          <w:tcPr>
            <w:tcW w:w="3366" w:type="dxa"/>
            <w:shd w:val="clear" w:color="auto" w:fill="000000" w:themeFill="text1"/>
          </w:tcPr>
          <w:p w:rsidRPr="005424B9" w:rsidR="20DCA94D" w:rsidP="20DCA94D" w:rsidRDefault="20DCA94D" w14:paraId="34B495EC"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20DCA94D" w:rsidTr="20DCA94D" w14:paraId="7295C869" w14:textId="77777777">
        <w:trPr>
          <w:trHeight w:val="300"/>
        </w:trPr>
        <w:tc>
          <w:tcPr>
            <w:tcW w:w="2539" w:type="dxa"/>
            <w:tcBorders>
              <w:top w:val="single" w:color="auto" w:sz="4" w:space="0"/>
              <w:left w:val="single" w:color="auto" w:sz="4" w:space="0"/>
              <w:bottom w:val="single" w:color="auto" w:sz="4" w:space="0"/>
              <w:right w:val="single" w:color="auto" w:sz="4" w:space="0"/>
            </w:tcBorders>
          </w:tcPr>
          <w:p w:rsidRPr="005424B9" w:rsidR="20DCA94D" w:rsidP="20DCA94D" w:rsidRDefault="00344ECA" w14:paraId="46731EC2" w14:textId="18A0C102">
            <w:pPr>
              <w:pStyle w:val="TableText10"/>
              <w:rPr>
                <w:rFonts w:ascii="Calibri" w:hAnsi="Calibri" w:cs="Calibri" w:eastAsiaTheme="minorEastAsia"/>
                <w:szCs w:val="20"/>
                <w:lang w:val="en-GB"/>
              </w:rPr>
            </w:pPr>
            <w:r>
              <w:rPr>
                <w:rFonts w:ascii="Calibri" w:hAnsi="Calibri" w:cs="Calibri" w:eastAsiaTheme="minorEastAsia"/>
                <w:szCs w:val="20"/>
                <w:lang w:val="en-GB"/>
              </w:rPr>
              <w:t>i</w:t>
            </w:r>
            <w:r w:rsidRPr="005424B9" w:rsidR="20DCA94D">
              <w:rPr>
                <w:rFonts w:ascii="Calibri" w:hAnsi="Calibri" w:cs="Calibri" w:eastAsiaTheme="minorEastAsia"/>
                <w:szCs w:val="20"/>
                <w:lang w:val="en-GB"/>
              </w:rPr>
              <w:t>d</w:t>
            </w:r>
          </w:p>
        </w:tc>
        <w:tc>
          <w:tcPr>
            <w:tcW w:w="2605"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26B0082E" w14:textId="77777777">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35297904" w14:textId="77777777">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4828C97B" w:rsidP="20DCA94D" w:rsidRDefault="4828C97B" w14:paraId="1C0A1969" w14:textId="28AC265E">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Payroll provider Id</w:t>
            </w:r>
          </w:p>
        </w:tc>
      </w:tr>
      <w:tr w:rsidRPr="005424B9" w:rsidR="20DCA94D" w:rsidTr="20DCA94D" w14:paraId="51706A05" w14:textId="77777777">
        <w:trPr>
          <w:trHeight w:val="300"/>
        </w:trPr>
        <w:tc>
          <w:tcPr>
            <w:tcW w:w="2539"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37C76B71" w14:textId="6133B8EB">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name</w:t>
            </w:r>
          </w:p>
        </w:tc>
        <w:tc>
          <w:tcPr>
            <w:tcW w:w="2605"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676DA78A" w14:textId="2802313C">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6ACEBF7D" w14:textId="74AA2573">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65140ED2" w14:textId="1CF1219A">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Payroll provider name</w:t>
            </w:r>
          </w:p>
        </w:tc>
      </w:tr>
      <w:tr w:rsidRPr="005424B9" w:rsidR="20DCA94D" w:rsidTr="20DCA94D" w14:paraId="2CAB49CC" w14:textId="77777777">
        <w:trPr>
          <w:trHeight w:val="300"/>
        </w:trPr>
        <w:tc>
          <w:tcPr>
            <w:tcW w:w="2539" w:type="dxa"/>
            <w:tcBorders>
              <w:top w:val="single" w:color="auto" w:sz="4" w:space="0"/>
              <w:left w:val="single" w:color="auto" w:sz="4" w:space="0"/>
              <w:bottom w:val="single" w:color="auto" w:sz="4" w:space="0"/>
              <w:right w:val="single" w:color="auto" w:sz="4" w:space="0"/>
            </w:tcBorders>
          </w:tcPr>
          <w:p w:rsidRPr="005424B9" w:rsidR="4828C97B" w:rsidP="005A49B8" w:rsidRDefault="000C5CC1" w14:paraId="1AEFECD0" w14:textId="24489D00">
            <w:pPr>
              <w:pStyle w:val="TableText10"/>
              <w:rPr>
                <w:rFonts w:ascii="Calibri" w:hAnsi="Calibri" w:cs="Calibri" w:eastAsiaTheme="minorEastAsia"/>
                <w:szCs w:val="20"/>
                <w:lang w:val="en-GB"/>
              </w:rPr>
            </w:pPr>
            <w:r>
              <w:rPr>
                <w:rFonts w:ascii="Calibri" w:hAnsi="Calibri" w:cs="Calibri" w:eastAsiaTheme="minorEastAsia"/>
                <w:szCs w:val="20"/>
                <w:lang w:val="en-GB"/>
              </w:rPr>
              <w:t>l</w:t>
            </w:r>
            <w:r w:rsidRPr="005424B9" w:rsidR="4828C97B">
              <w:rPr>
                <w:rFonts w:ascii="Calibri" w:hAnsi="Calibri" w:cs="Calibri" w:eastAsiaTheme="minorEastAsia"/>
                <w:szCs w:val="20"/>
                <w:lang w:val="en-GB"/>
              </w:rPr>
              <w:t>ogo_url</w:t>
            </w:r>
          </w:p>
        </w:tc>
        <w:tc>
          <w:tcPr>
            <w:tcW w:w="2605"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66E3F275" w14:textId="385165AF">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5C44A647" w14:textId="1BA372FA">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4828C97B" w:rsidP="005A49B8" w:rsidRDefault="4828C97B" w14:paraId="70EE82D8" w14:textId="07AADD27">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Payroll provider logo url</w:t>
            </w:r>
          </w:p>
        </w:tc>
      </w:tr>
    </w:tbl>
    <w:p w:rsidRPr="005424B9" w:rsidR="20DCA94D" w:rsidP="20DCA94D" w:rsidRDefault="20DCA94D" w14:paraId="75711E21" w14:textId="39FFF12E">
      <w:pPr>
        <w:ind w:right="162"/>
        <w:rPr>
          <w:rFonts w:ascii="Calibri" w:hAnsi="Calibri" w:cs="Calibri"/>
          <w:sz w:val="20"/>
          <w:szCs w:val="20"/>
        </w:rPr>
      </w:pPr>
    </w:p>
    <w:p w:rsidRPr="005424B9" w:rsidR="20DCA94D" w:rsidP="20DCA94D" w:rsidRDefault="20DCA94D" w14:paraId="743B73D1" w14:textId="7430C055">
      <w:pPr>
        <w:ind w:right="162"/>
        <w:rPr>
          <w:rFonts w:ascii="Calibri" w:hAnsi="Calibri" w:cs="Calibri"/>
          <w:sz w:val="20"/>
          <w:szCs w:val="20"/>
        </w:rPr>
      </w:pPr>
    </w:p>
    <w:p w:rsidRPr="00605064" w:rsidR="00431200" w:rsidP="00431200" w:rsidRDefault="00431200" w14:paraId="678559E6" w14:textId="598CF92F">
      <w:pPr>
        <w:ind w:right="162"/>
        <w:rPr>
          <w:rFonts w:ascii="Calibri" w:hAnsi="Calibri" w:cs="Calibri"/>
          <w:sz w:val="20"/>
          <w:szCs w:val="20"/>
        </w:rPr>
      </w:pPr>
      <w:r w:rsidRPr="00605064">
        <w:rPr>
          <w:rFonts w:ascii="Calibri" w:hAnsi="Calibri" w:cs="Calibri"/>
          <w:sz w:val="20"/>
          <w:szCs w:val="20"/>
        </w:rPr>
        <w:t>Employment Detail (EmploymentDetailDTO):</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39"/>
        <w:gridCol w:w="2605"/>
        <w:gridCol w:w="1048"/>
        <w:gridCol w:w="3366"/>
      </w:tblGrid>
      <w:tr w:rsidRPr="005424B9" w:rsidR="00431200" w:rsidTr="008661F6" w14:paraId="24911711" w14:textId="77777777">
        <w:trPr>
          <w:cantSplit/>
          <w:tblHeader/>
        </w:trPr>
        <w:tc>
          <w:tcPr>
            <w:tcW w:w="2539" w:type="dxa"/>
            <w:shd w:val="clear" w:color="auto" w:fill="000000" w:themeFill="text1"/>
          </w:tcPr>
          <w:p w:rsidRPr="005424B9" w:rsidR="00431200" w:rsidP="000D596E" w:rsidRDefault="00431200" w14:paraId="01D6BF80" w14:textId="77777777">
            <w:pPr>
              <w:pStyle w:val="TableText10HeaderCenter"/>
              <w:rPr>
                <w:rFonts w:ascii="Calibri" w:hAnsi="Calibri" w:cs="Calibri"/>
                <w:b w:val="0"/>
                <w:szCs w:val="20"/>
              </w:rPr>
            </w:pPr>
            <w:r w:rsidRPr="005424B9">
              <w:rPr>
                <w:rFonts w:ascii="Calibri" w:hAnsi="Calibri" w:cs="Calibri"/>
                <w:szCs w:val="20"/>
              </w:rPr>
              <w:t>Field</w:t>
            </w:r>
          </w:p>
        </w:tc>
        <w:tc>
          <w:tcPr>
            <w:tcW w:w="2605" w:type="dxa"/>
            <w:shd w:val="clear" w:color="auto" w:fill="000000" w:themeFill="text1"/>
          </w:tcPr>
          <w:p w:rsidRPr="005424B9" w:rsidR="00431200" w:rsidP="000D596E" w:rsidRDefault="00431200" w14:paraId="267D370A" w14:textId="77777777">
            <w:pPr>
              <w:pStyle w:val="TableText10HeaderCenter"/>
              <w:rPr>
                <w:rFonts w:ascii="Calibri" w:hAnsi="Calibri" w:cs="Calibri"/>
                <w:b w:val="0"/>
                <w:szCs w:val="20"/>
              </w:rPr>
            </w:pPr>
            <w:r w:rsidRPr="005424B9">
              <w:rPr>
                <w:rFonts w:ascii="Calibri" w:hAnsi="Calibri" w:cs="Calibri"/>
                <w:szCs w:val="20"/>
              </w:rPr>
              <w:t>Type</w:t>
            </w:r>
          </w:p>
        </w:tc>
        <w:tc>
          <w:tcPr>
            <w:tcW w:w="1048" w:type="dxa"/>
            <w:shd w:val="clear" w:color="auto" w:fill="000000" w:themeFill="text1"/>
          </w:tcPr>
          <w:p w:rsidRPr="005424B9" w:rsidR="00431200" w:rsidP="000D596E" w:rsidRDefault="00431200" w14:paraId="2CB5548D" w14:textId="77777777">
            <w:pPr>
              <w:pStyle w:val="TableText10HeaderCenter"/>
              <w:rPr>
                <w:rFonts w:ascii="Calibri" w:hAnsi="Calibri" w:cs="Calibri"/>
                <w:b w:val="0"/>
                <w:szCs w:val="20"/>
              </w:rPr>
            </w:pPr>
            <w:r w:rsidRPr="005424B9">
              <w:rPr>
                <w:rFonts w:ascii="Calibri" w:hAnsi="Calibri" w:cs="Calibri"/>
                <w:szCs w:val="20"/>
              </w:rPr>
              <w:t>Required</w:t>
            </w:r>
          </w:p>
        </w:tc>
        <w:tc>
          <w:tcPr>
            <w:tcW w:w="3366" w:type="dxa"/>
            <w:shd w:val="clear" w:color="auto" w:fill="000000" w:themeFill="text1"/>
          </w:tcPr>
          <w:p w:rsidRPr="005424B9" w:rsidR="00431200" w:rsidP="000D596E" w:rsidRDefault="00431200" w14:paraId="43796E81"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08661F6" w14:paraId="6A99F89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D2EB69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Id</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41FFA1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9CA8E4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AC1745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Truv internal Unique Id for employment record</w:t>
            </w:r>
          </w:p>
        </w:tc>
      </w:tr>
      <w:tr w:rsidRPr="005424B9" w:rsidR="00431200" w:rsidTr="008661F6" w14:paraId="0C1451B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E191FE"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job_title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BAA836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780073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5A1D27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Job title</w:t>
            </w:r>
          </w:p>
        </w:tc>
      </w:tr>
      <w:tr w:rsidRPr="005424B9" w:rsidR="00431200" w:rsidTr="008661F6" w14:paraId="2700694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28F803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job_type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36BAA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CA3C8D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25C38E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Job type code: F (Full-time), P (Part-time)</w:t>
            </w:r>
          </w:p>
        </w:tc>
      </w:tr>
      <w:tr w:rsidRPr="005424B9" w:rsidR="00431200" w:rsidTr="008661F6" w14:paraId="3B9F752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5D3EE2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start_date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E64872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1A2422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8D0C19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Employment start date</w:t>
            </w:r>
          </w:p>
        </w:tc>
      </w:tr>
      <w:tr w:rsidRPr="005424B9" w:rsidR="00431200" w:rsidTr="008661F6" w14:paraId="3057A0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F5E34F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end_date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C22620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17D49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343EFE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Employment end date; null if active</w:t>
            </w:r>
          </w:p>
        </w:tc>
      </w:tr>
      <w:tr w:rsidRPr="005424B9" w:rsidR="00431200" w:rsidTr="008661F6" w14:paraId="064F310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CC5716D"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is_active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D9D277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Boolean</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0FF8A93"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73DF6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True if actively employed</w:t>
            </w:r>
          </w:p>
        </w:tc>
      </w:tr>
      <w:tr w:rsidRPr="005424B9" w:rsidR="00431200" w:rsidTr="008661F6" w14:paraId="2C61A6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718324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income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4DC71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0DC0D3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4F37F2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Annual income (numeric string)</w:t>
            </w:r>
          </w:p>
        </w:tc>
      </w:tr>
      <w:tr w:rsidRPr="005424B9" w:rsidR="00431200" w:rsidTr="008661F6" w14:paraId="280FC44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94DAEEF"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income_unit</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43CE2AF"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ED147F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DC19F7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Income unit: YEARLY, MONTHLY, HOURLY</w:t>
            </w:r>
          </w:p>
        </w:tc>
      </w:tr>
      <w:tr w:rsidRPr="005424B9" w:rsidR="00431200" w:rsidTr="008661F6" w14:paraId="006B4FD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FE9405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pay_rate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256291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E72348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E5650E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Per-period pay rate (numeric string)</w:t>
            </w:r>
          </w:p>
        </w:tc>
      </w:tr>
      <w:tr w:rsidRPr="005424B9" w:rsidR="00431200" w:rsidTr="008661F6" w14:paraId="43F1415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E1D5ED"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pay_frequency</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5D8A62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36A652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3B7F9A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Pay frequency code: BW (Bi-weekly), W (Weekly), M (Monthly)</w:t>
            </w:r>
          </w:p>
        </w:tc>
      </w:tr>
      <w:tr w:rsidRPr="005424B9" w:rsidR="00431200" w:rsidTr="008661F6" w14:paraId="0B7B488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964F0B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profile</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072655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EmployeeProfileDTO</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FA7309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C001D9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Employee identity profile from payroll system</w:t>
            </w:r>
          </w:p>
        </w:tc>
      </w:tr>
      <w:tr w:rsidRPr="005424B9" w:rsidR="00431200" w:rsidTr="008661F6" w14:paraId="51053C8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39A186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statements</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9A69AC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Array&lt;PayStatementDTO&gt;</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78BC39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7DA694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Recent pay statements with gross/net/deductions</w:t>
            </w:r>
          </w:p>
        </w:tc>
      </w:tr>
      <w:tr w:rsidRPr="005424B9" w:rsidR="00431200" w:rsidTr="008661F6" w14:paraId="36AB236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0EF02C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lastRenderedPageBreak/>
              <w:t>annual_income_summary</w:t>
            </w:r>
          </w:p>
        </w:tc>
        <w:tc>
          <w:tcPr>
            <w:tcW w:w="260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C4B0F1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Array&lt;AnnualIncomeDTO&gt;</w:t>
            </w:r>
          </w:p>
        </w:tc>
        <w:tc>
          <w:tcPr>
            <w:tcW w:w="104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8EF46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542971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Year-over-year income summary records</w:t>
            </w:r>
          </w:p>
        </w:tc>
      </w:tr>
    </w:tbl>
    <w:p w:rsidRPr="005424B9" w:rsidR="00431200" w:rsidP="00431200" w:rsidRDefault="00431200" w14:paraId="5E78E16E" w14:textId="77777777">
      <w:pPr>
        <w:ind w:right="162"/>
        <w:rPr>
          <w:rFonts w:ascii="Calibri" w:hAnsi="Calibri" w:cs="Calibri"/>
          <w:sz w:val="20"/>
          <w:szCs w:val="20"/>
        </w:rPr>
      </w:pPr>
    </w:p>
    <w:p w:rsidRPr="005424B9" w:rsidR="00431200" w:rsidP="20DCA94D" w:rsidRDefault="0F3A0FA2" w14:paraId="33AF42D8" w14:textId="75D9393F">
      <w:pPr>
        <w:ind w:right="162"/>
        <w:rPr>
          <w:rFonts w:ascii="Calibri" w:hAnsi="Calibri" w:cs="Calibri"/>
          <w:sz w:val="20"/>
          <w:szCs w:val="20"/>
        </w:rPr>
      </w:pPr>
      <w:r w:rsidRPr="005424B9">
        <w:rPr>
          <w:rFonts w:ascii="Calibri" w:hAnsi="Calibri" w:cs="Calibri"/>
          <w:sz w:val="20"/>
          <w:szCs w:val="20"/>
        </w:rPr>
        <w:t>EmployeeProfileDTO:</w:t>
      </w:r>
    </w:p>
    <w:tbl>
      <w:tblPr>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16"/>
        <w:gridCol w:w="2572"/>
        <w:gridCol w:w="1047"/>
        <w:gridCol w:w="3328"/>
      </w:tblGrid>
      <w:tr w:rsidRPr="005424B9" w:rsidR="20DCA94D" w:rsidTr="20DCA94D" w14:paraId="422AAC91" w14:textId="77777777">
        <w:trPr>
          <w:trHeight w:val="300"/>
        </w:trPr>
        <w:tc>
          <w:tcPr>
            <w:tcW w:w="2539" w:type="dxa"/>
            <w:shd w:val="clear" w:color="auto" w:fill="000000" w:themeFill="text1"/>
          </w:tcPr>
          <w:p w:rsidRPr="005424B9" w:rsidR="20DCA94D" w:rsidP="20DCA94D" w:rsidRDefault="20DCA94D" w14:paraId="31AD5B89" w14:textId="77777777">
            <w:pPr>
              <w:pStyle w:val="TableText10HeaderCenter"/>
              <w:rPr>
                <w:rFonts w:ascii="Calibri" w:hAnsi="Calibri" w:cs="Calibri"/>
                <w:b w:val="0"/>
                <w:szCs w:val="20"/>
              </w:rPr>
            </w:pPr>
            <w:r w:rsidRPr="005424B9">
              <w:rPr>
                <w:rFonts w:ascii="Calibri" w:hAnsi="Calibri" w:cs="Calibri"/>
                <w:szCs w:val="20"/>
              </w:rPr>
              <w:t>Field</w:t>
            </w:r>
          </w:p>
        </w:tc>
        <w:tc>
          <w:tcPr>
            <w:tcW w:w="2605" w:type="dxa"/>
            <w:shd w:val="clear" w:color="auto" w:fill="000000" w:themeFill="text1"/>
          </w:tcPr>
          <w:p w:rsidRPr="005424B9" w:rsidR="20DCA94D" w:rsidP="20DCA94D" w:rsidRDefault="20DCA94D" w14:paraId="064AC7F1" w14:textId="77777777">
            <w:pPr>
              <w:pStyle w:val="TableText10HeaderCenter"/>
              <w:rPr>
                <w:rFonts w:ascii="Calibri" w:hAnsi="Calibri" w:cs="Calibri"/>
                <w:b w:val="0"/>
                <w:szCs w:val="20"/>
              </w:rPr>
            </w:pPr>
            <w:r w:rsidRPr="005424B9">
              <w:rPr>
                <w:rFonts w:ascii="Calibri" w:hAnsi="Calibri" w:cs="Calibri"/>
                <w:szCs w:val="20"/>
              </w:rPr>
              <w:t>Type</w:t>
            </w:r>
          </w:p>
        </w:tc>
        <w:tc>
          <w:tcPr>
            <w:tcW w:w="1048" w:type="dxa"/>
            <w:shd w:val="clear" w:color="auto" w:fill="000000" w:themeFill="text1"/>
          </w:tcPr>
          <w:p w:rsidRPr="005424B9" w:rsidR="20DCA94D" w:rsidP="20DCA94D" w:rsidRDefault="20DCA94D" w14:paraId="3CE742D3" w14:textId="77777777">
            <w:pPr>
              <w:pStyle w:val="TableText10HeaderCenter"/>
              <w:rPr>
                <w:rFonts w:ascii="Calibri" w:hAnsi="Calibri" w:cs="Calibri"/>
                <w:b w:val="0"/>
                <w:szCs w:val="20"/>
              </w:rPr>
            </w:pPr>
            <w:r w:rsidRPr="005424B9">
              <w:rPr>
                <w:rFonts w:ascii="Calibri" w:hAnsi="Calibri" w:cs="Calibri"/>
                <w:szCs w:val="20"/>
              </w:rPr>
              <w:t>Required</w:t>
            </w:r>
          </w:p>
        </w:tc>
        <w:tc>
          <w:tcPr>
            <w:tcW w:w="3366" w:type="dxa"/>
            <w:shd w:val="clear" w:color="auto" w:fill="000000" w:themeFill="text1"/>
          </w:tcPr>
          <w:p w:rsidRPr="005424B9" w:rsidR="20DCA94D" w:rsidP="20DCA94D" w:rsidRDefault="20DCA94D" w14:paraId="7217D6EE"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20DCA94D" w:rsidTr="20DCA94D" w14:paraId="18D3ABCA" w14:textId="77777777">
        <w:trPr>
          <w:trHeight w:val="300"/>
        </w:trPr>
        <w:tc>
          <w:tcPr>
            <w:tcW w:w="2539" w:type="dxa"/>
            <w:tcBorders>
              <w:top w:val="single" w:color="auto" w:sz="4" w:space="0"/>
              <w:left w:val="single" w:color="auto" w:sz="4" w:space="0"/>
              <w:bottom w:val="single" w:color="auto" w:sz="4" w:space="0"/>
              <w:right w:val="single" w:color="auto" w:sz="4" w:space="0"/>
            </w:tcBorders>
          </w:tcPr>
          <w:p w:rsidR="6425E3EF" w:rsidP="005A49B8" w:rsidRDefault="6425E3EF" w14:paraId="094E3854" w14:textId="0BB46611">
            <w:pPr>
              <w:pStyle w:val="TableText10"/>
              <w:rPr>
                <w:rFonts w:ascii="Calibri" w:hAnsi="Calibri" w:cs="Calibri"/>
              </w:rPr>
            </w:pPr>
            <w:r w:rsidRPr="20DCA94D">
              <w:rPr>
                <w:rFonts w:ascii="Calibri" w:hAnsi="Calibri" w:cs="Calibri"/>
              </w:rPr>
              <w:t>employeeId</w:t>
            </w:r>
          </w:p>
        </w:tc>
        <w:tc>
          <w:tcPr>
            <w:tcW w:w="2605"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6713F9DA" w14:textId="77777777">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7FC11953" w14:textId="77777777">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4552EDC1" w:rsidP="20DCA94D" w:rsidRDefault="4552EDC1" w14:paraId="18AF3189" w14:textId="45F43B27">
            <w:pPr>
              <w:pStyle w:val="TableText10"/>
              <w:rPr>
                <w:rFonts w:ascii="Calibri" w:hAnsi="Calibri" w:cs="Calibri"/>
                <w:szCs w:val="20"/>
              </w:rPr>
            </w:pPr>
            <w:r w:rsidRPr="005424B9">
              <w:rPr>
                <w:rFonts w:ascii="Calibri" w:hAnsi="Calibri" w:cs="Calibri" w:eastAsiaTheme="minorEastAsia"/>
                <w:szCs w:val="20"/>
                <w:lang w:val="en-GB"/>
              </w:rPr>
              <w:t>Employee Id</w:t>
            </w:r>
          </w:p>
        </w:tc>
      </w:tr>
      <w:tr w:rsidRPr="005424B9" w:rsidR="20DCA94D" w:rsidTr="20DCA94D" w14:paraId="6027A64C" w14:textId="77777777">
        <w:trPr>
          <w:trHeight w:val="300"/>
        </w:trPr>
        <w:tc>
          <w:tcPr>
            <w:tcW w:w="2539" w:type="dxa"/>
            <w:tcBorders>
              <w:top w:val="single" w:color="auto" w:sz="4" w:space="0"/>
              <w:left w:val="single" w:color="auto" w:sz="4" w:space="0"/>
              <w:bottom w:val="single" w:color="auto" w:sz="4" w:space="0"/>
              <w:right w:val="single" w:color="auto" w:sz="4" w:space="0"/>
            </w:tcBorders>
          </w:tcPr>
          <w:p w:rsidRPr="005424B9" w:rsidR="4552EDC1" w:rsidP="20DCA94D" w:rsidRDefault="4552EDC1" w14:paraId="118664F9" w14:textId="3644B876">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fullN</w:t>
            </w:r>
            <w:r w:rsidRPr="005424B9" w:rsidR="20DCA94D">
              <w:rPr>
                <w:rFonts w:ascii="Calibri" w:hAnsi="Calibri" w:cs="Calibri" w:eastAsiaTheme="minorEastAsia"/>
                <w:szCs w:val="20"/>
                <w:lang w:val="en-GB"/>
              </w:rPr>
              <w:t>ame</w:t>
            </w:r>
          </w:p>
        </w:tc>
        <w:tc>
          <w:tcPr>
            <w:tcW w:w="2605"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347245EE" w14:textId="2802313C">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66484065" w14:textId="74AA2573">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5AF6F49B" w:rsidP="20DCA94D" w:rsidRDefault="5AF6F49B" w14:paraId="33FDEFFB" w14:textId="2EC637F9">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Employee full name</w:t>
            </w:r>
          </w:p>
        </w:tc>
      </w:tr>
      <w:tr w:rsidRPr="005424B9" w:rsidR="20DCA94D" w:rsidTr="20DCA94D" w14:paraId="7FB5D457" w14:textId="77777777">
        <w:trPr>
          <w:trHeight w:val="300"/>
        </w:trPr>
        <w:tc>
          <w:tcPr>
            <w:tcW w:w="2539" w:type="dxa"/>
            <w:tcBorders>
              <w:top w:val="single" w:color="auto" w:sz="4" w:space="0"/>
              <w:left w:val="single" w:color="auto" w:sz="4" w:space="0"/>
              <w:bottom w:val="single" w:color="auto" w:sz="4" w:space="0"/>
              <w:right w:val="single" w:color="auto" w:sz="4" w:space="0"/>
            </w:tcBorders>
          </w:tcPr>
          <w:p w:rsidRPr="005424B9" w:rsidR="20DCA94D" w:rsidP="20DCA94D" w:rsidRDefault="000C5CC1" w14:paraId="01D3E779" w14:textId="1195BB1F">
            <w:pPr>
              <w:pStyle w:val="TableText10"/>
              <w:rPr>
                <w:rFonts w:ascii="Calibri" w:hAnsi="Calibri" w:cs="Calibri" w:eastAsiaTheme="minorEastAsia"/>
                <w:szCs w:val="20"/>
                <w:lang w:val="en-GB"/>
              </w:rPr>
            </w:pPr>
            <w:r>
              <w:rPr>
                <w:rFonts w:ascii="Calibri" w:hAnsi="Calibri" w:cs="Calibri" w:eastAsiaTheme="minorEastAsia"/>
                <w:szCs w:val="20"/>
                <w:lang w:val="en-GB"/>
              </w:rPr>
              <w:t>l</w:t>
            </w:r>
            <w:r w:rsidRPr="005424B9" w:rsidR="20DCA94D">
              <w:rPr>
                <w:rFonts w:ascii="Calibri" w:hAnsi="Calibri" w:cs="Calibri" w:eastAsiaTheme="minorEastAsia"/>
                <w:szCs w:val="20"/>
                <w:lang w:val="en-GB"/>
              </w:rPr>
              <w:t>ogo_url</w:t>
            </w:r>
          </w:p>
        </w:tc>
        <w:tc>
          <w:tcPr>
            <w:tcW w:w="2605"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71D778D3" w14:textId="385165AF">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7582325A" w14:textId="1BA372FA">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No</w:t>
            </w:r>
          </w:p>
        </w:tc>
        <w:tc>
          <w:tcPr>
            <w:tcW w:w="3366" w:type="dxa"/>
            <w:tcBorders>
              <w:top w:val="single" w:color="auto" w:sz="4" w:space="0"/>
              <w:left w:val="single" w:color="auto" w:sz="4" w:space="0"/>
              <w:bottom w:val="single" w:color="auto" w:sz="4" w:space="0"/>
              <w:right w:val="single" w:color="auto" w:sz="4" w:space="0"/>
            </w:tcBorders>
          </w:tcPr>
          <w:p w:rsidRPr="005424B9" w:rsidR="20DCA94D" w:rsidP="20DCA94D" w:rsidRDefault="20DCA94D" w14:paraId="726E9757" w14:textId="07AADD27">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Payroll provider logo url</w:t>
            </w:r>
          </w:p>
        </w:tc>
      </w:tr>
    </w:tbl>
    <w:p w:rsidRPr="005424B9" w:rsidR="00431200" w:rsidP="00431200" w:rsidRDefault="00431200" w14:paraId="5E6D24B5" w14:textId="689D0505">
      <w:pPr>
        <w:ind w:right="162"/>
        <w:rPr>
          <w:rFonts w:ascii="Calibri" w:hAnsi="Calibri" w:cs="Calibri"/>
          <w:color w:val="000000"/>
          <w:sz w:val="20"/>
          <w:szCs w:val="20"/>
        </w:rPr>
      </w:pPr>
    </w:p>
    <w:p w:rsidRPr="005424B9" w:rsidR="00431200" w:rsidP="00431200" w:rsidRDefault="00431200" w14:paraId="1C26153D" w14:textId="77777777">
      <w:pPr>
        <w:ind w:right="162"/>
        <w:rPr>
          <w:rFonts w:ascii="Calibri" w:hAnsi="Calibri" w:cs="Calibri"/>
          <w:color w:val="000000"/>
          <w:sz w:val="20"/>
          <w:szCs w:val="20"/>
        </w:rPr>
      </w:pPr>
    </w:p>
    <w:p w:rsidRPr="005424B9" w:rsidR="00431200" w:rsidP="00431200" w:rsidRDefault="00431200" w14:paraId="7C0984B2" w14:textId="77777777">
      <w:pPr>
        <w:ind w:right="162"/>
        <w:rPr>
          <w:rFonts w:ascii="Calibri" w:hAnsi="Calibri" w:cs="Calibri" w:eastAsiaTheme="minorHAnsi"/>
          <w:sz w:val="20"/>
          <w:szCs w:val="20"/>
          <w:lang w:val="en-GB"/>
        </w:rPr>
      </w:pPr>
      <w:r w:rsidRPr="005424B9">
        <w:rPr>
          <w:rFonts w:ascii="Calibri" w:hAnsi="Calibri" w:cs="Calibri" w:eastAsiaTheme="minorHAnsi"/>
          <w:sz w:val="20"/>
          <w:szCs w:val="20"/>
          <w:lang w:val="en-GB"/>
        </w:rPr>
        <w:t>Statements Details (PayStatementDTO)</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15"/>
        <w:gridCol w:w="2643"/>
        <w:gridCol w:w="1080"/>
        <w:gridCol w:w="3420"/>
      </w:tblGrid>
      <w:tr w:rsidRPr="005424B9" w:rsidR="00431200" w:rsidTr="00605064" w14:paraId="141EBC0D" w14:textId="77777777">
        <w:trPr>
          <w:cantSplit/>
          <w:tblHeader/>
        </w:trPr>
        <w:tc>
          <w:tcPr>
            <w:tcW w:w="2415" w:type="dxa"/>
            <w:shd w:val="clear" w:color="auto" w:fill="000000" w:themeFill="text1"/>
          </w:tcPr>
          <w:p w:rsidRPr="005424B9" w:rsidR="00431200" w:rsidP="000D596E" w:rsidRDefault="00431200" w14:paraId="1434A211" w14:textId="77777777">
            <w:pPr>
              <w:pStyle w:val="TableText10HeaderCenter"/>
              <w:rPr>
                <w:rFonts w:ascii="Calibri" w:hAnsi="Calibri" w:cs="Calibri"/>
                <w:b w:val="0"/>
                <w:szCs w:val="20"/>
              </w:rPr>
            </w:pPr>
            <w:r w:rsidRPr="005424B9">
              <w:rPr>
                <w:rFonts w:ascii="Calibri" w:hAnsi="Calibri" w:cs="Calibri"/>
                <w:szCs w:val="20"/>
              </w:rPr>
              <w:t>Field</w:t>
            </w:r>
          </w:p>
        </w:tc>
        <w:tc>
          <w:tcPr>
            <w:tcW w:w="2643" w:type="dxa"/>
            <w:shd w:val="clear" w:color="auto" w:fill="000000" w:themeFill="text1"/>
          </w:tcPr>
          <w:p w:rsidRPr="005424B9" w:rsidR="00431200" w:rsidP="000D596E" w:rsidRDefault="00431200" w14:paraId="423A3454" w14:textId="77777777">
            <w:pPr>
              <w:pStyle w:val="TableText10HeaderCenter"/>
              <w:rPr>
                <w:rFonts w:ascii="Calibri" w:hAnsi="Calibri" w:cs="Calibri"/>
                <w:b w:val="0"/>
                <w:szCs w:val="20"/>
              </w:rPr>
            </w:pPr>
            <w:r w:rsidRPr="005424B9">
              <w:rPr>
                <w:rFonts w:ascii="Calibri" w:hAnsi="Calibri" w:cs="Calibri"/>
                <w:szCs w:val="20"/>
              </w:rPr>
              <w:t>Type</w:t>
            </w:r>
          </w:p>
        </w:tc>
        <w:tc>
          <w:tcPr>
            <w:tcW w:w="1080" w:type="dxa"/>
            <w:shd w:val="clear" w:color="auto" w:fill="000000" w:themeFill="text1"/>
          </w:tcPr>
          <w:p w:rsidRPr="005424B9" w:rsidR="00431200" w:rsidP="000D596E" w:rsidRDefault="00431200" w14:paraId="4DF63F4D" w14:textId="77777777">
            <w:pPr>
              <w:pStyle w:val="TableText10HeaderCenter"/>
              <w:rPr>
                <w:rFonts w:ascii="Calibri" w:hAnsi="Calibri" w:cs="Calibri"/>
                <w:b w:val="0"/>
                <w:szCs w:val="20"/>
              </w:rPr>
            </w:pPr>
            <w:r w:rsidRPr="005424B9">
              <w:rPr>
                <w:rFonts w:ascii="Calibri" w:hAnsi="Calibri" w:cs="Calibri"/>
                <w:szCs w:val="20"/>
              </w:rPr>
              <w:t>Required</w:t>
            </w:r>
          </w:p>
        </w:tc>
        <w:tc>
          <w:tcPr>
            <w:tcW w:w="3420" w:type="dxa"/>
            <w:shd w:val="clear" w:color="auto" w:fill="000000" w:themeFill="text1"/>
          </w:tcPr>
          <w:p w:rsidRPr="005424B9" w:rsidR="00431200" w:rsidP="000D596E" w:rsidRDefault="00431200" w14:paraId="7AE73D11"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0605064" w14:paraId="7C05324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A20F066" w14:textId="77777777">
            <w:pPr>
              <w:pStyle w:val="TableText10"/>
              <w:rPr>
                <w:rFonts w:ascii="Calibri" w:hAnsi="Calibri" w:cs="Calibri"/>
                <w:color w:val="000000"/>
                <w:szCs w:val="20"/>
              </w:rPr>
            </w:pPr>
            <w:r w:rsidRPr="005424B9">
              <w:rPr>
                <w:rFonts w:ascii="Calibri" w:hAnsi="Calibri" w:cs="Calibri"/>
                <w:color w:val="000000"/>
                <w:szCs w:val="20"/>
              </w:rPr>
              <w:t>id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CB3634D"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8F570B0"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AF10979" w14:textId="77777777">
            <w:pPr>
              <w:pStyle w:val="TableText10"/>
              <w:rPr>
                <w:rFonts w:ascii="Calibri" w:hAnsi="Calibri" w:cs="Calibri"/>
                <w:color w:val="000000"/>
                <w:szCs w:val="20"/>
              </w:rPr>
            </w:pPr>
            <w:r w:rsidRPr="005424B9">
              <w:rPr>
                <w:rFonts w:ascii="Calibri" w:hAnsi="Calibri" w:cs="Calibri"/>
                <w:color w:val="000000"/>
                <w:szCs w:val="20"/>
              </w:rPr>
              <w:t>Truv internal unique id for each statement</w:t>
            </w:r>
          </w:p>
        </w:tc>
      </w:tr>
      <w:tr w:rsidRPr="005424B9" w:rsidR="00431200" w:rsidTr="00605064" w14:paraId="713E77E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E65FCDE" w14:textId="77777777">
            <w:pPr>
              <w:pStyle w:val="TableText10"/>
              <w:rPr>
                <w:rFonts w:ascii="Calibri" w:hAnsi="Calibri" w:cs="Calibri"/>
                <w:color w:val="000000"/>
                <w:szCs w:val="20"/>
              </w:rPr>
            </w:pPr>
            <w:r w:rsidRPr="005424B9">
              <w:rPr>
                <w:rFonts w:ascii="Calibri" w:hAnsi="Calibri" w:cs="Calibri"/>
                <w:color w:val="000000"/>
                <w:szCs w:val="20"/>
              </w:rPr>
              <w:t>pay_date</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9A2CA41" w14:textId="77777777">
            <w:pPr>
              <w:pStyle w:val="TableText10"/>
              <w:rPr>
                <w:rFonts w:ascii="Calibri" w:hAnsi="Calibri" w:cs="Calibri"/>
                <w:color w:val="000000"/>
                <w:szCs w:val="20"/>
              </w:rPr>
            </w:pPr>
            <w:r w:rsidRPr="005424B9">
              <w:rPr>
                <w:rFonts w:ascii="Calibri" w:hAnsi="Calibri" w:cs="Calibri"/>
                <w:color w:val="000000"/>
                <w:szCs w:val="20"/>
              </w:rPr>
              <w:t>Date</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5361852"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74FF388" w14:textId="77777777">
            <w:pPr>
              <w:pStyle w:val="TableText10"/>
              <w:rPr>
                <w:rFonts w:ascii="Calibri" w:hAnsi="Calibri" w:cs="Calibri"/>
                <w:color w:val="000000"/>
                <w:szCs w:val="20"/>
              </w:rPr>
            </w:pPr>
            <w:r w:rsidRPr="005424B9">
              <w:rPr>
                <w:rFonts w:ascii="Calibri" w:hAnsi="Calibri" w:cs="Calibri"/>
                <w:color w:val="000000"/>
                <w:szCs w:val="20"/>
              </w:rPr>
              <w:t>Pay Date</w:t>
            </w:r>
          </w:p>
        </w:tc>
      </w:tr>
      <w:tr w:rsidRPr="005424B9" w:rsidR="00431200" w:rsidTr="00605064" w14:paraId="1A92BC3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48ACE69" w14:textId="77777777">
            <w:pPr>
              <w:pStyle w:val="TableText10"/>
              <w:rPr>
                <w:rFonts w:ascii="Calibri" w:hAnsi="Calibri" w:cs="Calibri"/>
                <w:color w:val="000000"/>
                <w:szCs w:val="20"/>
              </w:rPr>
            </w:pPr>
            <w:r w:rsidRPr="005424B9">
              <w:rPr>
                <w:rFonts w:ascii="Calibri" w:hAnsi="Calibri" w:cs="Calibri"/>
                <w:color w:val="000000"/>
                <w:szCs w:val="20"/>
              </w:rPr>
              <w:t>net_pay</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53E2D7DE" w14:paraId="5C1D3E6D" w14:textId="2603CA02">
            <w:pPr>
              <w:pStyle w:val="TableText10"/>
              <w:rPr>
                <w:rFonts w:ascii="Calibri" w:hAnsi="Calibri" w:cs="Calibri"/>
                <w:color w:val="000000"/>
              </w:rPr>
            </w:pPr>
            <w:r w:rsidRPr="4248CEDA">
              <w:rPr>
                <w:rFonts w:ascii="Calibri" w:hAnsi="Calibri" w:cs="Calibri"/>
                <w:color w:val="000000" w:themeColor="text1"/>
              </w:rPr>
              <w:t>Big</w:t>
            </w:r>
            <w:r w:rsidRPr="4248CEDA" w:rsidR="00431200">
              <w:rPr>
                <w:rFonts w:ascii="Calibri" w:hAnsi="Calibri" w:cs="Calibri"/>
                <w:color w:val="000000" w:themeColor="text1"/>
              </w:rPr>
              <w:t>Decimal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8F0C2D9"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76FE435" w14:textId="77777777">
            <w:pPr>
              <w:pStyle w:val="TableText10"/>
              <w:rPr>
                <w:rFonts w:ascii="Calibri" w:hAnsi="Calibri" w:cs="Calibri"/>
                <w:color w:val="000000"/>
                <w:szCs w:val="20"/>
              </w:rPr>
            </w:pPr>
            <w:r w:rsidRPr="005424B9">
              <w:rPr>
                <w:rFonts w:ascii="Calibri" w:hAnsi="Calibri" w:cs="Calibri"/>
                <w:color w:val="000000"/>
                <w:szCs w:val="20"/>
              </w:rPr>
              <w:t>Net Pay</w:t>
            </w:r>
          </w:p>
        </w:tc>
      </w:tr>
      <w:tr w:rsidRPr="005424B9" w:rsidR="00431200" w:rsidTr="00605064" w14:paraId="61A288D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A4C5B16" w14:textId="77777777">
            <w:pPr>
              <w:pStyle w:val="TableText10"/>
              <w:rPr>
                <w:rFonts w:ascii="Calibri" w:hAnsi="Calibri" w:cs="Calibri"/>
                <w:color w:val="000000"/>
                <w:szCs w:val="20"/>
              </w:rPr>
            </w:pPr>
            <w:r w:rsidRPr="005424B9">
              <w:rPr>
                <w:rFonts w:ascii="Calibri" w:hAnsi="Calibri" w:cs="Calibri"/>
                <w:color w:val="000000"/>
                <w:szCs w:val="20"/>
              </w:rPr>
              <w:t>net_pay_ytd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45168D69" w14:paraId="2E4F1630" w14:textId="4950151D">
            <w:pPr>
              <w:pStyle w:val="TableText10"/>
              <w:rPr>
                <w:rFonts w:ascii="Calibri" w:hAnsi="Calibri" w:cs="Calibri"/>
                <w:color w:val="000000"/>
              </w:rPr>
            </w:pPr>
            <w:r w:rsidRPr="4248CEDA">
              <w:rPr>
                <w:rFonts w:ascii="Calibri" w:hAnsi="Calibri" w:cs="Calibri"/>
                <w:color w:val="000000" w:themeColor="text1"/>
              </w:rPr>
              <w:t>BigDecima</w:t>
            </w:r>
            <w:r w:rsidR="003C5ADD">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B12F5F2"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1721BD6" w14:textId="77777777">
            <w:pPr>
              <w:pStyle w:val="TableText10"/>
              <w:rPr>
                <w:rFonts w:ascii="Calibri" w:hAnsi="Calibri" w:cs="Calibri"/>
                <w:color w:val="000000"/>
                <w:szCs w:val="20"/>
              </w:rPr>
            </w:pPr>
            <w:r w:rsidRPr="005424B9">
              <w:rPr>
                <w:rFonts w:ascii="Calibri" w:hAnsi="Calibri" w:cs="Calibri"/>
                <w:color w:val="000000"/>
                <w:szCs w:val="20"/>
              </w:rPr>
              <w:t>Net pay year to date</w:t>
            </w:r>
          </w:p>
        </w:tc>
      </w:tr>
      <w:tr w:rsidRPr="005424B9" w:rsidR="00431200" w:rsidTr="00605064" w14:paraId="1F10931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3680DAD" w14:textId="77777777">
            <w:pPr>
              <w:pStyle w:val="TableText10"/>
              <w:rPr>
                <w:rFonts w:ascii="Calibri" w:hAnsi="Calibri" w:cs="Calibri"/>
                <w:color w:val="000000"/>
                <w:szCs w:val="20"/>
              </w:rPr>
            </w:pPr>
            <w:r w:rsidRPr="005424B9">
              <w:rPr>
                <w:rFonts w:ascii="Calibri" w:hAnsi="Calibri" w:cs="Calibri"/>
                <w:color w:val="000000"/>
                <w:szCs w:val="20"/>
              </w:rPr>
              <w:t>gross_pay</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3785C347" w14:paraId="39E16576" w14:textId="049C798B">
            <w:pPr>
              <w:pStyle w:val="TableText10"/>
              <w:rPr>
                <w:rFonts w:ascii="Calibri" w:hAnsi="Calibri" w:cs="Calibri"/>
                <w:color w:val="000000"/>
              </w:rPr>
            </w:pPr>
            <w:r w:rsidRPr="4248CEDA">
              <w:rPr>
                <w:rFonts w:ascii="Calibri" w:hAnsi="Calibri" w:cs="Calibri"/>
                <w:color w:val="000000" w:themeColor="text1"/>
              </w:rPr>
              <w:t>BigDecimal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6FE41E0"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77134A" w14:paraId="3331F855" w14:textId="678BE821">
            <w:pPr>
              <w:pStyle w:val="TableText10"/>
              <w:rPr>
                <w:rFonts w:ascii="Calibri" w:hAnsi="Calibri" w:cs="Calibri"/>
                <w:color w:val="000000"/>
                <w:szCs w:val="20"/>
              </w:rPr>
            </w:pPr>
            <w:r w:rsidRPr="005424B9">
              <w:rPr>
                <w:rFonts w:ascii="Calibri" w:hAnsi="Calibri" w:cs="Calibri"/>
                <w:color w:val="000000"/>
                <w:szCs w:val="20"/>
              </w:rPr>
              <w:t>Gross pay per pay period</w:t>
            </w:r>
          </w:p>
        </w:tc>
      </w:tr>
      <w:tr w:rsidRPr="005424B9" w:rsidR="00431200" w:rsidTr="00605064" w14:paraId="7DC664D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9E6EA3C" w14:textId="77777777">
            <w:pPr>
              <w:pStyle w:val="TableText10"/>
              <w:rPr>
                <w:rFonts w:ascii="Calibri" w:hAnsi="Calibri" w:cs="Calibri"/>
                <w:color w:val="000000"/>
                <w:szCs w:val="20"/>
              </w:rPr>
            </w:pPr>
            <w:r w:rsidRPr="005424B9">
              <w:rPr>
                <w:rFonts w:ascii="Calibri" w:hAnsi="Calibri" w:cs="Calibri"/>
                <w:color w:val="000000"/>
                <w:szCs w:val="20"/>
              </w:rPr>
              <w:t>gross_pay_ytd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2708E50E" w14:paraId="0AB4F1B1" w14:textId="49B8E2CA">
            <w:pPr>
              <w:pStyle w:val="TableText10"/>
              <w:rPr>
                <w:rFonts w:ascii="Calibri" w:hAnsi="Calibri" w:cs="Calibri"/>
                <w:color w:val="000000"/>
              </w:rPr>
            </w:pPr>
            <w:r w:rsidRPr="4248CEDA">
              <w:rPr>
                <w:rFonts w:ascii="Calibri" w:hAnsi="Calibri" w:cs="Calibri"/>
                <w:color w:val="000000" w:themeColor="text1"/>
              </w:rPr>
              <w:t>BigDecima</w:t>
            </w:r>
            <w:r w:rsidRPr="4248CEDA" w:rsidR="5DFD7BAF">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AA8CA5F"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8688BC3" w14:textId="77777777">
            <w:pPr>
              <w:pStyle w:val="TableText10"/>
              <w:rPr>
                <w:rFonts w:ascii="Calibri" w:hAnsi="Calibri" w:cs="Calibri"/>
                <w:color w:val="000000"/>
                <w:szCs w:val="20"/>
              </w:rPr>
            </w:pPr>
            <w:r w:rsidRPr="005424B9">
              <w:rPr>
                <w:rFonts w:ascii="Calibri" w:hAnsi="Calibri" w:cs="Calibri"/>
                <w:color w:val="000000"/>
                <w:szCs w:val="20"/>
              </w:rPr>
              <w:t>Gross pay year to date</w:t>
            </w:r>
          </w:p>
        </w:tc>
      </w:tr>
      <w:tr w:rsidRPr="005424B9" w:rsidR="00431200" w:rsidTr="00605064" w14:paraId="3490511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F189F38" w14:textId="77777777">
            <w:pPr>
              <w:pStyle w:val="TableText10"/>
              <w:rPr>
                <w:rFonts w:ascii="Calibri" w:hAnsi="Calibri" w:cs="Calibri"/>
                <w:color w:val="000000"/>
                <w:szCs w:val="20"/>
              </w:rPr>
            </w:pPr>
            <w:r w:rsidRPr="005424B9">
              <w:rPr>
                <w:rFonts w:ascii="Calibri" w:hAnsi="Calibri" w:cs="Calibri"/>
                <w:color w:val="000000"/>
                <w:szCs w:val="20"/>
              </w:rPr>
              <w:t>bonus</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7EA1AF34" w14:paraId="2EA109E0" w14:textId="1C39E071">
            <w:pPr>
              <w:pStyle w:val="TableText10"/>
              <w:rPr>
                <w:rFonts w:ascii="Calibri" w:hAnsi="Calibri" w:cs="Calibri"/>
                <w:color w:val="000000"/>
              </w:rPr>
            </w:pPr>
            <w:r w:rsidRPr="4248CEDA">
              <w:rPr>
                <w:rFonts w:ascii="Calibri" w:hAnsi="Calibri" w:cs="Calibri"/>
                <w:color w:val="000000" w:themeColor="text1"/>
              </w:rPr>
              <w:t>BigDecimal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304AABE"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5172919" w14:textId="77777777">
            <w:pPr>
              <w:pStyle w:val="TableText10"/>
              <w:rPr>
                <w:rFonts w:ascii="Calibri" w:hAnsi="Calibri" w:cs="Calibri"/>
                <w:color w:val="000000"/>
                <w:szCs w:val="20"/>
              </w:rPr>
            </w:pPr>
            <w:r w:rsidRPr="005424B9">
              <w:rPr>
                <w:rFonts w:ascii="Calibri" w:hAnsi="Calibri" w:cs="Calibri"/>
                <w:color w:val="000000"/>
                <w:szCs w:val="20"/>
              </w:rPr>
              <w:t>Bonus</w:t>
            </w:r>
          </w:p>
        </w:tc>
      </w:tr>
      <w:tr w:rsidRPr="005424B9" w:rsidR="00431200" w:rsidTr="00605064" w14:paraId="07218E7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F84A5BF" w14:textId="77777777">
            <w:pPr>
              <w:pStyle w:val="TableText10"/>
              <w:rPr>
                <w:rFonts w:ascii="Calibri" w:hAnsi="Calibri" w:cs="Calibri"/>
                <w:color w:val="000000"/>
                <w:szCs w:val="20"/>
              </w:rPr>
            </w:pPr>
            <w:r w:rsidRPr="005424B9">
              <w:rPr>
                <w:rFonts w:ascii="Calibri" w:hAnsi="Calibri" w:cs="Calibri"/>
                <w:color w:val="000000"/>
                <w:szCs w:val="20"/>
              </w:rPr>
              <w:t>commission</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1B982209" w14:paraId="3ED74C8E" w14:textId="4AE1FCE8">
            <w:pPr>
              <w:pStyle w:val="TableText10"/>
              <w:rPr>
                <w:rFonts w:ascii="Calibri" w:hAnsi="Calibri" w:cs="Calibri"/>
                <w:color w:val="000000"/>
              </w:rPr>
            </w:pPr>
            <w:r w:rsidRPr="4248CEDA">
              <w:rPr>
                <w:rFonts w:ascii="Calibri" w:hAnsi="Calibri" w:cs="Calibri"/>
                <w:color w:val="000000" w:themeColor="text1"/>
              </w:rPr>
              <w:t>BigDecimal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4A0B7F4"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4BDF9B7" w14:textId="77777777">
            <w:pPr>
              <w:pStyle w:val="TableText10"/>
              <w:rPr>
                <w:rFonts w:ascii="Calibri" w:hAnsi="Calibri" w:cs="Calibri"/>
                <w:color w:val="000000"/>
                <w:szCs w:val="20"/>
              </w:rPr>
            </w:pPr>
            <w:r w:rsidRPr="005424B9">
              <w:rPr>
                <w:rFonts w:ascii="Calibri" w:hAnsi="Calibri" w:cs="Calibri"/>
                <w:color w:val="000000"/>
                <w:szCs w:val="20"/>
              </w:rPr>
              <w:t>Commission</w:t>
            </w:r>
          </w:p>
        </w:tc>
      </w:tr>
      <w:tr w:rsidRPr="005424B9" w:rsidR="00431200" w:rsidTr="00605064" w14:paraId="799C0AF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D6237EE" w14:textId="77777777">
            <w:pPr>
              <w:pStyle w:val="TableText10"/>
              <w:rPr>
                <w:rFonts w:ascii="Calibri" w:hAnsi="Calibri" w:cs="Calibri"/>
                <w:color w:val="000000"/>
                <w:szCs w:val="20"/>
              </w:rPr>
            </w:pPr>
            <w:r w:rsidRPr="005424B9">
              <w:rPr>
                <w:rFonts w:ascii="Calibri" w:hAnsi="Calibri" w:cs="Calibri"/>
                <w:color w:val="000000"/>
                <w:szCs w:val="20"/>
              </w:rPr>
              <w:t>hours</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07E489A4" w14:paraId="2C0865C0" w14:textId="0230DECC">
            <w:pPr>
              <w:pStyle w:val="TableText10"/>
              <w:rPr>
                <w:rFonts w:ascii="Calibri" w:hAnsi="Calibri" w:cs="Calibri"/>
                <w:color w:val="000000"/>
              </w:rPr>
            </w:pPr>
            <w:r w:rsidRPr="4248CEDA">
              <w:rPr>
                <w:rFonts w:ascii="Calibri" w:hAnsi="Calibri" w:cs="Calibri"/>
                <w:color w:val="000000" w:themeColor="text1"/>
              </w:rPr>
              <w:t>BigDecima</w:t>
            </w:r>
            <w:r w:rsidR="003C5ADD">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9344ABE"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6244C9D" w14:textId="77777777">
            <w:pPr>
              <w:pStyle w:val="TableText10"/>
              <w:rPr>
                <w:rFonts w:ascii="Calibri" w:hAnsi="Calibri" w:cs="Calibri"/>
                <w:color w:val="000000"/>
                <w:szCs w:val="20"/>
              </w:rPr>
            </w:pPr>
            <w:r w:rsidRPr="005424B9">
              <w:rPr>
                <w:rFonts w:ascii="Calibri" w:hAnsi="Calibri" w:cs="Calibri"/>
                <w:color w:val="000000"/>
                <w:szCs w:val="20"/>
              </w:rPr>
              <w:t>Work hours during a pay period</w:t>
            </w:r>
          </w:p>
        </w:tc>
      </w:tr>
      <w:tr w:rsidRPr="005424B9" w:rsidR="00431200" w:rsidTr="00605064" w14:paraId="0784C67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25D56BB" w14:textId="77777777">
            <w:pPr>
              <w:pStyle w:val="TableText10"/>
              <w:rPr>
                <w:rFonts w:ascii="Calibri" w:hAnsi="Calibri" w:cs="Calibri"/>
                <w:color w:val="000000"/>
                <w:szCs w:val="20"/>
              </w:rPr>
            </w:pPr>
            <w:r w:rsidRPr="005424B9">
              <w:rPr>
                <w:rFonts w:ascii="Calibri" w:hAnsi="Calibri" w:cs="Calibri"/>
                <w:szCs w:val="20"/>
              </w:rPr>
              <w:t>basis_of_pay</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1D53C59" w14:textId="77777777">
            <w:pPr>
              <w:pStyle w:val="TableText10"/>
              <w:rPr>
                <w:rFonts w:ascii="Calibri" w:hAnsi="Calibri" w:cs="Calibri"/>
                <w:color w:val="000000"/>
                <w:szCs w:val="20"/>
              </w:rPr>
            </w:pPr>
            <w:r w:rsidRPr="005424B9">
              <w:rPr>
                <w:rFonts w:ascii="Calibri" w:hAnsi="Calibri" w:cs="Calibri"/>
                <w:szCs w:val="20"/>
              </w:rPr>
              <w:t>String</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C78D1E9" w14:textId="77777777">
            <w:pPr>
              <w:pStyle w:val="TableText10"/>
              <w:rPr>
                <w:rFonts w:ascii="Calibri" w:hAnsi="Calibri" w:cs="Calibri"/>
                <w:color w:val="000000"/>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219BE98" w14:textId="77777777">
            <w:pPr>
              <w:pStyle w:val="TableText10"/>
              <w:spacing w:before="0" w:after="0"/>
              <w:rPr>
                <w:rFonts w:ascii="Calibri" w:hAnsi="Calibri" w:cs="Calibri"/>
                <w:color w:val="000000"/>
                <w:szCs w:val="20"/>
              </w:rPr>
            </w:pPr>
            <w:r w:rsidRPr="005424B9">
              <w:rPr>
                <w:rFonts w:ascii="Calibri" w:hAnsi="Calibri" w:cs="Calibri"/>
                <w:color w:val="000000"/>
                <w:szCs w:val="20"/>
              </w:rPr>
              <w:t>Basis of pay:</w:t>
            </w:r>
          </w:p>
          <w:p w:rsidRPr="005424B9" w:rsidR="00431200" w:rsidP="000D596E" w:rsidRDefault="00431200" w14:paraId="60B1D42A" w14:textId="77777777">
            <w:pPr>
              <w:pStyle w:val="TableText10"/>
              <w:spacing w:before="0" w:after="0"/>
              <w:rPr>
                <w:rFonts w:ascii="Calibri" w:hAnsi="Calibri" w:cs="Calibri"/>
                <w:color w:val="000000"/>
                <w:szCs w:val="20"/>
              </w:rPr>
            </w:pPr>
            <w:r w:rsidRPr="005424B9">
              <w:rPr>
                <w:rFonts w:ascii="Calibri" w:hAnsi="Calibri" w:cs="Calibri"/>
                <w:color w:val="000000"/>
                <w:szCs w:val="20"/>
              </w:rPr>
              <w:t>S - Salary,</w:t>
            </w:r>
          </w:p>
          <w:p w:rsidRPr="005424B9" w:rsidR="00431200" w:rsidP="000D596E" w:rsidRDefault="00431200" w14:paraId="21252E58" w14:textId="77777777">
            <w:pPr>
              <w:pStyle w:val="TableText10"/>
              <w:spacing w:before="0" w:after="0"/>
              <w:rPr>
                <w:rFonts w:ascii="Calibri" w:hAnsi="Calibri" w:cs="Calibri"/>
                <w:color w:val="000000"/>
                <w:szCs w:val="20"/>
              </w:rPr>
            </w:pPr>
            <w:r w:rsidRPr="005424B9">
              <w:rPr>
                <w:rFonts w:ascii="Calibri" w:hAnsi="Calibri" w:cs="Calibri"/>
                <w:color w:val="000000"/>
                <w:szCs w:val="20"/>
              </w:rPr>
              <w:t>H - Hourly,</w:t>
            </w:r>
          </w:p>
          <w:p w:rsidRPr="005424B9" w:rsidR="00431200" w:rsidP="000D596E" w:rsidRDefault="00431200" w14:paraId="2A6FACB4" w14:textId="77777777">
            <w:pPr>
              <w:pStyle w:val="TableText10"/>
              <w:spacing w:before="0" w:after="0"/>
              <w:rPr>
                <w:rFonts w:ascii="Calibri" w:hAnsi="Calibri" w:cs="Calibri"/>
                <w:color w:val="000000"/>
                <w:szCs w:val="20"/>
              </w:rPr>
            </w:pPr>
            <w:r w:rsidRPr="005424B9">
              <w:rPr>
                <w:rFonts w:ascii="Calibri" w:hAnsi="Calibri" w:cs="Calibri"/>
                <w:color w:val="000000"/>
                <w:szCs w:val="20"/>
              </w:rPr>
              <w:t>D - Daily,</w:t>
            </w:r>
          </w:p>
          <w:p w:rsidRPr="005424B9" w:rsidR="00431200" w:rsidP="000D596E" w:rsidRDefault="00431200" w14:paraId="19413ADA" w14:textId="77777777">
            <w:pPr>
              <w:pStyle w:val="TableText10"/>
              <w:spacing w:before="0" w:after="0"/>
              <w:rPr>
                <w:rFonts w:ascii="Calibri" w:hAnsi="Calibri" w:cs="Calibri"/>
                <w:color w:val="000000"/>
                <w:szCs w:val="20"/>
              </w:rPr>
            </w:pPr>
            <w:r w:rsidRPr="005424B9">
              <w:rPr>
                <w:rFonts w:ascii="Calibri" w:hAnsi="Calibri" w:cs="Calibri"/>
                <w:color w:val="000000"/>
                <w:szCs w:val="20"/>
              </w:rPr>
              <w:t>W - Weekly,</w:t>
            </w:r>
          </w:p>
          <w:p w:rsidRPr="005424B9" w:rsidR="00431200" w:rsidP="000D596E" w:rsidRDefault="00431200" w14:paraId="767B7F47" w14:textId="77777777">
            <w:pPr>
              <w:pStyle w:val="TableText10"/>
              <w:spacing w:before="0" w:after="0"/>
              <w:rPr>
                <w:rFonts w:ascii="Calibri" w:hAnsi="Calibri" w:cs="Calibri"/>
                <w:color w:val="000000"/>
                <w:szCs w:val="20"/>
              </w:rPr>
            </w:pPr>
            <w:r w:rsidRPr="005424B9">
              <w:rPr>
                <w:rFonts w:ascii="Calibri" w:hAnsi="Calibri" w:cs="Calibri"/>
                <w:color w:val="000000"/>
                <w:szCs w:val="20"/>
              </w:rPr>
              <w:t>M - Monthly,</w:t>
            </w:r>
          </w:p>
          <w:p w:rsidRPr="005424B9" w:rsidR="00431200" w:rsidP="000D596E" w:rsidRDefault="00431200" w14:paraId="7ACECEEF" w14:textId="77777777">
            <w:pPr>
              <w:pStyle w:val="TableText10"/>
              <w:spacing w:before="0" w:after="0"/>
              <w:rPr>
                <w:rFonts w:ascii="Calibri" w:hAnsi="Calibri" w:cs="Calibri"/>
                <w:color w:val="000000"/>
                <w:szCs w:val="20"/>
              </w:rPr>
            </w:pPr>
            <w:r w:rsidRPr="005424B9">
              <w:rPr>
                <w:rFonts w:ascii="Calibri" w:hAnsi="Calibri" w:cs="Calibri"/>
                <w:color w:val="000000"/>
                <w:szCs w:val="20"/>
              </w:rPr>
              <w:t>C - Contract</w:t>
            </w:r>
          </w:p>
          <w:p w:rsidRPr="005424B9" w:rsidR="00431200" w:rsidP="000D596E" w:rsidRDefault="00431200" w14:paraId="6AE5A8AC" w14:textId="77777777">
            <w:pPr>
              <w:pStyle w:val="TableText10"/>
              <w:rPr>
                <w:rFonts w:ascii="Calibri" w:hAnsi="Calibri" w:cs="Calibri"/>
                <w:color w:val="000000"/>
                <w:szCs w:val="20"/>
              </w:rPr>
            </w:pPr>
          </w:p>
        </w:tc>
      </w:tr>
      <w:tr w:rsidRPr="005424B9" w:rsidR="00431200" w:rsidTr="00605064" w14:paraId="7168A59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BBDD5EA" w14:textId="77777777">
            <w:pPr>
              <w:pStyle w:val="TableText10"/>
              <w:rPr>
                <w:rFonts w:ascii="Calibri" w:hAnsi="Calibri" w:cs="Calibri"/>
                <w:szCs w:val="20"/>
              </w:rPr>
            </w:pPr>
            <w:r w:rsidRPr="005424B9">
              <w:rPr>
                <w:rFonts w:ascii="Calibri" w:hAnsi="Calibri" w:cs="Calibri"/>
                <w:szCs w:val="20"/>
              </w:rPr>
              <w:t>period_start</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CC424F6" w14:textId="77777777">
            <w:pPr>
              <w:pStyle w:val="TableText10"/>
              <w:rPr>
                <w:rFonts w:ascii="Calibri" w:hAnsi="Calibri" w:cs="Calibri"/>
                <w:szCs w:val="20"/>
              </w:rPr>
            </w:pPr>
            <w:r w:rsidRPr="005424B9">
              <w:rPr>
                <w:rFonts w:ascii="Calibri" w:hAnsi="Calibri" w:cs="Calibri"/>
                <w:szCs w:val="20"/>
              </w:rPr>
              <w:t>Date</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BCAB89F"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B19A201" w14:textId="77777777">
            <w:pPr>
              <w:pStyle w:val="TableText10"/>
              <w:spacing w:before="0" w:after="0"/>
              <w:rPr>
                <w:rFonts w:ascii="Calibri" w:hAnsi="Calibri" w:cs="Calibri"/>
                <w:color w:val="000000"/>
                <w:szCs w:val="20"/>
              </w:rPr>
            </w:pPr>
            <w:r w:rsidRPr="005424B9">
              <w:rPr>
                <w:rFonts w:ascii="Calibri" w:hAnsi="Calibri" w:cs="Calibri"/>
                <w:color w:val="000000"/>
                <w:szCs w:val="20"/>
              </w:rPr>
              <w:t>Period start</w:t>
            </w:r>
          </w:p>
        </w:tc>
      </w:tr>
      <w:tr w:rsidRPr="005424B9" w:rsidR="00431200" w:rsidTr="00605064" w14:paraId="5698AED3" w14:textId="77777777">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A5E959" w14:textId="77777777">
            <w:pPr>
              <w:pStyle w:val="TableText10"/>
              <w:rPr>
                <w:rFonts w:ascii="Calibri" w:hAnsi="Calibri" w:cs="Calibri"/>
                <w:szCs w:val="20"/>
              </w:rPr>
            </w:pPr>
            <w:r w:rsidRPr="005424B9">
              <w:rPr>
                <w:rFonts w:ascii="Calibri" w:hAnsi="Calibri" w:cs="Calibri"/>
                <w:szCs w:val="20"/>
              </w:rPr>
              <w:t>period_end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5F5E475" w14:textId="77777777">
            <w:pPr>
              <w:pStyle w:val="TableText10"/>
              <w:rPr>
                <w:rFonts w:ascii="Calibri" w:hAnsi="Calibri" w:cs="Calibri"/>
                <w:szCs w:val="20"/>
              </w:rPr>
            </w:pPr>
            <w:r w:rsidRPr="005424B9">
              <w:rPr>
                <w:rFonts w:ascii="Calibri" w:hAnsi="Calibri" w:cs="Calibri"/>
                <w:szCs w:val="20"/>
              </w:rPr>
              <w:t>Date</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54A3046"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A2ACA1D" w14:textId="77777777">
            <w:pPr>
              <w:pStyle w:val="TableText10"/>
              <w:spacing w:before="0" w:after="0"/>
              <w:rPr>
                <w:rFonts w:ascii="Calibri" w:hAnsi="Calibri" w:cs="Calibri"/>
                <w:color w:val="000000"/>
                <w:szCs w:val="20"/>
              </w:rPr>
            </w:pPr>
            <w:r w:rsidRPr="005424B9">
              <w:rPr>
                <w:rFonts w:ascii="Calibri" w:hAnsi="Calibri" w:cs="Calibri"/>
                <w:color w:val="000000"/>
                <w:szCs w:val="20"/>
              </w:rPr>
              <w:t>Period end</w:t>
            </w:r>
          </w:p>
        </w:tc>
      </w:tr>
      <w:tr w:rsidRPr="005424B9" w:rsidR="00431200" w:rsidTr="00605064" w14:paraId="23D613D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A77AAE5" w14:textId="77777777">
            <w:pPr>
              <w:pStyle w:val="TableText10"/>
              <w:rPr>
                <w:rFonts w:ascii="Calibri" w:hAnsi="Calibri" w:cs="Calibri"/>
                <w:szCs w:val="20"/>
              </w:rPr>
            </w:pPr>
            <w:r w:rsidRPr="005424B9">
              <w:rPr>
                <w:rFonts w:ascii="Calibri" w:hAnsi="Calibri" w:cs="Calibri"/>
                <w:szCs w:val="20"/>
              </w:rPr>
              <w:t>regular</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142C30A2" w14:paraId="1BE3EFA8" w14:textId="367189EC">
            <w:pPr>
              <w:pStyle w:val="TableText10"/>
              <w:rPr>
                <w:rFonts w:ascii="Calibri" w:hAnsi="Calibri" w:cs="Calibri"/>
                <w:color w:val="000000" w:themeColor="text1"/>
              </w:rPr>
            </w:pPr>
            <w:r w:rsidRPr="4248CEDA">
              <w:rPr>
                <w:rFonts w:ascii="Calibri" w:hAnsi="Calibri" w:cs="Calibri"/>
                <w:color w:val="000000" w:themeColor="text1"/>
              </w:rPr>
              <w:t xml:space="preserve"> BigDecima</w:t>
            </w:r>
            <w:r w:rsidRPr="4248CEDA" w:rsidR="3BD29020">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26DB90E"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6610A55" w14:textId="77777777">
            <w:pPr>
              <w:pStyle w:val="TableText10"/>
              <w:spacing w:before="0" w:after="0"/>
              <w:rPr>
                <w:rFonts w:ascii="Calibri" w:hAnsi="Calibri" w:cs="Calibri"/>
                <w:color w:val="000000"/>
                <w:szCs w:val="20"/>
              </w:rPr>
            </w:pPr>
            <w:r w:rsidRPr="005424B9">
              <w:rPr>
                <w:rFonts w:ascii="Calibri" w:hAnsi="Calibri" w:cs="Calibri"/>
                <w:color w:val="000000"/>
                <w:szCs w:val="20"/>
              </w:rPr>
              <w:t>Regular pay</w:t>
            </w:r>
          </w:p>
        </w:tc>
      </w:tr>
      <w:tr w:rsidRPr="005424B9" w:rsidR="00431200" w:rsidTr="00605064" w14:paraId="7CDD017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C47C24" w14:textId="77777777">
            <w:pPr>
              <w:pStyle w:val="TableText10"/>
              <w:rPr>
                <w:rFonts w:ascii="Calibri" w:hAnsi="Calibri" w:cs="Calibri"/>
                <w:szCs w:val="20"/>
              </w:rPr>
            </w:pPr>
            <w:r w:rsidRPr="005424B9">
              <w:rPr>
                <w:rFonts w:ascii="Calibri" w:hAnsi="Calibri" w:cs="Calibri"/>
                <w:szCs w:val="20"/>
              </w:rPr>
              <w:t>regular_ytd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1930A800" w14:paraId="1ADB6B24" w14:textId="19209693">
            <w:pPr>
              <w:pStyle w:val="TableText10"/>
              <w:rPr>
                <w:rFonts w:ascii="Calibri" w:hAnsi="Calibri" w:cs="Calibri"/>
                <w:color w:val="000000"/>
              </w:rPr>
            </w:pPr>
            <w:r w:rsidRPr="4248CEDA">
              <w:rPr>
                <w:rFonts w:ascii="Calibri" w:hAnsi="Calibri" w:cs="Calibri"/>
                <w:color w:val="000000" w:themeColor="text1"/>
              </w:rPr>
              <w:t xml:space="preserve"> BigDecima</w:t>
            </w:r>
            <w:r w:rsidRPr="4248CEDA" w:rsidR="0070172C">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EA9F36E"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8ECBB60" w14:textId="77777777">
            <w:pPr>
              <w:pStyle w:val="TableText10"/>
              <w:spacing w:before="0" w:after="0"/>
              <w:rPr>
                <w:rFonts w:ascii="Calibri" w:hAnsi="Calibri" w:cs="Calibri"/>
                <w:color w:val="000000"/>
                <w:szCs w:val="20"/>
              </w:rPr>
            </w:pPr>
            <w:r w:rsidRPr="005424B9">
              <w:rPr>
                <w:rFonts w:ascii="Calibri" w:hAnsi="Calibri" w:cs="Calibri"/>
                <w:color w:val="000000"/>
                <w:szCs w:val="20"/>
              </w:rPr>
              <w:t>Regular salary year to date</w:t>
            </w:r>
          </w:p>
        </w:tc>
      </w:tr>
      <w:tr w:rsidRPr="005424B9" w:rsidR="00431200" w:rsidTr="00605064" w14:paraId="14E70A9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58DA618" w14:textId="77777777">
            <w:pPr>
              <w:pStyle w:val="TableText10"/>
              <w:rPr>
                <w:rFonts w:ascii="Calibri" w:hAnsi="Calibri" w:cs="Calibri"/>
                <w:szCs w:val="20"/>
              </w:rPr>
            </w:pPr>
            <w:r w:rsidRPr="005424B9">
              <w:rPr>
                <w:rFonts w:ascii="Calibri" w:hAnsi="Calibri" w:cs="Calibri"/>
                <w:szCs w:val="20"/>
              </w:rPr>
              <w:t>other_pay_ytd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5ED512D5" w14:paraId="6629B05F" w14:textId="61476626">
            <w:pPr>
              <w:pStyle w:val="TableText10"/>
              <w:rPr>
                <w:rFonts w:ascii="Calibri" w:hAnsi="Calibri" w:cs="Calibri"/>
                <w:color w:val="000000"/>
              </w:rPr>
            </w:pPr>
            <w:r w:rsidRPr="4248CEDA">
              <w:rPr>
                <w:rFonts w:ascii="Calibri" w:hAnsi="Calibri" w:cs="Calibri"/>
                <w:color w:val="000000" w:themeColor="text1"/>
              </w:rPr>
              <w:t xml:space="preserve"> BigDecima</w:t>
            </w:r>
            <w:r w:rsidRPr="4248CEDA" w:rsidR="202BD815">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8601B8E"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A0DF7C5" w14:textId="77777777">
            <w:pPr>
              <w:pStyle w:val="TableText10"/>
              <w:spacing w:before="0" w:after="0"/>
              <w:rPr>
                <w:rFonts w:ascii="Calibri" w:hAnsi="Calibri" w:cs="Calibri"/>
                <w:color w:val="000000"/>
                <w:szCs w:val="20"/>
              </w:rPr>
            </w:pPr>
            <w:r w:rsidRPr="005424B9">
              <w:rPr>
                <w:rFonts w:ascii="Calibri" w:hAnsi="Calibri" w:cs="Calibri"/>
                <w:color w:val="000000"/>
                <w:szCs w:val="20"/>
              </w:rPr>
              <w:t>All other pays year to date</w:t>
            </w:r>
          </w:p>
        </w:tc>
      </w:tr>
      <w:tr w:rsidRPr="005424B9" w:rsidR="00431200" w:rsidTr="00605064" w14:paraId="79A775C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E8E54BD" w14:textId="77777777">
            <w:pPr>
              <w:pStyle w:val="TableText10"/>
              <w:rPr>
                <w:rFonts w:ascii="Calibri" w:hAnsi="Calibri" w:cs="Calibri"/>
                <w:szCs w:val="20"/>
              </w:rPr>
            </w:pPr>
            <w:r w:rsidRPr="005424B9">
              <w:rPr>
                <w:rFonts w:ascii="Calibri" w:hAnsi="Calibri" w:cs="Calibri"/>
                <w:szCs w:val="20"/>
              </w:rPr>
              <w:t>bonus_ytd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6798E75A" w14:paraId="3555C99A" w14:textId="47E98562">
            <w:pPr>
              <w:pStyle w:val="TableText10"/>
              <w:rPr>
                <w:rFonts w:ascii="Calibri" w:hAnsi="Calibri" w:cs="Calibri"/>
                <w:color w:val="000000"/>
              </w:rPr>
            </w:pPr>
            <w:r w:rsidRPr="4248CEDA">
              <w:rPr>
                <w:rFonts w:ascii="Calibri" w:hAnsi="Calibri" w:cs="Calibri"/>
                <w:color w:val="000000" w:themeColor="text1"/>
              </w:rPr>
              <w:t xml:space="preserve"> BigDecima</w:t>
            </w:r>
            <w:r w:rsidRPr="4248CEDA" w:rsidR="4D86A655">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723E500"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714F27C" w14:textId="77777777">
            <w:pPr>
              <w:pStyle w:val="TableText10"/>
              <w:spacing w:before="0" w:after="0"/>
              <w:rPr>
                <w:rFonts w:ascii="Calibri" w:hAnsi="Calibri" w:cs="Calibri"/>
                <w:color w:val="000000"/>
                <w:szCs w:val="20"/>
              </w:rPr>
            </w:pPr>
            <w:r w:rsidRPr="005424B9">
              <w:rPr>
                <w:rFonts w:ascii="Calibri" w:hAnsi="Calibri" w:cs="Calibri"/>
                <w:color w:val="000000"/>
                <w:szCs w:val="20"/>
              </w:rPr>
              <w:t>Bonus year to date</w:t>
            </w:r>
          </w:p>
        </w:tc>
      </w:tr>
      <w:tr w:rsidRPr="005424B9" w:rsidR="00431200" w:rsidTr="00605064" w14:paraId="23F7FC9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85F5C4B" w14:textId="77777777">
            <w:pPr>
              <w:pStyle w:val="TableText10"/>
              <w:rPr>
                <w:rFonts w:ascii="Calibri" w:hAnsi="Calibri" w:cs="Calibri"/>
                <w:szCs w:val="20"/>
              </w:rPr>
            </w:pPr>
            <w:r w:rsidRPr="005424B9">
              <w:rPr>
                <w:rFonts w:ascii="Calibri" w:hAnsi="Calibri" w:cs="Calibri"/>
                <w:szCs w:val="20"/>
              </w:rPr>
              <w:t>commission_ytd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2BED3B52" w14:paraId="6D6477D8" w14:textId="3ADC09DF">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2568810"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1023DC" w14:paraId="0CAEAB8D" w14:textId="00EB3610">
            <w:pPr>
              <w:pStyle w:val="TableText10"/>
              <w:spacing w:before="0" w:after="0"/>
              <w:rPr>
                <w:rFonts w:ascii="Calibri" w:hAnsi="Calibri" w:cs="Calibri"/>
                <w:color w:val="000000"/>
                <w:szCs w:val="20"/>
              </w:rPr>
            </w:pPr>
            <w:r w:rsidRPr="005424B9">
              <w:rPr>
                <w:rFonts w:ascii="Calibri" w:hAnsi="Calibri" w:cs="Calibri"/>
                <w:color w:val="000000"/>
                <w:szCs w:val="20"/>
              </w:rPr>
              <w:t>Commission year to date</w:t>
            </w:r>
          </w:p>
        </w:tc>
      </w:tr>
      <w:tr w:rsidRPr="005424B9" w:rsidR="00431200" w:rsidTr="00605064" w14:paraId="7F131F9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BA2FC4E" w14:textId="77777777">
            <w:pPr>
              <w:pStyle w:val="TableText10"/>
              <w:rPr>
                <w:rFonts w:ascii="Calibri" w:hAnsi="Calibri" w:cs="Calibri"/>
                <w:szCs w:val="20"/>
              </w:rPr>
            </w:pPr>
            <w:r w:rsidRPr="005424B9">
              <w:rPr>
                <w:rFonts w:ascii="Calibri" w:hAnsi="Calibri" w:cs="Calibri"/>
                <w:szCs w:val="20"/>
              </w:rPr>
              <w:lastRenderedPageBreak/>
              <w:t>overtime</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64705AA2" w14:paraId="36B64468" w14:textId="0E50FF06">
            <w:pPr>
              <w:pStyle w:val="TableText10"/>
              <w:rPr>
                <w:rFonts w:ascii="Calibri" w:hAnsi="Calibri" w:cs="Calibri"/>
                <w:color w:val="000000"/>
              </w:rPr>
            </w:pPr>
            <w:r w:rsidRPr="4248CEDA">
              <w:rPr>
                <w:rFonts w:ascii="Calibri" w:hAnsi="Calibri" w:cs="Calibri"/>
                <w:color w:val="000000" w:themeColor="text1"/>
              </w:rPr>
              <w:t xml:space="preserve"> BigDecima</w:t>
            </w:r>
            <w:r w:rsidRPr="4248CEDA" w:rsidR="7F285DD7">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6B1E3B"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D7365BE" w14:textId="77777777">
            <w:pPr>
              <w:pStyle w:val="TableText10"/>
              <w:spacing w:before="0" w:after="0"/>
              <w:rPr>
                <w:rFonts w:ascii="Calibri" w:hAnsi="Calibri" w:cs="Calibri"/>
                <w:color w:val="000000"/>
                <w:szCs w:val="20"/>
              </w:rPr>
            </w:pPr>
            <w:r w:rsidRPr="005424B9">
              <w:rPr>
                <w:rFonts w:ascii="Calibri" w:hAnsi="Calibri" w:cs="Calibri"/>
                <w:color w:val="000000"/>
                <w:szCs w:val="20"/>
              </w:rPr>
              <w:t>Overtime pay</w:t>
            </w:r>
          </w:p>
        </w:tc>
      </w:tr>
      <w:tr w:rsidRPr="005424B9" w:rsidR="00431200" w:rsidTr="00605064" w14:paraId="63BCAF8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BAF972F" w14:textId="77777777">
            <w:pPr>
              <w:pStyle w:val="TableText10"/>
              <w:rPr>
                <w:rFonts w:ascii="Calibri" w:hAnsi="Calibri" w:cs="Calibri"/>
                <w:szCs w:val="20"/>
              </w:rPr>
            </w:pPr>
            <w:r w:rsidRPr="005424B9">
              <w:rPr>
                <w:rFonts w:ascii="Calibri" w:hAnsi="Calibri" w:cs="Calibri"/>
                <w:szCs w:val="20"/>
              </w:rPr>
              <w:t>overtime_ytd</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369F666A" w14:paraId="3A47A9E3" w14:textId="4F6B3673">
            <w:pPr>
              <w:pStyle w:val="TableText10"/>
              <w:rPr>
                <w:rFonts w:ascii="Calibri" w:hAnsi="Calibri" w:cs="Calibri"/>
                <w:color w:val="000000"/>
              </w:rPr>
            </w:pPr>
            <w:r w:rsidRPr="4248CEDA">
              <w:rPr>
                <w:rFonts w:ascii="Calibri" w:hAnsi="Calibri" w:cs="Calibri"/>
                <w:color w:val="000000" w:themeColor="text1"/>
              </w:rPr>
              <w:t xml:space="preserve"> BigDecima</w:t>
            </w:r>
            <w:r w:rsidRPr="4248CEDA" w:rsidR="479FCFEC">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A4D2BB3"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D9261BF" w14:textId="77777777">
            <w:pPr>
              <w:pStyle w:val="TableText10"/>
              <w:spacing w:before="0" w:after="0"/>
              <w:rPr>
                <w:rFonts w:ascii="Calibri" w:hAnsi="Calibri" w:cs="Calibri"/>
                <w:color w:val="000000"/>
                <w:szCs w:val="20"/>
              </w:rPr>
            </w:pPr>
            <w:r w:rsidRPr="005424B9">
              <w:rPr>
                <w:rFonts w:ascii="Calibri" w:hAnsi="Calibri" w:cs="Calibri"/>
                <w:color w:val="000000"/>
                <w:szCs w:val="20"/>
              </w:rPr>
              <w:t>Overtime pay year to date</w:t>
            </w:r>
          </w:p>
        </w:tc>
      </w:tr>
      <w:tr w:rsidRPr="005424B9" w:rsidR="00431200" w:rsidTr="00605064" w14:paraId="32C1FE2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
        </w:trPr>
        <w:tc>
          <w:tcPr>
            <w:tcW w:w="241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8A7CC40" w14:textId="77777777">
            <w:pPr>
              <w:pStyle w:val="TableText10"/>
              <w:rPr>
                <w:rFonts w:ascii="Calibri" w:hAnsi="Calibri" w:cs="Calibri"/>
                <w:szCs w:val="20"/>
              </w:rPr>
            </w:pPr>
            <w:r w:rsidRPr="005424B9">
              <w:rPr>
                <w:rFonts w:ascii="Calibri" w:hAnsi="Calibri" w:cs="Calibri"/>
                <w:szCs w:val="20"/>
              </w:rPr>
              <w:t>other_pay</w:t>
            </w:r>
          </w:p>
        </w:tc>
        <w:tc>
          <w:tcPr>
            <w:tcW w:w="2643" w:type="dxa"/>
            <w:tcBorders>
              <w:top w:val="single" w:color="auto" w:sz="4" w:space="0"/>
              <w:left w:val="single" w:color="auto" w:sz="4" w:space="0"/>
              <w:bottom w:val="single" w:color="auto" w:sz="4" w:space="0"/>
              <w:right w:val="single" w:color="auto" w:sz="4" w:space="0"/>
            </w:tcBorders>
          </w:tcPr>
          <w:p w:rsidRPr="005424B9" w:rsidR="00431200" w:rsidP="000D596E" w:rsidRDefault="289CFF53" w14:paraId="3853A225" w14:textId="43A42D68">
            <w:pPr>
              <w:pStyle w:val="TableText10"/>
              <w:rPr>
                <w:rFonts w:ascii="Calibri" w:hAnsi="Calibri" w:cs="Calibri"/>
                <w:color w:val="000000"/>
              </w:rPr>
            </w:pPr>
            <w:r w:rsidRPr="4248CEDA">
              <w:rPr>
                <w:rFonts w:ascii="Calibri" w:hAnsi="Calibri" w:cs="Calibri"/>
                <w:color w:val="000000" w:themeColor="text1"/>
              </w:rPr>
              <w:t xml:space="preserve"> BigDecima</w:t>
            </w:r>
            <w:r w:rsidRPr="4248CEDA" w:rsidR="3EA28C7E">
              <w:rPr>
                <w:rFonts w:ascii="Calibri" w:hAnsi="Calibri" w:cs="Calibri"/>
                <w:color w:val="000000" w:themeColor="text1"/>
              </w:rPr>
              <w:t>l</w:t>
            </w:r>
          </w:p>
        </w:tc>
        <w:tc>
          <w:tcPr>
            <w:tcW w:w="108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B8038AF" w14:textId="77777777">
            <w:pPr>
              <w:pStyle w:val="TableText10"/>
              <w:rPr>
                <w:rFonts w:ascii="Calibri" w:hAnsi="Calibri" w:cs="Calibri"/>
                <w:szCs w:val="20"/>
              </w:rPr>
            </w:pPr>
            <w:r w:rsidRPr="005424B9">
              <w:rPr>
                <w:rFonts w:ascii="Calibri" w:hAnsi="Calibri" w:cs="Calibri"/>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10B8A37" w14:textId="77777777">
            <w:pPr>
              <w:pStyle w:val="TableText10"/>
              <w:spacing w:before="0" w:after="0"/>
              <w:rPr>
                <w:rFonts w:ascii="Calibri" w:hAnsi="Calibri" w:cs="Calibri"/>
                <w:color w:val="000000"/>
                <w:szCs w:val="20"/>
              </w:rPr>
            </w:pPr>
            <w:r w:rsidRPr="005424B9">
              <w:rPr>
                <w:rFonts w:ascii="Calibri" w:hAnsi="Calibri" w:cs="Calibri"/>
                <w:color w:val="000000"/>
                <w:szCs w:val="20"/>
              </w:rPr>
              <w:t>All other pays</w:t>
            </w:r>
          </w:p>
        </w:tc>
      </w:tr>
    </w:tbl>
    <w:p w:rsidRPr="005424B9" w:rsidR="00431200" w:rsidP="00431200" w:rsidRDefault="00431200" w14:paraId="5740E5E8" w14:textId="77777777">
      <w:pPr>
        <w:ind w:right="162"/>
        <w:rPr>
          <w:rFonts w:ascii="Calibri" w:hAnsi="Calibri" w:cs="Calibri" w:eastAsiaTheme="minorHAnsi"/>
          <w:sz w:val="20"/>
          <w:szCs w:val="20"/>
          <w:lang w:val="en-GB"/>
        </w:rPr>
      </w:pPr>
    </w:p>
    <w:p w:rsidRPr="005424B9" w:rsidR="00431200" w:rsidP="00431200" w:rsidRDefault="00431200" w14:paraId="6FC0C74A" w14:textId="77777777">
      <w:pPr>
        <w:ind w:right="162"/>
        <w:rPr>
          <w:rFonts w:ascii="Calibri" w:hAnsi="Calibri" w:cs="Calibri" w:eastAsiaTheme="minorHAnsi"/>
          <w:sz w:val="20"/>
          <w:szCs w:val="20"/>
          <w:lang w:val="en-GB"/>
        </w:rPr>
      </w:pPr>
      <w:r w:rsidRPr="005424B9">
        <w:rPr>
          <w:rFonts w:ascii="Calibri" w:hAnsi="Calibri" w:cs="Calibri"/>
          <w:color w:val="000000"/>
          <w:sz w:val="20"/>
          <w:szCs w:val="20"/>
        </w:rPr>
        <w:t>Annual Income Summary (</w:t>
      </w:r>
      <w:r w:rsidRPr="005424B9">
        <w:rPr>
          <w:rFonts w:ascii="Calibri" w:hAnsi="Calibri" w:cs="Calibri" w:eastAsiaTheme="minorHAnsi"/>
          <w:sz w:val="20"/>
          <w:szCs w:val="20"/>
          <w:lang w:val="en-GB"/>
        </w:rPr>
        <w:t>AnnualIncomeDTO)</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88"/>
        <w:gridCol w:w="1810"/>
        <w:gridCol w:w="1440"/>
        <w:gridCol w:w="3420"/>
      </w:tblGrid>
      <w:tr w:rsidRPr="005424B9" w:rsidR="00431200" w:rsidTr="008661F6" w14:paraId="069A94BE" w14:textId="77777777">
        <w:trPr>
          <w:cantSplit/>
          <w:tblHeader/>
        </w:trPr>
        <w:tc>
          <w:tcPr>
            <w:tcW w:w="2888" w:type="dxa"/>
            <w:shd w:val="clear" w:color="auto" w:fill="000000" w:themeFill="text1"/>
          </w:tcPr>
          <w:p w:rsidRPr="005424B9" w:rsidR="00431200" w:rsidP="000D596E" w:rsidRDefault="00431200" w14:paraId="51AA477C" w14:textId="77777777">
            <w:pPr>
              <w:pStyle w:val="TableText10HeaderCenter"/>
              <w:rPr>
                <w:rFonts w:ascii="Calibri" w:hAnsi="Calibri" w:cs="Calibri"/>
                <w:b w:val="0"/>
                <w:szCs w:val="20"/>
              </w:rPr>
            </w:pPr>
            <w:r w:rsidRPr="005424B9">
              <w:rPr>
                <w:rFonts w:ascii="Calibri" w:hAnsi="Calibri" w:cs="Calibri"/>
                <w:szCs w:val="20"/>
              </w:rPr>
              <w:t>Field</w:t>
            </w:r>
          </w:p>
        </w:tc>
        <w:tc>
          <w:tcPr>
            <w:tcW w:w="1810" w:type="dxa"/>
            <w:shd w:val="clear" w:color="auto" w:fill="000000" w:themeFill="text1"/>
          </w:tcPr>
          <w:p w:rsidRPr="005424B9" w:rsidR="00431200" w:rsidP="000D596E" w:rsidRDefault="00431200" w14:paraId="0C854594" w14:textId="77777777">
            <w:pPr>
              <w:pStyle w:val="TableText10HeaderCenter"/>
              <w:rPr>
                <w:rFonts w:ascii="Calibri" w:hAnsi="Calibri" w:cs="Calibri"/>
                <w:b w:val="0"/>
                <w:szCs w:val="20"/>
              </w:rPr>
            </w:pPr>
            <w:r w:rsidRPr="005424B9">
              <w:rPr>
                <w:rFonts w:ascii="Calibri" w:hAnsi="Calibri" w:cs="Calibri"/>
                <w:szCs w:val="20"/>
              </w:rPr>
              <w:t>Type</w:t>
            </w:r>
          </w:p>
        </w:tc>
        <w:tc>
          <w:tcPr>
            <w:tcW w:w="1440" w:type="dxa"/>
            <w:shd w:val="clear" w:color="auto" w:fill="000000" w:themeFill="text1"/>
          </w:tcPr>
          <w:p w:rsidRPr="005424B9" w:rsidR="00431200" w:rsidP="000D596E" w:rsidRDefault="00431200" w14:paraId="6FCAF6F6" w14:textId="77777777">
            <w:pPr>
              <w:pStyle w:val="TableText10HeaderCenter"/>
              <w:rPr>
                <w:rFonts w:ascii="Calibri" w:hAnsi="Calibri" w:cs="Calibri"/>
                <w:b w:val="0"/>
                <w:szCs w:val="20"/>
              </w:rPr>
            </w:pPr>
            <w:r w:rsidRPr="005424B9">
              <w:rPr>
                <w:rFonts w:ascii="Calibri" w:hAnsi="Calibri" w:cs="Calibri"/>
                <w:szCs w:val="20"/>
              </w:rPr>
              <w:t>Required</w:t>
            </w:r>
          </w:p>
        </w:tc>
        <w:tc>
          <w:tcPr>
            <w:tcW w:w="3420" w:type="dxa"/>
            <w:shd w:val="clear" w:color="auto" w:fill="000000" w:themeFill="text1"/>
          </w:tcPr>
          <w:p w:rsidRPr="005424B9" w:rsidR="00431200" w:rsidP="000D596E" w:rsidRDefault="00431200" w14:paraId="58711E0C"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08661F6" w14:paraId="62DF697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3490374" w14:textId="77777777">
            <w:pPr>
              <w:pStyle w:val="TableText10"/>
              <w:rPr>
                <w:rFonts w:ascii="Calibri" w:hAnsi="Calibri" w:cs="Calibri"/>
                <w:color w:val="000000"/>
                <w:szCs w:val="20"/>
              </w:rPr>
            </w:pPr>
            <w:r w:rsidRPr="005424B9">
              <w:rPr>
                <w:rFonts w:ascii="Calibri" w:hAnsi="Calibri" w:cs="Calibri"/>
                <w:color w:val="000000"/>
                <w:szCs w:val="20"/>
              </w:rPr>
              <w:t>id</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3166F74"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BE87CA"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E6C1146" w14:textId="77777777">
            <w:pPr>
              <w:pStyle w:val="TableText10"/>
              <w:rPr>
                <w:rFonts w:ascii="Calibri" w:hAnsi="Calibri" w:cs="Calibri"/>
                <w:color w:val="000000"/>
                <w:szCs w:val="20"/>
              </w:rPr>
            </w:pPr>
            <w:r w:rsidRPr="005424B9">
              <w:rPr>
                <w:rFonts w:ascii="Calibri" w:hAnsi="Calibri" w:cs="Calibri"/>
                <w:color w:val="000000"/>
                <w:szCs w:val="20"/>
              </w:rPr>
              <w:t>Truv internal unique id for annual income summary record</w:t>
            </w:r>
          </w:p>
        </w:tc>
      </w:tr>
      <w:tr w:rsidRPr="005424B9" w:rsidR="00431200" w:rsidTr="008661F6" w14:paraId="3850846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DD0B0A" w14:textId="77777777">
            <w:pPr>
              <w:pStyle w:val="TableText10"/>
              <w:rPr>
                <w:rFonts w:ascii="Calibri" w:hAnsi="Calibri" w:cs="Calibri"/>
                <w:color w:val="000000"/>
                <w:szCs w:val="20"/>
              </w:rPr>
            </w:pPr>
            <w:r w:rsidRPr="005424B9">
              <w:rPr>
                <w:rFonts w:ascii="Calibri" w:hAnsi="Calibri" w:cs="Calibri"/>
                <w:color w:val="000000"/>
                <w:szCs w:val="20"/>
              </w:rPr>
              <w:t>year</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DFD4331"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807905C"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539DFEE" w14:textId="77777777">
            <w:pPr>
              <w:pStyle w:val="TableText10"/>
              <w:rPr>
                <w:rFonts w:ascii="Calibri" w:hAnsi="Calibri" w:cs="Calibri"/>
                <w:color w:val="000000"/>
                <w:szCs w:val="20"/>
              </w:rPr>
            </w:pPr>
            <w:r w:rsidRPr="005424B9">
              <w:rPr>
                <w:rFonts w:ascii="Calibri" w:hAnsi="Calibri" w:cs="Calibri"/>
                <w:color w:val="000000"/>
                <w:szCs w:val="20"/>
              </w:rPr>
              <w:t>Income report year</w:t>
            </w:r>
          </w:p>
        </w:tc>
      </w:tr>
      <w:tr w:rsidRPr="005424B9" w:rsidR="00431200" w:rsidTr="008661F6" w14:paraId="1F0791F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3F34BB1" w14:textId="77777777">
            <w:pPr>
              <w:pStyle w:val="TableText10"/>
              <w:rPr>
                <w:rFonts w:ascii="Calibri" w:hAnsi="Calibri" w:cs="Calibri"/>
                <w:color w:val="000000"/>
                <w:szCs w:val="20"/>
              </w:rPr>
            </w:pPr>
            <w:r w:rsidRPr="005424B9">
              <w:rPr>
                <w:rFonts w:ascii="Calibri" w:hAnsi="Calibri" w:cs="Calibri"/>
                <w:color w:val="000000"/>
                <w:szCs w:val="20"/>
              </w:rPr>
              <w:t>regular</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30535759" w14:paraId="27AB7F99" w14:textId="1B19204E">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94AD031"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621F02C" w14:textId="77777777">
            <w:pPr>
              <w:pStyle w:val="TableText10"/>
              <w:rPr>
                <w:rFonts w:ascii="Calibri" w:hAnsi="Calibri" w:cs="Calibri"/>
                <w:color w:val="000000"/>
                <w:szCs w:val="20"/>
              </w:rPr>
            </w:pPr>
            <w:r w:rsidRPr="005424B9">
              <w:rPr>
                <w:rFonts w:ascii="Calibri" w:hAnsi="Calibri" w:cs="Calibri"/>
                <w:color w:val="000000"/>
                <w:szCs w:val="20"/>
              </w:rPr>
              <w:t>Regular salary</w:t>
            </w:r>
          </w:p>
        </w:tc>
      </w:tr>
      <w:tr w:rsidRPr="005424B9" w:rsidR="00431200" w:rsidTr="008661F6" w14:paraId="4FB61D6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07688BF" w14:textId="77777777">
            <w:pPr>
              <w:pStyle w:val="TableText10"/>
              <w:tabs>
                <w:tab w:val="left" w:pos="1760"/>
              </w:tabs>
              <w:rPr>
                <w:rFonts w:ascii="Calibri" w:hAnsi="Calibri" w:cs="Calibri"/>
                <w:color w:val="000000"/>
                <w:szCs w:val="20"/>
              </w:rPr>
            </w:pPr>
            <w:r w:rsidRPr="005424B9">
              <w:rPr>
                <w:rFonts w:ascii="Calibri" w:hAnsi="Calibri" w:cs="Calibri"/>
                <w:color w:val="000000"/>
                <w:szCs w:val="20"/>
              </w:rPr>
              <w:t>bonus</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48EEB171" w14:paraId="5E68B1B8" w14:textId="41B1C9C3">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176D1BC"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6590232" w14:textId="77777777">
            <w:pPr>
              <w:pStyle w:val="TableText10"/>
              <w:rPr>
                <w:rFonts w:ascii="Calibri" w:hAnsi="Calibri" w:cs="Calibri"/>
                <w:color w:val="000000"/>
                <w:szCs w:val="20"/>
              </w:rPr>
            </w:pPr>
            <w:r w:rsidRPr="005424B9">
              <w:rPr>
                <w:rFonts w:ascii="Calibri" w:hAnsi="Calibri" w:cs="Calibri"/>
                <w:color w:val="000000"/>
                <w:szCs w:val="20"/>
              </w:rPr>
              <w:t>Bonus</w:t>
            </w:r>
          </w:p>
        </w:tc>
      </w:tr>
      <w:tr w:rsidRPr="005424B9" w:rsidR="00431200" w:rsidTr="008661F6" w14:paraId="5F29ED1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8926E75" w14:textId="77777777">
            <w:pPr>
              <w:pStyle w:val="TableText10"/>
              <w:rPr>
                <w:rFonts w:ascii="Calibri" w:hAnsi="Calibri" w:cs="Calibri"/>
                <w:color w:val="000000"/>
                <w:szCs w:val="20"/>
              </w:rPr>
            </w:pPr>
            <w:r w:rsidRPr="005424B9">
              <w:rPr>
                <w:rFonts w:ascii="Calibri" w:hAnsi="Calibri" w:cs="Calibri"/>
                <w:color w:val="000000"/>
                <w:szCs w:val="20"/>
              </w:rPr>
              <w:t>commission</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18951EAE" w14:paraId="44A42BE9" w14:textId="4A36BF33">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9356654"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0A398CE" w14:textId="77777777">
            <w:pPr>
              <w:pStyle w:val="TableText10"/>
              <w:rPr>
                <w:rFonts w:ascii="Calibri" w:hAnsi="Calibri" w:cs="Calibri"/>
                <w:color w:val="000000"/>
                <w:szCs w:val="20"/>
              </w:rPr>
            </w:pPr>
            <w:r w:rsidRPr="005424B9">
              <w:rPr>
                <w:rFonts w:ascii="Calibri" w:hAnsi="Calibri" w:cs="Calibri"/>
                <w:color w:val="000000"/>
                <w:szCs w:val="20"/>
              </w:rPr>
              <w:t>Commission</w:t>
            </w:r>
          </w:p>
        </w:tc>
      </w:tr>
      <w:tr w:rsidRPr="005424B9" w:rsidR="00431200" w:rsidTr="008661F6" w14:paraId="335845A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78F4BA" w14:textId="77777777">
            <w:pPr>
              <w:pStyle w:val="TableText10"/>
              <w:rPr>
                <w:rFonts w:ascii="Calibri" w:hAnsi="Calibri" w:cs="Calibri"/>
                <w:color w:val="000000"/>
                <w:szCs w:val="20"/>
              </w:rPr>
            </w:pPr>
            <w:r w:rsidRPr="005424B9">
              <w:rPr>
                <w:rFonts w:ascii="Calibri" w:hAnsi="Calibri" w:cs="Calibri"/>
                <w:color w:val="000000"/>
                <w:szCs w:val="20"/>
              </w:rPr>
              <w:t>overtime</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6A78B670" w14:paraId="495162F4" w14:textId="3DD830BA">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24E0D3F"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75F053A" w14:textId="77777777">
            <w:pPr>
              <w:pStyle w:val="TableText10"/>
              <w:rPr>
                <w:rFonts w:ascii="Calibri" w:hAnsi="Calibri" w:cs="Calibri"/>
                <w:color w:val="000000"/>
                <w:szCs w:val="20"/>
              </w:rPr>
            </w:pPr>
            <w:r w:rsidRPr="005424B9">
              <w:rPr>
                <w:rFonts w:ascii="Calibri" w:hAnsi="Calibri" w:cs="Calibri"/>
                <w:color w:val="000000"/>
                <w:szCs w:val="20"/>
              </w:rPr>
              <w:t>Overtime pay</w:t>
            </w:r>
          </w:p>
        </w:tc>
      </w:tr>
      <w:tr w:rsidRPr="005424B9" w:rsidR="00431200" w:rsidTr="008661F6" w14:paraId="6C62887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C7511BA" w14:textId="77777777">
            <w:pPr>
              <w:pStyle w:val="TableText10"/>
              <w:rPr>
                <w:rFonts w:ascii="Calibri" w:hAnsi="Calibri" w:cs="Calibri"/>
                <w:color w:val="000000"/>
                <w:szCs w:val="20"/>
              </w:rPr>
            </w:pPr>
            <w:r w:rsidRPr="005424B9">
              <w:rPr>
                <w:rFonts w:ascii="Calibri" w:hAnsi="Calibri" w:cs="Calibri"/>
                <w:color w:val="000000"/>
                <w:szCs w:val="20"/>
              </w:rPr>
              <w:t>other_pay</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0EF72096" w14:paraId="1235E24B" w14:textId="73F48C80">
            <w:pPr>
              <w:pStyle w:val="TableText10"/>
              <w:rPr>
                <w:rFonts w:ascii="Calibri" w:hAnsi="Calibri" w:cs="Calibri"/>
                <w:color w:val="000000"/>
              </w:rPr>
            </w:pPr>
            <w:r w:rsidRPr="4248CEDA">
              <w:rPr>
                <w:rFonts w:ascii="Calibri" w:hAnsi="Calibri" w:cs="Calibri"/>
                <w:color w:val="000000" w:themeColor="text1"/>
              </w:rPr>
              <w:t>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83702EE"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1783A54" w14:textId="77777777">
            <w:pPr>
              <w:pStyle w:val="TableText10"/>
              <w:rPr>
                <w:rFonts w:ascii="Calibri" w:hAnsi="Calibri" w:cs="Calibri"/>
                <w:color w:val="000000"/>
                <w:szCs w:val="20"/>
              </w:rPr>
            </w:pPr>
            <w:r w:rsidRPr="005424B9">
              <w:rPr>
                <w:rFonts w:ascii="Calibri" w:hAnsi="Calibri" w:cs="Calibri"/>
                <w:color w:val="000000"/>
                <w:szCs w:val="20"/>
              </w:rPr>
              <w:t>All other pays</w:t>
            </w:r>
          </w:p>
        </w:tc>
      </w:tr>
      <w:tr w:rsidRPr="005424B9" w:rsidR="00431200" w:rsidTr="008661F6" w14:paraId="71E4E59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B1B6421" w14:textId="77777777">
            <w:pPr>
              <w:pStyle w:val="TableText10"/>
              <w:rPr>
                <w:rFonts w:ascii="Calibri" w:hAnsi="Calibri" w:cs="Calibri"/>
                <w:color w:val="000000"/>
                <w:szCs w:val="20"/>
              </w:rPr>
            </w:pPr>
            <w:r w:rsidRPr="005424B9">
              <w:rPr>
                <w:rFonts w:ascii="Calibri" w:hAnsi="Calibri" w:cs="Calibri"/>
                <w:color w:val="000000"/>
                <w:szCs w:val="20"/>
              </w:rPr>
              <w:t>net_pay</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26D90D1B" w14:paraId="04DD005D" w14:textId="66A7D57B">
            <w:pPr>
              <w:pStyle w:val="TableText10"/>
              <w:rPr>
                <w:rFonts w:ascii="Calibri" w:hAnsi="Calibri" w:cs="Calibri"/>
                <w:color w:val="000000"/>
              </w:rPr>
            </w:pPr>
            <w:r w:rsidRPr="4248CEDA">
              <w:rPr>
                <w:rFonts w:ascii="Calibri" w:hAnsi="Calibri" w:cs="Calibri"/>
                <w:color w:val="000000" w:themeColor="text1"/>
              </w:rPr>
              <w:t>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D639001"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F98543F" w14:textId="77777777">
            <w:pPr>
              <w:pStyle w:val="TableText10"/>
              <w:rPr>
                <w:rFonts w:ascii="Calibri" w:hAnsi="Calibri" w:cs="Calibri"/>
                <w:color w:val="000000"/>
                <w:szCs w:val="20"/>
              </w:rPr>
            </w:pPr>
            <w:r w:rsidRPr="005424B9">
              <w:rPr>
                <w:rFonts w:ascii="Calibri" w:hAnsi="Calibri" w:cs="Calibri"/>
                <w:color w:val="000000"/>
                <w:szCs w:val="20"/>
              </w:rPr>
              <w:t>Net pay</w:t>
            </w:r>
          </w:p>
        </w:tc>
      </w:tr>
      <w:tr w:rsidRPr="005424B9" w:rsidR="00431200" w:rsidTr="008661F6" w14:paraId="45D73FA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5483FCB" w14:textId="77777777">
            <w:pPr>
              <w:pStyle w:val="TableText10"/>
              <w:rPr>
                <w:rFonts w:ascii="Calibri" w:hAnsi="Calibri" w:cs="Calibri"/>
                <w:color w:val="000000"/>
                <w:szCs w:val="20"/>
              </w:rPr>
            </w:pPr>
            <w:r w:rsidRPr="005424B9">
              <w:rPr>
                <w:rFonts w:ascii="Calibri" w:hAnsi="Calibri" w:cs="Calibri"/>
                <w:color w:val="000000"/>
                <w:szCs w:val="20"/>
              </w:rPr>
              <w:t>gross_pay</w:t>
            </w:r>
          </w:p>
        </w:tc>
        <w:tc>
          <w:tcPr>
            <w:tcW w:w="1810" w:type="dxa"/>
            <w:tcBorders>
              <w:top w:val="single" w:color="auto" w:sz="4" w:space="0"/>
              <w:left w:val="single" w:color="auto" w:sz="4" w:space="0"/>
              <w:bottom w:val="single" w:color="auto" w:sz="4" w:space="0"/>
              <w:right w:val="single" w:color="auto" w:sz="4" w:space="0"/>
            </w:tcBorders>
          </w:tcPr>
          <w:p w:rsidRPr="005424B9" w:rsidR="00431200" w:rsidP="000D596E" w:rsidRDefault="2BACFA9D" w14:paraId="6FC457A3" w14:textId="40815FB4">
            <w:pPr>
              <w:pStyle w:val="TableText10"/>
              <w:rPr>
                <w:rFonts w:ascii="Calibri" w:hAnsi="Calibri" w:cs="Calibri"/>
                <w:color w:val="000000"/>
              </w:rPr>
            </w:pPr>
            <w:r w:rsidRPr="4248CEDA">
              <w:rPr>
                <w:rFonts w:ascii="Calibri" w:hAnsi="Calibri" w:cs="Calibri"/>
                <w:color w:val="000000" w:themeColor="text1"/>
              </w:rPr>
              <w:t xml:space="preserve"> BigDecimal</w:t>
            </w:r>
          </w:p>
        </w:tc>
        <w:tc>
          <w:tcPr>
            <w:tcW w:w="144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A630305"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2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377CBEE" w14:textId="77777777">
            <w:pPr>
              <w:pStyle w:val="TableText10"/>
              <w:rPr>
                <w:rFonts w:ascii="Calibri" w:hAnsi="Calibri" w:cs="Calibri"/>
                <w:color w:val="000000"/>
                <w:szCs w:val="20"/>
              </w:rPr>
            </w:pPr>
            <w:r w:rsidRPr="005424B9">
              <w:rPr>
                <w:rFonts w:ascii="Calibri" w:hAnsi="Calibri" w:cs="Calibri"/>
                <w:color w:val="000000"/>
                <w:szCs w:val="20"/>
              </w:rPr>
              <w:t>Gross pay</w:t>
            </w:r>
          </w:p>
        </w:tc>
      </w:tr>
    </w:tbl>
    <w:p w:rsidRPr="005424B9" w:rsidR="00431200" w:rsidP="00431200" w:rsidRDefault="00431200" w14:paraId="6DB0D8FB" w14:textId="77777777">
      <w:pPr>
        <w:ind w:right="162"/>
        <w:rPr>
          <w:rFonts w:ascii="Calibri" w:hAnsi="Calibri" w:cs="Calibri"/>
          <w:color w:val="000000"/>
          <w:sz w:val="20"/>
          <w:szCs w:val="20"/>
        </w:rPr>
      </w:pPr>
    </w:p>
    <w:p w:rsidRPr="005424B9" w:rsidR="00431200" w:rsidP="00431200" w:rsidRDefault="00431200" w14:paraId="3480F8B0" w14:textId="77777777">
      <w:pPr>
        <w:ind w:right="162"/>
        <w:rPr>
          <w:rFonts w:ascii="Calibri" w:hAnsi="Calibri" w:cs="Calibri"/>
          <w:sz w:val="20"/>
          <w:szCs w:val="20"/>
        </w:rPr>
      </w:pPr>
      <w:r w:rsidRPr="005424B9">
        <w:rPr>
          <w:rFonts w:ascii="Calibri" w:hAnsi="Calibri" w:cs="Calibri"/>
          <w:color w:val="000000"/>
          <w:sz w:val="20"/>
          <w:szCs w:val="20"/>
        </w:rPr>
        <w:t>ElectronicallyVerifiedEmploymentDTO:</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88"/>
        <w:gridCol w:w="3173"/>
        <w:gridCol w:w="1158"/>
        <w:gridCol w:w="2339"/>
      </w:tblGrid>
      <w:tr w:rsidRPr="005424B9" w:rsidR="00431200" w:rsidTr="008661F6" w14:paraId="1FDD5C7E" w14:textId="77777777">
        <w:trPr>
          <w:cantSplit/>
          <w:tblHeader/>
        </w:trPr>
        <w:tc>
          <w:tcPr>
            <w:tcW w:w="2888" w:type="dxa"/>
            <w:shd w:val="clear" w:color="auto" w:fill="000000" w:themeFill="text1"/>
          </w:tcPr>
          <w:p w:rsidRPr="005424B9" w:rsidR="00431200" w:rsidP="000D596E" w:rsidRDefault="00431200" w14:paraId="52D15A2B" w14:textId="77777777">
            <w:pPr>
              <w:pStyle w:val="TableText10HeaderCenter"/>
              <w:rPr>
                <w:rFonts w:ascii="Calibri" w:hAnsi="Calibri" w:cs="Calibri"/>
                <w:b w:val="0"/>
                <w:szCs w:val="20"/>
              </w:rPr>
            </w:pPr>
            <w:r w:rsidRPr="005424B9">
              <w:rPr>
                <w:rFonts w:ascii="Calibri" w:hAnsi="Calibri" w:cs="Calibri"/>
                <w:szCs w:val="20"/>
              </w:rPr>
              <w:t>Field</w:t>
            </w:r>
          </w:p>
        </w:tc>
        <w:tc>
          <w:tcPr>
            <w:tcW w:w="3173" w:type="dxa"/>
            <w:shd w:val="clear" w:color="auto" w:fill="000000" w:themeFill="text1"/>
          </w:tcPr>
          <w:p w:rsidRPr="005424B9" w:rsidR="00431200" w:rsidP="000D596E" w:rsidRDefault="00431200" w14:paraId="447D027B" w14:textId="77777777">
            <w:pPr>
              <w:pStyle w:val="TableText10HeaderCenter"/>
              <w:rPr>
                <w:rFonts w:ascii="Calibri" w:hAnsi="Calibri" w:cs="Calibri"/>
                <w:b w:val="0"/>
                <w:szCs w:val="20"/>
              </w:rPr>
            </w:pPr>
            <w:r w:rsidRPr="005424B9">
              <w:rPr>
                <w:rFonts w:ascii="Calibri" w:hAnsi="Calibri" w:cs="Calibri"/>
                <w:szCs w:val="20"/>
              </w:rPr>
              <w:t>Type</w:t>
            </w:r>
          </w:p>
        </w:tc>
        <w:tc>
          <w:tcPr>
            <w:tcW w:w="1158" w:type="dxa"/>
            <w:shd w:val="clear" w:color="auto" w:fill="000000" w:themeFill="text1"/>
          </w:tcPr>
          <w:p w:rsidRPr="005424B9" w:rsidR="00431200" w:rsidP="000D596E" w:rsidRDefault="00431200" w14:paraId="0AD500E1" w14:textId="77777777">
            <w:pPr>
              <w:pStyle w:val="TableText10HeaderCenter"/>
              <w:rPr>
                <w:rFonts w:ascii="Calibri" w:hAnsi="Calibri" w:cs="Calibri"/>
                <w:b w:val="0"/>
                <w:szCs w:val="20"/>
              </w:rPr>
            </w:pPr>
            <w:r w:rsidRPr="005424B9">
              <w:rPr>
                <w:rFonts w:ascii="Calibri" w:hAnsi="Calibri" w:cs="Calibri"/>
                <w:szCs w:val="20"/>
              </w:rPr>
              <w:t>Required</w:t>
            </w:r>
          </w:p>
        </w:tc>
        <w:tc>
          <w:tcPr>
            <w:tcW w:w="2339" w:type="dxa"/>
            <w:shd w:val="clear" w:color="auto" w:fill="000000" w:themeFill="text1"/>
          </w:tcPr>
          <w:p w:rsidRPr="005424B9" w:rsidR="00431200" w:rsidP="000D596E" w:rsidRDefault="00431200" w14:paraId="288F6333"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08661F6" w14:paraId="7ABCAB2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A3213C3" w14:textId="77777777">
            <w:pPr>
              <w:pStyle w:val="TableText10"/>
              <w:rPr>
                <w:rFonts w:ascii="Calibri" w:hAnsi="Calibri" w:cs="Calibri"/>
                <w:color w:val="000000"/>
                <w:szCs w:val="20"/>
              </w:rPr>
            </w:pPr>
            <w:r w:rsidRPr="005424B9">
              <w:rPr>
                <w:rFonts w:ascii="Calibri" w:hAnsi="Calibri" w:cs="Calibri"/>
                <w:color w:val="000000"/>
                <w:szCs w:val="20"/>
              </w:rPr>
              <w:t>verificationSource</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E2CC5FB"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6B3F31E"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color="auto" w:sz="4" w:space="0"/>
              <w:left w:val="single" w:color="auto" w:sz="4" w:space="0"/>
              <w:bottom w:val="single" w:color="auto" w:sz="4" w:space="0"/>
              <w:right w:val="single" w:color="auto" w:sz="4" w:space="0"/>
            </w:tcBorders>
          </w:tcPr>
          <w:p w:rsidRPr="005424B9" w:rsidR="007A38DE" w:rsidP="000D596E" w:rsidRDefault="007A38DE" w14:paraId="582D119F" w14:textId="5A8A8783">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rsidRPr="005424B9" w:rsidR="00431200" w:rsidP="000D596E" w:rsidRDefault="00431200" w14:paraId="5082A3EF" w14:textId="424B273C">
            <w:pPr>
              <w:pStyle w:val="TableText10"/>
              <w:rPr>
                <w:rFonts w:ascii="Calibri" w:hAnsi="Calibri" w:cs="Calibri"/>
                <w:color w:val="000000"/>
                <w:szCs w:val="20"/>
              </w:rPr>
            </w:pPr>
            <w:r w:rsidRPr="005424B9">
              <w:rPr>
                <w:rFonts w:ascii="Calibri" w:hAnsi="Calibri" w:cs="Calibri"/>
                <w:color w:val="000000"/>
                <w:szCs w:val="20"/>
              </w:rPr>
              <w:t>TALX, VEC, SOLQ, Experian</w:t>
            </w:r>
            <w:r w:rsidRPr="005424B9" w:rsidR="00EF475A">
              <w:rPr>
                <w:rFonts w:ascii="Calibri" w:hAnsi="Calibri" w:cs="Calibri"/>
                <w:color w:val="000000"/>
                <w:szCs w:val="20"/>
              </w:rPr>
              <w:t>,Truv</w:t>
            </w:r>
          </w:p>
          <w:p w:rsidRPr="005424B9" w:rsidR="00431200" w:rsidP="000D596E" w:rsidRDefault="00431200" w14:paraId="3ED7E017" w14:textId="77777777">
            <w:pPr>
              <w:pStyle w:val="TableText10"/>
              <w:rPr>
                <w:rFonts w:ascii="Calibri" w:hAnsi="Calibri" w:cs="Calibri"/>
                <w:color w:val="000000"/>
                <w:szCs w:val="20"/>
              </w:rPr>
            </w:pPr>
            <w:r w:rsidRPr="005424B9">
              <w:rPr>
                <w:rFonts w:ascii="Calibri" w:hAnsi="Calibri" w:cs="Calibri"/>
                <w:color w:val="000000"/>
                <w:szCs w:val="20"/>
              </w:rPr>
              <w:t>Reference table: RT_ELECSRCS</w:t>
            </w:r>
          </w:p>
        </w:tc>
      </w:tr>
      <w:tr w:rsidRPr="005424B9" w:rsidR="00431200" w:rsidTr="008661F6" w14:paraId="52E06E9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2FE8DA6" w14:textId="77777777">
            <w:pPr>
              <w:pStyle w:val="TableText10"/>
              <w:rPr>
                <w:rFonts w:ascii="Calibri" w:hAnsi="Calibri" w:cs="Calibri"/>
                <w:color w:val="000000"/>
                <w:szCs w:val="20"/>
              </w:rPr>
            </w:pPr>
            <w:r w:rsidRPr="005424B9">
              <w:rPr>
                <w:rFonts w:ascii="Calibri" w:hAnsi="Calibri" w:cs="Calibri"/>
                <w:color w:val="000000"/>
                <w:szCs w:val="20"/>
              </w:rPr>
              <w:t>monthlyIncome</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A8CDFA9"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96D45BD"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0193A5A" w14:textId="77777777">
            <w:pPr>
              <w:pStyle w:val="TableText10"/>
              <w:rPr>
                <w:rFonts w:ascii="Calibri" w:hAnsi="Calibri" w:cs="Calibri"/>
                <w:color w:val="000000"/>
                <w:szCs w:val="20"/>
              </w:rPr>
            </w:pPr>
            <w:r w:rsidRPr="005424B9">
              <w:rPr>
                <w:rFonts w:ascii="Calibri" w:hAnsi="Calibri" w:cs="Calibri"/>
                <w:color w:val="000000"/>
                <w:szCs w:val="20"/>
              </w:rPr>
              <w:t>Monthly Income</w:t>
            </w:r>
          </w:p>
        </w:tc>
      </w:tr>
      <w:tr w:rsidRPr="005424B9" w:rsidR="00431200" w:rsidTr="008661F6" w14:paraId="225A834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6FFF6F8" w14:textId="77777777">
            <w:pPr>
              <w:pStyle w:val="TableText10"/>
              <w:rPr>
                <w:rFonts w:ascii="Calibri" w:hAnsi="Calibri" w:cs="Calibri"/>
                <w:color w:val="000000"/>
                <w:szCs w:val="20"/>
              </w:rPr>
            </w:pPr>
            <w:r w:rsidRPr="005424B9">
              <w:rPr>
                <w:rFonts w:ascii="Calibri" w:hAnsi="Calibri" w:cs="Calibri"/>
                <w:color w:val="000000"/>
                <w:szCs w:val="20"/>
              </w:rPr>
              <w:t>monthlyHours</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4B24696"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64AAEB3" w14:textId="008740AB">
            <w:pPr>
              <w:pStyle w:val="TableText10"/>
              <w:rPr>
                <w:rFonts w:ascii="Calibri" w:hAnsi="Calibri" w:cs="Calibri"/>
                <w:color w:val="000000"/>
                <w:szCs w:val="20"/>
              </w:rPr>
            </w:pPr>
            <w:del w:author="Ogiefo, Ame" w:date="2026-10-22T16:07:00Z" w16du:dateUtc="2026-10-22T20:07:00Z" w:id="482">
              <w:r w:rsidRPr="005424B9" w:rsidDel="00C92CBB">
                <w:rPr>
                  <w:rFonts w:ascii="Calibri" w:hAnsi="Calibri" w:cs="Calibri"/>
                  <w:color w:val="000000"/>
                  <w:szCs w:val="20"/>
                </w:rPr>
                <w:delText>Yes</w:delText>
              </w:r>
            </w:del>
            <w:ins w:author="Ogiefo, Ame" w:date="2026-10-22T16:07:00Z" w16du:dateUtc="2026-10-22T20:07:00Z" w:id="483">
              <w:r w:rsidR="00C92CBB">
                <w:rPr>
                  <w:rFonts w:ascii="Calibri" w:hAnsi="Calibri" w:cs="Calibri"/>
                  <w:color w:val="000000"/>
                  <w:szCs w:val="20"/>
                </w:rPr>
                <w:t>No</w:t>
              </w:r>
            </w:ins>
          </w:p>
        </w:tc>
        <w:tc>
          <w:tcPr>
            <w:tcW w:w="23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A1CEA6F" w14:textId="5D5ACDB9">
            <w:pPr>
              <w:pStyle w:val="TableText10"/>
              <w:rPr>
                <w:rFonts w:ascii="Calibri" w:hAnsi="Calibri" w:cs="Calibri"/>
                <w:color w:val="000000"/>
                <w:szCs w:val="20"/>
              </w:rPr>
            </w:pPr>
            <w:r w:rsidRPr="005424B9">
              <w:rPr>
                <w:rFonts w:ascii="Calibri" w:hAnsi="Calibri" w:cs="Calibri"/>
                <w:color w:val="000000" w:themeColor="text1"/>
                <w:szCs w:val="20"/>
              </w:rPr>
              <w:t xml:space="preserve">Hours worked per </w:t>
            </w:r>
            <w:r w:rsidRPr="005424B9" w:rsidR="052C0AE7">
              <w:rPr>
                <w:rFonts w:ascii="Calibri" w:hAnsi="Calibri" w:cs="Calibri"/>
                <w:color w:val="000000" w:themeColor="text1"/>
                <w:szCs w:val="20"/>
              </w:rPr>
              <w:t>month</w:t>
            </w:r>
          </w:p>
        </w:tc>
      </w:tr>
      <w:tr w:rsidRPr="005424B9" w:rsidR="00431200" w:rsidTr="008661F6" w14:paraId="457F5F8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56A5A24" w14:textId="77777777">
            <w:pPr>
              <w:pStyle w:val="TableText10"/>
              <w:rPr>
                <w:rFonts w:ascii="Calibri" w:hAnsi="Calibri" w:cs="Calibri"/>
                <w:color w:val="000000"/>
                <w:szCs w:val="20"/>
              </w:rPr>
            </w:pPr>
            <w:r w:rsidRPr="005424B9">
              <w:rPr>
                <w:rFonts w:ascii="Calibri" w:hAnsi="Calibri" w:cs="Calibri"/>
                <w:color w:val="000000"/>
                <w:szCs w:val="20"/>
              </w:rPr>
              <w:t>incomeMonth</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C10BE6A"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65D036"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1F16A15" w14:textId="77777777">
            <w:pPr>
              <w:pStyle w:val="TableText10"/>
              <w:rPr>
                <w:rFonts w:ascii="Calibri" w:hAnsi="Calibri" w:cs="Calibri"/>
                <w:color w:val="000000"/>
                <w:szCs w:val="20"/>
              </w:rPr>
            </w:pPr>
            <w:r w:rsidRPr="005424B9">
              <w:rPr>
                <w:rFonts w:ascii="Calibri" w:hAnsi="Calibri" w:cs="Calibri"/>
                <w:color w:val="000000"/>
                <w:szCs w:val="20"/>
              </w:rPr>
              <w:t>Income month</w:t>
            </w:r>
          </w:p>
        </w:tc>
      </w:tr>
      <w:tr w:rsidRPr="005424B9" w:rsidR="00431200" w:rsidTr="008661F6" w14:paraId="32168C7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28084DA" w14:textId="77777777">
            <w:pPr>
              <w:pStyle w:val="TableText10"/>
              <w:rPr>
                <w:rFonts w:ascii="Calibri" w:hAnsi="Calibri" w:cs="Calibri"/>
                <w:color w:val="000000"/>
                <w:szCs w:val="20"/>
              </w:rPr>
            </w:pPr>
            <w:r w:rsidRPr="005424B9">
              <w:rPr>
                <w:rFonts w:ascii="Calibri" w:hAnsi="Calibri" w:cs="Calibri"/>
                <w:color w:val="000000"/>
                <w:szCs w:val="20"/>
              </w:rPr>
              <w:t>incomeYear</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7756B9F"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EAE9717"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23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AE72F84" w14:textId="77777777">
            <w:pPr>
              <w:pStyle w:val="TableText10"/>
              <w:rPr>
                <w:rFonts w:ascii="Calibri" w:hAnsi="Calibri" w:cs="Calibri"/>
                <w:color w:val="000000"/>
                <w:szCs w:val="20"/>
              </w:rPr>
            </w:pPr>
            <w:r w:rsidRPr="005424B9">
              <w:rPr>
                <w:rFonts w:ascii="Calibri" w:hAnsi="Calibri" w:cs="Calibri"/>
                <w:color w:val="000000"/>
                <w:szCs w:val="20"/>
              </w:rPr>
              <w:t>Income year</w:t>
            </w:r>
          </w:p>
        </w:tc>
      </w:tr>
    </w:tbl>
    <w:p w:rsidRPr="005424B9" w:rsidR="00431200" w:rsidP="00431200" w:rsidRDefault="00431200" w14:paraId="261826FF" w14:textId="77777777">
      <w:pPr>
        <w:ind w:left="1440" w:right="162"/>
        <w:rPr>
          <w:rFonts w:ascii="Calibri" w:hAnsi="Calibri" w:cs="Calibri"/>
          <w:sz w:val="20"/>
          <w:szCs w:val="20"/>
        </w:rPr>
      </w:pPr>
    </w:p>
    <w:p w:rsidRPr="005424B9" w:rsidR="00431200" w:rsidP="00431200" w:rsidRDefault="00431200" w14:paraId="079CD616" w14:textId="77777777">
      <w:pPr>
        <w:ind w:right="162"/>
        <w:rPr>
          <w:rFonts w:ascii="Calibri" w:hAnsi="Calibri" w:cs="Calibri"/>
          <w:sz w:val="20"/>
          <w:szCs w:val="20"/>
        </w:rPr>
      </w:pPr>
    </w:p>
    <w:p w:rsidRPr="005424B9" w:rsidR="00431200" w:rsidP="00431200" w:rsidRDefault="00431200" w14:paraId="26CDCE7A" w14:textId="77777777">
      <w:pPr>
        <w:ind w:right="162"/>
        <w:rPr>
          <w:rFonts w:ascii="Calibri" w:hAnsi="Calibri" w:cs="Calibri"/>
          <w:sz w:val="20"/>
          <w:szCs w:val="20"/>
        </w:rPr>
      </w:pPr>
    </w:p>
    <w:p w:rsidRPr="005424B9" w:rsidR="00431200" w:rsidP="00431200" w:rsidRDefault="00431200" w14:paraId="4076F8E9" w14:textId="77777777">
      <w:pPr>
        <w:ind w:right="162"/>
        <w:rPr>
          <w:rFonts w:ascii="Calibri" w:hAnsi="Calibri" w:cs="Calibri"/>
          <w:sz w:val="20"/>
          <w:szCs w:val="20"/>
        </w:rPr>
      </w:pPr>
      <w:r w:rsidRPr="005424B9">
        <w:rPr>
          <w:rFonts w:ascii="Calibri" w:hAnsi="Calibri" w:cs="Calibri"/>
          <w:sz w:val="20"/>
          <w:szCs w:val="20"/>
        </w:rPr>
        <w:t>Job Training Result (JobTrainingResultDTO):</w:t>
      </w:r>
    </w:p>
    <w:tbl>
      <w:tblPr>
        <w:tblW w:w="9445"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08"/>
        <w:gridCol w:w="2410"/>
        <w:gridCol w:w="1014"/>
        <w:gridCol w:w="2713"/>
      </w:tblGrid>
      <w:tr w:rsidRPr="005424B9" w:rsidR="00431200" w:rsidTr="00726977" w14:paraId="092F15CC" w14:textId="77777777">
        <w:trPr>
          <w:cantSplit/>
          <w:tblHeader/>
        </w:trPr>
        <w:tc>
          <w:tcPr>
            <w:tcW w:w="3308" w:type="dxa"/>
            <w:shd w:val="clear" w:color="auto" w:fill="000000" w:themeFill="text1"/>
          </w:tcPr>
          <w:p w:rsidRPr="005424B9" w:rsidR="00431200" w:rsidP="000D596E" w:rsidRDefault="00431200" w14:paraId="0ACACCFA" w14:textId="77777777">
            <w:pPr>
              <w:pStyle w:val="TableText10HeaderCenter"/>
              <w:rPr>
                <w:rFonts w:ascii="Calibri" w:hAnsi="Calibri" w:cs="Calibri"/>
                <w:b w:val="0"/>
                <w:szCs w:val="20"/>
              </w:rPr>
            </w:pPr>
            <w:r w:rsidRPr="005424B9">
              <w:rPr>
                <w:rFonts w:ascii="Calibri" w:hAnsi="Calibri" w:cs="Calibri"/>
                <w:szCs w:val="20"/>
              </w:rPr>
              <w:lastRenderedPageBreak/>
              <w:t>Field</w:t>
            </w:r>
          </w:p>
        </w:tc>
        <w:tc>
          <w:tcPr>
            <w:tcW w:w="2410" w:type="dxa"/>
            <w:shd w:val="clear" w:color="auto" w:fill="000000" w:themeFill="text1"/>
          </w:tcPr>
          <w:p w:rsidRPr="005424B9" w:rsidR="00431200" w:rsidP="000D596E" w:rsidRDefault="00431200" w14:paraId="21263E6E" w14:textId="77777777">
            <w:pPr>
              <w:pStyle w:val="TableText10HeaderCenter"/>
              <w:rPr>
                <w:rFonts w:ascii="Calibri" w:hAnsi="Calibri" w:cs="Calibri"/>
                <w:b w:val="0"/>
                <w:szCs w:val="20"/>
              </w:rPr>
            </w:pPr>
            <w:r w:rsidRPr="005424B9">
              <w:rPr>
                <w:rFonts w:ascii="Calibri" w:hAnsi="Calibri" w:cs="Calibri"/>
                <w:szCs w:val="20"/>
              </w:rPr>
              <w:t>Type</w:t>
            </w:r>
          </w:p>
        </w:tc>
        <w:tc>
          <w:tcPr>
            <w:tcW w:w="1014" w:type="dxa"/>
            <w:shd w:val="clear" w:color="auto" w:fill="000000" w:themeFill="text1"/>
          </w:tcPr>
          <w:p w:rsidRPr="005424B9" w:rsidR="00431200" w:rsidP="000D596E" w:rsidRDefault="00431200" w14:paraId="5335D0DC" w14:textId="77777777">
            <w:pPr>
              <w:pStyle w:val="TableText10HeaderCenter"/>
              <w:rPr>
                <w:rFonts w:ascii="Calibri" w:hAnsi="Calibri" w:cs="Calibri"/>
                <w:b w:val="0"/>
                <w:szCs w:val="20"/>
              </w:rPr>
            </w:pPr>
            <w:r w:rsidRPr="005424B9">
              <w:rPr>
                <w:rFonts w:ascii="Calibri" w:hAnsi="Calibri" w:cs="Calibri"/>
                <w:szCs w:val="20"/>
              </w:rPr>
              <w:t>Required</w:t>
            </w:r>
          </w:p>
        </w:tc>
        <w:tc>
          <w:tcPr>
            <w:tcW w:w="2713" w:type="dxa"/>
            <w:shd w:val="clear" w:color="auto" w:fill="000000" w:themeFill="text1"/>
          </w:tcPr>
          <w:p w:rsidRPr="005424B9" w:rsidR="00431200" w:rsidP="000D596E" w:rsidRDefault="00431200" w14:paraId="529A6C06"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0726977" w14:paraId="27054357"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E63F0FF" w14:textId="579F629D">
            <w:pPr>
              <w:pStyle w:val="TableText10"/>
              <w:rPr>
                <w:rFonts w:ascii="Calibri" w:hAnsi="Calibri" w:cs="Calibri" w:eastAsiaTheme="minorHAnsi"/>
                <w:szCs w:val="20"/>
                <w:lang w:val="en-GB"/>
              </w:rPr>
            </w:pPr>
            <w:r w:rsidRPr="005424B9">
              <w:rPr>
                <w:rFonts w:ascii="Calibri" w:hAnsi="Calibri" w:cs="Calibri" w:eastAsiaTheme="minorHAnsi"/>
                <w:szCs w:val="20"/>
                <w:lang w:val="en-GB"/>
              </w:rPr>
              <w:t>organizationI</w:t>
            </w:r>
            <w:r w:rsidR="00B34F37">
              <w:rPr>
                <w:rFonts w:ascii="Calibri" w:hAnsi="Calibri" w:cs="Calibri" w:eastAsiaTheme="minorHAnsi"/>
                <w:szCs w:val="20"/>
                <w:lang w:val="en-GB"/>
              </w:rPr>
              <w:t>d</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B21683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BA6D58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71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A5A589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Organization identifier</w:t>
            </w:r>
          </w:p>
        </w:tc>
      </w:tr>
      <w:tr w:rsidRPr="005424B9" w:rsidR="00431200" w:rsidTr="00726977" w14:paraId="6828AEEC"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FF53A13"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organizationName</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DC199B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147678" w14:paraId="173388EE" w14:textId="76137D21">
            <w:pPr>
              <w:pStyle w:val="TableText10"/>
              <w:rPr>
                <w:rFonts w:ascii="Calibri" w:hAnsi="Calibri" w:cs="Calibri" w:eastAsiaTheme="minorHAnsi"/>
                <w:szCs w:val="20"/>
                <w:lang w:val="en-GB"/>
              </w:rPr>
            </w:pPr>
            <w:ins w:author="Bond, Olivia" w:date="2026-10-20T19:14:00Z" w16du:dateUtc="2026-10-20T23:14:00Z" w:id="484">
              <w:r>
                <w:rPr>
                  <w:rFonts w:ascii="Calibri" w:hAnsi="Calibri" w:cs="Calibri" w:eastAsiaTheme="minorHAnsi"/>
                  <w:szCs w:val="20"/>
                  <w:lang w:val="en-GB"/>
                </w:rPr>
                <w:t>Yes</w:t>
              </w:r>
            </w:ins>
            <w:del w:author="Bond, Olivia" w:date="2026-10-20T19:14:00Z" w16du:dateUtc="2026-10-20T23:14:00Z" w:id="485">
              <w:r w:rsidRPr="005424B9" w:rsidDel="00147678" w:rsidR="00431200">
                <w:rPr>
                  <w:rFonts w:ascii="Calibri" w:hAnsi="Calibri" w:cs="Calibri" w:eastAsiaTheme="minorHAnsi"/>
                  <w:szCs w:val="20"/>
                  <w:lang w:val="en-GB"/>
                </w:rPr>
                <w:delText>No</w:delText>
              </w:r>
            </w:del>
          </w:p>
        </w:tc>
        <w:tc>
          <w:tcPr>
            <w:tcW w:w="271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F18DED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Organization name</w:t>
            </w:r>
          </w:p>
        </w:tc>
      </w:tr>
      <w:tr w:rsidRPr="005424B9" w:rsidR="00431200" w:rsidTr="00726977" w14:paraId="1AAA8FF7"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BCB7A0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monthlyHours</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8149C9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Number</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147678" w14:paraId="59C8C624" w14:textId="5CE9C48B">
            <w:pPr>
              <w:pStyle w:val="TableText10"/>
              <w:rPr>
                <w:rFonts w:ascii="Calibri" w:hAnsi="Calibri" w:cs="Calibri" w:eastAsiaTheme="minorHAnsi"/>
                <w:szCs w:val="20"/>
                <w:lang w:val="en-GB"/>
              </w:rPr>
            </w:pPr>
            <w:ins w:author="Bond, Olivia" w:date="2026-10-20T19:14:00Z" w16du:dateUtc="2026-10-20T23:14:00Z" w:id="486">
              <w:r>
                <w:rPr>
                  <w:rFonts w:ascii="Calibri" w:hAnsi="Calibri" w:cs="Calibri" w:eastAsiaTheme="minorHAnsi"/>
                  <w:szCs w:val="20"/>
                  <w:lang w:val="en-GB"/>
                </w:rPr>
                <w:t>Yes</w:t>
              </w:r>
            </w:ins>
            <w:del w:author="Bond, Olivia" w:date="2026-10-20T19:14:00Z" w16du:dateUtc="2026-10-20T23:14:00Z" w:id="487">
              <w:r w:rsidRPr="005424B9" w:rsidDel="00147678" w:rsidR="00431200">
                <w:rPr>
                  <w:rFonts w:ascii="Calibri" w:hAnsi="Calibri" w:cs="Calibri" w:eastAsiaTheme="minorHAnsi"/>
                  <w:szCs w:val="20"/>
                  <w:lang w:val="en-GB"/>
                </w:rPr>
                <w:delText>No</w:delText>
              </w:r>
            </w:del>
          </w:p>
        </w:tc>
        <w:tc>
          <w:tcPr>
            <w:tcW w:w="271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6663922" w14:textId="77777777">
            <w:pPr>
              <w:pStyle w:val="TableText10"/>
              <w:rPr>
                <w:rFonts w:ascii="Calibri" w:hAnsi="Calibri" w:cs="Calibri" w:eastAsiaTheme="minorHAnsi"/>
                <w:szCs w:val="20"/>
                <w:lang w:val="en-GB"/>
              </w:rPr>
            </w:pPr>
            <w:r w:rsidRPr="005424B9">
              <w:rPr>
                <w:rFonts w:ascii="Calibri" w:hAnsi="Calibri" w:cs="Calibri"/>
                <w:color w:val="000000"/>
                <w:szCs w:val="20"/>
              </w:rPr>
              <w:t>Number of hours per month</w:t>
            </w:r>
          </w:p>
        </w:tc>
      </w:tr>
      <w:tr w:rsidRPr="005424B9" w:rsidR="00431200" w:rsidTr="00726977" w14:paraId="489F741D"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C61BC9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startDate</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C8BC53D"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147678" w14:paraId="491AA8B3" w14:textId="1057599C">
            <w:pPr>
              <w:pStyle w:val="TableText10"/>
              <w:rPr>
                <w:rFonts w:ascii="Calibri" w:hAnsi="Calibri" w:cs="Calibri" w:eastAsiaTheme="minorHAnsi"/>
                <w:szCs w:val="20"/>
                <w:lang w:val="en-GB"/>
              </w:rPr>
            </w:pPr>
            <w:ins w:author="Bond, Olivia" w:date="2026-10-20T19:14:00Z" w16du:dateUtc="2026-10-20T23:14:00Z" w:id="488">
              <w:r>
                <w:rPr>
                  <w:rFonts w:ascii="Calibri" w:hAnsi="Calibri" w:cs="Calibri" w:eastAsiaTheme="minorHAnsi"/>
                  <w:szCs w:val="20"/>
                  <w:lang w:val="en-GB"/>
                </w:rPr>
                <w:t>Yes</w:t>
              </w:r>
            </w:ins>
            <w:del w:author="Bond, Olivia" w:date="2026-10-20T19:14:00Z" w16du:dateUtc="2026-10-20T23:14:00Z" w:id="489">
              <w:r w:rsidRPr="005424B9" w:rsidDel="00147678" w:rsidR="00431200">
                <w:rPr>
                  <w:rFonts w:ascii="Calibri" w:hAnsi="Calibri" w:cs="Calibri" w:eastAsiaTheme="minorHAnsi"/>
                  <w:szCs w:val="20"/>
                  <w:lang w:val="en-GB"/>
                </w:rPr>
                <w:delText>No</w:delText>
              </w:r>
            </w:del>
          </w:p>
        </w:tc>
        <w:tc>
          <w:tcPr>
            <w:tcW w:w="271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EC6B87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Training start date (YYYY-MM-DD)</w:t>
            </w:r>
          </w:p>
        </w:tc>
      </w:tr>
      <w:tr w:rsidRPr="005424B9" w:rsidR="00431200" w:rsidTr="00726977" w14:paraId="13691958"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8364FEF"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endDate</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6A53DA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C3BABA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71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834FA0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Training end date</w:t>
            </w:r>
          </w:p>
        </w:tc>
      </w:tr>
      <w:tr w:rsidRPr="005424B9" w:rsidR="00431200" w:rsidTr="00726977" w14:paraId="6638D0AA"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1FDF1ED" w14:textId="77777777">
            <w:pPr>
              <w:pStyle w:val="TableText10"/>
              <w:rPr>
                <w:rFonts w:ascii="Calibri" w:hAnsi="Calibri" w:cs="Calibri" w:eastAsiaTheme="minorHAnsi"/>
                <w:szCs w:val="20"/>
                <w:lang w:val="en-GB"/>
              </w:rPr>
            </w:pPr>
            <w:r w:rsidRPr="005424B9">
              <w:rPr>
                <w:rFonts w:ascii="Calibri" w:hAnsi="Calibri" w:cs="Calibri"/>
                <w:color w:val="000000"/>
                <w:szCs w:val="20"/>
              </w:rPr>
              <w:t>verificationDate</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3734A2" w14:paraId="4636EA56" w14:textId="238361A7">
            <w:pPr>
              <w:pStyle w:val="TableText10"/>
              <w:rPr>
                <w:rFonts w:ascii="Calibri" w:hAnsi="Calibri" w:cs="Calibri" w:eastAsiaTheme="minorHAnsi"/>
                <w:szCs w:val="20"/>
                <w:lang w:val="en-GB"/>
              </w:rPr>
            </w:pPr>
            <w:r w:rsidRPr="005424B9">
              <w:rPr>
                <w:rFonts w:ascii="Calibri" w:hAnsi="Calibri" w:cs="Calibri" w:eastAsiaTheme="minorHAnsi"/>
                <w:szCs w:val="20"/>
                <w:lang w:val="en-GB"/>
              </w:rPr>
              <w:t>Date</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3C8CBE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271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942E431" w14:textId="77777777">
            <w:pPr>
              <w:pStyle w:val="TableText10"/>
              <w:rPr>
                <w:rFonts w:ascii="Calibri" w:hAnsi="Calibri" w:cs="Calibri" w:eastAsiaTheme="minorHAnsi"/>
                <w:szCs w:val="20"/>
                <w:lang w:val="en-GB"/>
              </w:rPr>
            </w:pPr>
            <w:r w:rsidRPr="005424B9">
              <w:rPr>
                <w:rFonts w:ascii="Calibri" w:hAnsi="Calibri" w:cs="Calibri"/>
                <w:color w:val="000000"/>
                <w:szCs w:val="20"/>
              </w:rPr>
              <w:t>Verification date (YYYY-MM-DD)</w:t>
            </w:r>
          </w:p>
        </w:tc>
      </w:tr>
      <w:tr w:rsidRPr="005424B9" w:rsidR="00431200" w:rsidTr="00726977" w14:paraId="6757D6FA" w14:textId="77777777">
        <w:tc>
          <w:tcPr>
            <w:tcW w:w="330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CA9F1AF" w14:textId="77777777">
            <w:pPr>
              <w:pStyle w:val="TableText10"/>
              <w:rPr>
                <w:rFonts w:ascii="Calibri" w:hAnsi="Calibri" w:cs="Calibri"/>
                <w:color w:val="000000"/>
                <w:szCs w:val="20"/>
              </w:rPr>
            </w:pPr>
            <w:r w:rsidRPr="005424B9">
              <w:rPr>
                <w:rFonts w:ascii="Calibri" w:hAnsi="Calibri" w:cs="Calibri"/>
                <w:color w:val="000000"/>
                <w:szCs w:val="20"/>
              </w:rPr>
              <w:t>verificationSource</w:t>
            </w:r>
          </w:p>
        </w:tc>
        <w:tc>
          <w:tcPr>
            <w:tcW w:w="2410"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EA99DF2"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01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C1CF873"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2713" w:type="dxa"/>
            <w:tcBorders>
              <w:top w:val="single" w:color="auto" w:sz="4" w:space="0"/>
              <w:left w:val="single" w:color="auto" w:sz="4" w:space="0"/>
              <w:bottom w:val="single" w:color="auto" w:sz="4" w:space="0"/>
              <w:right w:val="single" w:color="auto" w:sz="4" w:space="0"/>
            </w:tcBorders>
          </w:tcPr>
          <w:p w:rsidRPr="005424B9" w:rsidR="007A38DE" w:rsidP="000D596E" w:rsidRDefault="007A38DE" w14:paraId="2FCFFB70" w14:textId="02461498">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rsidRPr="005424B9" w:rsidR="00431200" w:rsidP="000D596E" w:rsidRDefault="00E06C74" w14:paraId="1E741BB6" w14:textId="0A31B3EB">
            <w:pPr>
              <w:pStyle w:val="TableText10"/>
              <w:rPr>
                <w:rFonts w:ascii="Calibri" w:hAnsi="Calibri" w:cs="Calibri"/>
                <w:color w:val="000000"/>
                <w:szCs w:val="20"/>
              </w:rPr>
            </w:pPr>
            <w:r w:rsidRPr="005424B9">
              <w:rPr>
                <w:rFonts w:ascii="Calibri" w:hAnsi="Calibri" w:cs="Calibri"/>
                <w:color w:val="000000"/>
                <w:szCs w:val="20"/>
              </w:rPr>
              <w:t>Reference Table</w:t>
            </w:r>
            <w:r w:rsidRPr="005424B9" w:rsidR="00431200">
              <w:rPr>
                <w:rFonts w:ascii="Calibri" w:hAnsi="Calibri" w:cs="Calibri"/>
                <w:color w:val="000000"/>
                <w:szCs w:val="20"/>
              </w:rPr>
              <w:t>: RT_MACEACTVERIF</w:t>
            </w:r>
          </w:p>
        </w:tc>
      </w:tr>
      <w:tr w:rsidRPr="005424B9" w:rsidR="00A129CF" w:rsidTr="00726977" w14:paraId="5BD095F7" w14:textId="77777777">
        <w:trPr>
          <w:trHeight w:val="300"/>
        </w:trPr>
        <w:tc>
          <w:tcPr>
            <w:tcW w:w="3308" w:type="dxa"/>
            <w:tcBorders>
              <w:top w:val="single" w:color="auto" w:sz="4" w:space="0"/>
              <w:left w:val="single" w:color="auto" w:sz="4" w:space="0"/>
              <w:bottom w:val="single" w:color="auto" w:sz="4" w:space="0"/>
              <w:right w:val="single" w:color="auto" w:sz="4" w:space="0"/>
            </w:tcBorders>
          </w:tcPr>
          <w:p w:rsidRPr="008661F6" w:rsidR="00A129CF" w:rsidP="71CDB881" w:rsidRDefault="00A129CF" w14:paraId="460B22F6" w14:textId="635523F4">
            <w:pPr>
              <w:pStyle w:val="TableText10"/>
              <w:rPr>
                <w:rFonts w:ascii="Calibri" w:hAnsi="Calibri" w:eastAsia="Calibri" w:cs="Calibri"/>
                <w:color w:val="000000" w:themeColor="text1"/>
                <w:lang w:val="en-GB"/>
              </w:rPr>
            </w:pPr>
            <w:r w:rsidRPr="31714CD1">
              <w:rPr>
                <w:rFonts w:ascii="Calibri" w:hAnsi="Calibri" w:cs="Calibri" w:eastAsiaTheme="majorEastAsia"/>
                <w:lang w:val="en-GB"/>
              </w:rPr>
              <w:t>programName</w:t>
            </w:r>
          </w:p>
        </w:tc>
        <w:tc>
          <w:tcPr>
            <w:tcW w:w="2410"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344909F0" w14:textId="2DAE7843">
            <w:pPr>
              <w:pStyle w:val="TableText10"/>
              <w:rPr>
                <w:rFonts w:ascii="Calibri" w:hAnsi="Calibri" w:eastAsia="Calibri" w:cs="Calibri"/>
                <w:color w:val="000000" w:themeColor="text1"/>
                <w:lang w:val="en-GB"/>
              </w:rPr>
            </w:pPr>
            <w:r w:rsidRPr="31714CD1">
              <w:rPr>
                <w:rFonts w:ascii="Calibri" w:hAnsi="Calibri" w:cs="Calibri" w:eastAsiaTheme="majorEastAsia"/>
                <w:color w:val="000000" w:themeColor="text1"/>
                <w:lang w:val="en-GB"/>
              </w:rPr>
              <w:t>String</w:t>
            </w:r>
          </w:p>
        </w:tc>
        <w:tc>
          <w:tcPr>
            <w:tcW w:w="1014"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710F1C78" w14:textId="0143FE53">
            <w:pPr>
              <w:pStyle w:val="TableText10"/>
              <w:rPr>
                <w:rFonts w:ascii="Calibri" w:hAnsi="Calibri" w:eastAsia="Calibri" w:cs="Calibri"/>
                <w:color w:val="000000" w:themeColor="text1"/>
                <w:lang w:val="en-GB"/>
              </w:rPr>
            </w:pPr>
            <w:r w:rsidRPr="31714CD1">
              <w:rPr>
                <w:rFonts w:ascii="Calibri" w:hAnsi="Calibri" w:cs="Calibri" w:eastAsiaTheme="majorEastAsia"/>
                <w:color w:val="000000" w:themeColor="text1"/>
                <w:lang w:val="en-GB"/>
              </w:rPr>
              <w:t>Yes</w:t>
            </w:r>
          </w:p>
        </w:tc>
        <w:tc>
          <w:tcPr>
            <w:tcW w:w="2713" w:type="dxa"/>
            <w:tcBorders>
              <w:top w:val="single" w:color="auto" w:sz="4" w:space="0"/>
              <w:left w:val="single" w:color="auto" w:sz="4" w:space="0"/>
              <w:bottom w:val="single" w:color="auto" w:sz="4" w:space="0"/>
              <w:right w:val="single" w:color="auto" w:sz="4" w:space="0"/>
            </w:tcBorders>
          </w:tcPr>
          <w:p w:rsidRPr="00922223" w:rsidR="00A129CF" w:rsidDel="547EDEB1" w:rsidP="31714CD1" w:rsidRDefault="00A129CF" w14:paraId="6BC41117" w14:textId="5AC37C0A">
            <w:pPr>
              <w:pStyle w:val="TableText10"/>
              <w:rPr>
                <w:rFonts w:ascii="Calibri" w:hAnsi="Calibri" w:eastAsia="Calibri" w:cs="Calibri"/>
                <w:lang w:val="en-GB"/>
              </w:rPr>
            </w:pPr>
            <w:r w:rsidRPr="31714CD1">
              <w:rPr>
                <w:rFonts w:ascii="Calibri" w:hAnsi="Calibri" w:eastAsia="Calibri" w:cs="Calibri"/>
                <w:lang w:val="en-GB"/>
              </w:rPr>
              <w:t>Program Name for job training</w:t>
            </w:r>
          </w:p>
        </w:tc>
      </w:tr>
      <w:tr w:rsidRPr="005424B9" w:rsidR="00AE5A15" w:rsidTr="00726977" w14:paraId="12CD54D7" w14:textId="77777777">
        <w:trPr>
          <w:trHeight w:val="300"/>
        </w:trPr>
        <w:tc>
          <w:tcPr>
            <w:tcW w:w="3308" w:type="dxa"/>
            <w:tcBorders>
              <w:top w:val="single" w:color="auto" w:sz="4" w:space="0"/>
              <w:left w:val="single" w:color="auto" w:sz="4" w:space="0"/>
              <w:bottom w:val="single" w:color="auto" w:sz="4" w:space="0"/>
              <w:right w:val="single" w:color="auto" w:sz="4" w:space="0"/>
            </w:tcBorders>
          </w:tcPr>
          <w:p w:rsidRPr="005424B9" w:rsidR="00AE5A15" w:rsidP="00AE5A15" w:rsidRDefault="00AE5A15" w14:paraId="32C330FC" w14:textId="175B7C79">
            <w:pPr>
              <w:pStyle w:val="TableText10"/>
              <w:rPr>
                <w:rFonts w:ascii="Calibri" w:hAnsi="Calibri" w:cs="Calibri" w:eastAsiaTheme="majorEastAsia"/>
                <w:szCs w:val="20"/>
                <w:lang w:val="en-GB"/>
              </w:rPr>
            </w:pPr>
            <w:r w:rsidRPr="00605064">
              <w:rPr>
                <w:rFonts w:ascii="Calibri" w:hAnsi="Calibri" w:cs="Calibri" w:eastAsiaTheme="majorEastAsia"/>
                <w:szCs w:val="20"/>
              </w:rPr>
              <w:t>programType</w:t>
            </w:r>
            <w:r w:rsidRPr="00605064">
              <w:rPr>
                <w:rFonts w:ascii="Calibri" w:hAnsi="Calibri" w:cs="Calibri" w:eastAsiaTheme="majorEastAsia"/>
                <w:szCs w:val="20"/>
                <w:lang w:val="en-GB"/>
              </w:rPr>
              <w:t> </w:t>
            </w:r>
          </w:p>
        </w:tc>
        <w:tc>
          <w:tcPr>
            <w:tcW w:w="2410" w:type="dxa"/>
            <w:tcBorders>
              <w:top w:val="single" w:color="auto" w:sz="4" w:space="0"/>
              <w:left w:val="single" w:color="auto" w:sz="4" w:space="0"/>
              <w:bottom w:val="single" w:color="auto" w:sz="4" w:space="0"/>
              <w:right w:val="single" w:color="auto" w:sz="4" w:space="0"/>
            </w:tcBorders>
          </w:tcPr>
          <w:p w:rsidRPr="00605064" w:rsidR="00AE5A15" w:rsidP="00AE5A15" w:rsidRDefault="00AE5A15" w14:paraId="053AF51D" w14:textId="2BC2D9F1">
            <w:pPr>
              <w:pStyle w:val="TableText10"/>
              <w:rPr>
                <w:rFonts w:ascii="Calibri" w:hAnsi="Calibri" w:cs="Calibri" w:eastAsiaTheme="majorEastAsia"/>
                <w:szCs w:val="20"/>
                <w:lang w:val="en-GB"/>
              </w:rPr>
            </w:pPr>
            <w:r w:rsidRPr="00605064">
              <w:rPr>
                <w:rFonts w:ascii="Calibri" w:hAnsi="Calibri" w:cs="Calibri" w:eastAsiaTheme="majorEastAsia"/>
                <w:szCs w:val="20"/>
              </w:rPr>
              <w:t>String</w:t>
            </w:r>
            <w:r w:rsidRPr="00605064">
              <w:rPr>
                <w:rFonts w:ascii="Calibri" w:hAnsi="Calibri" w:cs="Calibri" w:eastAsiaTheme="majorEastAsia"/>
                <w:szCs w:val="20"/>
                <w:lang w:val="en-GB"/>
              </w:rPr>
              <w:t> </w:t>
            </w:r>
          </w:p>
        </w:tc>
        <w:tc>
          <w:tcPr>
            <w:tcW w:w="1014" w:type="dxa"/>
            <w:tcBorders>
              <w:top w:val="single" w:color="auto" w:sz="4" w:space="0"/>
              <w:left w:val="single" w:color="auto" w:sz="4" w:space="0"/>
              <w:bottom w:val="single" w:color="auto" w:sz="4" w:space="0"/>
              <w:right w:val="single" w:color="auto" w:sz="4" w:space="0"/>
            </w:tcBorders>
          </w:tcPr>
          <w:p w:rsidRPr="00605064" w:rsidR="00AE5A15" w:rsidP="00AE5A15" w:rsidRDefault="00AE5A15" w14:paraId="41DA0A8A" w14:textId="6D2FBDED">
            <w:pPr>
              <w:pStyle w:val="TableText10"/>
              <w:rPr>
                <w:rFonts w:ascii="Calibri" w:hAnsi="Calibri" w:cs="Calibri" w:eastAsiaTheme="majorEastAsia"/>
                <w:szCs w:val="20"/>
                <w:lang w:val="en-GB"/>
              </w:rPr>
            </w:pPr>
            <w:r w:rsidRPr="00605064">
              <w:rPr>
                <w:rFonts w:ascii="Calibri" w:hAnsi="Calibri" w:cs="Calibri" w:eastAsiaTheme="majorEastAsia"/>
                <w:szCs w:val="20"/>
              </w:rPr>
              <w:t>Yes</w:t>
            </w:r>
            <w:r w:rsidRPr="00605064">
              <w:rPr>
                <w:rFonts w:ascii="Calibri" w:hAnsi="Calibri" w:cs="Calibri" w:eastAsiaTheme="majorEastAsia"/>
                <w:szCs w:val="20"/>
                <w:lang w:val="en-GB"/>
              </w:rPr>
              <w:t> </w:t>
            </w:r>
          </w:p>
        </w:tc>
        <w:tc>
          <w:tcPr>
            <w:tcW w:w="2713" w:type="dxa"/>
            <w:tcBorders>
              <w:top w:val="single" w:color="auto" w:sz="4" w:space="0"/>
              <w:left w:val="single" w:color="auto" w:sz="4" w:space="0"/>
              <w:bottom w:val="single" w:color="auto" w:sz="4" w:space="0"/>
              <w:right w:val="single" w:color="auto" w:sz="4" w:space="0"/>
            </w:tcBorders>
          </w:tcPr>
          <w:p w:rsidRPr="00605064" w:rsidR="00AE5A15" w:rsidP="00AE5A15" w:rsidRDefault="00AE5A15" w14:paraId="5B9622F5" w14:textId="77777777">
            <w:pPr>
              <w:pStyle w:val="paragraph"/>
              <w:spacing w:before="0" w:beforeAutospacing="0" w:after="0" w:afterAutospacing="0"/>
              <w:textAlignment w:val="baseline"/>
              <w:rPr>
                <w:rFonts w:ascii="Calibri" w:hAnsi="Calibri" w:cs="Calibri" w:eastAsiaTheme="majorEastAsia"/>
                <w:sz w:val="20"/>
                <w:szCs w:val="20"/>
                <w:lang w:val="en-GB"/>
              </w:rPr>
            </w:pPr>
            <w:r w:rsidRPr="00605064">
              <w:rPr>
                <w:rFonts w:ascii="Calibri" w:hAnsi="Calibri" w:cs="Calibri" w:eastAsiaTheme="majorEastAsia"/>
                <w:sz w:val="20"/>
                <w:szCs w:val="20"/>
              </w:rPr>
              <w:t>Program Type for job training.</w:t>
            </w:r>
            <w:r w:rsidRPr="00605064">
              <w:rPr>
                <w:rFonts w:ascii="Calibri" w:hAnsi="Calibri" w:cs="Calibri" w:eastAsiaTheme="majorEastAsia"/>
                <w:sz w:val="20"/>
                <w:szCs w:val="20"/>
                <w:lang w:val="en-GB"/>
              </w:rPr>
              <w:t> </w:t>
            </w:r>
          </w:p>
          <w:p w:rsidRPr="00605064" w:rsidR="00AE5A15" w:rsidP="00AE5A15" w:rsidRDefault="00AE5A15" w14:paraId="64D32207" w14:textId="29C80691">
            <w:pPr>
              <w:pStyle w:val="TableText10"/>
              <w:rPr>
                <w:rFonts w:ascii="Calibri" w:hAnsi="Calibri" w:cs="Calibri" w:eastAsiaTheme="majorEastAsia"/>
                <w:szCs w:val="20"/>
                <w:lang w:val="en-GB"/>
              </w:rPr>
            </w:pPr>
            <w:r w:rsidRPr="00605064">
              <w:rPr>
                <w:rFonts w:ascii="Calibri" w:hAnsi="Calibri" w:cs="Calibri" w:eastAsiaTheme="majorEastAsia"/>
                <w:szCs w:val="20"/>
              </w:rPr>
              <w:t>Reference Table: RT_WPJTTYPE</w:t>
            </w:r>
            <w:r w:rsidRPr="00605064">
              <w:rPr>
                <w:rFonts w:ascii="Calibri" w:hAnsi="Calibri" w:cs="Calibri" w:eastAsiaTheme="majorEastAsia"/>
                <w:szCs w:val="20"/>
                <w:lang w:val="en-GB"/>
              </w:rPr>
              <w:t xml:space="preserve">                    </w:t>
            </w:r>
          </w:p>
        </w:tc>
      </w:tr>
      <w:tr w:rsidRPr="005424B9" w:rsidR="00A129CF" w:rsidTr="00726977" w14:paraId="04EAE785" w14:textId="77777777">
        <w:trPr>
          <w:trHeight w:val="300"/>
        </w:trPr>
        <w:tc>
          <w:tcPr>
            <w:tcW w:w="3308"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6C16133F" w14:textId="6B899420">
            <w:pPr>
              <w:pStyle w:val="TableText10"/>
              <w:rPr>
                <w:rFonts w:ascii="Calibri" w:hAnsi="Calibri" w:eastAsia="Calibri" w:cs="Calibri"/>
                <w:color w:val="000000" w:themeColor="text1"/>
                <w:lang w:val="en-GB"/>
              </w:rPr>
            </w:pPr>
            <w:r w:rsidRPr="31714CD1">
              <w:rPr>
                <w:rFonts w:ascii="Calibri" w:hAnsi="Calibri" w:eastAsia="Calibri" w:cs="Calibri"/>
                <w:color w:val="000000" w:themeColor="text1"/>
                <w:lang w:val="en-GB"/>
              </w:rPr>
              <w:t>source</w:t>
            </w:r>
          </w:p>
        </w:tc>
        <w:tc>
          <w:tcPr>
            <w:tcW w:w="2410"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25ED5505" w14:textId="18048B2F">
            <w:pPr>
              <w:pStyle w:val="TableText10"/>
              <w:rPr>
                <w:rFonts w:ascii="Calibri" w:hAnsi="Calibri" w:eastAsia="Calibri" w:cs="Calibri"/>
                <w:color w:val="000000" w:themeColor="text1"/>
                <w:lang w:val="en-GB"/>
              </w:rPr>
            </w:pPr>
            <w:r w:rsidRPr="31714CD1">
              <w:rPr>
                <w:rFonts w:ascii="Calibri" w:hAnsi="Calibri" w:eastAsia="Calibri" w:cs="Calibri"/>
                <w:color w:val="000000" w:themeColor="text1"/>
                <w:lang w:val="en-GB"/>
              </w:rPr>
              <w:t>String</w:t>
            </w:r>
          </w:p>
        </w:tc>
        <w:tc>
          <w:tcPr>
            <w:tcW w:w="1014"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1CE3617B" w14:textId="015C51C9">
            <w:pPr>
              <w:pStyle w:val="TableText10"/>
              <w:rPr>
                <w:rFonts w:ascii="Calibri" w:hAnsi="Calibri" w:eastAsia="Calibri" w:cs="Calibri"/>
                <w:color w:val="000000" w:themeColor="text1"/>
                <w:lang w:val="en-GB"/>
              </w:rPr>
            </w:pPr>
            <w:r w:rsidRPr="31714CD1">
              <w:rPr>
                <w:rFonts w:ascii="Calibri" w:hAnsi="Calibri" w:eastAsia="Calibri" w:cs="Calibri"/>
                <w:color w:val="000000" w:themeColor="text1"/>
                <w:lang w:val="en-GB"/>
              </w:rPr>
              <w:t>Yes</w:t>
            </w:r>
          </w:p>
        </w:tc>
        <w:tc>
          <w:tcPr>
            <w:tcW w:w="2713" w:type="dxa"/>
            <w:tcBorders>
              <w:top w:val="single" w:color="auto" w:sz="4" w:space="0"/>
              <w:left w:val="single" w:color="auto" w:sz="4" w:space="0"/>
              <w:bottom w:val="single" w:color="auto" w:sz="4" w:space="0"/>
              <w:right w:val="single" w:color="auto" w:sz="4" w:space="0"/>
            </w:tcBorders>
          </w:tcPr>
          <w:p w:rsidRPr="008E69F0" w:rsidR="00437ACB" w:rsidP="00437ACB" w:rsidRDefault="00437ACB" w14:paraId="3F17BEF9"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922223" w:rsidR="00A129CF" w:rsidDel="547EDEB1" w:rsidP="31714CD1" w:rsidRDefault="00A129CF" w14:paraId="5A1F7C28" w14:textId="7C28A80F">
            <w:pPr>
              <w:pStyle w:val="TableText10"/>
              <w:rPr>
                <w:rFonts w:ascii="Calibri" w:hAnsi="Calibri" w:eastAsia="Calibri" w:cs="Calibri"/>
                <w:lang w:val="en-GB"/>
              </w:rPr>
            </w:pPr>
            <w:r w:rsidRPr="31714CD1">
              <w:rPr>
                <w:rFonts w:ascii="Calibri" w:hAnsi="Calibri" w:eastAsia="Calibri" w:cs="Calibri"/>
                <w:lang w:val="en-GB"/>
              </w:rPr>
              <w:t>Eg: VaCMS</w:t>
            </w:r>
          </w:p>
        </w:tc>
      </w:tr>
      <w:tr w:rsidRPr="005424B9" w:rsidR="00A129CF" w:rsidTr="00726977" w14:paraId="22E5DEC5" w14:textId="77777777">
        <w:trPr>
          <w:trHeight w:val="300"/>
        </w:trPr>
        <w:tc>
          <w:tcPr>
            <w:tcW w:w="3308" w:type="dxa"/>
            <w:tcBorders>
              <w:top w:val="single" w:color="auto" w:sz="4" w:space="0"/>
              <w:left w:val="single" w:color="auto" w:sz="4" w:space="0"/>
              <w:bottom w:val="single" w:color="auto" w:sz="4" w:space="0"/>
              <w:right w:val="single" w:color="auto" w:sz="4" w:space="0"/>
            </w:tcBorders>
          </w:tcPr>
          <w:p w:rsidRPr="008661F6" w:rsidR="00A129CF" w:rsidP="31714CD1" w:rsidRDefault="00350920" w14:paraId="42C09CC1" w14:textId="56C6E658">
            <w:pPr>
              <w:pStyle w:val="TableText10"/>
              <w:rPr>
                <w:rFonts w:ascii="Calibri" w:hAnsi="Calibri" w:eastAsia="Calibri" w:cs="Calibri"/>
                <w:color w:val="000000" w:themeColor="text1"/>
                <w:lang w:val="en-GB"/>
              </w:rPr>
            </w:pPr>
            <w:r>
              <w:rPr>
                <w:rFonts w:ascii="Calibri" w:hAnsi="Calibri" w:cs="Calibri" w:eastAsiaTheme="majorEastAsia"/>
                <w:lang w:val="en-GB"/>
              </w:rPr>
              <w:t>updateSw</w:t>
            </w:r>
          </w:p>
        </w:tc>
        <w:tc>
          <w:tcPr>
            <w:tcW w:w="2410"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724A5DDE" w14:textId="13BAA392">
            <w:pPr>
              <w:pStyle w:val="TableText10"/>
              <w:rPr>
                <w:rFonts w:ascii="Calibri" w:hAnsi="Calibri" w:eastAsia="Calibri" w:cs="Calibri"/>
                <w:color w:val="000000" w:themeColor="text1"/>
                <w:lang w:val="en-GB"/>
              </w:rPr>
            </w:pPr>
            <w:r w:rsidRPr="31714CD1">
              <w:rPr>
                <w:rFonts w:ascii="Calibri" w:hAnsi="Calibri" w:cs="Calibri" w:eastAsiaTheme="majorEastAsia"/>
                <w:color w:val="000000" w:themeColor="text1"/>
                <w:lang w:val="en-GB"/>
              </w:rPr>
              <w:t>String</w:t>
            </w:r>
          </w:p>
        </w:tc>
        <w:tc>
          <w:tcPr>
            <w:tcW w:w="1014"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2A0011F9" w14:textId="003B3997">
            <w:pPr>
              <w:pStyle w:val="TableText10"/>
              <w:rPr>
                <w:rFonts w:ascii="Calibri" w:hAnsi="Calibri" w:eastAsia="Calibri" w:cs="Calibri"/>
                <w:color w:val="000000" w:themeColor="text1"/>
                <w:lang w:val="en-GB"/>
              </w:rPr>
            </w:pPr>
            <w:r w:rsidRPr="31714CD1">
              <w:rPr>
                <w:rFonts w:ascii="Calibri" w:hAnsi="Calibri" w:cs="Calibri" w:eastAsiaTheme="majorEastAsia"/>
                <w:color w:val="000000" w:themeColor="text1"/>
                <w:lang w:val="en-GB"/>
              </w:rPr>
              <w:t>No</w:t>
            </w:r>
          </w:p>
        </w:tc>
        <w:tc>
          <w:tcPr>
            <w:tcW w:w="2713" w:type="dxa"/>
            <w:tcBorders>
              <w:top w:val="single" w:color="auto" w:sz="4" w:space="0"/>
              <w:left w:val="single" w:color="auto" w:sz="4" w:space="0"/>
              <w:bottom w:val="single" w:color="auto" w:sz="4" w:space="0"/>
              <w:right w:val="single" w:color="auto" w:sz="4" w:space="0"/>
            </w:tcBorders>
          </w:tcPr>
          <w:p w:rsidR="00CC4C03" w:rsidP="00CC4C03" w:rsidRDefault="00CC4C03" w14:paraId="0DFD78F1"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8661F6" w:rsidR="00A129CF" w:rsidDel="547EDEB1" w:rsidP="31714CD1" w:rsidRDefault="00CC4C03" w14:paraId="5FBE4EE7" w14:textId="47C651AD">
            <w:pPr>
              <w:pStyle w:val="TableText10"/>
              <w:rPr>
                <w:rFonts w:ascii="Calibri" w:hAnsi="Calibri" w:eastAsia="Calibri" w:cs="Calibri"/>
                <w:color w:val="0078D4"/>
                <w:u w:val="single"/>
                <w:lang w:val="en-GB"/>
              </w:rPr>
            </w:pPr>
            <w:r w:rsidRPr="0012190D">
              <w:rPr>
                <w:rFonts w:ascii="Calibri" w:hAnsi="Calibri" w:eastAsia="Calibri" w:cs="Calibri"/>
                <w:color w:val="000000" w:themeColor="text1"/>
              </w:rPr>
              <w:t>E.g.: 'Yes'/'No'</w:t>
            </w:r>
          </w:p>
        </w:tc>
      </w:tr>
      <w:tr w:rsidRPr="005424B9" w:rsidR="00A129CF" w:rsidTr="00726977" w14:paraId="3DC21D3D" w14:textId="77777777">
        <w:trPr>
          <w:trHeight w:val="300"/>
        </w:trPr>
        <w:tc>
          <w:tcPr>
            <w:tcW w:w="3308"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679FDFCA" w14:textId="12C447C9">
            <w:pPr>
              <w:pStyle w:val="TableText10"/>
              <w:rPr>
                <w:rFonts w:ascii="Calibri" w:hAnsi="Calibri" w:cs="Calibri" w:eastAsiaTheme="majorEastAsia"/>
                <w:color w:val="000000" w:themeColor="text1"/>
                <w:lang w:val="en-GB"/>
              </w:rPr>
            </w:pPr>
            <w:r w:rsidRPr="31714CD1">
              <w:rPr>
                <w:rFonts w:ascii="Calibri" w:hAnsi="Calibri" w:cs="Calibri" w:eastAsiaTheme="majorEastAsia"/>
                <w:color w:val="000000" w:themeColor="text1"/>
              </w:rPr>
              <w:t xml:space="preserve">vaCMSSequenceNum </w:t>
            </w:r>
            <w:r w:rsidRPr="31714CD1">
              <w:rPr>
                <w:rFonts w:ascii="Calibri" w:hAnsi="Calibri" w:cs="Calibri" w:eastAsiaTheme="majorEastAsia"/>
                <w:color w:val="000000" w:themeColor="text1"/>
                <w:lang w:val="en-GB"/>
              </w:rPr>
              <w:t>  </w:t>
            </w:r>
          </w:p>
        </w:tc>
        <w:tc>
          <w:tcPr>
            <w:tcW w:w="2410"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7B59395F" w14:textId="0F02B2A1">
            <w:pPr>
              <w:pStyle w:val="TableText10"/>
              <w:rPr>
                <w:rFonts w:ascii="Calibri" w:hAnsi="Calibri" w:cs="Calibri" w:eastAsiaTheme="majorEastAsia"/>
                <w:color w:val="000000" w:themeColor="text1"/>
                <w:lang w:val="en-GB"/>
              </w:rPr>
            </w:pPr>
            <w:r w:rsidRPr="31714CD1">
              <w:rPr>
                <w:rFonts w:ascii="Calibri" w:hAnsi="Calibri" w:cs="Calibri" w:eastAsiaTheme="majorEastAsia"/>
                <w:color w:val="000000" w:themeColor="text1"/>
              </w:rPr>
              <w:t>String</w:t>
            </w:r>
            <w:r w:rsidRPr="31714CD1">
              <w:rPr>
                <w:rFonts w:ascii="Calibri" w:hAnsi="Calibri" w:cs="Calibri" w:eastAsiaTheme="majorEastAsia"/>
                <w:color w:val="000000" w:themeColor="text1"/>
                <w:lang w:val="en-GB"/>
              </w:rPr>
              <w:t>  </w:t>
            </w:r>
          </w:p>
        </w:tc>
        <w:tc>
          <w:tcPr>
            <w:tcW w:w="1014" w:type="dxa"/>
            <w:tcBorders>
              <w:top w:val="single" w:color="auto" w:sz="4" w:space="0"/>
              <w:left w:val="single" w:color="auto" w:sz="4" w:space="0"/>
              <w:bottom w:val="single" w:color="auto" w:sz="4" w:space="0"/>
              <w:right w:val="single" w:color="auto" w:sz="4" w:space="0"/>
            </w:tcBorders>
          </w:tcPr>
          <w:p w:rsidRPr="008661F6" w:rsidR="00A129CF" w:rsidP="31714CD1" w:rsidRDefault="00A129CF" w14:paraId="28FAEE6B" w14:textId="758B7E56">
            <w:pPr>
              <w:pStyle w:val="TableText10"/>
              <w:rPr>
                <w:rFonts w:ascii="Calibri" w:hAnsi="Calibri" w:cs="Calibri" w:eastAsiaTheme="majorEastAsia"/>
                <w:color w:val="000000" w:themeColor="text1"/>
                <w:lang w:val="en-GB"/>
              </w:rPr>
            </w:pPr>
            <w:r w:rsidRPr="31714CD1">
              <w:rPr>
                <w:rFonts w:ascii="Calibri" w:hAnsi="Calibri" w:cs="Calibri" w:eastAsiaTheme="majorEastAsia"/>
                <w:color w:val="000000" w:themeColor="text1"/>
              </w:rPr>
              <w:t>Yes</w:t>
            </w:r>
            <w:r w:rsidRPr="31714CD1">
              <w:rPr>
                <w:rFonts w:ascii="Calibri" w:hAnsi="Calibri" w:cs="Calibri" w:eastAsiaTheme="majorEastAsia"/>
                <w:color w:val="000000" w:themeColor="text1"/>
                <w:lang w:val="en-GB"/>
              </w:rPr>
              <w:t>  </w:t>
            </w:r>
          </w:p>
        </w:tc>
        <w:tc>
          <w:tcPr>
            <w:tcW w:w="2713" w:type="dxa"/>
            <w:tcBorders>
              <w:top w:val="single" w:color="auto" w:sz="4" w:space="0"/>
              <w:left w:val="single" w:color="auto" w:sz="4" w:space="0"/>
              <w:bottom w:val="single" w:color="auto" w:sz="4" w:space="0"/>
              <w:right w:val="single" w:color="auto" w:sz="4" w:space="0"/>
            </w:tcBorders>
          </w:tcPr>
          <w:p w:rsidRPr="008661F6" w:rsidR="00A129CF" w:rsidDel="547EDEB1" w:rsidP="31714CD1" w:rsidRDefault="00726977" w14:paraId="3D9950EB" w14:textId="6904079D">
            <w:pPr>
              <w:pStyle w:val="TableText10"/>
              <w:rPr>
                <w:rFonts w:ascii="Calibri" w:hAnsi="Calibri" w:cs="Calibri" w:eastAsiaTheme="majorEastAsia"/>
                <w:color w:val="000000" w:themeColor="text1"/>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431200" w:rsidP="00431200" w:rsidRDefault="00431200" w14:paraId="2FDF2810" w14:textId="77777777">
      <w:pPr>
        <w:ind w:left="1440" w:right="162"/>
        <w:rPr>
          <w:rFonts w:ascii="Calibri" w:hAnsi="Calibri" w:cs="Calibri"/>
          <w:sz w:val="20"/>
          <w:szCs w:val="20"/>
        </w:rPr>
      </w:pPr>
    </w:p>
    <w:p w:rsidRPr="005424B9" w:rsidR="115F955B" w:rsidP="115F955B" w:rsidRDefault="115F955B" w14:paraId="6C05E919" w14:textId="16C46AEA">
      <w:pPr>
        <w:ind w:right="162"/>
        <w:rPr>
          <w:rFonts w:ascii="Calibri" w:hAnsi="Calibri" w:cs="Calibri" w:eastAsiaTheme="minorEastAsia"/>
          <w:sz w:val="20"/>
          <w:szCs w:val="20"/>
          <w:lang w:val="en-GB"/>
        </w:rPr>
      </w:pPr>
    </w:p>
    <w:p w:rsidRPr="00605064" w:rsidR="690E4BFB" w:rsidP="115F955B" w:rsidRDefault="690E4BFB" w14:paraId="43947C5D" w14:textId="76956036">
      <w:pPr>
        <w:spacing w:before="120"/>
        <w:ind w:right="162"/>
        <w:rPr>
          <w:rFonts w:ascii="Calibri" w:hAnsi="Calibri" w:eastAsia="Calibri" w:cs="Calibri"/>
          <w:sz w:val="20"/>
          <w:szCs w:val="20"/>
        </w:rPr>
      </w:pPr>
      <w:r w:rsidRPr="00605064">
        <w:rPr>
          <w:rFonts w:ascii="Calibri" w:hAnsi="Calibri" w:eastAsia="Calibri" w:cs="Calibri"/>
          <w:sz w:val="20"/>
          <w:szCs w:val="20"/>
        </w:rPr>
        <w:t>IsInkindOrUnPaidResultDTO:</w:t>
      </w:r>
    </w:p>
    <w:tbl>
      <w:tblPr>
        <w:tblStyle w:val="DEDTable"/>
        <w:tblW w:w="0" w:type="auto"/>
        <w:tblLook w:val="00A0" w:firstRow="1" w:lastRow="0" w:firstColumn="1" w:lastColumn="0" w:noHBand="0" w:noVBand="0"/>
      </w:tblPr>
      <w:tblGrid>
        <w:gridCol w:w="2066"/>
        <w:gridCol w:w="1412"/>
        <w:gridCol w:w="967"/>
        <w:gridCol w:w="4905"/>
      </w:tblGrid>
      <w:tr w:rsidRPr="00605064" w:rsidR="115F955B" w:rsidTr="00726977" w14:paraId="356956E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4347DB63" w14:textId="0212CDBB">
            <w:pPr>
              <w:pStyle w:val="TableText10HeaderCenter"/>
              <w:rPr>
                <w:rFonts w:ascii="Calibri" w:hAnsi="Calibri" w:eastAsia="Calibri" w:cs="Calibri"/>
                <w:szCs w:val="20"/>
              </w:rPr>
            </w:pPr>
            <w:r w:rsidRPr="00605064">
              <w:rPr>
                <w:rFonts w:ascii="Calibri" w:hAnsi="Calibri" w:eastAsia="Calibri" w:cs="Calibri"/>
                <w:szCs w:val="20"/>
              </w:rPr>
              <w:t>Field</w:t>
            </w:r>
          </w:p>
        </w:tc>
        <w:tc>
          <w:tcPr>
            <w:tcW w:w="1412" w:type="dxa"/>
          </w:tcPr>
          <w:p w:rsidRPr="00605064" w:rsidR="115F955B" w:rsidP="115F955B" w:rsidRDefault="115F955B" w14:paraId="630E9057" w14:textId="432DFED9">
            <w:pPr>
              <w:pStyle w:val="TableText10Header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Type</w:t>
            </w:r>
          </w:p>
        </w:tc>
        <w:tc>
          <w:tcPr>
            <w:tcW w:w="967" w:type="dxa"/>
          </w:tcPr>
          <w:p w:rsidRPr="00605064" w:rsidR="115F955B" w:rsidP="115F955B" w:rsidRDefault="115F955B" w14:paraId="1A9649A9" w14:textId="7530FE38">
            <w:pPr>
              <w:pStyle w:val="TableText10Header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Required</w:t>
            </w:r>
          </w:p>
        </w:tc>
        <w:tc>
          <w:tcPr>
            <w:tcW w:w="4905" w:type="dxa"/>
          </w:tcPr>
          <w:p w:rsidRPr="00605064" w:rsidR="115F955B" w:rsidP="115F955B" w:rsidRDefault="115F955B" w14:paraId="69F234B0" w14:textId="68F414FF">
            <w:pPr>
              <w:pStyle w:val="TableText10Header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Description</w:t>
            </w:r>
          </w:p>
        </w:tc>
      </w:tr>
      <w:tr w:rsidRPr="00605064" w:rsidR="115F955B" w:rsidTr="00726977" w14:paraId="0BD30D61"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59BCB60A" w14:textId="130755BA">
            <w:pPr>
              <w:pStyle w:val="TableText10"/>
              <w:rPr>
                <w:rFonts w:ascii="Calibri" w:hAnsi="Calibri" w:eastAsia="Calibri" w:cs="Calibri"/>
                <w:b w:val="0"/>
                <w:szCs w:val="20"/>
              </w:rPr>
            </w:pPr>
            <w:r w:rsidRPr="00605064">
              <w:rPr>
                <w:rFonts w:ascii="Calibri" w:hAnsi="Calibri" w:eastAsia="Calibri" w:cs="Calibri"/>
                <w:b w:val="0"/>
                <w:szCs w:val="20"/>
                <w:lang w:val="en-GB"/>
              </w:rPr>
              <w:t>organizationI</w:t>
            </w:r>
            <w:r w:rsidR="00B34F37">
              <w:rPr>
                <w:rFonts w:ascii="Calibri" w:hAnsi="Calibri" w:eastAsia="Calibri" w:cs="Calibri"/>
                <w:b w:val="0"/>
                <w:szCs w:val="20"/>
                <w:lang w:val="en-GB"/>
              </w:rPr>
              <w:t>d</w:t>
            </w:r>
          </w:p>
        </w:tc>
        <w:tc>
          <w:tcPr>
            <w:tcW w:w="1412" w:type="dxa"/>
          </w:tcPr>
          <w:p w:rsidRPr="005424B9" w:rsidR="115F955B" w:rsidP="115F955B" w:rsidRDefault="115F955B" w14:paraId="6933F554" w14:textId="26442C53">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String</w:t>
            </w:r>
          </w:p>
        </w:tc>
        <w:tc>
          <w:tcPr>
            <w:tcW w:w="967" w:type="dxa"/>
          </w:tcPr>
          <w:p w:rsidRPr="005424B9" w:rsidR="115F955B" w:rsidP="115F955B" w:rsidRDefault="115F955B" w14:paraId="7E37CCBB" w14:textId="263E9700">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Pr="005424B9" w:rsidR="115F955B" w:rsidP="115F955B" w:rsidRDefault="115F955B" w14:paraId="3A719051" w14:textId="39A448DA">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Organization identifier</w:t>
            </w:r>
          </w:p>
        </w:tc>
      </w:tr>
      <w:tr w:rsidRPr="00605064" w:rsidR="115F955B" w:rsidTr="00726977" w14:paraId="45A8085A"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5CBAFEA5" w14:textId="0211B592">
            <w:pPr>
              <w:pStyle w:val="TableText10"/>
              <w:rPr>
                <w:rFonts w:ascii="Calibri" w:hAnsi="Calibri" w:eastAsia="Calibri" w:cs="Calibri"/>
                <w:b w:val="0"/>
                <w:szCs w:val="20"/>
              </w:rPr>
            </w:pPr>
            <w:r w:rsidRPr="00605064">
              <w:rPr>
                <w:rFonts w:ascii="Calibri" w:hAnsi="Calibri" w:eastAsia="Calibri" w:cs="Calibri"/>
                <w:b w:val="0"/>
                <w:szCs w:val="20"/>
                <w:lang w:val="en-GB"/>
              </w:rPr>
              <w:lastRenderedPageBreak/>
              <w:t>organizationName</w:t>
            </w:r>
          </w:p>
        </w:tc>
        <w:tc>
          <w:tcPr>
            <w:tcW w:w="1412" w:type="dxa"/>
          </w:tcPr>
          <w:p w:rsidRPr="005424B9" w:rsidR="115F955B" w:rsidP="115F955B" w:rsidRDefault="115F955B" w14:paraId="166C19F0" w14:textId="7CFABD3D">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String</w:t>
            </w:r>
          </w:p>
        </w:tc>
        <w:tc>
          <w:tcPr>
            <w:tcW w:w="967" w:type="dxa"/>
          </w:tcPr>
          <w:p w:rsidRPr="005424B9" w:rsidR="115F955B" w:rsidP="115F955B" w:rsidRDefault="115F955B" w14:paraId="43520E29" w14:textId="41AA5DDB">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Pr="005424B9" w:rsidR="115F955B" w:rsidP="115F955B" w:rsidRDefault="115F955B" w14:paraId="70909DDD" w14:textId="5CF9A6C8">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Organization name</w:t>
            </w:r>
          </w:p>
        </w:tc>
      </w:tr>
      <w:tr w:rsidRPr="00605064" w:rsidR="115F955B" w:rsidTr="00726977" w14:paraId="6A04F1FD"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3918DA52" w14:textId="4337F1A2">
            <w:pPr>
              <w:pStyle w:val="TableText10"/>
              <w:rPr>
                <w:rFonts w:ascii="Calibri" w:hAnsi="Calibri" w:eastAsia="Calibri" w:cs="Calibri"/>
                <w:b w:val="0"/>
                <w:szCs w:val="20"/>
              </w:rPr>
            </w:pPr>
            <w:r w:rsidRPr="00605064">
              <w:rPr>
                <w:rFonts w:ascii="Calibri" w:hAnsi="Calibri" w:eastAsia="Calibri" w:cs="Calibri"/>
                <w:b w:val="0"/>
                <w:szCs w:val="20"/>
                <w:lang w:val="en-GB"/>
              </w:rPr>
              <w:t>monthlyHours</w:t>
            </w:r>
          </w:p>
        </w:tc>
        <w:tc>
          <w:tcPr>
            <w:tcW w:w="1412" w:type="dxa"/>
          </w:tcPr>
          <w:p w:rsidRPr="005424B9" w:rsidR="115F955B" w:rsidP="115F955B" w:rsidRDefault="115F955B" w14:paraId="032FA32A" w14:textId="52A61666">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Number</w:t>
            </w:r>
          </w:p>
        </w:tc>
        <w:tc>
          <w:tcPr>
            <w:tcW w:w="967" w:type="dxa"/>
          </w:tcPr>
          <w:p w:rsidRPr="005424B9" w:rsidR="115F955B" w:rsidP="115F955B" w:rsidRDefault="115F955B" w14:paraId="6C33C16A" w14:textId="3AF1B292">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Pr="00605064" w:rsidR="115F955B" w:rsidP="115F955B" w:rsidRDefault="115F955B" w14:paraId="2F170B23" w14:textId="6A5F19A8">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Number of hours per month</w:t>
            </w:r>
          </w:p>
        </w:tc>
      </w:tr>
      <w:tr w:rsidRPr="00605064" w:rsidR="115F955B" w:rsidTr="00726977" w14:paraId="534DC0BD"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70B1F064" w14:textId="3EDE0C47">
            <w:pPr>
              <w:pStyle w:val="TableText10"/>
              <w:rPr>
                <w:rFonts w:ascii="Calibri" w:hAnsi="Calibri" w:eastAsia="Calibri" w:cs="Calibri"/>
                <w:b w:val="0"/>
                <w:szCs w:val="20"/>
              </w:rPr>
            </w:pPr>
            <w:r w:rsidRPr="00605064">
              <w:rPr>
                <w:rFonts w:ascii="Calibri" w:hAnsi="Calibri" w:eastAsia="Calibri" w:cs="Calibri"/>
                <w:b w:val="0"/>
                <w:szCs w:val="20"/>
                <w:lang w:val="en-GB"/>
              </w:rPr>
              <w:t>startDate</w:t>
            </w:r>
          </w:p>
        </w:tc>
        <w:tc>
          <w:tcPr>
            <w:tcW w:w="1412" w:type="dxa"/>
          </w:tcPr>
          <w:p w:rsidRPr="005424B9" w:rsidR="115F955B" w:rsidP="115F955B" w:rsidRDefault="115F955B" w14:paraId="63A4A129" w14:textId="00CE092A">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Date</w:t>
            </w:r>
          </w:p>
        </w:tc>
        <w:tc>
          <w:tcPr>
            <w:tcW w:w="967" w:type="dxa"/>
          </w:tcPr>
          <w:p w:rsidRPr="005424B9" w:rsidR="115F955B" w:rsidP="115F955B" w:rsidRDefault="115F955B" w14:paraId="0C212B70" w14:textId="6BD2CCBB">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Pr="005424B9" w:rsidR="115F955B" w:rsidP="115F955B" w:rsidRDefault="115F955B" w14:paraId="48ED44C6" w14:textId="51FF690E">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InKindOrUnpaid work start date (YYYY-MM-DD)</w:t>
            </w:r>
          </w:p>
        </w:tc>
      </w:tr>
      <w:tr w:rsidRPr="00605064" w:rsidR="115F955B" w:rsidTr="00726977" w14:paraId="66C5029B"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632698B1" w14:textId="2CC22EE3">
            <w:pPr>
              <w:pStyle w:val="TableText10"/>
              <w:rPr>
                <w:rFonts w:ascii="Calibri" w:hAnsi="Calibri" w:eastAsia="Calibri" w:cs="Calibri"/>
                <w:b w:val="0"/>
                <w:szCs w:val="20"/>
              </w:rPr>
            </w:pPr>
            <w:r w:rsidRPr="00605064">
              <w:rPr>
                <w:rFonts w:ascii="Calibri" w:hAnsi="Calibri" w:eastAsia="Calibri" w:cs="Calibri"/>
                <w:b w:val="0"/>
                <w:szCs w:val="20"/>
                <w:lang w:val="en-GB"/>
              </w:rPr>
              <w:t>endDate</w:t>
            </w:r>
          </w:p>
        </w:tc>
        <w:tc>
          <w:tcPr>
            <w:tcW w:w="1412" w:type="dxa"/>
          </w:tcPr>
          <w:p w:rsidRPr="005424B9" w:rsidR="115F955B" w:rsidP="115F955B" w:rsidRDefault="115F955B" w14:paraId="11055C66" w14:textId="17CAB7FB">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Date</w:t>
            </w:r>
          </w:p>
        </w:tc>
        <w:tc>
          <w:tcPr>
            <w:tcW w:w="967" w:type="dxa"/>
          </w:tcPr>
          <w:p w:rsidRPr="005424B9" w:rsidR="115F955B" w:rsidP="115F955B" w:rsidRDefault="115F955B" w14:paraId="70E3F12F" w14:textId="3C0C92A0">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Pr="005424B9" w:rsidR="115F955B" w:rsidP="115F955B" w:rsidRDefault="115F955B" w14:paraId="30DA1888" w14:textId="6AC726F6">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InKindOrUnpaid work end date</w:t>
            </w:r>
          </w:p>
        </w:tc>
      </w:tr>
      <w:tr w:rsidRPr="00605064" w:rsidR="115F955B" w:rsidTr="00726977" w14:paraId="7247B945"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46FB3F4F" w14:textId="16634B32">
            <w:pPr>
              <w:pStyle w:val="TableText10"/>
              <w:rPr>
                <w:rFonts w:ascii="Calibri" w:hAnsi="Calibri" w:eastAsia="Calibri" w:cs="Calibri"/>
                <w:b w:val="0"/>
                <w:szCs w:val="20"/>
              </w:rPr>
            </w:pPr>
            <w:r w:rsidRPr="00605064">
              <w:rPr>
                <w:rFonts w:ascii="Calibri" w:hAnsi="Calibri" w:eastAsia="Calibri" w:cs="Calibri"/>
                <w:b w:val="0"/>
                <w:szCs w:val="20"/>
              </w:rPr>
              <w:t>verificationDate</w:t>
            </w:r>
          </w:p>
        </w:tc>
        <w:tc>
          <w:tcPr>
            <w:tcW w:w="1412" w:type="dxa"/>
          </w:tcPr>
          <w:p w:rsidRPr="005424B9" w:rsidR="115F955B" w:rsidP="115F955B" w:rsidRDefault="003734A2" w14:paraId="1EEBBF8A" w14:textId="226B8121">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5424B9">
              <w:rPr>
                <w:rFonts w:ascii="Calibri" w:hAnsi="Calibri" w:cs="Calibri" w:eastAsiaTheme="minorHAnsi"/>
                <w:szCs w:val="20"/>
                <w:lang w:val="en-GB"/>
              </w:rPr>
              <w:t>Date</w:t>
            </w:r>
          </w:p>
        </w:tc>
        <w:tc>
          <w:tcPr>
            <w:tcW w:w="967" w:type="dxa"/>
          </w:tcPr>
          <w:p w:rsidRPr="005424B9" w:rsidR="115F955B" w:rsidP="115F955B" w:rsidRDefault="115F955B" w14:paraId="5D86C6C0" w14:textId="5C7CA5E3">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Pr="00605064" w:rsidR="115F955B" w:rsidP="115F955B" w:rsidRDefault="115F955B" w14:paraId="63497697" w14:textId="1B138754">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Verification date (YYYY-MM-DD)</w:t>
            </w:r>
          </w:p>
        </w:tc>
      </w:tr>
      <w:tr w:rsidRPr="00605064" w:rsidR="115F955B" w:rsidTr="00726977" w14:paraId="59E22018" w14:textId="77777777">
        <w:trPr>
          <w:trHeight w:val="300"/>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5ABCACEF" w14:textId="4C776252">
            <w:pPr>
              <w:pStyle w:val="TableText10"/>
              <w:rPr>
                <w:rFonts w:ascii="Calibri" w:hAnsi="Calibri" w:eastAsia="Calibri" w:cs="Calibri"/>
                <w:b w:val="0"/>
                <w:szCs w:val="20"/>
              </w:rPr>
            </w:pPr>
            <w:r w:rsidRPr="00605064">
              <w:rPr>
                <w:rFonts w:ascii="Calibri" w:hAnsi="Calibri" w:eastAsia="Calibri" w:cs="Calibri"/>
                <w:b w:val="0"/>
                <w:szCs w:val="20"/>
              </w:rPr>
              <w:t>verificationSource</w:t>
            </w:r>
          </w:p>
        </w:tc>
        <w:tc>
          <w:tcPr>
            <w:tcW w:w="1412" w:type="dxa"/>
          </w:tcPr>
          <w:p w:rsidRPr="00605064" w:rsidR="115F955B" w:rsidP="115F955B" w:rsidRDefault="115F955B" w14:paraId="2905221C" w14:textId="79321283">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String</w:t>
            </w:r>
          </w:p>
        </w:tc>
        <w:tc>
          <w:tcPr>
            <w:tcW w:w="967" w:type="dxa"/>
          </w:tcPr>
          <w:p w:rsidRPr="00605064" w:rsidR="115F955B" w:rsidP="115F955B" w:rsidRDefault="115F955B" w14:paraId="5EA419D0" w14:textId="536FCD26">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Yes</w:t>
            </w:r>
          </w:p>
        </w:tc>
        <w:tc>
          <w:tcPr>
            <w:tcW w:w="4905" w:type="dxa"/>
          </w:tcPr>
          <w:p w:rsidRPr="00605064" w:rsidR="007A38DE" w:rsidP="115F955B" w:rsidRDefault="007A38DE" w14:paraId="62A45729" w14:textId="3C9EE7C2">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cs="Calibri"/>
                <w:szCs w:val="20"/>
              </w:rPr>
              <w:t>Any acronym VaCMS uses to specify the official document, database, or proof used to validate client information.</w:t>
            </w:r>
          </w:p>
          <w:p w:rsidRPr="00605064" w:rsidR="115F955B" w:rsidP="115F955B" w:rsidRDefault="115F955B" w14:paraId="2F6E86F7" w14:textId="5624F3A8">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Reference Table: RT_MACEACTVERIF</w:t>
            </w:r>
          </w:p>
        </w:tc>
      </w:tr>
      <w:tr w:rsidRPr="00605064" w:rsidR="115F955B" w:rsidTr="00726977" w14:paraId="0CC5D025" w14:textId="77777777">
        <w:trPr>
          <w:trHeight w:val="285"/>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4015F42F" w14:textId="45FF954A">
            <w:pPr>
              <w:pStyle w:val="TableText10"/>
              <w:rPr>
                <w:rFonts w:ascii="Calibri" w:hAnsi="Calibri" w:eastAsia="Calibri" w:cs="Calibri"/>
                <w:b w:val="0"/>
                <w:szCs w:val="20"/>
              </w:rPr>
            </w:pPr>
            <w:r w:rsidRPr="00605064">
              <w:rPr>
                <w:rFonts w:ascii="Calibri" w:hAnsi="Calibri" w:eastAsia="Calibri" w:cs="Calibri"/>
                <w:b w:val="0"/>
                <w:szCs w:val="20"/>
              </w:rPr>
              <w:t>programName</w:t>
            </w:r>
          </w:p>
        </w:tc>
        <w:tc>
          <w:tcPr>
            <w:tcW w:w="1412" w:type="dxa"/>
          </w:tcPr>
          <w:p w:rsidRPr="00605064" w:rsidR="115F955B" w:rsidP="115F955B" w:rsidRDefault="115F955B" w14:paraId="171968E5" w14:textId="40D562F7">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String</w:t>
            </w:r>
          </w:p>
        </w:tc>
        <w:tc>
          <w:tcPr>
            <w:tcW w:w="967" w:type="dxa"/>
          </w:tcPr>
          <w:p w:rsidRPr="00605064" w:rsidR="115F955B" w:rsidP="115F955B" w:rsidRDefault="115F955B" w14:paraId="17ADEC75" w14:textId="0DAE8B1B">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Yes</w:t>
            </w:r>
          </w:p>
        </w:tc>
        <w:tc>
          <w:tcPr>
            <w:tcW w:w="4905" w:type="dxa"/>
          </w:tcPr>
          <w:p w:rsidRPr="00605064" w:rsidR="115F955B" w:rsidP="115F955B" w:rsidRDefault="115F955B" w14:paraId="3E408D2A" w14:textId="6EC35EB9">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Program Name for Inkind or Unpaid work</w:t>
            </w:r>
          </w:p>
        </w:tc>
      </w:tr>
      <w:tr w:rsidRPr="00605064" w:rsidR="115F955B" w:rsidTr="00726977" w14:paraId="3C9523C7" w14:textId="77777777">
        <w:trPr>
          <w:trHeight w:val="285"/>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0813B390" w14:textId="257E8211">
            <w:pPr>
              <w:pStyle w:val="TableText10"/>
              <w:rPr>
                <w:rFonts w:ascii="Calibri" w:hAnsi="Calibri" w:eastAsia="Calibri" w:cs="Calibri"/>
                <w:b w:val="0"/>
                <w:szCs w:val="20"/>
              </w:rPr>
            </w:pPr>
            <w:r w:rsidRPr="00605064">
              <w:rPr>
                <w:rFonts w:ascii="Calibri" w:hAnsi="Calibri" w:eastAsia="Calibri" w:cs="Calibri"/>
                <w:b w:val="0"/>
                <w:szCs w:val="20"/>
                <w:lang w:val="en-GB"/>
              </w:rPr>
              <w:t>source</w:t>
            </w:r>
          </w:p>
        </w:tc>
        <w:tc>
          <w:tcPr>
            <w:tcW w:w="1412" w:type="dxa"/>
          </w:tcPr>
          <w:p w:rsidRPr="00605064" w:rsidR="115F955B" w:rsidP="115F955B" w:rsidRDefault="115F955B" w14:paraId="2734C649" w14:textId="1261DF1A">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String</w:t>
            </w:r>
          </w:p>
        </w:tc>
        <w:tc>
          <w:tcPr>
            <w:tcW w:w="967" w:type="dxa"/>
          </w:tcPr>
          <w:p w:rsidRPr="00605064" w:rsidR="115F955B" w:rsidP="115F955B" w:rsidRDefault="115F955B" w14:paraId="4AE18C8A" w14:textId="7DA02B01">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Yes</w:t>
            </w:r>
          </w:p>
        </w:tc>
        <w:tc>
          <w:tcPr>
            <w:tcW w:w="4905" w:type="dxa"/>
          </w:tcPr>
          <w:p w:rsidRPr="00605064" w:rsidR="00437ACB" w:rsidP="00437ACB" w:rsidRDefault="00437ACB" w14:paraId="1EE95295" w14:textId="77777777">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 xml:space="preserve">Source System: </w:t>
            </w:r>
            <w:r w:rsidRPr="00605064">
              <w:rPr>
                <w:rFonts w:ascii="Calibri" w:hAnsi="Calibri" w:eastAsia="Calibri" w:cs="Calibri"/>
                <w:szCs w:val="20"/>
              </w:rPr>
              <w:t>The system that MWRP received this data from (could be "MWRP" if the data was uploaded to MWRP).</w:t>
            </w:r>
            <w:r w:rsidRPr="00605064">
              <w:rPr>
                <w:rFonts w:ascii="Calibri" w:hAnsi="Calibri" w:eastAsia="Calibri" w:cs="Calibri"/>
                <w:szCs w:val="20"/>
                <w:lang w:val="en-GB"/>
              </w:rPr>
              <w:t xml:space="preserve"> </w:t>
            </w:r>
          </w:p>
          <w:p w:rsidRPr="00605064" w:rsidR="115F955B" w:rsidP="115F955B" w:rsidRDefault="115F955B" w14:paraId="1D82FD77" w14:textId="5C163718">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Eg: VaCMS</w:t>
            </w:r>
          </w:p>
        </w:tc>
      </w:tr>
      <w:tr w:rsidRPr="00605064" w:rsidR="115F955B" w:rsidTr="00726977" w14:paraId="243884AC" w14:textId="77777777">
        <w:trPr>
          <w:trHeight w:val="285"/>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00350920" w14:paraId="79CA924B" w14:textId="1271FC0C">
            <w:pPr>
              <w:pStyle w:val="TableText10"/>
              <w:rPr>
                <w:rFonts w:ascii="Calibri" w:hAnsi="Calibri" w:eastAsia="Calibri" w:cs="Calibri"/>
                <w:b w:val="0"/>
                <w:szCs w:val="20"/>
              </w:rPr>
            </w:pPr>
            <w:r w:rsidRPr="00605064">
              <w:rPr>
                <w:rFonts w:ascii="Calibri" w:hAnsi="Calibri" w:eastAsia="Calibri" w:cs="Calibri"/>
                <w:b w:val="0"/>
                <w:szCs w:val="20"/>
                <w:lang w:val="en-GB"/>
              </w:rPr>
              <w:t>updateSw</w:t>
            </w:r>
          </w:p>
        </w:tc>
        <w:tc>
          <w:tcPr>
            <w:tcW w:w="1412" w:type="dxa"/>
          </w:tcPr>
          <w:p w:rsidRPr="00605064" w:rsidR="115F955B" w:rsidP="115F955B" w:rsidRDefault="115F955B" w14:paraId="35A1AF29" w14:textId="0BE86FCB">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String</w:t>
            </w:r>
          </w:p>
        </w:tc>
        <w:tc>
          <w:tcPr>
            <w:tcW w:w="967" w:type="dxa"/>
          </w:tcPr>
          <w:p w:rsidRPr="00605064" w:rsidR="115F955B" w:rsidP="115F955B" w:rsidRDefault="115F955B" w14:paraId="64CD8990" w14:textId="64194CD2">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lang w:val="en-GB"/>
              </w:rPr>
              <w:t>No</w:t>
            </w:r>
          </w:p>
        </w:tc>
        <w:tc>
          <w:tcPr>
            <w:tcW w:w="4905" w:type="dxa"/>
          </w:tcPr>
          <w:p w:rsidR="00CC4C03" w:rsidP="00CC4C03" w:rsidRDefault="00CC4C03" w14:paraId="70FDC55B" w14:textId="77777777">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605064" w:rsidR="115F955B" w:rsidP="115F955B" w:rsidRDefault="00CC4C03" w14:paraId="07B31B63" w14:textId="7793400A">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12190D">
              <w:rPr>
                <w:rFonts w:ascii="Calibri" w:hAnsi="Calibri" w:eastAsia="Calibri" w:cs="Calibri"/>
                <w:color w:val="000000" w:themeColor="text1"/>
              </w:rPr>
              <w:t>E.g.: 'Yes'/'No'</w:t>
            </w:r>
          </w:p>
        </w:tc>
      </w:tr>
      <w:tr w:rsidRPr="00605064" w:rsidR="115F955B" w:rsidTr="00726977" w14:paraId="4C045FB6" w14:textId="77777777">
        <w:trPr>
          <w:trHeight w:val="285"/>
        </w:trPr>
        <w:tc>
          <w:tcPr>
            <w:cnfStyle w:val="001000000000" w:firstRow="0" w:lastRow="0" w:firstColumn="1" w:lastColumn="0" w:oddVBand="0" w:evenVBand="0" w:oddHBand="0" w:evenHBand="0" w:firstRowFirstColumn="0" w:firstRowLastColumn="0" w:lastRowFirstColumn="0" w:lastRowLastColumn="0"/>
            <w:tcW w:w="2066" w:type="dxa"/>
          </w:tcPr>
          <w:p w:rsidRPr="00605064" w:rsidR="115F955B" w:rsidP="115F955B" w:rsidRDefault="115F955B" w14:paraId="3D2B9338" w14:textId="71352494">
            <w:pPr>
              <w:pStyle w:val="TableText10"/>
              <w:rPr>
                <w:rFonts w:ascii="Calibri" w:hAnsi="Calibri" w:eastAsia="Calibri" w:cs="Calibri"/>
                <w:b w:val="0"/>
                <w:szCs w:val="20"/>
              </w:rPr>
            </w:pPr>
            <w:r w:rsidRPr="00605064">
              <w:rPr>
                <w:rFonts w:ascii="Calibri" w:hAnsi="Calibri" w:eastAsia="Calibri" w:cs="Calibri"/>
                <w:b w:val="0"/>
                <w:szCs w:val="20"/>
              </w:rPr>
              <w:t xml:space="preserve">vaCMSSequenceNum </w:t>
            </w:r>
          </w:p>
        </w:tc>
        <w:tc>
          <w:tcPr>
            <w:tcW w:w="1412" w:type="dxa"/>
          </w:tcPr>
          <w:p w:rsidRPr="00605064" w:rsidR="115F955B" w:rsidP="115F955B" w:rsidRDefault="115F955B" w14:paraId="4F15C315" w14:textId="65A91038">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String </w:t>
            </w:r>
          </w:p>
        </w:tc>
        <w:tc>
          <w:tcPr>
            <w:tcW w:w="967" w:type="dxa"/>
          </w:tcPr>
          <w:p w:rsidRPr="00605064" w:rsidR="115F955B" w:rsidP="115F955B" w:rsidRDefault="115F955B" w14:paraId="1774C355" w14:textId="2E7E7A5D">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sidRPr="00605064">
              <w:rPr>
                <w:rFonts w:ascii="Calibri" w:hAnsi="Calibri" w:eastAsia="Calibri" w:cs="Calibri"/>
                <w:szCs w:val="20"/>
              </w:rPr>
              <w:t>Yes </w:t>
            </w:r>
          </w:p>
        </w:tc>
        <w:tc>
          <w:tcPr>
            <w:tcW w:w="4905" w:type="dxa"/>
          </w:tcPr>
          <w:p w:rsidRPr="00605064" w:rsidR="115F955B" w:rsidP="115F955B" w:rsidRDefault="00726977" w14:paraId="50173B07" w14:textId="460B6D9B">
            <w:pPr>
              <w:pStyle w:val="TableText10"/>
              <w:cnfStyle w:val="000000000000" w:firstRow="0" w:lastRow="0" w:firstColumn="0" w:lastColumn="0" w:oddVBand="0" w:evenVBand="0" w:oddHBand="0" w:evenHBand="0" w:firstRowFirstColumn="0" w:firstRowLastColumn="0" w:lastRowFirstColumn="0" w:lastRowLastColumn="0"/>
              <w:rPr>
                <w:rFonts w:ascii="Calibri" w:hAnsi="Calibri" w:eastAsia="Calibri" w:cs="Calibri"/>
                <w:szCs w:val="20"/>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115F955B" w:rsidP="115F955B" w:rsidRDefault="115F955B" w14:paraId="5D6E598C" w14:textId="157B29F0">
      <w:pPr>
        <w:ind w:right="162"/>
        <w:rPr>
          <w:rFonts w:ascii="Calibri" w:hAnsi="Calibri" w:cs="Calibri" w:eastAsiaTheme="minorEastAsia"/>
          <w:sz w:val="20"/>
          <w:szCs w:val="20"/>
          <w:lang w:val="en-GB"/>
        </w:rPr>
      </w:pPr>
    </w:p>
    <w:p w:rsidRPr="00605064" w:rsidR="00431200" w:rsidP="00431200" w:rsidRDefault="00431200" w14:paraId="1F10AF3A" w14:textId="0D67F3A5">
      <w:pPr>
        <w:ind w:right="162"/>
        <w:rPr>
          <w:rFonts w:ascii="Calibri" w:hAnsi="Calibri" w:cs="Calibri"/>
          <w:sz w:val="20"/>
          <w:szCs w:val="20"/>
        </w:rPr>
      </w:pPr>
      <w:r w:rsidRPr="00605064">
        <w:rPr>
          <w:rFonts w:ascii="Calibri" w:hAnsi="Calibri" w:cs="Calibri" w:eastAsiaTheme="minorHAnsi"/>
          <w:sz w:val="20"/>
          <w:szCs w:val="20"/>
          <w:lang w:val="en-GB"/>
        </w:rPr>
        <w:t>VolunteeringCommunityServiceVerified</w:t>
      </w:r>
      <w:r w:rsidRPr="00605064">
        <w:rPr>
          <w:rFonts w:ascii="Calibri" w:hAnsi="Calibri" w:cs="Calibri"/>
          <w:sz w:val="20"/>
          <w:szCs w:val="20"/>
        </w:rPr>
        <w:t xml:space="preserve"> </w:t>
      </w:r>
      <w:r w:rsidR="00F510C4">
        <w:rPr>
          <w:rFonts w:ascii="Calibri" w:hAnsi="Calibri" w:cs="Calibri"/>
          <w:sz w:val="20"/>
          <w:szCs w:val="20"/>
        </w:rPr>
        <w:t xml:space="preserve"> </w:t>
      </w:r>
      <w:r w:rsidRPr="00605064">
        <w:rPr>
          <w:rFonts w:ascii="Calibri" w:hAnsi="Calibri" w:cs="Calibri"/>
          <w:sz w:val="20"/>
          <w:szCs w:val="20"/>
        </w:rPr>
        <w:t>(</w:t>
      </w:r>
      <w:r w:rsidRPr="00605064">
        <w:rPr>
          <w:rFonts w:ascii="Calibri" w:hAnsi="Calibri" w:cs="Calibri" w:eastAsiaTheme="minorHAnsi"/>
          <w:sz w:val="20"/>
          <w:szCs w:val="20"/>
          <w:lang w:val="en-GB"/>
        </w:rPr>
        <w:t>VolunteeringCommunityVerifiedDTO</w:t>
      </w:r>
      <w:r w:rsidRPr="00605064">
        <w:rPr>
          <w:rFonts w:ascii="Calibri" w:hAnsi="Calibri" w:cs="Calibri"/>
          <w:sz w:val="20"/>
          <w:szCs w:val="20"/>
        </w:rPr>
        <w:t>):</w:t>
      </w:r>
    </w:p>
    <w:p w:rsidRPr="00605064" w:rsidR="00F510C4" w:rsidP="00431200" w:rsidRDefault="00F510C4" w14:paraId="711139BB" w14:textId="77777777">
      <w:pPr>
        <w:ind w:right="162"/>
        <w:rPr>
          <w:rFonts w:ascii="Calibri" w:hAnsi="Calibri" w:cs="Calibri"/>
          <w:sz w:val="20"/>
          <w:szCs w:val="20"/>
        </w:rPr>
      </w:pPr>
    </w:p>
    <w:tbl>
      <w:tblPr>
        <w:tblW w:w="94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751"/>
        <w:gridCol w:w="1239"/>
        <w:gridCol w:w="1006"/>
        <w:gridCol w:w="3454"/>
      </w:tblGrid>
      <w:tr w:rsidRPr="005424B9" w:rsidR="00431200" w:rsidTr="0AD044C0" w14:paraId="5ACC3B1C" w14:textId="77777777">
        <w:trPr>
          <w:cantSplit/>
          <w:tblHeader/>
        </w:trPr>
        <w:tc>
          <w:tcPr>
            <w:tcW w:w="3751" w:type="dxa"/>
            <w:shd w:val="clear" w:color="auto" w:fill="000000" w:themeFill="text1"/>
          </w:tcPr>
          <w:p w:rsidRPr="005424B9" w:rsidR="00431200" w:rsidP="000D596E" w:rsidRDefault="00431200" w14:paraId="5E1F0D80" w14:textId="77777777">
            <w:pPr>
              <w:pStyle w:val="TableText10HeaderCenter"/>
              <w:rPr>
                <w:rFonts w:ascii="Calibri" w:hAnsi="Calibri" w:cs="Calibri"/>
                <w:b w:val="0"/>
                <w:szCs w:val="20"/>
              </w:rPr>
            </w:pPr>
            <w:r w:rsidRPr="005424B9">
              <w:rPr>
                <w:rFonts w:ascii="Calibri" w:hAnsi="Calibri" w:cs="Calibri"/>
                <w:szCs w:val="20"/>
              </w:rPr>
              <w:t>Field</w:t>
            </w:r>
          </w:p>
        </w:tc>
        <w:tc>
          <w:tcPr>
            <w:tcW w:w="1239" w:type="dxa"/>
            <w:shd w:val="clear" w:color="auto" w:fill="000000" w:themeFill="text1"/>
          </w:tcPr>
          <w:p w:rsidRPr="005424B9" w:rsidR="00431200" w:rsidP="000D596E" w:rsidRDefault="00431200" w14:paraId="6855C1A3" w14:textId="77777777">
            <w:pPr>
              <w:pStyle w:val="TableText10HeaderCenter"/>
              <w:rPr>
                <w:rFonts w:ascii="Calibri" w:hAnsi="Calibri" w:cs="Calibri"/>
                <w:b w:val="0"/>
                <w:szCs w:val="20"/>
              </w:rPr>
            </w:pPr>
            <w:r w:rsidRPr="005424B9">
              <w:rPr>
                <w:rFonts w:ascii="Calibri" w:hAnsi="Calibri" w:cs="Calibri"/>
                <w:szCs w:val="20"/>
              </w:rPr>
              <w:t>Type</w:t>
            </w:r>
          </w:p>
        </w:tc>
        <w:tc>
          <w:tcPr>
            <w:tcW w:w="1006" w:type="dxa"/>
            <w:shd w:val="clear" w:color="auto" w:fill="000000" w:themeFill="text1"/>
          </w:tcPr>
          <w:p w:rsidRPr="005424B9" w:rsidR="00431200" w:rsidP="000D596E" w:rsidRDefault="00431200" w14:paraId="3CF277C3" w14:textId="77777777">
            <w:pPr>
              <w:pStyle w:val="TableText10HeaderCenter"/>
              <w:rPr>
                <w:rFonts w:ascii="Calibri" w:hAnsi="Calibri" w:cs="Calibri"/>
                <w:b w:val="0"/>
                <w:szCs w:val="20"/>
              </w:rPr>
            </w:pPr>
            <w:r w:rsidRPr="005424B9">
              <w:rPr>
                <w:rFonts w:ascii="Calibri" w:hAnsi="Calibri" w:cs="Calibri"/>
                <w:szCs w:val="20"/>
              </w:rPr>
              <w:t>Required</w:t>
            </w:r>
          </w:p>
        </w:tc>
        <w:tc>
          <w:tcPr>
            <w:tcW w:w="3454" w:type="dxa"/>
            <w:shd w:val="clear" w:color="auto" w:fill="000000" w:themeFill="text1"/>
          </w:tcPr>
          <w:p w:rsidRPr="005424B9" w:rsidR="00431200" w:rsidP="000D596E" w:rsidRDefault="00431200" w14:paraId="3CE93CBF"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0AD044C0" w14:paraId="08CD5B56"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8048533" w14:textId="77777777">
            <w:pPr>
              <w:pStyle w:val="TableText10"/>
              <w:rPr>
                <w:rFonts w:ascii="Calibri" w:hAnsi="Calibri" w:cs="Calibri"/>
                <w:color w:val="000000"/>
                <w:szCs w:val="20"/>
              </w:rPr>
            </w:pPr>
            <w:r w:rsidRPr="005424B9">
              <w:rPr>
                <w:rFonts w:ascii="Calibri" w:hAnsi="Calibri" w:cs="Calibri"/>
                <w:color w:val="000000"/>
                <w:szCs w:val="20"/>
              </w:rPr>
              <w:t>organizationID</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076E22D"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BCF9A5C"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5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661963D" w14:textId="77777777">
            <w:pPr>
              <w:pStyle w:val="TableText10"/>
              <w:rPr>
                <w:rFonts w:ascii="Calibri" w:hAnsi="Calibri" w:cs="Calibri"/>
                <w:color w:val="000000"/>
                <w:szCs w:val="20"/>
              </w:rPr>
            </w:pPr>
            <w:r w:rsidRPr="005424B9">
              <w:rPr>
                <w:rFonts w:ascii="Calibri" w:hAnsi="Calibri" w:cs="Calibri"/>
                <w:color w:val="000000"/>
                <w:szCs w:val="20"/>
              </w:rPr>
              <w:t>Unique identifier for the volunteer organization</w:t>
            </w:r>
          </w:p>
        </w:tc>
      </w:tr>
      <w:tr w:rsidRPr="005424B9" w:rsidR="00431200" w:rsidTr="0AD044C0" w14:paraId="647DCDCB"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935960F" w14:textId="77777777">
            <w:pPr>
              <w:pStyle w:val="TableText10"/>
              <w:rPr>
                <w:rFonts w:ascii="Calibri" w:hAnsi="Calibri" w:cs="Calibri"/>
                <w:color w:val="000000"/>
                <w:szCs w:val="20"/>
              </w:rPr>
            </w:pPr>
            <w:r w:rsidRPr="005424B9">
              <w:rPr>
                <w:rFonts w:ascii="Calibri" w:hAnsi="Calibri" w:cs="Calibri"/>
                <w:color w:val="000000"/>
                <w:szCs w:val="20"/>
              </w:rPr>
              <w:t>organizationName</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7CA908C"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1180F32"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30BBDD1" w14:textId="77777777">
            <w:pPr>
              <w:pStyle w:val="TableText10"/>
              <w:rPr>
                <w:rFonts w:ascii="Calibri" w:hAnsi="Calibri" w:cs="Calibri"/>
                <w:color w:val="000000"/>
                <w:szCs w:val="20"/>
              </w:rPr>
            </w:pPr>
            <w:r w:rsidRPr="005424B9">
              <w:rPr>
                <w:rFonts w:ascii="Calibri" w:hAnsi="Calibri" w:cs="Calibri"/>
                <w:color w:val="000000"/>
                <w:szCs w:val="20"/>
              </w:rPr>
              <w:t>Name of the volunteer organization</w:t>
            </w:r>
          </w:p>
        </w:tc>
      </w:tr>
      <w:tr w:rsidRPr="005424B9" w:rsidR="00431200" w:rsidTr="0AD044C0" w14:paraId="622B904F"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94CE0E7" w14:textId="77777777">
            <w:pPr>
              <w:pStyle w:val="TableText10"/>
              <w:rPr>
                <w:rFonts w:ascii="Calibri" w:hAnsi="Calibri" w:cs="Calibri"/>
                <w:color w:val="000000"/>
                <w:szCs w:val="20"/>
              </w:rPr>
            </w:pPr>
            <w:r w:rsidRPr="005424B9">
              <w:rPr>
                <w:rFonts w:ascii="Calibri" w:hAnsi="Calibri" w:cs="Calibri"/>
                <w:color w:val="000000"/>
                <w:szCs w:val="20"/>
              </w:rPr>
              <w:t>monthlyHours</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55CD6EF" w14:textId="77777777">
            <w:pPr>
              <w:pStyle w:val="TableText10"/>
              <w:rPr>
                <w:rFonts w:ascii="Calibri" w:hAnsi="Calibri" w:cs="Calibri"/>
                <w:color w:val="000000"/>
                <w:szCs w:val="20"/>
              </w:rPr>
            </w:pPr>
            <w:r w:rsidRPr="005424B9">
              <w:rPr>
                <w:rFonts w:ascii="Calibri" w:hAnsi="Calibri" w:cs="Calibri"/>
                <w:color w:val="000000"/>
                <w:szCs w:val="20"/>
              </w:rPr>
              <w:t>Number</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5AE6091"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DBBA166" w14:textId="77777777">
            <w:pPr>
              <w:pStyle w:val="TableText10"/>
              <w:rPr>
                <w:rFonts w:ascii="Calibri" w:hAnsi="Calibri" w:cs="Calibri"/>
                <w:color w:val="000000"/>
                <w:szCs w:val="20"/>
              </w:rPr>
            </w:pPr>
            <w:r w:rsidRPr="005424B9">
              <w:rPr>
                <w:rFonts w:ascii="Calibri" w:hAnsi="Calibri" w:cs="Calibri"/>
                <w:color w:val="000000"/>
                <w:szCs w:val="20"/>
              </w:rPr>
              <w:t xml:space="preserve">Monthly hours spent serving the volunteer organization </w:t>
            </w:r>
          </w:p>
        </w:tc>
      </w:tr>
      <w:tr w:rsidRPr="005424B9" w:rsidR="00431200" w:rsidTr="0AD044C0" w14:paraId="48BACB78"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C4C00C3" w14:textId="77777777">
            <w:pPr>
              <w:pStyle w:val="TableText10"/>
              <w:rPr>
                <w:rFonts w:ascii="Calibri" w:hAnsi="Calibri" w:cs="Calibri"/>
                <w:color w:val="000000"/>
                <w:szCs w:val="20"/>
              </w:rPr>
            </w:pPr>
            <w:r w:rsidRPr="005424B9">
              <w:rPr>
                <w:rFonts w:ascii="Calibri" w:hAnsi="Calibri" w:cs="Calibri"/>
                <w:color w:val="000000"/>
                <w:szCs w:val="20"/>
              </w:rPr>
              <w:t>startDate</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AC61F6B" w14:textId="77777777">
            <w:pPr>
              <w:pStyle w:val="TableText10"/>
              <w:rPr>
                <w:rFonts w:ascii="Calibri" w:hAnsi="Calibri" w:cs="Calibri"/>
                <w:color w:val="000000"/>
                <w:szCs w:val="20"/>
              </w:rPr>
            </w:pPr>
            <w:r w:rsidRPr="005424B9">
              <w:rPr>
                <w:rFonts w:ascii="Calibri" w:hAnsi="Calibri" w:cs="Calibri"/>
                <w:color w:val="000000"/>
                <w:szCs w:val="20"/>
              </w:rPr>
              <w:t>Date</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DB018E6"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7B7FEE7" w14:textId="77777777">
            <w:pPr>
              <w:pStyle w:val="TableText10"/>
              <w:rPr>
                <w:rFonts w:ascii="Calibri" w:hAnsi="Calibri" w:cs="Calibri"/>
                <w:color w:val="000000"/>
                <w:szCs w:val="20"/>
              </w:rPr>
            </w:pPr>
            <w:r w:rsidRPr="005424B9">
              <w:rPr>
                <w:rFonts w:ascii="Calibri" w:hAnsi="Calibri" w:cs="Calibri"/>
                <w:color w:val="000000"/>
                <w:szCs w:val="20"/>
              </w:rPr>
              <w:t>VolunteeringCommunityService start date (YYYY-MM-DD)</w:t>
            </w:r>
          </w:p>
        </w:tc>
      </w:tr>
      <w:tr w:rsidRPr="005424B9" w:rsidR="00431200" w:rsidTr="0AD044C0" w14:paraId="528DF8FC"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11C957B" w14:textId="77777777">
            <w:pPr>
              <w:pStyle w:val="TableText10"/>
              <w:rPr>
                <w:rFonts w:ascii="Calibri" w:hAnsi="Calibri" w:cs="Calibri"/>
                <w:color w:val="000000"/>
                <w:szCs w:val="20"/>
              </w:rPr>
            </w:pPr>
            <w:r w:rsidRPr="005424B9">
              <w:rPr>
                <w:rFonts w:ascii="Calibri" w:hAnsi="Calibri" w:cs="Calibri"/>
                <w:color w:val="000000"/>
                <w:szCs w:val="20"/>
              </w:rPr>
              <w:t>endDate</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09F7631" w14:textId="77777777">
            <w:pPr>
              <w:pStyle w:val="TableText10"/>
              <w:rPr>
                <w:rFonts w:ascii="Calibri" w:hAnsi="Calibri" w:cs="Calibri"/>
                <w:color w:val="000000"/>
                <w:szCs w:val="20"/>
              </w:rPr>
            </w:pPr>
            <w:r w:rsidRPr="005424B9">
              <w:rPr>
                <w:rFonts w:ascii="Calibri" w:hAnsi="Calibri" w:cs="Calibri"/>
                <w:color w:val="000000"/>
                <w:szCs w:val="20"/>
              </w:rPr>
              <w:t>Date</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085D580"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5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95C3C9C" w14:textId="77777777">
            <w:pPr>
              <w:pStyle w:val="TableText10"/>
              <w:rPr>
                <w:rFonts w:ascii="Calibri" w:hAnsi="Calibri" w:cs="Calibri"/>
                <w:color w:val="000000"/>
                <w:szCs w:val="20"/>
              </w:rPr>
            </w:pPr>
            <w:r w:rsidRPr="005424B9">
              <w:rPr>
                <w:rFonts w:ascii="Calibri" w:hAnsi="Calibri" w:cs="Calibri"/>
                <w:color w:val="000000"/>
                <w:szCs w:val="20"/>
              </w:rPr>
              <w:t>VolunteeringCommunityService end date; null if ongoing</w:t>
            </w:r>
          </w:p>
        </w:tc>
      </w:tr>
      <w:tr w:rsidRPr="005424B9" w:rsidR="00431200" w:rsidTr="0AD044C0" w14:paraId="0A53E57E"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B95B19B" w14:textId="77777777">
            <w:pPr>
              <w:pStyle w:val="TableText10"/>
              <w:rPr>
                <w:rFonts w:ascii="Calibri" w:hAnsi="Calibri" w:cs="Calibri"/>
                <w:color w:val="000000"/>
                <w:szCs w:val="20"/>
              </w:rPr>
            </w:pPr>
            <w:r w:rsidRPr="005424B9">
              <w:rPr>
                <w:rFonts w:ascii="Calibri" w:hAnsi="Calibri" w:cs="Calibri"/>
                <w:color w:val="000000"/>
                <w:szCs w:val="20"/>
              </w:rPr>
              <w:t>verificationSource</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8CB3F35" w14:textId="77777777">
            <w:pPr>
              <w:pStyle w:val="TableText10"/>
              <w:rPr>
                <w:rFonts w:ascii="Calibri" w:hAnsi="Calibri" w:cs="Calibri"/>
                <w:color w:val="000000"/>
                <w:szCs w:val="20"/>
              </w:rPr>
            </w:pPr>
            <w:r w:rsidRPr="005424B9">
              <w:rPr>
                <w:rFonts w:ascii="Calibri" w:hAnsi="Calibri" w:cs="Calibri"/>
                <w:color w:val="000000"/>
                <w:szCs w:val="20"/>
              </w:rPr>
              <w:t>String</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8449B10" w14:textId="77777777">
            <w:pPr>
              <w:pStyle w:val="TableText10"/>
              <w:rPr>
                <w:rFonts w:ascii="Calibri" w:hAnsi="Calibri" w:cs="Calibri"/>
                <w:color w:val="000000"/>
                <w:szCs w:val="20"/>
              </w:rPr>
            </w:pPr>
            <w:r w:rsidRPr="005424B9">
              <w:rPr>
                <w:rFonts w:ascii="Calibri" w:hAnsi="Calibri" w:cs="Calibri"/>
                <w:color w:val="000000"/>
                <w:szCs w:val="20"/>
              </w:rPr>
              <w:t>Yes</w:t>
            </w:r>
          </w:p>
        </w:tc>
        <w:tc>
          <w:tcPr>
            <w:tcW w:w="3454" w:type="dxa"/>
            <w:tcBorders>
              <w:top w:val="single" w:color="auto" w:sz="4" w:space="0"/>
              <w:left w:val="single" w:color="auto" w:sz="4" w:space="0"/>
              <w:bottom w:val="single" w:color="auto" w:sz="4" w:space="0"/>
              <w:right w:val="single" w:color="auto" w:sz="4" w:space="0"/>
            </w:tcBorders>
          </w:tcPr>
          <w:p w:rsidRPr="005424B9" w:rsidR="007A38DE" w:rsidP="000D596E" w:rsidRDefault="007A38DE" w14:paraId="1FC0BE68" w14:textId="58C1265C">
            <w:pPr>
              <w:pStyle w:val="TableText10"/>
              <w:rPr>
                <w:rFonts w:ascii="Calibri" w:hAnsi="Calibri" w:cs="Calibri"/>
                <w:color w:val="000000"/>
                <w:szCs w:val="20"/>
              </w:rPr>
            </w:pPr>
            <w:r w:rsidRPr="005424B9">
              <w:rPr>
                <w:rFonts w:ascii="Calibri" w:hAnsi="Calibri" w:cs="Calibri"/>
                <w:color w:val="000000"/>
                <w:szCs w:val="20"/>
              </w:rPr>
              <w:t xml:space="preserve">Any acronym VaCMS uses to specify the official document, database, or </w:t>
            </w:r>
            <w:r w:rsidRPr="005424B9">
              <w:rPr>
                <w:rFonts w:ascii="Calibri" w:hAnsi="Calibri" w:cs="Calibri"/>
                <w:color w:val="000000"/>
                <w:szCs w:val="20"/>
              </w:rPr>
              <w:lastRenderedPageBreak/>
              <w:t>proof used to validate client information.</w:t>
            </w:r>
          </w:p>
          <w:p w:rsidRPr="005424B9" w:rsidR="00431200" w:rsidP="000D596E" w:rsidRDefault="00E06C74" w14:paraId="1AFD813E" w14:textId="78138420">
            <w:pPr>
              <w:pStyle w:val="TableText10"/>
              <w:rPr>
                <w:rFonts w:ascii="Calibri" w:hAnsi="Calibri" w:cs="Calibri"/>
                <w:color w:val="000000"/>
                <w:szCs w:val="20"/>
              </w:rPr>
            </w:pPr>
            <w:r w:rsidRPr="005424B9">
              <w:rPr>
                <w:rFonts w:ascii="Calibri" w:hAnsi="Calibri" w:cs="Calibri"/>
                <w:color w:val="000000"/>
                <w:szCs w:val="20"/>
              </w:rPr>
              <w:t>Reference Table</w:t>
            </w:r>
            <w:r w:rsidRPr="005424B9" w:rsidR="00431200">
              <w:rPr>
                <w:rFonts w:ascii="Calibri" w:hAnsi="Calibri" w:cs="Calibri"/>
                <w:color w:val="000000"/>
                <w:szCs w:val="20"/>
              </w:rPr>
              <w:t>: RT_MACEACTVERIF</w:t>
            </w:r>
          </w:p>
        </w:tc>
      </w:tr>
      <w:tr w:rsidRPr="005424B9" w:rsidR="00431200" w:rsidTr="0AD044C0" w14:paraId="73BE4AE7" w14:textId="77777777">
        <w:tc>
          <w:tcPr>
            <w:tcW w:w="3751"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F97CE91" w14:textId="77777777">
            <w:pPr>
              <w:pStyle w:val="TableText10"/>
              <w:rPr>
                <w:rFonts w:ascii="Calibri" w:hAnsi="Calibri" w:cs="Calibri"/>
                <w:color w:val="000000"/>
                <w:szCs w:val="20"/>
              </w:rPr>
            </w:pPr>
            <w:r w:rsidRPr="005424B9">
              <w:rPr>
                <w:rFonts w:ascii="Calibri" w:hAnsi="Calibri" w:cs="Calibri"/>
                <w:color w:val="000000"/>
                <w:szCs w:val="20"/>
              </w:rPr>
              <w:lastRenderedPageBreak/>
              <w:t>verificationDate</w:t>
            </w:r>
          </w:p>
        </w:tc>
        <w:tc>
          <w:tcPr>
            <w:tcW w:w="1239"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DDC6892" w14:textId="77777777">
            <w:pPr>
              <w:pStyle w:val="TableText10"/>
              <w:rPr>
                <w:rFonts w:ascii="Calibri" w:hAnsi="Calibri" w:cs="Calibri"/>
                <w:color w:val="000000"/>
                <w:szCs w:val="20"/>
              </w:rPr>
            </w:pPr>
            <w:r w:rsidRPr="005424B9">
              <w:rPr>
                <w:rFonts w:ascii="Calibri" w:hAnsi="Calibri" w:cs="Calibri"/>
                <w:color w:val="000000"/>
                <w:szCs w:val="20"/>
              </w:rPr>
              <w:t>Date</w:t>
            </w:r>
          </w:p>
        </w:tc>
        <w:tc>
          <w:tcPr>
            <w:tcW w:w="1006"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BA45EFC" w14:textId="77777777">
            <w:pPr>
              <w:pStyle w:val="TableText10"/>
              <w:rPr>
                <w:rFonts w:ascii="Calibri" w:hAnsi="Calibri" w:cs="Calibri"/>
                <w:color w:val="000000"/>
                <w:szCs w:val="20"/>
              </w:rPr>
            </w:pPr>
            <w:r w:rsidRPr="005424B9">
              <w:rPr>
                <w:rFonts w:ascii="Calibri" w:hAnsi="Calibri" w:cs="Calibri"/>
                <w:color w:val="000000"/>
                <w:szCs w:val="20"/>
              </w:rPr>
              <w:t>No</w:t>
            </w:r>
          </w:p>
        </w:tc>
        <w:tc>
          <w:tcPr>
            <w:tcW w:w="3454"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BDCE15B" w14:textId="77777777">
            <w:pPr>
              <w:pStyle w:val="TableText10"/>
              <w:rPr>
                <w:rFonts w:ascii="Calibri" w:hAnsi="Calibri" w:cs="Calibri"/>
                <w:color w:val="000000"/>
                <w:szCs w:val="20"/>
              </w:rPr>
            </w:pPr>
            <w:r w:rsidRPr="005424B9">
              <w:rPr>
                <w:rFonts w:ascii="Calibri" w:hAnsi="Calibri" w:cs="Calibri"/>
                <w:color w:val="000000"/>
                <w:szCs w:val="20"/>
              </w:rPr>
              <w:t>Verification date (YYYY-MM-DD)</w:t>
            </w:r>
          </w:p>
        </w:tc>
      </w:tr>
      <w:tr w:rsidRPr="005424B9" w:rsidR="00A129CF" w:rsidTr="0AD044C0" w14:paraId="063C86CC" w14:textId="77777777">
        <w:trPr>
          <w:trHeight w:val="300"/>
        </w:trPr>
        <w:tc>
          <w:tcPr>
            <w:tcW w:w="3751"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45C83065" w14:textId="54A41071">
            <w:pPr>
              <w:pStyle w:val="TableText10"/>
              <w:rPr>
                <w:rFonts w:ascii="Calibri" w:hAnsi="Calibri" w:eastAsia="Calibri" w:cs="Calibri"/>
                <w:color w:val="000000" w:themeColor="text1"/>
                <w:szCs w:val="20"/>
                <w:lang w:val="en-GB"/>
              </w:rPr>
            </w:pPr>
            <w:r w:rsidRPr="31714CD1">
              <w:rPr>
                <w:rFonts w:ascii="Calibri" w:hAnsi="Calibri" w:eastAsia="Calibri" w:cs="Calibri"/>
                <w:color w:val="000000" w:themeColor="text1"/>
                <w:lang w:val="en-GB"/>
              </w:rPr>
              <w:t>source</w:t>
            </w:r>
          </w:p>
        </w:tc>
        <w:tc>
          <w:tcPr>
            <w:tcW w:w="1239"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2BF56557" w14:textId="3517ACF9">
            <w:pPr>
              <w:pStyle w:val="TableText10"/>
              <w:rPr>
                <w:rFonts w:ascii="Calibri" w:hAnsi="Calibri" w:eastAsia="Calibri" w:cs="Calibri"/>
                <w:color w:val="000000" w:themeColor="text1"/>
                <w:szCs w:val="20"/>
                <w:lang w:val="en-GB"/>
              </w:rPr>
            </w:pPr>
            <w:r w:rsidRPr="31714CD1">
              <w:rPr>
                <w:rFonts w:ascii="Calibri" w:hAnsi="Calibri" w:eastAsia="Calibri" w:cs="Calibri"/>
                <w:color w:val="000000" w:themeColor="text1"/>
                <w:lang w:val="en-GB"/>
              </w:rPr>
              <w:t>String</w:t>
            </w:r>
          </w:p>
        </w:tc>
        <w:tc>
          <w:tcPr>
            <w:tcW w:w="1006"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003D7B7F" w14:textId="685391D7">
            <w:pPr>
              <w:pStyle w:val="TableText10"/>
              <w:rPr>
                <w:rFonts w:ascii="Calibri" w:hAnsi="Calibri" w:eastAsia="Calibri" w:cs="Calibri"/>
                <w:color w:val="000000" w:themeColor="text1"/>
                <w:szCs w:val="20"/>
                <w:lang w:val="en-GB"/>
              </w:rPr>
            </w:pPr>
            <w:r w:rsidRPr="31714CD1">
              <w:rPr>
                <w:rFonts w:ascii="Calibri" w:hAnsi="Calibri" w:eastAsia="Calibri" w:cs="Calibri"/>
                <w:color w:val="000000" w:themeColor="text1"/>
                <w:lang w:val="en-GB"/>
              </w:rPr>
              <w:t>Yes</w:t>
            </w:r>
          </w:p>
        </w:tc>
        <w:tc>
          <w:tcPr>
            <w:tcW w:w="3454" w:type="dxa"/>
            <w:tcBorders>
              <w:top w:val="single" w:color="auto" w:sz="4" w:space="0"/>
              <w:left w:val="single" w:color="auto" w:sz="4" w:space="0"/>
              <w:bottom w:val="single" w:color="auto" w:sz="4" w:space="0"/>
              <w:right w:val="single" w:color="auto" w:sz="4" w:space="0"/>
            </w:tcBorders>
          </w:tcPr>
          <w:p w:rsidRPr="008E69F0" w:rsidR="00437ACB" w:rsidP="00437ACB" w:rsidRDefault="00437ACB" w14:paraId="2C04BCDD"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5424B9" w:rsidR="00A129CF" w:rsidDel="547EDEB1" w:rsidP="31714CD1" w:rsidRDefault="00A129CF" w14:paraId="51B77627" w14:textId="76E54E64">
            <w:pPr>
              <w:pStyle w:val="TableText10"/>
              <w:rPr>
                <w:rFonts w:ascii="Calibri" w:hAnsi="Calibri" w:eastAsia="Calibri" w:cs="Calibri"/>
                <w:szCs w:val="20"/>
                <w:lang w:val="en-GB"/>
              </w:rPr>
            </w:pPr>
            <w:r w:rsidRPr="31714CD1">
              <w:rPr>
                <w:rFonts w:ascii="Calibri" w:hAnsi="Calibri" w:eastAsia="Calibri" w:cs="Calibri"/>
                <w:lang w:val="en-GB"/>
              </w:rPr>
              <w:t>Eg: VaCMS</w:t>
            </w:r>
          </w:p>
        </w:tc>
      </w:tr>
      <w:tr w:rsidRPr="005424B9" w:rsidR="00A129CF" w:rsidTr="0AD044C0" w14:paraId="300D0015" w14:textId="77777777">
        <w:trPr>
          <w:trHeight w:val="300"/>
        </w:trPr>
        <w:tc>
          <w:tcPr>
            <w:tcW w:w="3751" w:type="dxa"/>
            <w:tcBorders>
              <w:top w:val="single" w:color="auto" w:sz="4" w:space="0"/>
              <w:left w:val="single" w:color="auto" w:sz="4" w:space="0"/>
              <w:bottom w:val="single" w:color="auto" w:sz="4" w:space="0"/>
              <w:right w:val="single" w:color="auto" w:sz="4" w:space="0"/>
            </w:tcBorders>
          </w:tcPr>
          <w:p w:rsidRPr="005424B9" w:rsidR="00A129CF" w:rsidP="31714CD1" w:rsidRDefault="00350920" w14:paraId="5B0BECB1" w14:textId="33AA46C1">
            <w:pPr>
              <w:pStyle w:val="TableText10"/>
              <w:rPr>
                <w:rFonts w:ascii="Calibri" w:hAnsi="Calibri" w:eastAsia="Calibri" w:cs="Calibri"/>
                <w:color w:val="000000" w:themeColor="text1"/>
                <w:szCs w:val="20"/>
                <w:lang w:val="en-GB"/>
              </w:rPr>
            </w:pPr>
            <w:r>
              <w:rPr>
                <w:rFonts w:ascii="Calibri" w:hAnsi="Calibri" w:cs="Calibri" w:eastAsiaTheme="majorEastAsia"/>
                <w:lang w:val="en-GB"/>
              </w:rPr>
              <w:t>updateSw</w:t>
            </w:r>
          </w:p>
        </w:tc>
        <w:tc>
          <w:tcPr>
            <w:tcW w:w="1239"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73841F0F" w14:textId="7281FB15">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lang w:val="en-GB"/>
              </w:rPr>
              <w:t>String</w:t>
            </w:r>
          </w:p>
        </w:tc>
        <w:tc>
          <w:tcPr>
            <w:tcW w:w="1006"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2EA87DB5" w14:textId="7F8A3FC6">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lang w:val="en-GB"/>
              </w:rPr>
              <w:t>No</w:t>
            </w:r>
          </w:p>
        </w:tc>
        <w:tc>
          <w:tcPr>
            <w:tcW w:w="3454" w:type="dxa"/>
            <w:tcBorders>
              <w:top w:val="single" w:color="auto" w:sz="4" w:space="0"/>
              <w:left w:val="single" w:color="auto" w:sz="4" w:space="0"/>
              <w:bottom w:val="single" w:color="auto" w:sz="4" w:space="0"/>
              <w:right w:val="single" w:color="auto" w:sz="4" w:space="0"/>
            </w:tcBorders>
          </w:tcPr>
          <w:p w:rsidR="00CC4C03" w:rsidP="00CC4C03" w:rsidRDefault="00CC4C03" w14:paraId="7F2EB22E"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A129CF" w:rsidDel="547EDEB1" w:rsidP="31714CD1" w:rsidRDefault="00CC4C03" w14:paraId="10EB5AF4" w14:textId="3F6B842B">
            <w:pPr>
              <w:pStyle w:val="TableText10"/>
              <w:rPr>
                <w:rFonts w:ascii="Calibri" w:hAnsi="Calibri" w:eastAsia="Calibri" w:cs="Calibri"/>
                <w:color w:val="0078D4"/>
                <w:szCs w:val="20"/>
                <w:u w:val="single"/>
                <w:lang w:val="en-GB"/>
              </w:rPr>
            </w:pPr>
            <w:r w:rsidRPr="0012190D">
              <w:rPr>
                <w:rFonts w:ascii="Calibri" w:hAnsi="Calibri" w:eastAsia="Calibri" w:cs="Calibri"/>
                <w:color w:val="000000" w:themeColor="text1"/>
              </w:rPr>
              <w:t>E.g.: 'Yes'/'No'</w:t>
            </w:r>
          </w:p>
        </w:tc>
      </w:tr>
      <w:tr w:rsidRPr="005424B9" w:rsidR="00A129CF" w:rsidTr="0AD044C0" w14:paraId="3E2B6D1E" w14:textId="77777777">
        <w:trPr>
          <w:trHeight w:val="300"/>
        </w:trPr>
        <w:tc>
          <w:tcPr>
            <w:tcW w:w="3751"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7DC8FD5E" w14:textId="0B81F683">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rPr>
              <w:t xml:space="preserve">vaCMSSequenceNum </w:t>
            </w:r>
            <w:r w:rsidRPr="31714CD1">
              <w:rPr>
                <w:rFonts w:ascii="Calibri" w:hAnsi="Calibri" w:cs="Calibri" w:eastAsiaTheme="majorEastAsia"/>
                <w:color w:val="000000" w:themeColor="text1"/>
                <w:lang w:val="en-GB"/>
              </w:rPr>
              <w:t>  </w:t>
            </w:r>
          </w:p>
        </w:tc>
        <w:tc>
          <w:tcPr>
            <w:tcW w:w="1239"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22ACF3E4" w14:textId="13DAC714">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rPr>
              <w:t>String</w:t>
            </w:r>
            <w:r w:rsidRPr="31714CD1">
              <w:rPr>
                <w:rFonts w:ascii="Calibri" w:hAnsi="Calibri" w:cs="Calibri" w:eastAsiaTheme="majorEastAsia"/>
                <w:color w:val="000000" w:themeColor="text1"/>
                <w:lang w:val="en-GB"/>
              </w:rPr>
              <w:t>  </w:t>
            </w:r>
          </w:p>
        </w:tc>
        <w:tc>
          <w:tcPr>
            <w:tcW w:w="1006" w:type="dxa"/>
            <w:tcBorders>
              <w:top w:val="single" w:color="auto" w:sz="4" w:space="0"/>
              <w:left w:val="single" w:color="auto" w:sz="4" w:space="0"/>
              <w:bottom w:val="single" w:color="auto" w:sz="4" w:space="0"/>
              <w:right w:val="single" w:color="auto" w:sz="4" w:space="0"/>
            </w:tcBorders>
          </w:tcPr>
          <w:p w:rsidRPr="005424B9" w:rsidR="00A129CF" w:rsidP="31714CD1" w:rsidRDefault="00A129CF" w14:paraId="6015254D" w14:textId="4B13F950">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rPr>
              <w:t>Yes</w:t>
            </w:r>
            <w:r w:rsidRPr="31714CD1">
              <w:rPr>
                <w:rFonts w:ascii="Calibri" w:hAnsi="Calibri" w:cs="Calibri" w:eastAsiaTheme="majorEastAsia"/>
                <w:color w:val="000000" w:themeColor="text1"/>
                <w:lang w:val="en-GB"/>
              </w:rPr>
              <w:t>  </w:t>
            </w:r>
          </w:p>
        </w:tc>
        <w:tc>
          <w:tcPr>
            <w:tcW w:w="3454" w:type="dxa"/>
            <w:tcBorders>
              <w:top w:val="single" w:color="auto" w:sz="4" w:space="0"/>
              <w:left w:val="single" w:color="auto" w:sz="4" w:space="0"/>
              <w:bottom w:val="single" w:color="auto" w:sz="4" w:space="0"/>
              <w:right w:val="single" w:color="auto" w:sz="4" w:space="0"/>
            </w:tcBorders>
          </w:tcPr>
          <w:p w:rsidRPr="005424B9" w:rsidR="00A129CF" w:rsidDel="547EDEB1" w:rsidP="31714CD1" w:rsidRDefault="00726977" w14:paraId="2644F302" w14:textId="1BDFE326">
            <w:pPr>
              <w:pStyle w:val="TableText10"/>
              <w:rPr>
                <w:rFonts w:ascii="Calibri" w:hAnsi="Calibri" w:eastAsia="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5C7BBF" w:rsidP="00431200" w:rsidRDefault="005C7BBF" w14:paraId="20C37C81" w14:textId="77777777">
      <w:pPr>
        <w:ind w:right="162"/>
        <w:rPr>
          <w:rFonts w:ascii="Calibri" w:hAnsi="Calibri" w:cs="Calibri"/>
          <w:sz w:val="20"/>
          <w:szCs w:val="20"/>
        </w:rPr>
      </w:pPr>
    </w:p>
    <w:p w:rsidRPr="005424B9" w:rsidR="00431200" w:rsidDel="00E05D5D" w:rsidP="00B11A25" w:rsidRDefault="00431200" w14:paraId="664C80DE" w14:textId="3ECEF1D7">
      <w:pPr>
        <w:ind w:right="162"/>
        <w:rPr>
          <w:rFonts w:ascii="Calibri" w:hAnsi="Calibri" w:cs="Calibri"/>
          <w:bCs/>
          <w:sz w:val="20"/>
          <w:szCs w:val="20"/>
        </w:rPr>
      </w:pPr>
      <w:r w:rsidRPr="005424B9">
        <w:rPr>
          <w:rFonts w:ascii="Calibri" w:hAnsi="Calibri" w:cs="Calibri"/>
          <w:bCs/>
          <w:sz w:val="20"/>
          <w:szCs w:val="20"/>
        </w:rPr>
        <w:t>Education Verified (EducationVerifiedDTO):</w:t>
      </w:r>
      <w:r w:rsidR="00604DE0">
        <w:rPr>
          <w:rFonts w:ascii="Calibri" w:hAnsi="Calibri" w:cs="Calibri"/>
          <w:bCs/>
          <w:sz w:val="20"/>
          <w:szCs w:val="20"/>
        </w:rPr>
        <w:t xml:space="preserve"> Education </w:t>
      </w:r>
      <w:r w:rsidR="00776F87">
        <w:rPr>
          <w:rFonts w:ascii="Calibri" w:hAnsi="Calibri" w:cs="Calibri"/>
          <w:bCs/>
          <w:sz w:val="20"/>
          <w:szCs w:val="20"/>
        </w:rPr>
        <w:t>data provided by applicant/recipient from VaCMS or MWRP.</w:t>
      </w:r>
    </w:p>
    <w:p w:rsidRPr="005424B9" w:rsidR="00431200" w:rsidDel="00A129CF" w:rsidP="00E8633C" w:rsidRDefault="00431200" w14:paraId="1FF8B5B8" w14:textId="77777777">
      <w:pPr>
        <w:ind w:right="162"/>
        <w:rPr>
          <w:rFonts w:ascii="Calibri" w:hAnsi="Calibri" w:cs="Calibri"/>
          <w:bCs/>
          <w:sz w:val="20"/>
          <w:szCs w:val="20"/>
        </w:rPr>
      </w:pPr>
    </w:p>
    <w:tbl>
      <w:tblPr>
        <w:tblW w:w="94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35"/>
        <w:gridCol w:w="2421"/>
        <w:gridCol w:w="1100"/>
        <w:gridCol w:w="3594"/>
      </w:tblGrid>
      <w:tr w:rsidRPr="005424B9" w:rsidR="00431200" w:rsidTr="00605064" w14:paraId="2CB57FBA" w14:textId="77777777">
        <w:trPr>
          <w:cantSplit/>
          <w:tblHeader/>
        </w:trPr>
        <w:tc>
          <w:tcPr>
            <w:tcW w:w="2335" w:type="dxa"/>
            <w:shd w:val="clear" w:color="auto" w:fill="000000" w:themeFill="text1"/>
          </w:tcPr>
          <w:p w:rsidRPr="005424B9" w:rsidR="00431200" w:rsidP="00922223" w:rsidRDefault="00431200" w14:paraId="23600AFE" w14:textId="77777777">
            <w:pPr>
              <w:pStyle w:val="TableText10HeaderCenter"/>
              <w:jc w:val="left"/>
              <w:rPr>
                <w:rFonts w:ascii="Calibri" w:hAnsi="Calibri" w:cs="Calibri"/>
                <w:b w:val="0"/>
                <w:bCs/>
                <w:szCs w:val="20"/>
              </w:rPr>
            </w:pPr>
            <w:r w:rsidRPr="005424B9">
              <w:rPr>
                <w:rFonts w:ascii="Calibri" w:hAnsi="Calibri" w:cs="Calibri"/>
                <w:b w:val="0"/>
                <w:bCs/>
                <w:szCs w:val="20"/>
              </w:rPr>
              <w:t>Field</w:t>
            </w:r>
          </w:p>
        </w:tc>
        <w:tc>
          <w:tcPr>
            <w:tcW w:w="2421" w:type="dxa"/>
            <w:shd w:val="clear" w:color="auto" w:fill="000000" w:themeFill="text1"/>
          </w:tcPr>
          <w:p w:rsidRPr="005424B9" w:rsidR="00431200" w:rsidP="00922223" w:rsidRDefault="00431200" w14:paraId="36928020" w14:textId="77777777">
            <w:pPr>
              <w:pStyle w:val="TableText10HeaderCenter"/>
              <w:jc w:val="left"/>
              <w:rPr>
                <w:rFonts w:ascii="Calibri" w:hAnsi="Calibri" w:cs="Calibri"/>
                <w:b w:val="0"/>
                <w:bCs/>
                <w:szCs w:val="20"/>
              </w:rPr>
            </w:pPr>
            <w:r w:rsidRPr="005424B9">
              <w:rPr>
                <w:rFonts w:ascii="Calibri" w:hAnsi="Calibri" w:cs="Calibri"/>
                <w:b w:val="0"/>
                <w:bCs/>
                <w:szCs w:val="20"/>
              </w:rPr>
              <w:t>Type</w:t>
            </w:r>
          </w:p>
        </w:tc>
        <w:tc>
          <w:tcPr>
            <w:tcW w:w="1100" w:type="dxa"/>
            <w:shd w:val="clear" w:color="auto" w:fill="000000" w:themeFill="text1"/>
          </w:tcPr>
          <w:p w:rsidRPr="005424B9" w:rsidR="00431200" w:rsidP="00922223" w:rsidRDefault="00431200" w14:paraId="2D4A1AE7" w14:textId="77777777">
            <w:pPr>
              <w:pStyle w:val="TableText10HeaderCenter"/>
              <w:jc w:val="left"/>
              <w:rPr>
                <w:rFonts w:ascii="Calibri" w:hAnsi="Calibri" w:cs="Calibri"/>
                <w:b w:val="0"/>
                <w:bCs/>
                <w:szCs w:val="20"/>
              </w:rPr>
            </w:pPr>
            <w:r w:rsidRPr="005424B9">
              <w:rPr>
                <w:rFonts w:ascii="Calibri" w:hAnsi="Calibri" w:cs="Calibri"/>
                <w:b w:val="0"/>
                <w:bCs/>
                <w:szCs w:val="20"/>
              </w:rPr>
              <w:t>Required</w:t>
            </w:r>
          </w:p>
        </w:tc>
        <w:tc>
          <w:tcPr>
            <w:tcW w:w="3594" w:type="dxa"/>
            <w:shd w:val="clear" w:color="auto" w:fill="000000" w:themeFill="text1"/>
          </w:tcPr>
          <w:p w:rsidRPr="005424B9" w:rsidR="00431200" w:rsidP="00922223" w:rsidRDefault="00431200" w14:paraId="0EF6CA24" w14:textId="77777777">
            <w:pPr>
              <w:pStyle w:val="TableText10HeaderCenter"/>
              <w:jc w:val="left"/>
              <w:rPr>
                <w:rFonts w:ascii="Calibri" w:hAnsi="Calibri" w:cs="Calibri"/>
                <w:b w:val="0"/>
                <w:bCs/>
                <w:szCs w:val="20"/>
              </w:rPr>
            </w:pPr>
            <w:r w:rsidRPr="005424B9">
              <w:rPr>
                <w:rFonts w:ascii="Calibri" w:hAnsi="Calibri" w:cs="Calibri"/>
                <w:b w:val="0"/>
                <w:bCs/>
                <w:szCs w:val="20"/>
              </w:rPr>
              <w:t>Description</w:t>
            </w:r>
          </w:p>
        </w:tc>
      </w:tr>
      <w:tr w:rsidRPr="005424B9" w:rsidR="006678FE" w:rsidTr="00605064" w14:paraId="1036E7EF" w14:textId="77777777">
        <w:trPr>
          <w:ins w:author="Bond, Olivia" w:date="2026-10-20T18:52:00Z" w:id="490"/>
        </w:trPr>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FEACE2C" w14:textId="73D49600">
            <w:pPr>
              <w:pStyle w:val="TableText10"/>
              <w:rPr>
                <w:ins w:author="Bond, Olivia" w:date="2026-10-20T18:52:00Z" w16du:dateUtc="2026-10-20T22:52:00Z" w:id="491"/>
                <w:rFonts w:ascii="Calibri" w:hAnsi="Calibri" w:cs="Calibri"/>
                <w:color w:val="000000"/>
                <w:szCs w:val="20"/>
              </w:rPr>
            </w:pPr>
            <w:ins w:author="Bond, Olivia" w:date="2026-10-20T18:52:00Z" w16du:dateUtc="2026-10-20T22:52:00Z" w:id="492">
              <w:r w:rsidRPr="00C848B9">
                <w:rPr>
                  <w:rFonts w:asciiTheme="majorHAnsi" w:hAnsiTheme="majorHAnsi" w:cstheme="majorHAnsi"/>
                  <w:color w:val="000000"/>
                  <w:szCs w:val="20"/>
                </w:rPr>
                <w:t>institutionCode</w:t>
              </w:r>
            </w:ins>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DF460B4" w14:textId="3D8B69BF">
            <w:pPr>
              <w:pStyle w:val="TableText10"/>
              <w:rPr>
                <w:ins w:author="Bond, Olivia" w:date="2026-10-20T18:52:00Z" w16du:dateUtc="2026-10-20T22:52:00Z" w:id="493"/>
                <w:rFonts w:ascii="Calibri" w:hAnsi="Calibri" w:cs="Calibri"/>
                <w:color w:val="000000"/>
                <w:szCs w:val="20"/>
              </w:rPr>
            </w:pPr>
            <w:ins w:author="Bond, Olivia" w:date="2026-10-20T18:52:00Z" w16du:dateUtc="2026-10-20T22:52:00Z" w:id="494">
              <w:r w:rsidRPr="00C848B9">
                <w:rPr>
                  <w:rFonts w:asciiTheme="majorHAnsi" w:hAnsiTheme="majorHAnsi" w:cstheme="majorHAnsi"/>
                  <w:color w:val="000000"/>
                  <w:szCs w:val="20"/>
                </w:rPr>
                <w:t>String</w:t>
              </w:r>
            </w:ins>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32E9077" w14:textId="2864A605">
            <w:pPr>
              <w:pStyle w:val="TableText10"/>
              <w:rPr>
                <w:ins w:author="Bond, Olivia" w:date="2026-10-20T18:52:00Z" w16du:dateUtc="2026-10-20T22:52:00Z" w:id="495"/>
                <w:rFonts w:ascii="Calibri" w:hAnsi="Calibri" w:cs="Calibri"/>
                <w:color w:val="000000" w:themeColor="text1"/>
                <w:szCs w:val="20"/>
              </w:rPr>
            </w:pPr>
            <w:ins w:author="Bond, Olivia" w:date="2026-10-20T18:52:00Z" w16du:dateUtc="2026-10-20T22:52:00Z" w:id="496">
              <w:r w:rsidRPr="00C848B9">
                <w:rPr>
                  <w:rFonts w:asciiTheme="majorHAnsi" w:hAnsiTheme="majorHAnsi" w:cstheme="majorHAnsi"/>
                  <w:color w:val="000000"/>
                  <w:szCs w:val="20"/>
                </w:rPr>
                <w:t>Yes</w:t>
              </w:r>
            </w:ins>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C68EC1C" w14:textId="3841DB4B">
            <w:pPr>
              <w:pStyle w:val="TableText10"/>
              <w:rPr>
                <w:ins w:author="Bond, Olivia" w:date="2026-10-20T18:52:00Z" w16du:dateUtc="2026-10-20T22:52:00Z" w:id="497"/>
                <w:rFonts w:ascii="Calibri" w:hAnsi="Calibri" w:cs="Calibri"/>
                <w:color w:val="000000"/>
                <w:szCs w:val="20"/>
              </w:rPr>
            </w:pPr>
            <w:ins w:author="Bond, Olivia" w:date="2026-10-20T18:52:00Z" w16du:dateUtc="2026-10-20T22:52:00Z" w:id="498">
              <w:r w:rsidRPr="00C848B9">
                <w:rPr>
                  <w:rFonts w:asciiTheme="majorHAnsi" w:hAnsiTheme="majorHAnsi" w:cstheme="majorHAnsi"/>
                  <w:color w:val="000000"/>
                  <w:szCs w:val="20"/>
                </w:rPr>
                <w:t>Institution code</w:t>
              </w:r>
            </w:ins>
          </w:p>
        </w:tc>
      </w:tr>
      <w:tr w:rsidRPr="005424B9" w:rsidR="006678FE" w:rsidTr="00605064" w14:paraId="7D7D2AC4"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9F1C256" w14:textId="77777777">
            <w:pPr>
              <w:pStyle w:val="TableText10"/>
              <w:rPr>
                <w:rFonts w:ascii="Calibri" w:hAnsi="Calibri" w:cs="Calibri" w:eastAsiaTheme="minorHAnsi"/>
                <w:szCs w:val="20"/>
                <w:lang w:val="en-GB"/>
              </w:rPr>
            </w:pPr>
            <w:r w:rsidRPr="005424B9">
              <w:rPr>
                <w:rFonts w:ascii="Calibri" w:hAnsi="Calibri" w:cs="Calibri"/>
                <w:color w:val="000000"/>
                <w:szCs w:val="20"/>
              </w:rPr>
              <w:t>institutionName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5AB926D2" w14:textId="77777777">
            <w:pPr>
              <w:pStyle w:val="TableText10"/>
              <w:rPr>
                <w:rFonts w:ascii="Calibri" w:hAnsi="Calibri" w:cs="Calibri" w:eastAsiaTheme="minorHAnsi"/>
                <w:szCs w:val="20"/>
                <w:lang w:val="en-GB"/>
              </w:rPr>
            </w:pPr>
            <w:r w:rsidRPr="005424B9">
              <w:rPr>
                <w:rFonts w:ascii="Calibri" w:hAnsi="Calibri" w:cs="Calibri"/>
                <w:color w:val="000000"/>
                <w:szCs w:val="20"/>
              </w:rPr>
              <w:t>String</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56E68B16" w14:textId="4EC690E4">
            <w:pPr>
              <w:pStyle w:val="TableText10"/>
              <w:rPr>
                <w:rFonts w:ascii="Calibri" w:hAnsi="Calibri" w:cs="Calibri"/>
                <w:color w:val="000000" w:themeColor="text1"/>
                <w:szCs w:val="20"/>
                <w:lang w:val="en-GB"/>
              </w:rPr>
            </w:pPr>
            <w:r w:rsidRPr="005424B9">
              <w:rPr>
                <w:rFonts w:ascii="Calibri" w:hAnsi="Calibri" w:cs="Calibri"/>
                <w:color w:val="000000" w:themeColor="text1"/>
                <w:szCs w:val="20"/>
              </w:rPr>
              <w:t>Yes</w:t>
            </w:r>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572BB02" w14:textId="77777777">
            <w:pPr>
              <w:pStyle w:val="TableText10"/>
              <w:rPr>
                <w:rFonts w:ascii="Calibri" w:hAnsi="Calibri" w:cs="Calibri" w:eastAsiaTheme="minorHAnsi"/>
                <w:szCs w:val="20"/>
                <w:lang w:val="en-GB"/>
              </w:rPr>
            </w:pPr>
            <w:r w:rsidRPr="005424B9">
              <w:rPr>
                <w:rFonts w:ascii="Calibri" w:hAnsi="Calibri" w:cs="Calibri"/>
                <w:color w:val="000000"/>
                <w:szCs w:val="20"/>
              </w:rPr>
              <w:t>Name of the educational institution</w:t>
            </w:r>
          </w:p>
        </w:tc>
      </w:tr>
      <w:tr w:rsidRPr="005424B9" w:rsidR="006678FE" w:rsidTr="00605064" w14:paraId="03151D86" w14:textId="77777777">
        <w:trPr>
          <w:trHeight w:val="683"/>
        </w:trPr>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5DEA8C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institutionType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09FC97D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3A5A78B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3BD4C06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Type of the Institution</w:t>
            </w:r>
          </w:p>
          <w:p w:rsidRPr="005424B9" w:rsidR="006678FE" w:rsidP="006678FE" w:rsidRDefault="006678FE" w14:paraId="6576367C" w14:textId="575FED8D">
            <w:pPr>
              <w:pStyle w:val="TableText10"/>
              <w:rPr>
                <w:rFonts w:ascii="Calibri" w:hAnsi="Calibri" w:cs="Calibri" w:eastAsiaTheme="minorHAnsi"/>
                <w:szCs w:val="20"/>
                <w:lang w:val="en-GB"/>
              </w:rPr>
            </w:pPr>
            <w:r w:rsidRPr="005424B9">
              <w:rPr>
                <w:rFonts w:ascii="Calibri" w:hAnsi="Calibri" w:cs="Calibri"/>
                <w:szCs w:val="20"/>
              </w:rPr>
              <w:t>Reference Table: R</w:t>
            </w:r>
            <w:r w:rsidRPr="005424B9">
              <w:rPr>
                <w:rFonts w:ascii="Calibri" w:hAnsi="Calibri" w:cs="Calibri"/>
                <w:color w:val="000000"/>
                <w:szCs w:val="20"/>
              </w:rPr>
              <w:t>T_EDIT</w:t>
            </w:r>
          </w:p>
        </w:tc>
      </w:tr>
      <w:tr w:rsidRPr="005424B9" w:rsidR="006678FE" w:rsidTr="00605064" w14:paraId="19BB78C5"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5C1A556D" w14:textId="77777777">
            <w:pPr>
              <w:pStyle w:val="TableText10"/>
              <w:rPr>
                <w:rFonts w:ascii="Calibri" w:hAnsi="Calibri" w:cs="Calibri" w:eastAsiaTheme="minorHAnsi"/>
                <w:szCs w:val="20"/>
                <w:lang w:val="en-GB"/>
              </w:rPr>
            </w:pPr>
            <w:r w:rsidRPr="005424B9">
              <w:rPr>
                <w:rFonts w:ascii="Calibri" w:hAnsi="Calibri" w:cs="Calibri"/>
                <w:color w:val="000000"/>
                <w:szCs w:val="20"/>
              </w:rPr>
              <w:t>verificationDate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794C15D5" w14:textId="77777777">
            <w:pPr>
              <w:pStyle w:val="TableText10"/>
              <w:rPr>
                <w:rFonts w:ascii="Calibri" w:hAnsi="Calibri" w:cs="Calibri" w:eastAsiaTheme="minorHAnsi"/>
                <w:szCs w:val="20"/>
                <w:lang w:val="en-GB"/>
              </w:rPr>
            </w:pPr>
            <w:r w:rsidRPr="005424B9">
              <w:rPr>
                <w:rFonts w:ascii="Calibri" w:hAnsi="Calibri" w:cs="Calibri"/>
                <w:color w:val="000000"/>
                <w:szCs w:val="20"/>
              </w:rPr>
              <w:t>Date</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76EE780C" w14:textId="77777777">
            <w:pPr>
              <w:pStyle w:val="TableText10"/>
              <w:rPr>
                <w:rFonts w:ascii="Calibri" w:hAnsi="Calibri" w:cs="Calibri" w:eastAsiaTheme="minorHAnsi"/>
                <w:szCs w:val="20"/>
                <w:lang w:val="en-GB"/>
              </w:rPr>
            </w:pPr>
            <w:r w:rsidRPr="005424B9">
              <w:rPr>
                <w:rFonts w:ascii="Calibri" w:hAnsi="Calibri" w:cs="Calibri"/>
                <w:color w:val="000000"/>
                <w:szCs w:val="20"/>
              </w:rPr>
              <w:t>No</w:t>
            </w:r>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35806550" w14:textId="77777777">
            <w:pPr>
              <w:pStyle w:val="TableText10"/>
              <w:rPr>
                <w:rFonts w:ascii="Calibri" w:hAnsi="Calibri" w:cs="Calibri" w:eastAsiaTheme="minorHAnsi"/>
                <w:szCs w:val="20"/>
                <w:lang w:val="en-GB"/>
              </w:rPr>
            </w:pPr>
            <w:r w:rsidRPr="005424B9">
              <w:rPr>
                <w:rFonts w:ascii="Calibri" w:hAnsi="Calibri" w:cs="Calibri"/>
                <w:color w:val="000000"/>
                <w:szCs w:val="20"/>
              </w:rPr>
              <w:t>Verification date (YYYY-MM-DD)</w:t>
            </w:r>
          </w:p>
        </w:tc>
      </w:tr>
      <w:tr w:rsidRPr="005424B9" w:rsidR="006678FE" w:rsidTr="00605064" w14:paraId="4D179EC2"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814D4B7" w14:textId="77777777">
            <w:pPr>
              <w:pStyle w:val="TableText10"/>
              <w:rPr>
                <w:rFonts w:ascii="Calibri" w:hAnsi="Calibri" w:cs="Calibri" w:eastAsiaTheme="minorHAnsi"/>
                <w:szCs w:val="20"/>
                <w:lang w:val="en-GB"/>
              </w:rPr>
            </w:pPr>
            <w:r w:rsidRPr="005424B9">
              <w:rPr>
                <w:rFonts w:ascii="Calibri" w:hAnsi="Calibri" w:cs="Calibri"/>
                <w:color w:val="000000"/>
                <w:szCs w:val="20"/>
              </w:rPr>
              <w:t>verificationSource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2313E54" w14:textId="77777777">
            <w:pPr>
              <w:pStyle w:val="TableText10"/>
              <w:rPr>
                <w:rFonts w:ascii="Calibri" w:hAnsi="Calibri" w:cs="Calibri" w:eastAsiaTheme="minorHAnsi"/>
                <w:szCs w:val="20"/>
                <w:lang w:val="en-GB"/>
              </w:rPr>
            </w:pPr>
            <w:r w:rsidRPr="005424B9">
              <w:rPr>
                <w:rFonts w:ascii="Calibri" w:hAnsi="Calibri" w:cs="Calibri"/>
                <w:color w:val="000000"/>
                <w:szCs w:val="20"/>
              </w:rPr>
              <w:t>String</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6311228" w14:textId="7D16EE21">
            <w:pPr>
              <w:pStyle w:val="TableText10"/>
              <w:rPr>
                <w:rFonts w:ascii="Calibri" w:hAnsi="Calibri" w:cs="Calibri" w:eastAsiaTheme="minorHAnsi"/>
                <w:szCs w:val="20"/>
                <w:lang w:val="en-GB"/>
              </w:rPr>
            </w:pPr>
            <w:del w:author="Ogiefo, Ame" w:date="2026-10-22T16:05:00Z" w16du:dateUtc="2026-10-22T20:05:00Z" w:id="499">
              <w:r w:rsidRPr="005424B9" w:rsidDel="00105A26">
                <w:rPr>
                  <w:rFonts w:ascii="Calibri" w:hAnsi="Calibri" w:cs="Calibri"/>
                  <w:color w:val="000000"/>
                  <w:szCs w:val="20"/>
                </w:rPr>
                <w:delText>Yes</w:delText>
              </w:r>
            </w:del>
            <w:ins w:author="Ogiefo, Ame" w:date="2026-10-22T16:05:00Z" w16du:dateUtc="2026-10-22T20:05:00Z" w:id="500">
              <w:r w:rsidR="00105A26">
                <w:rPr>
                  <w:rFonts w:ascii="Calibri" w:hAnsi="Calibri" w:cs="Calibri"/>
                  <w:color w:val="000000"/>
                  <w:szCs w:val="20"/>
                </w:rPr>
                <w:t>No</w:t>
              </w:r>
            </w:ins>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2E9CE571" w14:textId="4CDF34E0">
            <w:pPr>
              <w:pStyle w:val="TableText10"/>
              <w:rPr>
                <w:rFonts w:ascii="Calibri" w:hAnsi="Calibri" w:cs="Calibri"/>
                <w:color w:val="000000"/>
                <w:szCs w:val="20"/>
              </w:rPr>
            </w:pPr>
            <w:r w:rsidRPr="005424B9">
              <w:rPr>
                <w:rFonts w:ascii="Calibri" w:hAnsi="Calibri" w:cs="Calibri"/>
                <w:color w:val="000000"/>
                <w:szCs w:val="20"/>
              </w:rPr>
              <w:t>Any acronym VaCMS uses to specify the official document, database, or proof used to validate client information.</w:t>
            </w:r>
          </w:p>
          <w:p w:rsidRPr="005424B9" w:rsidR="006678FE" w:rsidP="006678FE" w:rsidRDefault="006678FE" w14:paraId="739242BF" w14:textId="4263E130">
            <w:pPr>
              <w:pStyle w:val="TableText10"/>
              <w:rPr>
                <w:rFonts w:ascii="Calibri" w:hAnsi="Calibri" w:cs="Calibri" w:eastAsiaTheme="minorHAnsi"/>
                <w:szCs w:val="20"/>
                <w:lang w:val="en-GB"/>
              </w:rPr>
            </w:pPr>
            <w:r w:rsidRPr="005424B9">
              <w:rPr>
                <w:rFonts w:ascii="Calibri" w:hAnsi="Calibri" w:cs="Calibri"/>
                <w:color w:val="000000"/>
                <w:szCs w:val="20"/>
              </w:rPr>
              <w:t>Reference Table: RT_EDUVERIFICATION</w:t>
            </w:r>
          </w:p>
        </w:tc>
      </w:tr>
      <w:tr w:rsidRPr="005424B9" w:rsidR="006678FE" w:rsidTr="00605064" w14:paraId="2BF682BA"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E325E9B" w14:textId="77777777">
            <w:pPr>
              <w:pStyle w:val="TableText10"/>
              <w:rPr>
                <w:rFonts w:ascii="Calibri" w:hAnsi="Calibri" w:cs="Calibri" w:eastAsiaTheme="minorHAnsi"/>
                <w:szCs w:val="20"/>
                <w:lang w:val="en-GB"/>
              </w:rPr>
            </w:pPr>
            <w:r w:rsidRPr="005424B9">
              <w:rPr>
                <w:rFonts w:ascii="Calibri" w:hAnsi="Calibri" w:cs="Calibri"/>
                <w:color w:val="000000"/>
                <w:szCs w:val="20"/>
              </w:rPr>
              <w:t>enrollmentStatus</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0D6429E4" w14:textId="77777777">
            <w:pPr>
              <w:pStyle w:val="TableText10"/>
              <w:rPr>
                <w:rFonts w:ascii="Calibri" w:hAnsi="Calibri" w:cs="Calibri" w:eastAsiaTheme="minorHAnsi"/>
                <w:szCs w:val="20"/>
                <w:lang w:val="en-GB"/>
              </w:rPr>
            </w:pPr>
            <w:r w:rsidRPr="005424B9">
              <w:rPr>
                <w:rFonts w:ascii="Calibri" w:hAnsi="Calibri" w:cs="Calibri"/>
                <w:color w:val="000000"/>
                <w:szCs w:val="20"/>
              </w:rPr>
              <w:t>String</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56A7D18A" w14:textId="77777777">
            <w:pPr>
              <w:pStyle w:val="TableText10"/>
              <w:rPr>
                <w:rFonts w:ascii="Calibri" w:hAnsi="Calibri" w:cs="Calibri" w:eastAsiaTheme="minorHAnsi"/>
                <w:szCs w:val="20"/>
                <w:lang w:val="en-GB"/>
              </w:rPr>
            </w:pPr>
            <w:r w:rsidRPr="005424B9">
              <w:rPr>
                <w:rFonts w:ascii="Calibri" w:hAnsi="Calibri" w:cs="Calibri"/>
                <w:color w:val="000000"/>
                <w:szCs w:val="20"/>
              </w:rPr>
              <w:t>Yes</w:t>
            </w:r>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7F1E806F" w14:textId="47F51130">
            <w:pPr>
              <w:pStyle w:val="TableText10"/>
              <w:rPr>
                <w:rFonts w:ascii="Calibri" w:hAnsi="Calibri" w:cs="Calibri"/>
                <w:color w:val="000000"/>
                <w:szCs w:val="20"/>
              </w:rPr>
            </w:pPr>
            <w:r w:rsidRPr="005424B9">
              <w:rPr>
                <w:rFonts w:ascii="Calibri" w:hAnsi="Calibri" w:cs="Calibri"/>
                <w:color w:val="000000"/>
                <w:szCs w:val="20"/>
              </w:rPr>
              <w:t>Education Enrollment Status</w:t>
            </w:r>
          </w:p>
          <w:p w:rsidRPr="005424B9" w:rsidR="006678FE" w:rsidP="006678FE" w:rsidRDefault="006678FE" w14:paraId="50321257" w14:textId="17A80463">
            <w:pPr>
              <w:pStyle w:val="TableText10"/>
              <w:rPr>
                <w:rFonts w:ascii="Calibri" w:hAnsi="Calibri" w:cs="Calibri" w:eastAsiaTheme="minorHAnsi"/>
                <w:szCs w:val="20"/>
                <w:lang w:val="en-GB"/>
              </w:rPr>
            </w:pPr>
            <w:r w:rsidRPr="005424B9">
              <w:rPr>
                <w:rFonts w:ascii="Calibri" w:hAnsi="Calibri" w:cs="Calibri"/>
                <w:szCs w:val="20"/>
              </w:rPr>
              <w:t xml:space="preserve">Reference </w:t>
            </w:r>
            <w:r w:rsidRPr="005424B9">
              <w:rPr>
                <w:rFonts w:ascii="Calibri" w:hAnsi="Calibri" w:cs="Calibri"/>
                <w:color w:val="000000"/>
                <w:szCs w:val="20"/>
              </w:rPr>
              <w:t>table: RT_EDES</w:t>
            </w:r>
          </w:p>
        </w:tc>
      </w:tr>
      <w:tr w:rsidRPr="005424B9" w:rsidR="00105A26" w:rsidTr="00605064" w14:paraId="7B057FB3" w14:textId="77777777">
        <w:trPr>
          <w:ins w:author="Ogiefo, Ame" w:date="2026-10-22T16:04:00Z" w16du:dateUtc="2026-10-22T20:04:00Z" w:id="501"/>
        </w:trPr>
        <w:tc>
          <w:tcPr>
            <w:tcW w:w="2335" w:type="dxa"/>
            <w:tcBorders>
              <w:top w:val="single" w:color="auto" w:sz="4" w:space="0"/>
              <w:left w:val="single" w:color="auto" w:sz="4" w:space="0"/>
              <w:bottom w:val="single" w:color="auto" w:sz="4" w:space="0"/>
              <w:right w:val="single" w:color="auto" w:sz="4" w:space="0"/>
            </w:tcBorders>
          </w:tcPr>
          <w:p w:rsidRPr="005424B9" w:rsidR="00105A26" w:rsidP="006678FE" w:rsidRDefault="00105A26" w14:paraId="7D15BFBC" w14:textId="7DC92752">
            <w:pPr>
              <w:pStyle w:val="TableText10"/>
              <w:rPr>
                <w:ins w:author="Ogiefo, Ame" w:date="2026-10-22T16:04:00Z" w16du:dateUtc="2026-10-22T20:04:00Z" w:id="502"/>
                <w:rFonts w:ascii="Calibri" w:hAnsi="Calibri" w:cs="Calibri"/>
                <w:color w:val="000000"/>
                <w:szCs w:val="20"/>
              </w:rPr>
            </w:pPr>
            <w:ins w:author="Ogiefo, Ame" w:date="2026-10-22T16:04:00Z" w16du:dateUtc="2026-10-22T20:04:00Z" w:id="503">
              <w:r>
                <w:rPr>
                  <w:rFonts w:ascii="Calibri" w:hAnsi="Calibri" w:cs="Calibri"/>
                  <w:color w:val="000000"/>
                  <w:szCs w:val="20"/>
                </w:rPr>
                <w:t>creditHours</w:t>
              </w:r>
            </w:ins>
          </w:p>
        </w:tc>
        <w:tc>
          <w:tcPr>
            <w:tcW w:w="2421" w:type="dxa"/>
            <w:tcBorders>
              <w:top w:val="single" w:color="auto" w:sz="4" w:space="0"/>
              <w:left w:val="single" w:color="auto" w:sz="4" w:space="0"/>
              <w:bottom w:val="single" w:color="auto" w:sz="4" w:space="0"/>
              <w:right w:val="single" w:color="auto" w:sz="4" w:space="0"/>
            </w:tcBorders>
          </w:tcPr>
          <w:p w:rsidRPr="005424B9" w:rsidR="00105A26" w:rsidP="006678FE" w:rsidRDefault="00105A26" w14:paraId="46698AA1" w14:textId="78880564">
            <w:pPr>
              <w:pStyle w:val="TableText10"/>
              <w:rPr>
                <w:ins w:author="Ogiefo, Ame" w:date="2026-10-22T16:04:00Z" w16du:dateUtc="2026-10-22T20:04:00Z" w:id="504"/>
                <w:rFonts w:ascii="Calibri" w:hAnsi="Calibri" w:cs="Calibri"/>
                <w:color w:val="000000"/>
                <w:szCs w:val="20"/>
              </w:rPr>
            </w:pPr>
            <w:ins w:author="Ogiefo, Ame" w:date="2026-10-22T16:04:00Z" w16du:dateUtc="2026-10-22T20:04:00Z" w:id="505">
              <w:r>
                <w:rPr>
                  <w:rFonts w:ascii="Calibri" w:hAnsi="Calibri" w:cs="Calibri"/>
                  <w:color w:val="000000"/>
                  <w:szCs w:val="20"/>
                </w:rPr>
                <w:t>Number</w:t>
              </w:r>
            </w:ins>
          </w:p>
        </w:tc>
        <w:tc>
          <w:tcPr>
            <w:tcW w:w="1100" w:type="dxa"/>
            <w:tcBorders>
              <w:top w:val="single" w:color="auto" w:sz="4" w:space="0"/>
              <w:left w:val="single" w:color="auto" w:sz="4" w:space="0"/>
              <w:bottom w:val="single" w:color="auto" w:sz="4" w:space="0"/>
              <w:right w:val="single" w:color="auto" w:sz="4" w:space="0"/>
            </w:tcBorders>
          </w:tcPr>
          <w:p w:rsidRPr="005424B9" w:rsidR="00105A26" w:rsidP="006678FE" w:rsidRDefault="00105A26" w14:paraId="59F81BBA" w14:textId="3FBE6931">
            <w:pPr>
              <w:pStyle w:val="TableText10"/>
              <w:rPr>
                <w:ins w:author="Ogiefo, Ame" w:date="2026-10-22T16:04:00Z" w16du:dateUtc="2026-10-22T20:04:00Z" w:id="506"/>
                <w:rFonts w:ascii="Calibri" w:hAnsi="Calibri" w:cs="Calibri"/>
                <w:color w:val="000000"/>
                <w:szCs w:val="20"/>
              </w:rPr>
            </w:pPr>
            <w:ins w:author="Ogiefo, Ame" w:date="2026-10-22T16:04:00Z" w16du:dateUtc="2026-10-22T20:04:00Z" w:id="507">
              <w:r>
                <w:rPr>
                  <w:rFonts w:ascii="Calibri" w:hAnsi="Calibri" w:cs="Calibri"/>
                  <w:color w:val="000000"/>
                  <w:szCs w:val="20"/>
                </w:rPr>
                <w:t>Yes</w:t>
              </w:r>
            </w:ins>
          </w:p>
        </w:tc>
        <w:tc>
          <w:tcPr>
            <w:tcW w:w="3594" w:type="dxa"/>
            <w:tcBorders>
              <w:top w:val="single" w:color="auto" w:sz="4" w:space="0"/>
              <w:left w:val="single" w:color="auto" w:sz="4" w:space="0"/>
              <w:bottom w:val="single" w:color="auto" w:sz="4" w:space="0"/>
              <w:right w:val="single" w:color="auto" w:sz="4" w:space="0"/>
            </w:tcBorders>
          </w:tcPr>
          <w:p w:rsidRPr="005424B9" w:rsidR="00105A26" w:rsidP="006678FE" w:rsidRDefault="00105A26" w14:paraId="1E4C9539" w14:textId="32504042">
            <w:pPr>
              <w:pStyle w:val="TableText10"/>
              <w:rPr>
                <w:ins w:author="Ogiefo, Ame" w:date="2026-10-22T16:04:00Z" w16du:dateUtc="2026-10-22T20:04:00Z" w:id="508"/>
                <w:rFonts w:ascii="Calibri" w:hAnsi="Calibri" w:cs="Calibri"/>
                <w:color w:val="000000"/>
                <w:szCs w:val="20"/>
              </w:rPr>
            </w:pPr>
            <w:ins w:author="Ogiefo, Ame" w:date="2026-10-22T16:04:00Z" w16du:dateUtc="2026-10-22T20:04:00Z" w:id="509">
              <w:r>
                <w:rPr>
                  <w:rFonts w:ascii="Calibri" w:hAnsi="Calibri" w:cs="Calibri"/>
                  <w:color w:val="000000"/>
                  <w:szCs w:val="20"/>
                </w:rPr>
                <w:t>Number of credit hours</w:t>
              </w:r>
            </w:ins>
          </w:p>
        </w:tc>
      </w:tr>
      <w:tr w:rsidRPr="005424B9" w:rsidR="006678FE" w:rsidTr="00605064" w14:paraId="2FCD4497"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2B01DB5C" w14:textId="77777777">
            <w:pPr>
              <w:pStyle w:val="TableText10"/>
              <w:rPr>
                <w:rFonts w:ascii="Calibri" w:hAnsi="Calibri" w:cs="Calibri" w:eastAsiaTheme="minorHAnsi"/>
                <w:szCs w:val="20"/>
                <w:lang w:val="en-GB"/>
              </w:rPr>
            </w:pPr>
            <w:r w:rsidRPr="005424B9">
              <w:rPr>
                <w:rFonts w:ascii="Calibri" w:hAnsi="Calibri" w:cs="Calibri"/>
                <w:color w:val="000000"/>
                <w:szCs w:val="20"/>
              </w:rPr>
              <w:t>monthlyHours</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01491E56" w14:textId="77777777">
            <w:pPr>
              <w:pStyle w:val="TableText10"/>
              <w:rPr>
                <w:rFonts w:ascii="Calibri" w:hAnsi="Calibri" w:cs="Calibri" w:eastAsiaTheme="minorHAnsi"/>
                <w:szCs w:val="20"/>
                <w:lang w:val="en-GB"/>
              </w:rPr>
            </w:pPr>
            <w:r w:rsidRPr="005424B9">
              <w:rPr>
                <w:rFonts w:ascii="Calibri" w:hAnsi="Calibri" w:cs="Calibri"/>
                <w:color w:val="000000"/>
                <w:szCs w:val="20"/>
              </w:rPr>
              <w:t>Number</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D1D6869" w14:textId="68142782">
            <w:pPr>
              <w:pStyle w:val="TableText10"/>
              <w:rPr>
                <w:rFonts w:ascii="Calibri" w:hAnsi="Calibri" w:cs="Calibri" w:eastAsiaTheme="minorHAnsi"/>
                <w:szCs w:val="20"/>
                <w:lang w:val="en-GB"/>
              </w:rPr>
            </w:pPr>
            <w:del w:author="Ogiefo, Ame" w:date="2026-10-22T16:04:00Z" w16du:dateUtc="2026-10-22T20:04:00Z" w:id="510">
              <w:r w:rsidRPr="005424B9" w:rsidDel="00105A26">
                <w:rPr>
                  <w:rFonts w:ascii="Calibri" w:hAnsi="Calibri" w:cs="Calibri"/>
                  <w:color w:val="000000"/>
                  <w:szCs w:val="20"/>
                </w:rPr>
                <w:delText>Yes</w:delText>
              </w:r>
            </w:del>
            <w:ins w:author="Ogiefo, Ame" w:date="2026-10-22T16:04:00Z" w16du:dateUtc="2026-10-22T20:04:00Z" w:id="511">
              <w:r w:rsidR="00105A26">
                <w:rPr>
                  <w:rFonts w:ascii="Calibri" w:hAnsi="Calibri" w:cs="Calibri"/>
                  <w:color w:val="000000"/>
                  <w:szCs w:val="20"/>
                </w:rPr>
                <w:t>No</w:t>
              </w:r>
            </w:ins>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C3B7391" w14:textId="77777777">
            <w:pPr>
              <w:pStyle w:val="TableText10"/>
              <w:rPr>
                <w:rFonts w:ascii="Calibri" w:hAnsi="Calibri" w:cs="Calibri" w:eastAsiaTheme="minorHAnsi"/>
                <w:szCs w:val="20"/>
                <w:lang w:val="en-GB"/>
              </w:rPr>
            </w:pPr>
            <w:r w:rsidRPr="005424B9">
              <w:rPr>
                <w:rFonts w:ascii="Calibri" w:hAnsi="Calibri" w:cs="Calibri"/>
                <w:color w:val="000000"/>
                <w:szCs w:val="20"/>
              </w:rPr>
              <w:t>Number of hours per month</w:t>
            </w:r>
          </w:p>
        </w:tc>
      </w:tr>
      <w:tr w:rsidRPr="005424B9" w:rsidR="006678FE" w:rsidTr="00605064" w14:paraId="09710EBB"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70CD1032" w14:textId="77777777">
            <w:pPr>
              <w:pStyle w:val="TableText10"/>
              <w:rPr>
                <w:rFonts w:ascii="Calibri" w:hAnsi="Calibri" w:cs="Calibri" w:eastAsiaTheme="minorHAnsi"/>
                <w:szCs w:val="20"/>
                <w:lang w:val="en-GB"/>
              </w:rPr>
            </w:pPr>
            <w:r w:rsidRPr="005424B9">
              <w:rPr>
                <w:rFonts w:ascii="Calibri" w:hAnsi="Calibri" w:cs="Calibri"/>
                <w:color w:val="000000"/>
                <w:szCs w:val="20"/>
              </w:rPr>
              <w:t>termStartDate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05F348FA" w14:textId="77777777">
            <w:pPr>
              <w:pStyle w:val="TableText10"/>
              <w:rPr>
                <w:rFonts w:ascii="Calibri" w:hAnsi="Calibri" w:cs="Calibri" w:eastAsiaTheme="minorHAnsi"/>
                <w:szCs w:val="20"/>
                <w:lang w:val="en-GB"/>
              </w:rPr>
            </w:pPr>
            <w:r w:rsidRPr="005424B9">
              <w:rPr>
                <w:rFonts w:ascii="Calibri" w:hAnsi="Calibri" w:cs="Calibri"/>
                <w:color w:val="000000"/>
                <w:szCs w:val="20"/>
              </w:rPr>
              <w:t>Date</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1434734" w14:textId="77777777">
            <w:pPr>
              <w:pStyle w:val="TableText10"/>
              <w:rPr>
                <w:rFonts w:ascii="Calibri" w:hAnsi="Calibri" w:cs="Calibri" w:eastAsiaTheme="minorHAnsi"/>
                <w:szCs w:val="20"/>
                <w:lang w:val="en-GB"/>
              </w:rPr>
            </w:pPr>
            <w:r w:rsidRPr="005424B9">
              <w:rPr>
                <w:rFonts w:ascii="Calibri" w:hAnsi="Calibri" w:cs="Calibri"/>
                <w:color w:val="000000"/>
                <w:szCs w:val="20"/>
              </w:rPr>
              <w:t>Yes</w:t>
            </w:r>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D0F926B" w14:textId="77777777">
            <w:pPr>
              <w:pStyle w:val="TableText10"/>
              <w:rPr>
                <w:rFonts w:ascii="Calibri" w:hAnsi="Calibri" w:cs="Calibri" w:eastAsiaTheme="minorHAnsi"/>
                <w:szCs w:val="20"/>
                <w:lang w:val="en-GB"/>
              </w:rPr>
            </w:pPr>
            <w:r w:rsidRPr="005424B9">
              <w:rPr>
                <w:rFonts w:ascii="Calibri" w:hAnsi="Calibri" w:cs="Calibri"/>
                <w:color w:val="000000"/>
                <w:szCs w:val="20"/>
              </w:rPr>
              <w:t>Term start date (YYYY-MM-DD)</w:t>
            </w:r>
          </w:p>
        </w:tc>
      </w:tr>
      <w:tr w:rsidRPr="005424B9" w:rsidR="006678FE" w:rsidTr="00605064" w14:paraId="0E6C4065"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514ED926" w14:textId="77777777">
            <w:pPr>
              <w:pStyle w:val="TableText10"/>
              <w:rPr>
                <w:rFonts w:ascii="Calibri" w:hAnsi="Calibri" w:cs="Calibri" w:eastAsiaTheme="minorHAnsi"/>
                <w:szCs w:val="20"/>
                <w:lang w:val="en-GB"/>
              </w:rPr>
            </w:pPr>
            <w:r w:rsidRPr="005424B9">
              <w:rPr>
                <w:rFonts w:ascii="Calibri" w:hAnsi="Calibri" w:cs="Calibri"/>
                <w:color w:val="000000"/>
                <w:szCs w:val="20"/>
              </w:rPr>
              <w:lastRenderedPageBreak/>
              <w:t>termEndDate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58ED7001" w14:textId="77777777">
            <w:pPr>
              <w:pStyle w:val="TableText10"/>
              <w:rPr>
                <w:rFonts w:ascii="Calibri" w:hAnsi="Calibri" w:cs="Calibri" w:eastAsiaTheme="minorHAnsi"/>
                <w:szCs w:val="20"/>
                <w:lang w:val="en-GB"/>
              </w:rPr>
            </w:pPr>
            <w:r w:rsidRPr="005424B9">
              <w:rPr>
                <w:rFonts w:ascii="Calibri" w:hAnsi="Calibri" w:cs="Calibri"/>
                <w:color w:val="000000"/>
                <w:szCs w:val="20"/>
              </w:rPr>
              <w:t>Date</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27EEB11A" w14:textId="29B446B6">
            <w:pPr>
              <w:pStyle w:val="TableText10"/>
              <w:rPr>
                <w:rFonts w:ascii="Calibri" w:hAnsi="Calibri" w:cs="Calibri" w:eastAsiaTheme="minorHAnsi"/>
                <w:szCs w:val="20"/>
                <w:lang w:val="en-GB"/>
              </w:rPr>
            </w:pPr>
            <w:del w:author="Ogiefo, Ame" w:date="2026-10-22T16:04:00Z" w16du:dateUtc="2026-10-22T20:04:00Z" w:id="512">
              <w:r w:rsidRPr="005424B9" w:rsidDel="00105A26">
                <w:rPr>
                  <w:rFonts w:ascii="Calibri" w:hAnsi="Calibri" w:cs="Calibri"/>
                  <w:color w:val="000000"/>
                  <w:szCs w:val="20"/>
                </w:rPr>
                <w:delText>Yes</w:delText>
              </w:r>
            </w:del>
            <w:ins w:author="Ogiefo, Ame" w:date="2026-10-22T16:04:00Z" w16du:dateUtc="2026-10-22T20:04:00Z" w:id="513">
              <w:r w:rsidR="00105A26">
                <w:rPr>
                  <w:rFonts w:ascii="Calibri" w:hAnsi="Calibri" w:cs="Calibri"/>
                  <w:color w:val="000000"/>
                  <w:szCs w:val="20"/>
                </w:rPr>
                <w:t>No</w:t>
              </w:r>
            </w:ins>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0B0D0B04" w14:textId="0D791A17">
            <w:pPr>
              <w:pStyle w:val="TableText10"/>
              <w:rPr>
                <w:rFonts w:ascii="Calibri" w:hAnsi="Calibri" w:cs="Calibri" w:eastAsiaTheme="minorHAnsi"/>
                <w:szCs w:val="20"/>
                <w:lang w:val="en-GB"/>
              </w:rPr>
            </w:pPr>
            <w:r w:rsidRPr="005424B9">
              <w:rPr>
                <w:rFonts w:ascii="Calibri" w:hAnsi="Calibri" w:cs="Calibri"/>
                <w:color w:val="000000"/>
                <w:szCs w:val="20"/>
              </w:rPr>
              <w:t>End date of schools enrollment term (YYYY-MM-DD)</w:t>
            </w:r>
          </w:p>
        </w:tc>
      </w:tr>
      <w:tr w:rsidRPr="005424B9" w:rsidR="006678FE" w:rsidTr="00605064" w14:paraId="3BA0C8D3" w14:textId="77777777">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9EF0F0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electronicallyVerifiedData</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3212D9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Array&lt;NscEnrollmentDTO&gt;</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7ADE680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594"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1497F2D" w14:textId="22D66255">
            <w:pPr>
              <w:pStyle w:val="TableText10"/>
              <w:rPr>
                <w:rFonts w:ascii="Calibri" w:hAnsi="Calibri" w:cs="Calibri" w:eastAsiaTheme="minorHAnsi"/>
                <w:szCs w:val="20"/>
                <w:lang w:val="en-GB"/>
              </w:rPr>
            </w:pPr>
            <w:r w:rsidRPr="005424B9">
              <w:rPr>
                <w:rFonts w:ascii="Calibri" w:hAnsi="Calibri" w:cs="Calibri" w:eastAsiaTheme="minorHAnsi"/>
                <w:szCs w:val="20"/>
                <w:lang w:val="en-GB"/>
              </w:rPr>
              <w:t>Education Enrollment data from National Student Clearinghouse (NSC) electronic verification</w:t>
            </w:r>
          </w:p>
        </w:tc>
      </w:tr>
      <w:tr w:rsidRPr="005424B9" w:rsidR="006678FE" w:rsidTr="00605064" w14:paraId="6BB82AE0" w14:textId="77777777">
        <w:trPr>
          <w:trHeight w:val="300"/>
        </w:trPr>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B231A37" w14:textId="31E400AD">
            <w:pPr>
              <w:pStyle w:val="TableText10"/>
              <w:rPr>
                <w:rFonts w:ascii="Calibri" w:hAnsi="Calibri" w:eastAsia="Calibri" w:cs="Calibri"/>
                <w:color w:val="000000" w:themeColor="text1"/>
                <w:szCs w:val="20"/>
                <w:lang w:val="en-GB"/>
              </w:rPr>
            </w:pPr>
            <w:r w:rsidRPr="31714CD1">
              <w:rPr>
                <w:rFonts w:ascii="Calibri" w:hAnsi="Calibri" w:eastAsia="Calibri" w:cs="Calibri"/>
                <w:color w:val="000000" w:themeColor="text1"/>
                <w:lang w:val="en-GB"/>
              </w:rPr>
              <w:t>source</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CB18926" w14:textId="12FABDED">
            <w:pPr>
              <w:pStyle w:val="TableText10"/>
              <w:rPr>
                <w:rFonts w:ascii="Calibri" w:hAnsi="Calibri" w:eastAsia="Calibri" w:cs="Calibri"/>
                <w:color w:val="000000" w:themeColor="text1"/>
                <w:szCs w:val="20"/>
                <w:lang w:val="en-GB"/>
              </w:rPr>
            </w:pPr>
            <w:r w:rsidRPr="31714CD1">
              <w:rPr>
                <w:rFonts w:ascii="Calibri" w:hAnsi="Calibri" w:eastAsia="Calibri" w:cs="Calibri"/>
                <w:color w:val="000000" w:themeColor="text1"/>
                <w:lang w:val="en-GB"/>
              </w:rPr>
              <w:t>String</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61E73020" w14:textId="3854E5BF">
            <w:pPr>
              <w:pStyle w:val="TableText10"/>
              <w:rPr>
                <w:rFonts w:ascii="Calibri" w:hAnsi="Calibri" w:eastAsia="Calibri" w:cs="Calibri"/>
                <w:color w:val="000000" w:themeColor="text1"/>
                <w:szCs w:val="20"/>
                <w:lang w:val="en-GB"/>
              </w:rPr>
            </w:pPr>
            <w:r w:rsidRPr="31714CD1">
              <w:rPr>
                <w:rFonts w:ascii="Calibri" w:hAnsi="Calibri" w:eastAsia="Calibri" w:cs="Calibri"/>
                <w:color w:val="000000" w:themeColor="text1"/>
                <w:lang w:val="en-GB"/>
              </w:rPr>
              <w:t>Yes</w:t>
            </w:r>
          </w:p>
        </w:tc>
        <w:tc>
          <w:tcPr>
            <w:tcW w:w="3594" w:type="dxa"/>
            <w:tcBorders>
              <w:top w:val="single" w:color="auto" w:sz="4" w:space="0"/>
              <w:left w:val="single" w:color="auto" w:sz="4" w:space="0"/>
              <w:bottom w:val="single" w:color="auto" w:sz="4" w:space="0"/>
              <w:right w:val="single" w:color="auto" w:sz="4" w:space="0"/>
            </w:tcBorders>
          </w:tcPr>
          <w:p w:rsidRPr="008E69F0" w:rsidR="006678FE" w:rsidP="006678FE" w:rsidRDefault="006678FE" w14:paraId="03F3F320" w14:textId="77777777">
            <w:pPr>
              <w:pStyle w:val="TableText10"/>
              <w:rPr>
                <w:rFonts w:ascii="Calibri" w:hAnsi="Calibri" w:eastAsia="Calibri" w:cs="Calibri"/>
                <w:color w:val="000000" w:themeColor="text1"/>
              </w:rPr>
            </w:pPr>
            <w:r w:rsidRPr="1ADA0C79">
              <w:rPr>
                <w:rFonts w:ascii="Calibri" w:hAnsi="Calibri" w:eastAsia="Calibri" w:cs="Calibri"/>
                <w:color w:val="000000" w:themeColor="text1"/>
                <w:lang w:val="en-GB"/>
              </w:rPr>
              <w:t>Source System</w:t>
            </w:r>
            <w:r>
              <w:rPr>
                <w:rFonts w:ascii="Calibri" w:hAnsi="Calibri" w:eastAsia="Calibri" w:cs="Calibri"/>
                <w:color w:val="000000" w:themeColor="text1"/>
                <w:lang w:val="en-GB"/>
              </w:rPr>
              <w:t xml:space="preserve">: </w:t>
            </w:r>
            <w:r w:rsidRPr="00D40269">
              <w:rPr>
                <w:rFonts w:ascii="Calibri" w:hAnsi="Calibri" w:eastAsia="Calibri" w:cs="Calibri"/>
                <w:color w:val="000000" w:themeColor="text1"/>
              </w:rPr>
              <w:t>The system that MWRP received this data from (could be "MWRP" if the data was uploaded to MWRP)</w:t>
            </w:r>
            <w:r>
              <w:rPr>
                <w:rFonts w:ascii="Calibri" w:hAnsi="Calibri" w:eastAsia="Calibri" w:cs="Calibri"/>
                <w:color w:val="000000" w:themeColor="text1"/>
              </w:rPr>
              <w:t>.</w:t>
            </w:r>
            <w:r w:rsidRPr="1ADA0C79">
              <w:rPr>
                <w:rFonts w:ascii="Calibri" w:hAnsi="Calibri" w:eastAsia="Calibri" w:cs="Calibri"/>
                <w:color w:val="000000" w:themeColor="text1"/>
                <w:lang w:val="en-GB"/>
              </w:rPr>
              <w:t xml:space="preserve"> </w:t>
            </w:r>
          </w:p>
          <w:p w:rsidRPr="005424B9" w:rsidR="006678FE" w:rsidDel="547EDEB1" w:rsidP="006678FE" w:rsidRDefault="006678FE" w14:paraId="7D2E13BD" w14:textId="5FECF1BF">
            <w:pPr>
              <w:pStyle w:val="TableText10"/>
              <w:rPr>
                <w:rFonts w:ascii="Calibri" w:hAnsi="Calibri" w:eastAsia="Calibri" w:cs="Calibri"/>
                <w:color w:val="0078D4"/>
                <w:szCs w:val="20"/>
                <w:u w:val="single"/>
                <w:lang w:val="en-GB"/>
              </w:rPr>
            </w:pPr>
            <w:r w:rsidRPr="31714CD1">
              <w:rPr>
                <w:rFonts w:ascii="Calibri" w:hAnsi="Calibri" w:eastAsia="Calibri" w:cs="Calibri"/>
                <w:lang w:val="en-GB"/>
              </w:rPr>
              <w:t>Eg: VaCMS</w:t>
            </w:r>
          </w:p>
        </w:tc>
      </w:tr>
      <w:tr w:rsidRPr="005424B9" w:rsidR="006678FE" w:rsidTr="00605064" w14:paraId="4CA6B4E3" w14:textId="77777777">
        <w:trPr>
          <w:trHeight w:val="300"/>
        </w:trPr>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1351BEE6" w14:textId="214AE0FB">
            <w:pPr>
              <w:pStyle w:val="TableText10"/>
              <w:rPr>
                <w:rFonts w:ascii="Calibri" w:hAnsi="Calibri" w:eastAsia="Calibri" w:cs="Calibri"/>
                <w:color w:val="000000" w:themeColor="text1"/>
                <w:szCs w:val="20"/>
                <w:lang w:val="en-GB"/>
              </w:rPr>
            </w:pPr>
            <w:r>
              <w:rPr>
                <w:rFonts w:ascii="Calibri" w:hAnsi="Calibri" w:cs="Calibri" w:eastAsiaTheme="majorEastAsia"/>
                <w:lang w:val="en-GB"/>
              </w:rPr>
              <w:t>updateSw</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2154A35" w14:textId="3134D82C">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lang w:val="en-GB"/>
              </w:rPr>
              <w:t>String</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45CCA620" w14:textId="5355D9A3">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lang w:val="en-GB"/>
              </w:rPr>
              <w:t>No</w:t>
            </w:r>
          </w:p>
        </w:tc>
        <w:tc>
          <w:tcPr>
            <w:tcW w:w="3594" w:type="dxa"/>
            <w:tcBorders>
              <w:top w:val="single" w:color="auto" w:sz="4" w:space="0"/>
              <w:left w:val="single" w:color="auto" w:sz="4" w:space="0"/>
              <w:bottom w:val="single" w:color="auto" w:sz="4" w:space="0"/>
              <w:right w:val="single" w:color="auto" w:sz="4" w:space="0"/>
            </w:tcBorders>
          </w:tcPr>
          <w:p w:rsidR="006678FE" w:rsidP="006678FE" w:rsidRDefault="006678FE" w14:paraId="5B36A1F5"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6678FE" w:rsidDel="547EDEB1" w:rsidP="006678FE" w:rsidRDefault="006678FE" w14:paraId="570DEF6B" w14:textId="0DFBD2B3">
            <w:pPr>
              <w:pStyle w:val="TableText10"/>
              <w:rPr>
                <w:rFonts w:ascii="Calibri" w:hAnsi="Calibri" w:eastAsia="Calibri" w:cs="Calibri"/>
                <w:color w:val="0078D4"/>
                <w:szCs w:val="20"/>
                <w:u w:val="single"/>
                <w:lang w:val="en-GB"/>
              </w:rPr>
            </w:pPr>
            <w:r w:rsidRPr="0012190D">
              <w:rPr>
                <w:rFonts w:ascii="Calibri" w:hAnsi="Calibri" w:eastAsia="Calibri" w:cs="Calibri"/>
                <w:color w:val="000000" w:themeColor="text1"/>
              </w:rPr>
              <w:t>E.g.: 'Yes'/'No'</w:t>
            </w:r>
          </w:p>
        </w:tc>
      </w:tr>
      <w:tr w:rsidRPr="005424B9" w:rsidR="006678FE" w:rsidTr="00605064" w14:paraId="5C75D665" w14:textId="77777777">
        <w:trPr>
          <w:trHeight w:val="300"/>
        </w:trPr>
        <w:tc>
          <w:tcPr>
            <w:tcW w:w="2335"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32763A36" w14:textId="6A0CF8EC">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rPr>
              <w:t xml:space="preserve">vaCMSSequenceNum </w:t>
            </w:r>
            <w:r w:rsidRPr="31714CD1">
              <w:rPr>
                <w:rFonts w:ascii="Calibri" w:hAnsi="Calibri" w:cs="Calibri" w:eastAsiaTheme="majorEastAsia"/>
                <w:color w:val="000000" w:themeColor="text1"/>
                <w:lang w:val="en-GB"/>
              </w:rPr>
              <w:t>  </w:t>
            </w:r>
          </w:p>
        </w:tc>
        <w:tc>
          <w:tcPr>
            <w:tcW w:w="2421"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7CA409F9" w14:textId="0EB66143">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rPr>
              <w:t>String</w:t>
            </w:r>
            <w:r w:rsidRPr="31714CD1">
              <w:rPr>
                <w:rFonts w:ascii="Calibri" w:hAnsi="Calibri" w:cs="Calibri" w:eastAsiaTheme="majorEastAsia"/>
                <w:color w:val="000000" w:themeColor="text1"/>
                <w:lang w:val="en-GB"/>
              </w:rPr>
              <w:t>  </w:t>
            </w:r>
          </w:p>
        </w:tc>
        <w:tc>
          <w:tcPr>
            <w:tcW w:w="1100" w:type="dxa"/>
            <w:tcBorders>
              <w:top w:val="single" w:color="auto" w:sz="4" w:space="0"/>
              <w:left w:val="single" w:color="auto" w:sz="4" w:space="0"/>
              <w:bottom w:val="single" w:color="auto" w:sz="4" w:space="0"/>
              <w:right w:val="single" w:color="auto" w:sz="4" w:space="0"/>
            </w:tcBorders>
          </w:tcPr>
          <w:p w:rsidRPr="005424B9" w:rsidR="006678FE" w:rsidP="006678FE" w:rsidRDefault="006678FE" w14:paraId="3C1F85ED" w14:textId="05BDED8F">
            <w:pPr>
              <w:pStyle w:val="TableText10"/>
              <w:rPr>
                <w:rFonts w:ascii="Calibri" w:hAnsi="Calibri" w:eastAsia="Calibri" w:cs="Calibri"/>
                <w:color w:val="000000" w:themeColor="text1"/>
                <w:szCs w:val="20"/>
                <w:lang w:val="en-GB"/>
              </w:rPr>
            </w:pPr>
            <w:r w:rsidRPr="31714CD1">
              <w:rPr>
                <w:rFonts w:ascii="Calibri" w:hAnsi="Calibri" w:cs="Calibri" w:eastAsiaTheme="majorEastAsia"/>
                <w:color w:val="000000" w:themeColor="text1"/>
              </w:rPr>
              <w:t>Yes</w:t>
            </w:r>
            <w:r w:rsidRPr="31714CD1">
              <w:rPr>
                <w:rFonts w:ascii="Calibri" w:hAnsi="Calibri" w:cs="Calibri" w:eastAsiaTheme="majorEastAsia"/>
                <w:color w:val="000000" w:themeColor="text1"/>
                <w:lang w:val="en-GB"/>
              </w:rPr>
              <w:t>  </w:t>
            </w:r>
          </w:p>
        </w:tc>
        <w:tc>
          <w:tcPr>
            <w:tcW w:w="3594" w:type="dxa"/>
            <w:tcBorders>
              <w:top w:val="single" w:color="auto" w:sz="4" w:space="0"/>
              <w:left w:val="single" w:color="auto" w:sz="4" w:space="0"/>
              <w:bottom w:val="single" w:color="auto" w:sz="4" w:space="0"/>
              <w:right w:val="single" w:color="auto" w:sz="4" w:space="0"/>
            </w:tcBorders>
          </w:tcPr>
          <w:p w:rsidRPr="005424B9" w:rsidR="006678FE" w:rsidDel="547EDEB1" w:rsidP="006678FE" w:rsidRDefault="006678FE" w14:paraId="2061A14D" w14:textId="485B4318">
            <w:pPr>
              <w:pStyle w:val="TableText10"/>
              <w:rPr>
                <w:rFonts w:ascii="Calibri" w:hAnsi="Calibri" w:eastAsia="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5424B9" w:rsidR="00431200" w:rsidP="00431200" w:rsidRDefault="00431200" w14:paraId="22451A93" w14:textId="77777777">
      <w:pPr>
        <w:ind w:left="1440" w:right="162"/>
        <w:rPr>
          <w:rFonts w:ascii="Calibri" w:hAnsi="Calibri" w:cs="Calibri"/>
          <w:sz w:val="20"/>
          <w:szCs w:val="20"/>
        </w:rPr>
      </w:pPr>
    </w:p>
    <w:p w:rsidRPr="005424B9" w:rsidR="00431200" w:rsidP="00431200" w:rsidRDefault="00431200" w14:paraId="50193DA9" w14:textId="77777777">
      <w:pPr>
        <w:ind w:right="162"/>
        <w:rPr>
          <w:rFonts w:ascii="Calibri" w:hAnsi="Calibri" w:cs="Calibri"/>
          <w:sz w:val="20"/>
          <w:szCs w:val="20"/>
        </w:rPr>
      </w:pPr>
      <w:r w:rsidRPr="005424B9">
        <w:rPr>
          <w:rFonts w:ascii="Calibri" w:hAnsi="Calibri" w:cs="Calibri"/>
          <w:sz w:val="20"/>
          <w:szCs w:val="20"/>
        </w:rPr>
        <w:t>NSC Enrollment (NscEnrollmentDTO)</w:t>
      </w:r>
    </w:p>
    <w:p w:rsidRPr="005424B9" w:rsidR="00431200" w:rsidP="00431200" w:rsidRDefault="00431200" w14:paraId="735F6870" w14:textId="77777777">
      <w:pPr>
        <w:ind w:right="162"/>
        <w:rPr>
          <w:rFonts w:ascii="Calibri" w:hAnsi="Calibri" w:cs="Calibri"/>
          <w:i/>
          <w:sz w:val="20"/>
          <w:szCs w:val="20"/>
        </w:rPr>
      </w:pPr>
      <w:r w:rsidRPr="005424B9">
        <w:rPr>
          <w:rFonts w:ascii="Calibri" w:hAnsi="Calibri" w:cs="Calibri"/>
          <w:i/>
          <w:sz w:val="20"/>
          <w:szCs w:val="20"/>
        </w:rPr>
        <w:t xml:space="preserve">Please note that few of the fields from </w:t>
      </w:r>
      <w:r w:rsidRPr="005424B9">
        <w:rPr>
          <w:rFonts w:ascii="Calibri" w:hAnsi="Calibri" w:cs="Calibri"/>
          <w:sz w:val="20"/>
          <w:szCs w:val="20"/>
        </w:rPr>
        <w:t>NscEnrollmentDTO</w:t>
      </w:r>
      <w:r w:rsidRPr="005424B9">
        <w:rPr>
          <w:rFonts w:ascii="Calibri" w:hAnsi="Calibri" w:cs="Calibri"/>
          <w:i/>
          <w:sz w:val="20"/>
          <w:szCs w:val="20"/>
        </w:rPr>
        <w:t xml:space="preserve"> may not be needed for MWRP but they are retained as they are part of the standard response structure of NSC and hence, are stored in MWRP and sent to VaCMS/EDWS.</w:t>
      </w:r>
    </w:p>
    <w:p w:rsidRPr="005424B9" w:rsidR="00431200" w:rsidP="00431200" w:rsidRDefault="00431200" w14:paraId="2E368E0B" w14:textId="77777777">
      <w:pPr>
        <w:ind w:left="1440" w:right="162"/>
        <w:rPr>
          <w:rFonts w:ascii="Calibri" w:hAnsi="Calibri" w:cs="Calibri"/>
          <w:sz w:val="20"/>
          <w:szCs w:val="20"/>
        </w:rPr>
      </w:pP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25"/>
        <w:gridCol w:w="2817"/>
        <w:gridCol w:w="1143"/>
        <w:gridCol w:w="3173"/>
      </w:tblGrid>
      <w:tr w:rsidRPr="005424B9" w:rsidR="00431200" w:rsidTr="19420413" w14:paraId="5EB27128" w14:textId="77777777">
        <w:trPr>
          <w:cantSplit/>
          <w:tblHeader/>
        </w:trPr>
        <w:tc>
          <w:tcPr>
            <w:tcW w:w="2425" w:type="dxa"/>
            <w:shd w:val="clear" w:color="auto" w:fill="000000" w:themeFill="text1"/>
          </w:tcPr>
          <w:p w:rsidRPr="005424B9" w:rsidR="00431200" w:rsidP="000D596E" w:rsidRDefault="00431200" w14:paraId="7DF4117C" w14:textId="77777777">
            <w:pPr>
              <w:pStyle w:val="TableText10HeaderCenter"/>
              <w:rPr>
                <w:rFonts w:ascii="Calibri" w:hAnsi="Calibri" w:cs="Calibri"/>
                <w:b w:val="0"/>
                <w:szCs w:val="20"/>
              </w:rPr>
            </w:pPr>
            <w:r w:rsidRPr="005424B9">
              <w:rPr>
                <w:rFonts w:ascii="Calibri" w:hAnsi="Calibri" w:cs="Calibri"/>
                <w:szCs w:val="20"/>
              </w:rPr>
              <w:t>Field</w:t>
            </w:r>
          </w:p>
        </w:tc>
        <w:tc>
          <w:tcPr>
            <w:tcW w:w="2817" w:type="dxa"/>
            <w:shd w:val="clear" w:color="auto" w:fill="000000" w:themeFill="text1"/>
          </w:tcPr>
          <w:p w:rsidRPr="005424B9" w:rsidR="00431200" w:rsidP="000D596E" w:rsidRDefault="00431200" w14:paraId="174FCBEB" w14:textId="77777777">
            <w:pPr>
              <w:pStyle w:val="TableText10HeaderCenter"/>
              <w:rPr>
                <w:rFonts w:ascii="Calibri" w:hAnsi="Calibri" w:cs="Calibri"/>
                <w:b w:val="0"/>
                <w:szCs w:val="20"/>
              </w:rPr>
            </w:pPr>
            <w:r w:rsidRPr="005424B9">
              <w:rPr>
                <w:rFonts w:ascii="Calibri" w:hAnsi="Calibri" w:cs="Calibri"/>
                <w:szCs w:val="20"/>
              </w:rPr>
              <w:t>Type</w:t>
            </w:r>
          </w:p>
        </w:tc>
        <w:tc>
          <w:tcPr>
            <w:tcW w:w="1143" w:type="dxa"/>
            <w:shd w:val="clear" w:color="auto" w:fill="000000" w:themeFill="text1"/>
          </w:tcPr>
          <w:p w:rsidRPr="005424B9" w:rsidR="00431200" w:rsidP="000D596E" w:rsidRDefault="00431200" w14:paraId="6B4EB23D" w14:textId="77777777">
            <w:pPr>
              <w:pStyle w:val="TableText10HeaderCenter"/>
              <w:rPr>
                <w:rFonts w:ascii="Calibri" w:hAnsi="Calibri" w:cs="Calibri"/>
                <w:b w:val="0"/>
                <w:szCs w:val="20"/>
              </w:rPr>
            </w:pPr>
            <w:r w:rsidRPr="005424B9">
              <w:rPr>
                <w:rFonts w:ascii="Calibri" w:hAnsi="Calibri" w:cs="Calibri"/>
                <w:szCs w:val="20"/>
              </w:rPr>
              <w:t>Required</w:t>
            </w:r>
          </w:p>
        </w:tc>
        <w:tc>
          <w:tcPr>
            <w:tcW w:w="3173" w:type="dxa"/>
            <w:shd w:val="clear" w:color="auto" w:fill="000000" w:themeFill="text1"/>
          </w:tcPr>
          <w:p w:rsidRPr="005424B9" w:rsidR="00431200" w:rsidP="000D596E" w:rsidRDefault="00431200" w14:paraId="4518AD05"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431200" w:rsidTr="19420413" w14:paraId="713CAA4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EABEB4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officialSchoolName</w:t>
            </w:r>
          </w:p>
        </w:tc>
        <w:tc>
          <w:tcPr>
            <w:tcW w:w="281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46E54F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1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7BE74E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0978E59"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Official NSC school name</w:t>
            </w:r>
          </w:p>
        </w:tc>
      </w:tr>
      <w:tr w:rsidRPr="005424B9" w:rsidR="00431200" w:rsidTr="19420413" w14:paraId="040F22F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F5E07C4"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schoolCode</w:t>
            </w:r>
          </w:p>
        </w:tc>
        <w:tc>
          <w:tcPr>
            <w:tcW w:w="281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55CC23F"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1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294AEC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D01AB23" w14:textId="77777777">
            <w:pPr>
              <w:pStyle w:val="TableText10"/>
              <w:rPr>
                <w:rFonts w:ascii="Calibri" w:hAnsi="Calibri" w:cs="Calibri" w:eastAsiaTheme="minorHAnsi"/>
                <w:szCs w:val="20"/>
                <w:lang w:val="en-GB"/>
              </w:rPr>
            </w:pPr>
            <w:r w:rsidRPr="005424B9">
              <w:rPr>
                <w:rFonts w:ascii="Calibri" w:hAnsi="Calibri" w:cs="Calibri" w:eastAsiaTheme="minorHAnsi"/>
                <w:szCs w:val="20"/>
              </w:rPr>
              <w:t>Six-digit School ID assigned by the Department of Education for the requested school</w:t>
            </w:r>
          </w:p>
        </w:tc>
      </w:tr>
      <w:tr w:rsidRPr="005424B9" w:rsidR="00431200" w:rsidTr="19420413" w14:paraId="56E8CC3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3BC97D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branchCode</w:t>
            </w:r>
          </w:p>
        </w:tc>
        <w:tc>
          <w:tcPr>
            <w:tcW w:w="281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5194170"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1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4F0199D"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A137127" w14:textId="77777777">
            <w:pPr>
              <w:pStyle w:val="TableText10"/>
              <w:rPr>
                <w:rFonts w:ascii="Calibri" w:hAnsi="Calibri" w:cs="Calibri" w:eastAsiaTheme="minorHAnsi"/>
                <w:szCs w:val="20"/>
                <w:lang w:val="en-GB"/>
              </w:rPr>
            </w:pPr>
            <w:r w:rsidRPr="005424B9">
              <w:rPr>
                <w:rFonts w:ascii="Calibri" w:hAnsi="Calibri" w:cs="Calibri" w:eastAsiaTheme="minorHAnsi"/>
                <w:szCs w:val="20"/>
              </w:rPr>
              <w:t>Two-digit identifier of a specific school branch</w:t>
            </w:r>
          </w:p>
        </w:tc>
      </w:tr>
      <w:tr w:rsidRPr="005424B9" w:rsidR="00431200" w:rsidTr="19420413" w14:paraId="616518C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BEE6AB6"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currentEnrollmentStatus</w:t>
            </w:r>
          </w:p>
        </w:tc>
        <w:tc>
          <w:tcPr>
            <w:tcW w:w="281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4480AC12"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11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756143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C526E7A" w14:textId="23FF54CD">
            <w:pPr>
              <w:pStyle w:val="TableText10"/>
              <w:rPr>
                <w:rFonts w:ascii="Calibri" w:hAnsi="Calibri" w:cs="Calibri" w:eastAsiaTheme="minorHAnsi"/>
                <w:szCs w:val="20"/>
                <w:lang w:val="en-GB"/>
              </w:rPr>
            </w:pPr>
            <w:r w:rsidRPr="005424B9">
              <w:rPr>
                <w:rFonts w:ascii="Calibri" w:hAnsi="Calibri" w:cs="Calibri" w:eastAsiaTheme="minorHAnsi"/>
                <w:szCs w:val="20"/>
                <w:lang w:val="en-GB"/>
              </w:rPr>
              <w:t xml:space="preserve">Current </w:t>
            </w:r>
            <w:r w:rsidRPr="005424B9" w:rsidR="00B90CF7">
              <w:rPr>
                <w:rFonts w:ascii="Calibri" w:hAnsi="Calibri" w:cs="Calibri" w:eastAsiaTheme="minorHAnsi"/>
                <w:szCs w:val="20"/>
                <w:lang w:val="en-GB"/>
              </w:rPr>
              <w:t xml:space="preserve">education </w:t>
            </w:r>
            <w:r w:rsidRPr="005424B9">
              <w:rPr>
                <w:rFonts w:ascii="Calibri" w:hAnsi="Calibri" w:cs="Calibri" w:eastAsiaTheme="minorHAnsi"/>
                <w:szCs w:val="20"/>
                <w:lang w:val="en-GB"/>
              </w:rPr>
              <w:t>enrollment status code (e.g. CN = Continued)</w:t>
            </w:r>
          </w:p>
        </w:tc>
      </w:tr>
      <w:tr w:rsidRPr="005424B9" w:rsidR="00431200" w:rsidTr="19420413" w14:paraId="4C07F0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E73AD87"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enrollmentData</w:t>
            </w:r>
          </w:p>
        </w:tc>
        <w:tc>
          <w:tcPr>
            <w:tcW w:w="2817"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36D51931"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Array&lt;EnrollmentDataDTO&gt;</w:t>
            </w:r>
          </w:p>
        </w:tc>
        <w:tc>
          <w:tcPr>
            <w:tcW w:w="114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8343E1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3173" w:type="dxa"/>
            <w:tcBorders>
              <w:top w:val="single" w:color="auto" w:sz="4" w:space="0"/>
              <w:left w:val="single" w:color="auto" w:sz="4" w:space="0"/>
              <w:bottom w:val="single" w:color="auto" w:sz="4" w:space="0"/>
              <w:right w:val="single" w:color="auto" w:sz="4" w:space="0"/>
            </w:tcBorders>
          </w:tcPr>
          <w:p w:rsidRPr="005424B9" w:rsidR="00431200" w:rsidP="000D596E" w:rsidRDefault="00B90CF7" w14:paraId="6918F865" w14:textId="4DFF0ED6">
            <w:pPr>
              <w:pStyle w:val="TableText10"/>
            </w:pPr>
            <w:r w:rsidRPr="19420413">
              <w:rPr>
                <w:rFonts w:ascii="Calibri" w:hAnsi="Calibri" w:cs="Calibri" w:eastAsiaTheme="minorEastAsia"/>
                <w:lang w:val="en-GB"/>
              </w:rPr>
              <w:t xml:space="preserve">Education </w:t>
            </w:r>
            <w:r w:rsidRPr="19420413" w:rsidR="00431200">
              <w:rPr>
                <w:rFonts w:ascii="Calibri" w:hAnsi="Calibri" w:cs="Calibri" w:eastAsiaTheme="minorEastAsia"/>
                <w:lang w:val="en-GB"/>
              </w:rPr>
              <w:t>Enrollment periods with term dates and graduation anticipation</w:t>
            </w:r>
          </w:p>
          <w:p w:rsidRPr="005424B9" w:rsidR="00431200" w:rsidP="000D596E" w:rsidRDefault="09400B48" w14:paraId="773F21FD" w14:textId="65845F4C">
            <w:pPr>
              <w:pStyle w:val="TableText10"/>
            </w:pPr>
            <w:r w:rsidRPr="19420413">
              <w:rPr>
                <w:rFonts w:ascii="Calibri" w:hAnsi="Calibri" w:cs="Calibri" w:eastAsiaTheme="minorEastAsia"/>
                <w:lang w:val="en-GB"/>
              </w:rPr>
              <w:t xml:space="preserve">Reference Table: </w:t>
            </w:r>
            <w:r w:rsidRPr="19420413">
              <w:rPr>
                <w:rFonts w:ascii="Aptos Narrow" w:hAnsi="Aptos Narrow" w:eastAsia="Aptos Narrow" w:cs="Aptos Narrow"/>
                <w:color w:val="242424"/>
                <w:sz w:val="22"/>
                <w:szCs w:val="22"/>
                <w:lang w:val="en-GB"/>
              </w:rPr>
              <w:t>RT_EDES</w:t>
            </w:r>
          </w:p>
        </w:tc>
      </w:tr>
    </w:tbl>
    <w:p w:rsidRPr="005424B9" w:rsidR="00D7548D" w:rsidP="00431200" w:rsidRDefault="00D7548D" w14:paraId="31C2E721" w14:textId="77777777">
      <w:pPr>
        <w:ind w:left="1440" w:right="162"/>
        <w:rPr>
          <w:rFonts w:ascii="Calibri" w:hAnsi="Calibri" w:cs="Calibri"/>
          <w:sz w:val="20"/>
          <w:szCs w:val="20"/>
        </w:rPr>
      </w:pPr>
    </w:p>
    <w:p w:rsidRPr="00605064" w:rsidR="00431200" w:rsidP="00431200" w:rsidRDefault="00431200" w14:paraId="2995ECDC" w14:textId="5924EBD9">
      <w:pPr>
        <w:ind w:right="162"/>
        <w:rPr>
          <w:rFonts w:ascii="Calibri" w:hAnsi="Calibri" w:cs="Calibri"/>
          <w:sz w:val="20"/>
          <w:szCs w:val="20"/>
        </w:rPr>
      </w:pPr>
      <w:r w:rsidRPr="00605064">
        <w:rPr>
          <w:rFonts w:ascii="Calibri" w:hAnsi="Calibri" w:cs="Calibri" w:eastAsiaTheme="minorHAnsi"/>
          <w:sz w:val="20"/>
          <w:szCs w:val="20"/>
          <w:lang w:val="en-GB"/>
        </w:rPr>
        <w:t>EnrollmentDataDTO</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662"/>
        <w:gridCol w:w="1676"/>
        <w:gridCol w:w="1350"/>
        <w:gridCol w:w="3870"/>
      </w:tblGrid>
      <w:tr w:rsidRPr="00605064" w:rsidR="00431200" w:rsidTr="0AD044C0" w14:paraId="7C23F876" w14:textId="77777777">
        <w:trPr>
          <w:cantSplit/>
          <w:tblHeader/>
        </w:trPr>
        <w:tc>
          <w:tcPr>
            <w:tcW w:w="2662" w:type="dxa"/>
            <w:shd w:val="clear" w:color="auto" w:fill="000000" w:themeFill="text1"/>
          </w:tcPr>
          <w:p w:rsidRPr="00605064" w:rsidR="00431200" w:rsidP="000D596E" w:rsidRDefault="00431200" w14:paraId="77AC6AFE" w14:textId="77777777">
            <w:pPr>
              <w:pStyle w:val="TableText10HeaderCenter"/>
              <w:rPr>
                <w:rFonts w:ascii="Calibri" w:hAnsi="Calibri" w:cs="Calibri"/>
                <w:b w:val="0"/>
                <w:szCs w:val="20"/>
              </w:rPr>
            </w:pPr>
            <w:r w:rsidRPr="00605064">
              <w:rPr>
                <w:rFonts w:ascii="Calibri" w:hAnsi="Calibri" w:cs="Calibri"/>
                <w:szCs w:val="20"/>
              </w:rPr>
              <w:lastRenderedPageBreak/>
              <w:t>Field</w:t>
            </w:r>
          </w:p>
        </w:tc>
        <w:tc>
          <w:tcPr>
            <w:tcW w:w="1676" w:type="dxa"/>
            <w:shd w:val="clear" w:color="auto" w:fill="000000" w:themeFill="text1"/>
          </w:tcPr>
          <w:p w:rsidRPr="00605064" w:rsidR="00431200" w:rsidP="000D596E" w:rsidRDefault="00431200" w14:paraId="2C917F85" w14:textId="77777777">
            <w:pPr>
              <w:pStyle w:val="TableText10HeaderCenter"/>
              <w:rPr>
                <w:rFonts w:ascii="Calibri" w:hAnsi="Calibri" w:cs="Calibri"/>
                <w:b w:val="0"/>
                <w:szCs w:val="20"/>
              </w:rPr>
            </w:pPr>
            <w:r w:rsidRPr="00605064">
              <w:rPr>
                <w:rFonts w:ascii="Calibri" w:hAnsi="Calibri" w:cs="Calibri"/>
                <w:szCs w:val="20"/>
              </w:rPr>
              <w:t>Type</w:t>
            </w:r>
          </w:p>
        </w:tc>
        <w:tc>
          <w:tcPr>
            <w:tcW w:w="1350" w:type="dxa"/>
            <w:shd w:val="clear" w:color="auto" w:fill="000000" w:themeFill="text1"/>
          </w:tcPr>
          <w:p w:rsidRPr="00605064" w:rsidR="00431200" w:rsidP="000D596E" w:rsidRDefault="00431200" w14:paraId="64D5E4DC" w14:textId="77777777">
            <w:pPr>
              <w:pStyle w:val="TableText10HeaderCenter"/>
              <w:rPr>
                <w:rFonts w:ascii="Calibri" w:hAnsi="Calibri" w:cs="Calibri"/>
                <w:b w:val="0"/>
                <w:szCs w:val="20"/>
              </w:rPr>
            </w:pPr>
            <w:r w:rsidRPr="00605064">
              <w:rPr>
                <w:rFonts w:ascii="Calibri" w:hAnsi="Calibri" w:cs="Calibri"/>
                <w:szCs w:val="20"/>
              </w:rPr>
              <w:t>Required</w:t>
            </w:r>
          </w:p>
        </w:tc>
        <w:tc>
          <w:tcPr>
            <w:tcW w:w="3870" w:type="dxa"/>
            <w:shd w:val="clear" w:color="auto" w:fill="000000" w:themeFill="text1"/>
          </w:tcPr>
          <w:p w:rsidRPr="00605064" w:rsidR="00431200" w:rsidP="000D596E" w:rsidRDefault="00431200" w14:paraId="7CB9BA10" w14:textId="77777777">
            <w:pPr>
              <w:pStyle w:val="TableText10HeaderCenter"/>
              <w:rPr>
                <w:rFonts w:ascii="Calibri" w:hAnsi="Calibri" w:cs="Calibri"/>
                <w:b w:val="0"/>
                <w:szCs w:val="20"/>
              </w:rPr>
            </w:pPr>
            <w:r w:rsidRPr="00605064">
              <w:rPr>
                <w:rFonts w:ascii="Calibri" w:hAnsi="Calibri" w:cs="Calibri"/>
                <w:szCs w:val="20"/>
              </w:rPr>
              <w:t>Description</w:t>
            </w:r>
          </w:p>
        </w:tc>
      </w:tr>
      <w:tr w:rsidRPr="00605064" w:rsidR="00431200" w:rsidTr="0AD044C0" w14:paraId="4073FBC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62"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0AFFC26D"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enrollmentStatus</w:t>
            </w:r>
          </w:p>
        </w:tc>
        <w:tc>
          <w:tcPr>
            <w:tcW w:w="1676"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10D2974F"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7A035EA7"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Pr="00605064" w:rsidR="00431200" w:rsidP="000D596E" w:rsidRDefault="00B90CF7" w14:paraId="6E532C45" w14:textId="08F85F68">
            <w:pPr>
              <w:pStyle w:val="TableText10"/>
              <w:rPr>
                <w:rFonts w:ascii="Calibri" w:hAnsi="Calibri" w:cs="Calibri" w:eastAsiaTheme="minorHAnsi"/>
                <w:szCs w:val="20"/>
              </w:rPr>
            </w:pPr>
            <w:r w:rsidRPr="00605064">
              <w:rPr>
                <w:rFonts w:ascii="Calibri" w:hAnsi="Calibri" w:cs="Calibri" w:eastAsiaTheme="minorHAnsi"/>
                <w:szCs w:val="20"/>
              </w:rPr>
              <w:t xml:space="preserve">Education </w:t>
            </w:r>
            <w:r w:rsidRPr="00605064" w:rsidR="00431200">
              <w:rPr>
                <w:rFonts w:ascii="Calibri" w:hAnsi="Calibri" w:cs="Calibri" w:eastAsiaTheme="minorHAnsi"/>
                <w:szCs w:val="20"/>
              </w:rPr>
              <w:t xml:space="preserve">Enrollment status of the student </w:t>
            </w:r>
          </w:p>
          <w:p w:rsidRPr="00605064" w:rsidR="00431200" w:rsidP="19420413" w:rsidRDefault="00431200" w14:paraId="1CA6D164" w14:textId="6F77AADB">
            <w:pPr>
              <w:pStyle w:val="TableText10"/>
              <w:rPr>
                <w:rFonts w:ascii="Calibri" w:hAnsi="Calibri" w:cs="Calibri" w:eastAsiaTheme="minorEastAsia"/>
              </w:rPr>
            </w:pPr>
            <w:r w:rsidRPr="19420413">
              <w:rPr>
                <w:rFonts w:ascii="Calibri" w:hAnsi="Calibri" w:cs="Calibri" w:eastAsiaTheme="minorEastAsia"/>
              </w:rPr>
              <w:t>• F: Full-time • Q: Three-quarter time • H: Half-time • L: Less than half-time</w:t>
            </w:r>
            <w:r>
              <w:br/>
            </w:r>
          </w:p>
          <w:p w:rsidRPr="00605064" w:rsidR="00431200" w:rsidP="00643904" w:rsidRDefault="2F89C74B" w14:paraId="07D639CC" w14:textId="4842CF77">
            <w:pPr>
              <w:pStyle w:val="TableText10"/>
            </w:pPr>
            <w:r w:rsidRPr="19420413">
              <w:rPr>
                <w:rFonts w:ascii="Aptos Narrow" w:hAnsi="Aptos Narrow" w:eastAsia="Aptos Narrow" w:cs="Aptos Narrow"/>
                <w:color w:val="242424"/>
                <w:sz w:val="22"/>
                <w:szCs w:val="22"/>
                <w:lang w:val="en-GB"/>
              </w:rPr>
              <w:t>Reference Table : RT_EDES</w:t>
            </w:r>
          </w:p>
        </w:tc>
      </w:tr>
      <w:tr w:rsidRPr="00605064" w:rsidR="00431200" w:rsidTr="0AD044C0" w14:paraId="2319487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62"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3C8F1C18"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termBeginDate</w:t>
            </w:r>
          </w:p>
        </w:tc>
        <w:tc>
          <w:tcPr>
            <w:tcW w:w="1676"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5935A8E6"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Date</w:t>
            </w:r>
          </w:p>
        </w:tc>
        <w:tc>
          <w:tcPr>
            <w:tcW w:w="135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7A9D53C5"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00A3B311" w14:textId="77777777">
            <w:pPr>
              <w:pStyle w:val="TableText10"/>
              <w:rPr>
                <w:rFonts w:ascii="Calibri" w:hAnsi="Calibri" w:cs="Calibri" w:eastAsiaTheme="minorHAnsi"/>
                <w:szCs w:val="20"/>
                <w:lang w:val="en-GB"/>
              </w:rPr>
            </w:pPr>
            <w:r w:rsidRPr="00605064">
              <w:rPr>
                <w:rFonts w:ascii="Calibri" w:hAnsi="Calibri" w:cs="Calibri" w:eastAsiaTheme="minorHAnsi"/>
                <w:szCs w:val="20"/>
              </w:rPr>
              <w:t>Start-date of the school’s enrollment term</w:t>
            </w:r>
          </w:p>
        </w:tc>
      </w:tr>
      <w:tr w:rsidRPr="00605064" w:rsidR="00431200" w:rsidTr="0AD044C0" w14:paraId="5BFDEE8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62"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1BFD433D"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termEndDate</w:t>
            </w:r>
          </w:p>
        </w:tc>
        <w:tc>
          <w:tcPr>
            <w:tcW w:w="1676"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5E0949DF"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Date</w:t>
            </w:r>
          </w:p>
        </w:tc>
        <w:tc>
          <w:tcPr>
            <w:tcW w:w="135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2563D5E1"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Pr="00605064" w:rsidR="00431200" w:rsidP="000D596E" w:rsidRDefault="00EF475A" w14:paraId="0210DD14" w14:textId="3EBDFF61">
            <w:pPr>
              <w:pStyle w:val="TableText10"/>
              <w:rPr>
                <w:rFonts w:ascii="Calibri" w:hAnsi="Calibri" w:cs="Calibri" w:eastAsiaTheme="minorHAnsi"/>
                <w:szCs w:val="20"/>
                <w:lang w:val="en-GB"/>
              </w:rPr>
            </w:pPr>
            <w:r w:rsidRPr="00605064">
              <w:rPr>
                <w:rFonts w:ascii="Calibri" w:hAnsi="Calibri" w:cs="Calibri" w:eastAsiaTheme="minorHAnsi"/>
                <w:szCs w:val="20"/>
              </w:rPr>
              <w:t>End date</w:t>
            </w:r>
            <w:r w:rsidRPr="00605064" w:rsidR="00431200">
              <w:rPr>
                <w:rFonts w:ascii="Calibri" w:hAnsi="Calibri" w:cs="Calibri" w:eastAsiaTheme="minorHAnsi"/>
                <w:szCs w:val="20"/>
              </w:rPr>
              <w:t xml:space="preserve"> of the school’s enrollment term</w:t>
            </w:r>
          </w:p>
        </w:tc>
      </w:tr>
      <w:tr w:rsidRPr="00605064" w:rsidR="00431200" w:rsidTr="0AD044C0" w14:paraId="13B7BA9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62"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37B59076"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schoolCertifiedOnDate</w:t>
            </w:r>
          </w:p>
        </w:tc>
        <w:tc>
          <w:tcPr>
            <w:tcW w:w="1676"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4B73C54D"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Date</w:t>
            </w:r>
          </w:p>
        </w:tc>
        <w:tc>
          <w:tcPr>
            <w:tcW w:w="135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3364EAEC"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4195324E" w14:textId="77BE7B45">
            <w:pPr>
              <w:pStyle w:val="TableText10"/>
              <w:rPr>
                <w:rFonts w:ascii="Calibri" w:hAnsi="Calibri" w:cs="Calibri" w:eastAsiaTheme="minorHAnsi"/>
                <w:szCs w:val="20"/>
                <w:lang w:val="en-GB"/>
              </w:rPr>
            </w:pPr>
            <w:r w:rsidRPr="00605064">
              <w:rPr>
                <w:rFonts w:ascii="Calibri" w:hAnsi="Calibri" w:cs="Calibri" w:eastAsiaTheme="minorHAnsi"/>
                <w:szCs w:val="20"/>
              </w:rPr>
              <w:t xml:space="preserve">Date the school certified the </w:t>
            </w:r>
            <w:r w:rsidRPr="00605064" w:rsidR="00EF0227">
              <w:rPr>
                <w:rFonts w:ascii="Calibri" w:hAnsi="Calibri" w:cs="Calibri" w:eastAsiaTheme="minorHAnsi"/>
                <w:szCs w:val="20"/>
              </w:rPr>
              <w:t xml:space="preserve">education </w:t>
            </w:r>
            <w:r w:rsidRPr="00605064">
              <w:rPr>
                <w:rFonts w:ascii="Calibri" w:hAnsi="Calibri" w:cs="Calibri" w:eastAsiaTheme="minorHAnsi"/>
                <w:szCs w:val="20"/>
              </w:rPr>
              <w:t>enrollment record</w:t>
            </w:r>
          </w:p>
        </w:tc>
      </w:tr>
      <w:tr w:rsidRPr="00605064" w:rsidR="00431200" w:rsidTr="0AD044C0" w14:paraId="3CAF48B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62"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0A7F28E7"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anticipatedGraduationDate</w:t>
            </w:r>
          </w:p>
        </w:tc>
        <w:tc>
          <w:tcPr>
            <w:tcW w:w="1676"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4B50CFCD"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Date</w:t>
            </w:r>
          </w:p>
        </w:tc>
        <w:tc>
          <w:tcPr>
            <w:tcW w:w="135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7640D9EA"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30F4DC2C" w14:textId="77777777">
            <w:pPr>
              <w:pStyle w:val="TableText10"/>
              <w:rPr>
                <w:rFonts w:ascii="Calibri" w:hAnsi="Calibri" w:cs="Calibri" w:eastAsiaTheme="minorHAnsi"/>
                <w:szCs w:val="20"/>
                <w:lang w:val="en-GB"/>
              </w:rPr>
            </w:pPr>
            <w:r w:rsidRPr="00605064">
              <w:rPr>
                <w:rFonts w:ascii="Calibri" w:hAnsi="Calibri" w:cs="Calibri" w:eastAsiaTheme="minorHAnsi"/>
                <w:szCs w:val="20"/>
              </w:rPr>
              <w:t>Anticipated graduation date provided by the school, based on school enrollment data</w:t>
            </w:r>
          </w:p>
        </w:tc>
      </w:tr>
      <w:tr w:rsidRPr="00605064" w:rsidR="00431200" w:rsidTr="0AD044C0" w14:paraId="6C6111B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62"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2B849DCC"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majorCoursesOfStudy</w:t>
            </w:r>
          </w:p>
        </w:tc>
        <w:tc>
          <w:tcPr>
            <w:tcW w:w="1676" w:type="dxa"/>
            <w:tcBorders>
              <w:top w:val="single" w:color="auto" w:sz="4" w:space="0"/>
              <w:left w:val="single" w:color="auto" w:sz="4" w:space="0"/>
              <w:bottom w:val="single" w:color="auto" w:sz="4" w:space="0"/>
              <w:right w:val="single" w:color="auto" w:sz="4" w:space="0"/>
            </w:tcBorders>
          </w:tcPr>
          <w:p w:rsidRPr="00605064" w:rsidR="00431200" w:rsidP="000D596E" w:rsidRDefault="00FB55D8" w14:paraId="19A65961" w14:textId="102A0877">
            <w:pPr>
              <w:pStyle w:val="TableText10"/>
              <w:rPr>
                <w:rFonts w:ascii="Calibri" w:hAnsi="Calibri" w:cs="Calibri" w:eastAsiaTheme="minorHAnsi"/>
                <w:szCs w:val="20"/>
                <w:lang w:val="en-GB"/>
              </w:rPr>
            </w:pPr>
            <w:r>
              <w:rPr>
                <w:rFonts w:ascii="Calibri" w:hAnsi="Calibri" w:cs="Calibri" w:eastAsiaTheme="minorHAnsi"/>
                <w:szCs w:val="20"/>
                <w:lang w:val="en-GB"/>
              </w:rPr>
              <w:t>Array</w:t>
            </w:r>
            <w:r w:rsidRPr="00605064" w:rsidR="00431200">
              <w:rPr>
                <w:rFonts w:ascii="Calibri" w:hAnsi="Calibri" w:cs="Calibri" w:eastAsiaTheme="minorHAnsi"/>
                <w:szCs w:val="20"/>
                <w:lang w:val="en-GB"/>
              </w:rPr>
              <w:t>&lt;CoursesOfStudyDTO&gt;</w:t>
            </w:r>
          </w:p>
        </w:tc>
        <w:tc>
          <w:tcPr>
            <w:tcW w:w="135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1DBF8F8B"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Pr="00605064" w:rsidR="00431200" w:rsidP="000D596E" w:rsidRDefault="00431200" w14:paraId="58F28EE7" w14:textId="77777777">
            <w:pPr>
              <w:pStyle w:val="TableText10"/>
              <w:rPr>
                <w:rFonts w:ascii="Calibri" w:hAnsi="Calibri" w:cs="Calibri" w:eastAsiaTheme="minorHAnsi"/>
                <w:szCs w:val="20"/>
                <w:lang w:val="en-GB"/>
              </w:rPr>
            </w:pPr>
            <w:r w:rsidRPr="00605064">
              <w:rPr>
                <w:rFonts w:ascii="Calibri" w:hAnsi="Calibri" w:cs="Calibri" w:eastAsiaTheme="minorHAnsi"/>
                <w:szCs w:val="20"/>
              </w:rPr>
              <w:t>One or more course/ncesCIPCode (National Center for Educational Statistics) objects.</w:t>
            </w:r>
          </w:p>
        </w:tc>
      </w:tr>
      <w:tr w:rsidRPr="00605064" w:rsidR="00BB7275" w:rsidTr="0AD044C0" w14:paraId="393368F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662"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7D5E6AA3" w14:textId="7DB74918">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source</w:t>
            </w:r>
          </w:p>
        </w:tc>
        <w:tc>
          <w:tcPr>
            <w:tcW w:w="1676"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2A2DEED2" w14:textId="7B7C25EF">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3F2FAEA7" w14:textId="64C84AB7">
            <w:pPr>
              <w:pStyle w:val="TableText10"/>
              <w:rPr>
                <w:rFonts w:ascii="Calibri" w:hAnsi="Calibri" w:eastAsia="Calibri" w:cs="Calibri"/>
                <w:szCs w:val="20"/>
                <w:lang w:val="en-GB"/>
              </w:rPr>
            </w:pPr>
            <w:r w:rsidRPr="005424B9">
              <w:rPr>
                <w:rFonts w:ascii="Calibri" w:hAnsi="Calibri" w:eastAsia="Calibri" w:cs="Calibri"/>
                <w:szCs w:val="20"/>
                <w:lang w:val="en-GB"/>
              </w:rPr>
              <w:t>Yes</w:t>
            </w:r>
          </w:p>
        </w:tc>
        <w:tc>
          <w:tcPr>
            <w:tcW w:w="3870" w:type="dxa"/>
            <w:tcBorders>
              <w:top w:val="single" w:color="auto" w:sz="4" w:space="0"/>
              <w:left w:val="single" w:color="auto" w:sz="4" w:space="0"/>
              <w:bottom w:val="single" w:color="auto" w:sz="4" w:space="0"/>
              <w:right w:val="single" w:color="auto" w:sz="4" w:space="0"/>
            </w:tcBorders>
          </w:tcPr>
          <w:p w:rsidRPr="005424B9" w:rsidR="00437ACB" w:rsidP="00437ACB" w:rsidRDefault="00437ACB" w14:paraId="01597C9A" w14:textId="77777777">
            <w:pPr>
              <w:pStyle w:val="TableText10"/>
              <w:rPr>
                <w:rFonts w:ascii="Calibri" w:hAnsi="Calibri" w:eastAsia="Calibri" w:cs="Calibri"/>
                <w:color w:val="000000" w:themeColor="text1"/>
                <w:szCs w:val="20"/>
              </w:rPr>
            </w:pPr>
            <w:r w:rsidRPr="005424B9">
              <w:rPr>
                <w:rFonts w:ascii="Calibri" w:hAnsi="Calibri" w:eastAsia="Calibri" w:cs="Calibri"/>
                <w:color w:val="000000" w:themeColor="text1"/>
                <w:szCs w:val="20"/>
                <w:lang w:val="en-GB"/>
              </w:rPr>
              <w:t xml:space="preserve">Source System: </w:t>
            </w:r>
            <w:r w:rsidRPr="005424B9">
              <w:rPr>
                <w:rFonts w:ascii="Calibri" w:hAnsi="Calibri" w:eastAsia="Calibri" w:cs="Calibri"/>
                <w:color w:val="000000" w:themeColor="text1"/>
                <w:szCs w:val="20"/>
              </w:rPr>
              <w:t>The system that MWRP received this data from (could be "MWRP" if the data was uploaded to MWRP).</w:t>
            </w:r>
            <w:r w:rsidRPr="005424B9">
              <w:rPr>
                <w:rFonts w:ascii="Calibri" w:hAnsi="Calibri" w:eastAsia="Calibri" w:cs="Calibri"/>
                <w:color w:val="000000" w:themeColor="text1"/>
                <w:szCs w:val="20"/>
                <w:lang w:val="en-GB"/>
              </w:rPr>
              <w:t xml:space="preserve"> </w:t>
            </w:r>
          </w:p>
          <w:p w:rsidRPr="00605064" w:rsidR="00BB7275" w:rsidDel="547EDEB1" w:rsidP="00BB7275" w:rsidRDefault="00BB7275" w14:paraId="234C17A2" w14:textId="2DF36A8F">
            <w:pPr>
              <w:pStyle w:val="TableText10"/>
              <w:rPr>
                <w:rFonts w:ascii="Calibri" w:hAnsi="Calibri" w:eastAsia="Calibri" w:cs="Calibri"/>
                <w:szCs w:val="20"/>
                <w:lang w:val="en-GB"/>
              </w:rPr>
            </w:pPr>
            <w:r w:rsidRPr="005424B9">
              <w:rPr>
                <w:rFonts w:ascii="Calibri" w:hAnsi="Calibri" w:eastAsia="Calibri" w:cs="Calibri"/>
                <w:szCs w:val="20"/>
                <w:lang w:val="en-GB"/>
              </w:rPr>
              <w:t>Eg: VaCMS</w:t>
            </w:r>
          </w:p>
        </w:tc>
      </w:tr>
      <w:tr w:rsidRPr="00605064" w:rsidR="00BB7275" w:rsidTr="0AD044C0" w14:paraId="704C1D4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662" w:type="dxa"/>
            <w:tcBorders>
              <w:top w:val="single" w:color="auto" w:sz="4" w:space="0"/>
              <w:left w:val="single" w:color="auto" w:sz="4" w:space="0"/>
              <w:bottom w:val="single" w:color="auto" w:sz="4" w:space="0"/>
              <w:right w:val="single" w:color="auto" w:sz="4" w:space="0"/>
            </w:tcBorders>
          </w:tcPr>
          <w:p w:rsidRPr="00605064" w:rsidR="00BB7275" w:rsidP="00BB7275" w:rsidRDefault="00350920" w14:paraId="044E674F" w14:textId="11EBE8CE">
            <w:pPr>
              <w:pStyle w:val="TableText10"/>
              <w:rPr>
                <w:rFonts w:ascii="Calibri" w:hAnsi="Calibri" w:eastAsia="Calibri" w:cs="Calibri"/>
                <w:color w:val="000000" w:themeColor="text1"/>
                <w:szCs w:val="20"/>
                <w:lang w:val="en-GB"/>
              </w:rPr>
            </w:pPr>
            <w:r w:rsidRPr="005424B9">
              <w:rPr>
                <w:rFonts w:ascii="Calibri" w:hAnsi="Calibri" w:cs="Calibri" w:eastAsiaTheme="majorEastAsia"/>
                <w:szCs w:val="20"/>
                <w:lang w:val="en-GB"/>
              </w:rPr>
              <w:t>updateSw</w:t>
            </w:r>
          </w:p>
        </w:tc>
        <w:tc>
          <w:tcPr>
            <w:tcW w:w="1676"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4EDDEF2E" w14:textId="6AF6AE28">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332D9B5E" w14:textId="148435EF">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No</w:t>
            </w:r>
          </w:p>
        </w:tc>
        <w:tc>
          <w:tcPr>
            <w:tcW w:w="3870" w:type="dxa"/>
            <w:tcBorders>
              <w:top w:val="single" w:color="auto" w:sz="4" w:space="0"/>
              <w:left w:val="single" w:color="auto" w:sz="4" w:space="0"/>
              <w:bottom w:val="single" w:color="auto" w:sz="4" w:space="0"/>
              <w:right w:val="single" w:color="auto" w:sz="4" w:space="0"/>
            </w:tcBorders>
          </w:tcPr>
          <w:p w:rsidR="00CC4C03" w:rsidP="00CC4C03" w:rsidRDefault="00CC4C03" w14:paraId="0887C21D"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605064" w:rsidR="00BB7275" w:rsidDel="547EDEB1" w:rsidP="00BB7275" w:rsidRDefault="00CC4C03" w14:paraId="77AE2EF3" w14:textId="1DBEC8AB">
            <w:pPr>
              <w:pStyle w:val="TableText10"/>
              <w:rPr>
                <w:rFonts w:ascii="Calibri" w:hAnsi="Calibri" w:eastAsia="Calibri" w:cs="Calibri"/>
                <w:color w:val="0078D4"/>
                <w:szCs w:val="20"/>
                <w:u w:val="single"/>
                <w:lang w:val="en-GB"/>
              </w:rPr>
            </w:pPr>
            <w:r w:rsidRPr="0012190D">
              <w:rPr>
                <w:rFonts w:ascii="Calibri" w:hAnsi="Calibri" w:eastAsia="Calibri" w:cs="Calibri"/>
                <w:color w:val="000000" w:themeColor="text1"/>
              </w:rPr>
              <w:t>E.g.: 'Yes'/'No'</w:t>
            </w:r>
          </w:p>
        </w:tc>
      </w:tr>
      <w:tr w:rsidRPr="00605064" w:rsidR="00BB7275" w:rsidTr="0AD044C0" w14:paraId="64696E2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662"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330B45EB" w14:textId="6FF49068">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rPr>
              <w:t xml:space="preserve">vaCMSSequenceNum </w:t>
            </w:r>
            <w:r w:rsidRPr="005424B9">
              <w:rPr>
                <w:rFonts w:ascii="Calibri" w:hAnsi="Calibri" w:cs="Calibri" w:eastAsiaTheme="majorEastAsia"/>
                <w:color w:val="000000" w:themeColor="text1"/>
                <w:szCs w:val="20"/>
                <w:lang w:val="en-GB"/>
              </w:rPr>
              <w:t>  </w:t>
            </w:r>
          </w:p>
        </w:tc>
        <w:tc>
          <w:tcPr>
            <w:tcW w:w="1676"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52861339" w14:textId="1454C65E">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rPr>
              <w:t>String</w:t>
            </w:r>
            <w:r w:rsidRPr="005424B9">
              <w:rPr>
                <w:rFonts w:ascii="Calibri" w:hAnsi="Calibri" w:cs="Calibri" w:eastAsiaTheme="majorEastAsia"/>
                <w:color w:val="000000" w:themeColor="text1"/>
                <w:szCs w:val="20"/>
                <w:lang w:val="en-GB"/>
              </w:rPr>
              <w:t>  </w:t>
            </w:r>
          </w:p>
        </w:tc>
        <w:tc>
          <w:tcPr>
            <w:tcW w:w="1350" w:type="dxa"/>
            <w:tcBorders>
              <w:top w:val="single" w:color="auto" w:sz="4" w:space="0"/>
              <w:left w:val="single" w:color="auto" w:sz="4" w:space="0"/>
              <w:bottom w:val="single" w:color="auto" w:sz="4" w:space="0"/>
              <w:right w:val="single" w:color="auto" w:sz="4" w:space="0"/>
            </w:tcBorders>
          </w:tcPr>
          <w:p w:rsidRPr="00605064" w:rsidR="00BB7275" w:rsidP="00BB7275" w:rsidRDefault="00BB7275" w14:paraId="7C9C5D27" w14:textId="134ABCDF">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rPr>
              <w:t>Yes</w:t>
            </w:r>
            <w:r w:rsidRPr="005424B9">
              <w:rPr>
                <w:rFonts w:ascii="Calibri" w:hAnsi="Calibri" w:cs="Calibri" w:eastAsiaTheme="majorEastAsia"/>
                <w:color w:val="000000" w:themeColor="text1"/>
                <w:szCs w:val="20"/>
                <w:lang w:val="en-GB"/>
              </w:rPr>
              <w:t>  </w:t>
            </w:r>
          </w:p>
        </w:tc>
        <w:tc>
          <w:tcPr>
            <w:tcW w:w="3870" w:type="dxa"/>
            <w:tcBorders>
              <w:top w:val="single" w:color="auto" w:sz="4" w:space="0"/>
              <w:left w:val="single" w:color="auto" w:sz="4" w:space="0"/>
              <w:bottom w:val="single" w:color="auto" w:sz="4" w:space="0"/>
              <w:right w:val="single" w:color="auto" w:sz="4" w:space="0"/>
            </w:tcBorders>
          </w:tcPr>
          <w:p w:rsidRPr="00605064" w:rsidR="00BB7275" w:rsidDel="547EDEB1" w:rsidP="00BB7275" w:rsidRDefault="00726977" w14:paraId="15AE8D24" w14:textId="1ABE6E34">
            <w:pPr>
              <w:pStyle w:val="TableText10"/>
              <w:rPr>
                <w:rFonts w:ascii="Calibri" w:hAnsi="Calibri" w:eastAsia="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605064" w:rsidR="00431200" w:rsidP="00431200" w:rsidRDefault="00431200" w14:paraId="62F1F64B" w14:textId="77777777">
      <w:pPr>
        <w:ind w:right="162"/>
        <w:rPr>
          <w:rFonts w:ascii="Calibri" w:hAnsi="Calibri" w:cs="Calibri"/>
          <w:sz w:val="20"/>
          <w:szCs w:val="20"/>
        </w:rPr>
      </w:pPr>
    </w:p>
    <w:p w:rsidRPr="00605064" w:rsidR="00431200" w:rsidP="00431200" w:rsidRDefault="00431200" w14:paraId="64878B01" w14:textId="2E37A9F9">
      <w:pPr>
        <w:ind w:right="162"/>
        <w:rPr>
          <w:rFonts w:ascii="Calibri" w:hAnsi="Calibri" w:cs="Calibri" w:eastAsiaTheme="minorHAnsi"/>
          <w:sz w:val="20"/>
          <w:szCs w:val="20"/>
          <w:lang w:val="en-GB"/>
        </w:rPr>
      </w:pPr>
      <w:r w:rsidRPr="00605064">
        <w:rPr>
          <w:rFonts w:ascii="Calibri" w:hAnsi="Calibri" w:cs="Calibri" w:eastAsiaTheme="minorHAnsi"/>
          <w:sz w:val="20"/>
          <w:szCs w:val="20"/>
          <w:lang w:val="en-GB"/>
        </w:rPr>
        <w:t>CoursesOfStudyDTO</w:t>
      </w:r>
    </w:p>
    <w:tbl>
      <w:tblPr>
        <w:tblW w:w="955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2"/>
        <w:gridCol w:w="1165"/>
        <w:gridCol w:w="973"/>
        <w:gridCol w:w="5158"/>
      </w:tblGrid>
      <w:tr w:rsidRPr="00605064" w:rsidR="00431200" w:rsidTr="0AD044C0" w14:paraId="54B41D9C" w14:textId="77777777">
        <w:trPr>
          <w:cantSplit/>
          <w:tblHeader/>
        </w:trPr>
        <w:tc>
          <w:tcPr>
            <w:tcW w:w="2262" w:type="dxa"/>
            <w:shd w:val="clear" w:color="auto" w:fill="000000" w:themeFill="text1"/>
          </w:tcPr>
          <w:p w:rsidRPr="005424B9" w:rsidR="00431200" w:rsidP="000D596E" w:rsidRDefault="00431200" w14:paraId="3EEC98AE" w14:textId="77777777">
            <w:pPr>
              <w:pStyle w:val="TableText10HeaderCenter"/>
              <w:rPr>
                <w:rFonts w:ascii="Calibri" w:hAnsi="Calibri" w:cs="Calibri"/>
                <w:b w:val="0"/>
                <w:szCs w:val="20"/>
              </w:rPr>
            </w:pPr>
            <w:r w:rsidRPr="005424B9">
              <w:rPr>
                <w:rFonts w:ascii="Calibri" w:hAnsi="Calibri" w:cs="Calibri"/>
                <w:szCs w:val="20"/>
              </w:rPr>
              <w:t>Field</w:t>
            </w:r>
          </w:p>
        </w:tc>
        <w:tc>
          <w:tcPr>
            <w:tcW w:w="1165" w:type="dxa"/>
            <w:shd w:val="clear" w:color="auto" w:fill="000000" w:themeFill="text1"/>
          </w:tcPr>
          <w:p w:rsidRPr="005424B9" w:rsidR="00431200" w:rsidP="000D596E" w:rsidRDefault="00431200" w14:paraId="15AA1398" w14:textId="77777777">
            <w:pPr>
              <w:pStyle w:val="TableText10HeaderCenter"/>
              <w:rPr>
                <w:rFonts w:ascii="Calibri" w:hAnsi="Calibri" w:cs="Calibri"/>
                <w:b w:val="0"/>
                <w:szCs w:val="20"/>
              </w:rPr>
            </w:pPr>
            <w:r w:rsidRPr="005424B9">
              <w:rPr>
                <w:rFonts w:ascii="Calibri" w:hAnsi="Calibri" w:cs="Calibri"/>
                <w:szCs w:val="20"/>
              </w:rPr>
              <w:t>Type</w:t>
            </w:r>
          </w:p>
        </w:tc>
        <w:tc>
          <w:tcPr>
            <w:tcW w:w="973" w:type="dxa"/>
            <w:shd w:val="clear" w:color="auto" w:fill="000000" w:themeFill="text1"/>
          </w:tcPr>
          <w:p w:rsidRPr="005424B9" w:rsidR="00431200" w:rsidP="000D596E" w:rsidRDefault="00431200" w14:paraId="38BE7387" w14:textId="77777777">
            <w:pPr>
              <w:pStyle w:val="TableText10HeaderCenter"/>
              <w:rPr>
                <w:rFonts w:ascii="Calibri" w:hAnsi="Calibri" w:cs="Calibri"/>
                <w:b w:val="0"/>
                <w:szCs w:val="20"/>
              </w:rPr>
            </w:pPr>
            <w:r w:rsidRPr="005424B9">
              <w:rPr>
                <w:rFonts w:ascii="Calibri" w:hAnsi="Calibri" w:cs="Calibri"/>
                <w:szCs w:val="20"/>
              </w:rPr>
              <w:t>Required</w:t>
            </w:r>
          </w:p>
        </w:tc>
        <w:tc>
          <w:tcPr>
            <w:tcW w:w="5158" w:type="dxa"/>
            <w:shd w:val="clear" w:color="auto" w:fill="000000" w:themeFill="text1"/>
          </w:tcPr>
          <w:p w:rsidRPr="005424B9" w:rsidR="00431200" w:rsidP="000D596E" w:rsidRDefault="00431200" w14:paraId="7D62DC8E" w14:textId="77777777">
            <w:pPr>
              <w:pStyle w:val="TableText10HeaderCenter"/>
              <w:rPr>
                <w:rFonts w:ascii="Calibri" w:hAnsi="Calibri" w:cs="Calibri"/>
                <w:b w:val="0"/>
                <w:szCs w:val="20"/>
              </w:rPr>
            </w:pPr>
            <w:r w:rsidRPr="005424B9">
              <w:rPr>
                <w:rFonts w:ascii="Calibri" w:hAnsi="Calibri" w:cs="Calibri"/>
                <w:szCs w:val="20"/>
              </w:rPr>
              <w:t>Description</w:t>
            </w:r>
          </w:p>
        </w:tc>
      </w:tr>
      <w:tr w:rsidRPr="00605064" w:rsidR="00431200" w:rsidTr="0AD044C0" w14:paraId="6BEA99F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1CE0C46A"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course</w:t>
            </w:r>
          </w:p>
        </w:tc>
        <w:tc>
          <w:tcPr>
            <w:tcW w:w="116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75DBC8B5"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String</w:t>
            </w:r>
          </w:p>
        </w:tc>
        <w:tc>
          <w:tcPr>
            <w:tcW w:w="9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0BAFBC6C"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5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FDC27AA" w14:textId="77777777">
            <w:pPr>
              <w:pStyle w:val="TableText10"/>
              <w:rPr>
                <w:rFonts w:ascii="Calibri" w:hAnsi="Calibri" w:cs="Calibri" w:eastAsiaTheme="minorHAnsi"/>
                <w:szCs w:val="20"/>
                <w:lang w:val="en-GB"/>
              </w:rPr>
            </w:pPr>
            <w:r w:rsidRPr="005424B9">
              <w:rPr>
                <w:rFonts w:ascii="Calibri" w:hAnsi="Calibri" w:cs="Calibri" w:eastAsiaTheme="minorHAnsi"/>
                <w:szCs w:val="20"/>
              </w:rPr>
              <w:t>Name of the Course</w:t>
            </w:r>
          </w:p>
        </w:tc>
      </w:tr>
      <w:tr w:rsidRPr="00605064" w:rsidR="00431200" w:rsidTr="0AD044C0" w14:paraId="1C8339B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2"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2220B60D"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ncesCIPCode</w:t>
            </w:r>
          </w:p>
        </w:tc>
        <w:tc>
          <w:tcPr>
            <w:tcW w:w="1165"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BF4E22B"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Number</w:t>
            </w:r>
          </w:p>
        </w:tc>
        <w:tc>
          <w:tcPr>
            <w:tcW w:w="973"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5C957678"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No</w:t>
            </w:r>
          </w:p>
        </w:tc>
        <w:tc>
          <w:tcPr>
            <w:tcW w:w="5158" w:type="dxa"/>
            <w:tcBorders>
              <w:top w:val="single" w:color="auto" w:sz="4" w:space="0"/>
              <w:left w:val="single" w:color="auto" w:sz="4" w:space="0"/>
              <w:bottom w:val="single" w:color="auto" w:sz="4" w:space="0"/>
              <w:right w:val="single" w:color="auto" w:sz="4" w:space="0"/>
            </w:tcBorders>
          </w:tcPr>
          <w:p w:rsidRPr="005424B9" w:rsidR="00431200" w:rsidP="000D596E" w:rsidRDefault="00431200" w14:paraId="6CEEB42E" w14:textId="77777777">
            <w:pPr>
              <w:pStyle w:val="TableText10"/>
              <w:rPr>
                <w:rFonts w:ascii="Calibri" w:hAnsi="Calibri" w:cs="Calibri" w:eastAsiaTheme="minorHAnsi"/>
                <w:szCs w:val="20"/>
                <w:lang w:val="en-GB"/>
              </w:rPr>
            </w:pPr>
            <w:r w:rsidRPr="005424B9">
              <w:rPr>
                <w:rFonts w:ascii="Calibri" w:hAnsi="Calibri" w:cs="Calibri" w:eastAsiaTheme="minorHAnsi"/>
                <w:szCs w:val="20"/>
                <w:lang w:val="en-GB"/>
              </w:rPr>
              <w:t>Six-digit code</w:t>
            </w:r>
          </w:p>
        </w:tc>
      </w:tr>
      <w:tr w:rsidRPr="00605064" w:rsidR="006E6F23" w:rsidTr="0AD044C0" w14:paraId="3457E73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62"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47433DB5" w14:textId="3B9C1A09">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source</w:t>
            </w:r>
          </w:p>
        </w:tc>
        <w:tc>
          <w:tcPr>
            <w:tcW w:w="1165"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79A31C39" w14:textId="6E9F9E10">
            <w:pPr>
              <w:pStyle w:val="TableText10"/>
              <w:rPr>
                <w:rFonts w:ascii="Calibri" w:hAnsi="Calibri" w:eastAsia="Calibri" w:cs="Calibri"/>
                <w:color w:val="000000" w:themeColor="text1"/>
                <w:szCs w:val="20"/>
                <w:lang w:val="en-GB"/>
              </w:rPr>
            </w:pPr>
            <w:r w:rsidRPr="005424B9">
              <w:rPr>
                <w:rFonts w:ascii="Calibri" w:hAnsi="Calibri" w:eastAsia="Calibri" w:cs="Calibri"/>
                <w:color w:val="000000" w:themeColor="text1"/>
                <w:szCs w:val="20"/>
                <w:lang w:val="en-GB"/>
              </w:rPr>
              <w:t>String</w:t>
            </w:r>
          </w:p>
        </w:tc>
        <w:tc>
          <w:tcPr>
            <w:tcW w:w="973"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017E9DE3" w14:textId="7C7FC0FF">
            <w:pPr>
              <w:pStyle w:val="TableText10"/>
              <w:rPr>
                <w:rFonts w:ascii="Calibri" w:hAnsi="Calibri" w:eastAsia="Calibri" w:cs="Calibri"/>
                <w:szCs w:val="20"/>
                <w:lang w:val="en-GB"/>
              </w:rPr>
            </w:pPr>
            <w:r w:rsidRPr="005424B9">
              <w:rPr>
                <w:rFonts w:ascii="Calibri" w:hAnsi="Calibri" w:eastAsia="Calibri" w:cs="Calibri"/>
                <w:szCs w:val="20"/>
                <w:lang w:val="en-GB"/>
              </w:rPr>
              <w:t>Yes</w:t>
            </w:r>
          </w:p>
        </w:tc>
        <w:tc>
          <w:tcPr>
            <w:tcW w:w="5158" w:type="dxa"/>
            <w:tcBorders>
              <w:top w:val="single" w:color="auto" w:sz="4" w:space="0"/>
              <w:left w:val="single" w:color="auto" w:sz="4" w:space="0"/>
              <w:bottom w:val="single" w:color="auto" w:sz="4" w:space="0"/>
              <w:right w:val="single" w:color="auto" w:sz="4" w:space="0"/>
            </w:tcBorders>
          </w:tcPr>
          <w:p w:rsidRPr="005424B9" w:rsidR="00437ACB" w:rsidP="00437ACB" w:rsidRDefault="00437ACB" w14:paraId="4CBD9665" w14:textId="77777777">
            <w:pPr>
              <w:pStyle w:val="TableText10"/>
              <w:rPr>
                <w:rFonts w:ascii="Calibri" w:hAnsi="Calibri" w:eastAsia="Calibri" w:cs="Calibri"/>
                <w:color w:val="000000" w:themeColor="text1"/>
                <w:szCs w:val="20"/>
              </w:rPr>
            </w:pPr>
            <w:r w:rsidRPr="005424B9">
              <w:rPr>
                <w:rFonts w:ascii="Calibri" w:hAnsi="Calibri" w:eastAsia="Calibri" w:cs="Calibri"/>
                <w:color w:val="000000" w:themeColor="text1"/>
                <w:szCs w:val="20"/>
                <w:lang w:val="en-GB"/>
              </w:rPr>
              <w:t xml:space="preserve">Source System: </w:t>
            </w:r>
            <w:r w:rsidRPr="005424B9">
              <w:rPr>
                <w:rFonts w:ascii="Calibri" w:hAnsi="Calibri" w:eastAsia="Calibri" w:cs="Calibri"/>
                <w:color w:val="000000" w:themeColor="text1"/>
                <w:szCs w:val="20"/>
              </w:rPr>
              <w:t>The system that MWRP received this data from (could be "MWRP" if the data was uploaded to MWRP).</w:t>
            </w:r>
            <w:r w:rsidRPr="005424B9">
              <w:rPr>
                <w:rFonts w:ascii="Calibri" w:hAnsi="Calibri" w:eastAsia="Calibri" w:cs="Calibri"/>
                <w:color w:val="000000" w:themeColor="text1"/>
                <w:szCs w:val="20"/>
                <w:lang w:val="en-GB"/>
              </w:rPr>
              <w:t xml:space="preserve"> </w:t>
            </w:r>
          </w:p>
          <w:p w:rsidRPr="005424B9" w:rsidR="006E6F23" w:rsidDel="547EDEB1" w:rsidP="31714CD1" w:rsidRDefault="006E6F23" w14:paraId="717BC595" w14:textId="6857E229">
            <w:pPr>
              <w:pStyle w:val="TableText10"/>
              <w:rPr>
                <w:rFonts w:ascii="Calibri" w:hAnsi="Calibri" w:eastAsia="Calibri" w:cs="Calibri"/>
                <w:szCs w:val="20"/>
                <w:lang w:val="en-GB"/>
              </w:rPr>
            </w:pPr>
            <w:r w:rsidRPr="005424B9">
              <w:rPr>
                <w:rFonts w:ascii="Calibri" w:hAnsi="Calibri" w:eastAsia="Calibri" w:cs="Calibri"/>
                <w:szCs w:val="20"/>
                <w:lang w:val="en-GB"/>
              </w:rPr>
              <w:t>Eg: VaCMS</w:t>
            </w:r>
          </w:p>
        </w:tc>
      </w:tr>
      <w:tr w:rsidRPr="00605064" w:rsidR="006E6F23" w:rsidTr="0AD044C0" w14:paraId="62A9C82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62" w:type="dxa"/>
            <w:tcBorders>
              <w:top w:val="single" w:color="auto" w:sz="4" w:space="0"/>
              <w:left w:val="single" w:color="auto" w:sz="4" w:space="0"/>
              <w:bottom w:val="single" w:color="auto" w:sz="4" w:space="0"/>
              <w:right w:val="single" w:color="auto" w:sz="4" w:space="0"/>
            </w:tcBorders>
          </w:tcPr>
          <w:p w:rsidRPr="005424B9" w:rsidR="006E6F23" w:rsidP="31714CD1" w:rsidRDefault="00350920" w14:paraId="2B4DA7DC" w14:textId="15F75C55">
            <w:pPr>
              <w:pStyle w:val="TableText10"/>
              <w:rPr>
                <w:rFonts w:ascii="Calibri" w:hAnsi="Calibri" w:eastAsia="Calibri" w:cs="Calibri"/>
                <w:color w:val="000000" w:themeColor="text1"/>
                <w:szCs w:val="20"/>
                <w:lang w:val="en-GB"/>
              </w:rPr>
            </w:pPr>
            <w:r w:rsidRPr="005424B9">
              <w:rPr>
                <w:rFonts w:ascii="Calibri" w:hAnsi="Calibri" w:cs="Calibri" w:eastAsiaTheme="majorEastAsia"/>
                <w:szCs w:val="20"/>
                <w:lang w:val="en-GB"/>
              </w:rPr>
              <w:t>updateSw</w:t>
            </w:r>
          </w:p>
        </w:tc>
        <w:tc>
          <w:tcPr>
            <w:tcW w:w="1165"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5D2D60F6" w14:textId="322A389D">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String</w:t>
            </w:r>
          </w:p>
        </w:tc>
        <w:tc>
          <w:tcPr>
            <w:tcW w:w="973"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30EDA67E" w14:textId="18CAA9AB">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lang w:val="en-GB"/>
              </w:rPr>
              <w:t>No</w:t>
            </w:r>
          </w:p>
        </w:tc>
        <w:tc>
          <w:tcPr>
            <w:tcW w:w="5158" w:type="dxa"/>
            <w:tcBorders>
              <w:top w:val="single" w:color="auto" w:sz="4" w:space="0"/>
              <w:left w:val="single" w:color="auto" w:sz="4" w:space="0"/>
              <w:bottom w:val="single" w:color="auto" w:sz="4" w:space="0"/>
              <w:right w:val="single" w:color="auto" w:sz="4" w:space="0"/>
            </w:tcBorders>
          </w:tcPr>
          <w:p w:rsidR="00CC4C03" w:rsidP="00CC4C03" w:rsidRDefault="00CC4C03" w14:paraId="740CB2B8" w14:textId="77777777">
            <w:pPr>
              <w:pStyle w:val="TableText10"/>
              <w:rPr>
                <w:rFonts w:ascii="Calibri" w:hAnsi="Calibri" w:eastAsia="Calibri" w:cs="Calibri"/>
                <w:color w:val="000000" w:themeColor="text1"/>
              </w:rPr>
            </w:pPr>
            <w:r w:rsidRPr="0012190D">
              <w:rPr>
                <w:rFonts w:ascii="Calibri" w:hAnsi="Calibri" w:eastAsia="Calibri" w:cs="Calibri"/>
                <w:color w:val="000000" w:themeColor="text1"/>
              </w:rPr>
              <w:t xml:space="preserve">Indicates whether source-system data was updated within MWRP </w:t>
            </w:r>
          </w:p>
          <w:p w:rsidRPr="005424B9" w:rsidR="006E6F23" w:rsidDel="547EDEB1" w:rsidP="31714CD1" w:rsidRDefault="00CC4C03" w14:paraId="2819038C" w14:textId="0F161E17">
            <w:pPr>
              <w:pStyle w:val="TableText10"/>
              <w:rPr>
                <w:rFonts w:ascii="Calibri" w:hAnsi="Calibri" w:eastAsia="Calibri" w:cs="Calibri"/>
                <w:color w:val="0078D4"/>
                <w:szCs w:val="20"/>
                <w:u w:val="single"/>
                <w:lang w:val="en-GB"/>
              </w:rPr>
            </w:pPr>
            <w:r w:rsidRPr="0012190D">
              <w:rPr>
                <w:rFonts w:ascii="Calibri" w:hAnsi="Calibri" w:eastAsia="Calibri" w:cs="Calibri"/>
                <w:color w:val="000000" w:themeColor="text1"/>
              </w:rPr>
              <w:t>E.g.: 'Yes'/'No'</w:t>
            </w:r>
          </w:p>
        </w:tc>
      </w:tr>
      <w:tr w:rsidRPr="00605064" w:rsidR="006E6F23" w:rsidTr="0AD044C0" w14:paraId="171A7BD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262"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26718100" w14:textId="75AE3ED0">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rPr>
              <w:lastRenderedPageBreak/>
              <w:t xml:space="preserve">vaCMSSequenceNum </w:t>
            </w:r>
            <w:r w:rsidRPr="005424B9">
              <w:rPr>
                <w:rFonts w:ascii="Calibri" w:hAnsi="Calibri" w:cs="Calibri" w:eastAsiaTheme="majorEastAsia"/>
                <w:color w:val="000000" w:themeColor="text1"/>
                <w:szCs w:val="20"/>
                <w:lang w:val="en-GB"/>
              </w:rPr>
              <w:t>  </w:t>
            </w:r>
          </w:p>
        </w:tc>
        <w:tc>
          <w:tcPr>
            <w:tcW w:w="1165"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6B6EB33D" w14:textId="38AC95AB">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rPr>
              <w:t>String</w:t>
            </w:r>
            <w:r w:rsidRPr="005424B9">
              <w:rPr>
                <w:rFonts w:ascii="Calibri" w:hAnsi="Calibri" w:cs="Calibri" w:eastAsiaTheme="majorEastAsia"/>
                <w:color w:val="000000" w:themeColor="text1"/>
                <w:szCs w:val="20"/>
                <w:lang w:val="en-GB"/>
              </w:rPr>
              <w:t>  </w:t>
            </w:r>
          </w:p>
        </w:tc>
        <w:tc>
          <w:tcPr>
            <w:tcW w:w="973" w:type="dxa"/>
            <w:tcBorders>
              <w:top w:val="single" w:color="auto" w:sz="4" w:space="0"/>
              <w:left w:val="single" w:color="auto" w:sz="4" w:space="0"/>
              <w:bottom w:val="single" w:color="auto" w:sz="4" w:space="0"/>
              <w:right w:val="single" w:color="auto" w:sz="4" w:space="0"/>
            </w:tcBorders>
          </w:tcPr>
          <w:p w:rsidRPr="005424B9" w:rsidR="006E6F23" w:rsidP="31714CD1" w:rsidRDefault="006E6F23" w14:paraId="10DF2DFD" w14:textId="4FF68E5F">
            <w:pPr>
              <w:pStyle w:val="TableText10"/>
              <w:rPr>
                <w:rFonts w:ascii="Calibri" w:hAnsi="Calibri" w:eastAsia="Calibri" w:cs="Calibri"/>
                <w:color w:val="000000" w:themeColor="text1"/>
                <w:szCs w:val="20"/>
                <w:lang w:val="en-GB"/>
              </w:rPr>
            </w:pPr>
            <w:r w:rsidRPr="005424B9">
              <w:rPr>
                <w:rFonts w:ascii="Calibri" w:hAnsi="Calibri" w:cs="Calibri" w:eastAsiaTheme="majorEastAsia"/>
                <w:color w:val="000000" w:themeColor="text1"/>
                <w:szCs w:val="20"/>
              </w:rPr>
              <w:t>Yes</w:t>
            </w:r>
            <w:r w:rsidRPr="005424B9">
              <w:rPr>
                <w:rFonts w:ascii="Calibri" w:hAnsi="Calibri" w:cs="Calibri" w:eastAsiaTheme="majorEastAsia"/>
                <w:color w:val="000000" w:themeColor="text1"/>
                <w:szCs w:val="20"/>
                <w:lang w:val="en-GB"/>
              </w:rPr>
              <w:t>  </w:t>
            </w:r>
          </w:p>
        </w:tc>
        <w:tc>
          <w:tcPr>
            <w:tcW w:w="5158" w:type="dxa"/>
            <w:tcBorders>
              <w:top w:val="single" w:color="auto" w:sz="4" w:space="0"/>
              <w:left w:val="single" w:color="auto" w:sz="4" w:space="0"/>
              <w:bottom w:val="single" w:color="auto" w:sz="4" w:space="0"/>
              <w:right w:val="single" w:color="auto" w:sz="4" w:space="0"/>
            </w:tcBorders>
          </w:tcPr>
          <w:p w:rsidRPr="005424B9" w:rsidR="006E6F23" w:rsidDel="547EDEB1" w:rsidP="31714CD1" w:rsidRDefault="00726977" w14:paraId="5CF3FC14" w14:textId="0EF3B3C7">
            <w:pPr>
              <w:pStyle w:val="TableText10"/>
              <w:rPr>
                <w:rFonts w:ascii="Calibri" w:hAnsi="Calibri" w:eastAsia="Calibri" w:cs="Calibri"/>
                <w:color w:val="0078D4"/>
                <w:szCs w:val="20"/>
                <w:u w:val="single"/>
                <w:lang w:val="en-GB"/>
              </w:rPr>
            </w:pPr>
            <w:r>
              <w:rPr>
                <w:rStyle w:val="normaltextrun"/>
                <w:rFonts w:ascii="Calibri" w:hAnsi="Calibri" w:cs="Calibri"/>
                <w:color w:val="000000"/>
                <w:szCs w:val="20"/>
                <w:shd w:val="clear" w:color="auto" w:fill="FFFFFF"/>
              </w:rPr>
              <w:t>vaCMSSequenceNum is a unique number for each data set at the household level—for example, education records coming from VaCMS. Retain the sequence number when the data is updated in MWRP by customer/worker.</w:t>
            </w:r>
          </w:p>
        </w:tc>
      </w:tr>
    </w:tbl>
    <w:p w:rsidRPr="00605064" w:rsidR="009F60B1" w:rsidP="00605064" w:rsidRDefault="009F60B1" w14:paraId="38BE633A" w14:textId="6F577FA9">
      <w:pPr>
        <w:pStyle w:val="NoSpacing"/>
        <w:rPr>
          <w:rFonts w:ascii="Calibri" w:hAnsi="Calibri" w:cs="Calibri"/>
          <w:sz w:val="20"/>
          <w:szCs w:val="20"/>
        </w:rPr>
      </w:pPr>
    </w:p>
    <w:p w:rsidRPr="005424B9" w:rsidR="00B472AA" w:rsidP="00B70EEF" w:rsidRDefault="00B472AA" w14:paraId="09A78748" w14:textId="77777777">
      <w:pPr>
        <w:pStyle w:val="NoSpacing"/>
        <w:ind w:left="1440"/>
        <w:rPr>
          <w:rFonts w:ascii="Calibri" w:hAnsi="Calibri" w:cs="Calibri"/>
          <w:sz w:val="20"/>
          <w:szCs w:val="20"/>
        </w:rPr>
      </w:pPr>
    </w:p>
    <w:p w:rsidRPr="00605064" w:rsidR="00B472AA" w:rsidP="00B70EEF" w:rsidRDefault="00B472AA" w14:paraId="689FF82B" w14:textId="77777777">
      <w:pPr>
        <w:pStyle w:val="NoSpacing"/>
        <w:ind w:left="1440"/>
        <w:rPr>
          <w:rFonts w:ascii="Calibri" w:hAnsi="Calibri" w:cs="Calibri"/>
          <w:sz w:val="20"/>
          <w:szCs w:val="20"/>
        </w:rPr>
      </w:pPr>
    </w:p>
    <w:p w:rsidRPr="00643904" w:rsidR="0016156D" w:rsidP="00A86453" w:rsidRDefault="1764B02F" w14:paraId="1CEF3129" w14:textId="2C1BD4D3">
      <w:pPr>
        <w:ind w:right="162"/>
        <w:rPr>
          <w:rFonts w:ascii="Calibri" w:hAnsi="Calibri" w:cs="Calibri"/>
          <w:sz w:val="20"/>
          <w:szCs w:val="20"/>
        </w:rPr>
      </w:pPr>
      <w:r w:rsidRPr="00643904">
        <w:rPr>
          <w:rFonts w:ascii="Calibri" w:hAnsi="Calibri" w:cs="Calibri"/>
          <w:sz w:val="20"/>
          <w:szCs w:val="20"/>
        </w:rPr>
        <w:t xml:space="preserve">EDWS: </w:t>
      </w:r>
      <w:r w:rsidRPr="00643904" w:rsidR="7C39201C">
        <w:rPr>
          <w:rFonts w:ascii="Calibri" w:hAnsi="Calibri" w:cs="Calibri"/>
          <w:sz w:val="20"/>
          <w:szCs w:val="20"/>
        </w:rPr>
        <w:t xml:space="preserve">Acknowledgement Response — </w:t>
      </w:r>
      <w:r w:rsidRPr="00643904" w:rsidR="2C7FBABA">
        <w:rPr>
          <w:rFonts w:ascii="Calibri" w:hAnsi="Calibri" w:cs="Calibri"/>
          <w:sz w:val="20"/>
          <w:szCs w:val="20"/>
        </w:rPr>
        <w:t>ED</w:t>
      </w:r>
      <w:r w:rsidRPr="00643904" w:rsidR="05EAFD64">
        <w:rPr>
          <w:rFonts w:ascii="Calibri" w:hAnsi="Calibri" w:cs="Calibri"/>
          <w:sz w:val="20"/>
          <w:szCs w:val="20"/>
        </w:rPr>
        <w:t>W</w:t>
      </w:r>
      <w:r w:rsidRPr="00643904" w:rsidR="7AE77D75">
        <w:rPr>
          <w:rFonts w:ascii="Calibri" w:hAnsi="Calibri" w:cs="Calibri"/>
          <w:sz w:val="20"/>
          <w:szCs w:val="20"/>
        </w:rPr>
        <w:t>S</w:t>
      </w:r>
      <w:r w:rsidRPr="00643904" w:rsidR="7C39201C">
        <w:rPr>
          <w:rFonts w:ascii="Calibri" w:hAnsi="Calibri" w:cs="Calibri"/>
          <w:sz w:val="20"/>
          <w:szCs w:val="20"/>
        </w:rPr>
        <w:t xml:space="preserve"> to </w:t>
      </w:r>
      <w:r w:rsidRPr="00643904" w:rsidR="32ADAC80">
        <w:rPr>
          <w:rFonts w:ascii="Calibri" w:hAnsi="Calibri" w:cs="Calibri"/>
          <w:sz w:val="20"/>
          <w:szCs w:val="20"/>
        </w:rPr>
        <w:t>MWRP</w:t>
      </w:r>
      <w:r w:rsidRPr="00643904" w:rsidR="7C39201C">
        <w:rPr>
          <w:rFonts w:ascii="Calibri" w:hAnsi="Calibri" w:cs="Calibri"/>
          <w:sz w:val="20"/>
          <w:szCs w:val="20"/>
        </w:rPr>
        <w:t xml:space="preserve"> (Success)</w:t>
      </w:r>
    </w:p>
    <w:p w:rsidRPr="00605064" w:rsidR="0016156D" w:rsidP="00A86453" w:rsidRDefault="0067539B" w14:paraId="1F3DC4FE" w14:textId="041D6CA1">
      <w:pPr>
        <w:rPr>
          <w:rFonts w:ascii="Calibri" w:hAnsi="Calibri" w:cs="Calibri"/>
          <w:sz w:val="20"/>
          <w:szCs w:val="20"/>
        </w:rPr>
      </w:pPr>
      <w:r w:rsidRPr="00605064">
        <w:rPr>
          <w:rFonts w:ascii="Calibri" w:hAnsi="Calibri" w:cs="Calibri"/>
          <w:sz w:val="20"/>
          <w:szCs w:val="20"/>
        </w:rPr>
        <w:t xml:space="preserve">When </w:t>
      </w:r>
      <w:r w:rsidRPr="00605064" w:rsidR="00202DA4">
        <w:rPr>
          <w:rFonts w:ascii="Calibri" w:hAnsi="Calibri" w:cs="Calibri"/>
          <w:sz w:val="20"/>
          <w:szCs w:val="20"/>
        </w:rPr>
        <w:t>DW</w:t>
      </w:r>
      <w:r w:rsidRPr="00605064">
        <w:rPr>
          <w:rFonts w:ascii="Calibri" w:hAnsi="Calibri" w:cs="Calibri"/>
          <w:sz w:val="20"/>
          <w:szCs w:val="20"/>
        </w:rPr>
        <w:t xml:space="preserve"> successfully receives and validates the </w:t>
      </w:r>
      <w:r w:rsidRPr="00605064" w:rsidR="000C5829">
        <w:rPr>
          <w:rFonts w:ascii="Calibri" w:hAnsi="Calibri" w:cs="Calibri"/>
          <w:sz w:val="20"/>
          <w:szCs w:val="20"/>
        </w:rPr>
        <w:t>MWRP</w:t>
      </w:r>
      <w:r w:rsidRPr="00605064">
        <w:rPr>
          <w:rFonts w:ascii="Calibri" w:hAnsi="Calibri" w:cs="Calibri"/>
          <w:sz w:val="20"/>
          <w:szCs w:val="20"/>
        </w:rPr>
        <w:t xml:space="preserve"> verification request, it returns an HTTP 200 acknowledgement synchronously. </w:t>
      </w:r>
    </w:p>
    <w:p w:rsidRPr="00605064" w:rsidR="00A93E5D" w:rsidP="009F60B1" w:rsidRDefault="00A93E5D" w14:paraId="3157BA5B" w14:textId="77777777">
      <w:pPr>
        <w:ind w:left="1800"/>
        <w:rPr>
          <w:rFonts w:ascii="Calibri" w:hAnsi="Calibri" w:cs="Calibri"/>
          <w:sz w:val="20"/>
          <w:szCs w:val="20"/>
        </w:rPr>
      </w:pPr>
    </w:p>
    <w:p w:rsidRPr="00605064" w:rsidR="0016156D" w:rsidP="00605064" w:rsidRDefault="0067539B" w14:paraId="65461552" w14:textId="00B491C6">
      <w:pPr>
        <w:rPr>
          <w:rFonts w:ascii="Calibri" w:hAnsi="Calibri" w:cs="Calibri"/>
          <w:b/>
          <w:sz w:val="20"/>
          <w:szCs w:val="20"/>
        </w:rPr>
      </w:pPr>
      <w:r w:rsidRPr="00605064">
        <w:rPr>
          <w:rFonts w:ascii="Calibri" w:hAnsi="Calibri" w:cs="Calibri"/>
          <w:b/>
          <w:sz w:val="20"/>
          <w:szCs w:val="20"/>
        </w:rPr>
        <w:t>Response Body — Cep</w:t>
      </w:r>
      <w:r w:rsidRPr="00605064" w:rsidR="00202DA4">
        <w:rPr>
          <w:rFonts w:ascii="Calibri" w:hAnsi="Calibri" w:cs="Calibri"/>
          <w:b/>
          <w:sz w:val="20"/>
          <w:szCs w:val="20"/>
        </w:rPr>
        <w:t>DW</w:t>
      </w:r>
      <w:r w:rsidRPr="00605064">
        <w:rPr>
          <w:rFonts w:ascii="Calibri" w:hAnsi="Calibri" w:cs="Calibri"/>
          <w:b/>
          <w:sz w:val="20"/>
          <w:szCs w:val="20"/>
        </w:rPr>
        <w:t>AckResponseDTO</w:t>
      </w:r>
    </w:p>
    <w:tbl>
      <w:tblPr>
        <w:tblW w:w="94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99"/>
        <w:gridCol w:w="2224"/>
        <w:gridCol w:w="973"/>
        <w:gridCol w:w="3754"/>
      </w:tblGrid>
      <w:tr w:rsidRPr="00605064" w:rsidR="009F60B1" w:rsidTr="016D1326" w14:paraId="13D2BDD8" w14:textId="77777777">
        <w:trPr>
          <w:cantSplit/>
          <w:tblHeader/>
        </w:trPr>
        <w:tc>
          <w:tcPr>
            <w:tcW w:w="2579" w:type="dxa"/>
            <w:shd w:val="clear" w:color="auto" w:fill="000000" w:themeFill="text1"/>
          </w:tcPr>
          <w:p w:rsidRPr="00605064" w:rsidR="009F60B1" w:rsidRDefault="009F60B1" w14:paraId="363249B0" w14:textId="77777777">
            <w:pPr>
              <w:pStyle w:val="TableText10HeaderCenter"/>
              <w:rPr>
                <w:rFonts w:ascii="Calibri" w:hAnsi="Calibri" w:cs="Calibri"/>
                <w:b w:val="0"/>
                <w:szCs w:val="20"/>
              </w:rPr>
            </w:pPr>
            <w:r w:rsidRPr="00605064">
              <w:rPr>
                <w:rFonts w:ascii="Calibri" w:hAnsi="Calibri" w:cs="Calibri"/>
                <w:szCs w:val="20"/>
              </w:rPr>
              <w:t>Field</w:t>
            </w:r>
          </w:p>
        </w:tc>
        <w:tc>
          <w:tcPr>
            <w:tcW w:w="2277" w:type="dxa"/>
            <w:shd w:val="clear" w:color="auto" w:fill="000000" w:themeFill="text1"/>
          </w:tcPr>
          <w:p w:rsidRPr="00605064" w:rsidR="009F60B1" w:rsidRDefault="009F60B1" w14:paraId="4241BEDA" w14:textId="77777777">
            <w:pPr>
              <w:pStyle w:val="TableText10HeaderCenter"/>
              <w:rPr>
                <w:rFonts w:ascii="Calibri" w:hAnsi="Calibri" w:cs="Calibri"/>
                <w:b w:val="0"/>
                <w:szCs w:val="20"/>
              </w:rPr>
            </w:pPr>
            <w:r w:rsidRPr="00605064">
              <w:rPr>
                <w:rFonts w:ascii="Calibri" w:hAnsi="Calibri" w:cs="Calibri"/>
                <w:szCs w:val="20"/>
              </w:rPr>
              <w:t>Type</w:t>
            </w:r>
          </w:p>
        </w:tc>
        <w:tc>
          <w:tcPr>
            <w:tcW w:w="274" w:type="dxa"/>
            <w:shd w:val="clear" w:color="auto" w:fill="000000" w:themeFill="text1"/>
          </w:tcPr>
          <w:p w:rsidRPr="00605064" w:rsidR="009F60B1" w:rsidRDefault="009F60B1" w14:paraId="6F4389D5" w14:textId="77777777">
            <w:pPr>
              <w:pStyle w:val="TableText10HeaderCenter"/>
              <w:rPr>
                <w:rFonts w:ascii="Calibri" w:hAnsi="Calibri" w:cs="Calibri"/>
                <w:b w:val="0"/>
                <w:szCs w:val="20"/>
              </w:rPr>
            </w:pPr>
            <w:r w:rsidRPr="00605064">
              <w:rPr>
                <w:rFonts w:ascii="Calibri" w:hAnsi="Calibri" w:cs="Calibri"/>
                <w:szCs w:val="20"/>
              </w:rPr>
              <w:t>Required</w:t>
            </w:r>
          </w:p>
        </w:tc>
        <w:tc>
          <w:tcPr>
            <w:tcW w:w="4320" w:type="dxa"/>
            <w:shd w:val="clear" w:color="auto" w:fill="000000" w:themeFill="text1"/>
          </w:tcPr>
          <w:p w:rsidRPr="00605064" w:rsidR="009F60B1" w:rsidRDefault="009F60B1" w14:paraId="0D0BAC04" w14:textId="77777777">
            <w:pPr>
              <w:pStyle w:val="TableText10HeaderCenter"/>
              <w:rPr>
                <w:rFonts w:ascii="Calibri" w:hAnsi="Calibri" w:cs="Calibri"/>
                <w:b w:val="0"/>
                <w:szCs w:val="20"/>
              </w:rPr>
            </w:pPr>
            <w:r w:rsidRPr="00605064">
              <w:rPr>
                <w:rFonts w:ascii="Calibri" w:hAnsi="Calibri" w:cs="Calibri"/>
                <w:szCs w:val="20"/>
              </w:rPr>
              <w:t>Description</w:t>
            </w:r>
          </w:p>
        </w:tc>
      </w:tr>
      <w:tr w:rsidRPr="00605064" w:rsidR="009F60B1" w:rsidTr="016D1326" w14:paraId="27B4133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79"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16C9B747" w14:textId="68BE77CF">
            <w:pPr>
              <w:pStyle w:val="TableText10"/>
              <w:rPr>
                <w:rFonts w:ascii="Calibri" w:hAnsi="Calibri" w:cs="Calibri" w:eastAsiaTheme="minorHAnsi"/>
                <w:szCs w:val="20"/>
                <w:lang w:val="en-GB"/>
              </w:rPr>
            </w:pPr>
            <w:r w:rsidRPr="00605064">
              <w:rPr>
                <w:rFonts w:ascii="Calibri" w:hAnsi="Calibri" w:cs="Calibri" w:eastAsiaTheme="minorHAnsi"/>
                <w:szCs w:val="20"/>
                <w:lang w:val="en-GB"/>
              </w:rPr>
              <w:t>requestSequenceNumber</w:t>
            </w:r>
          </w:p>
        </w:tc>
        <w:tc>
          <w:tcPr>
            <w:tcW w:w="2277"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5388CDEC" w14:textId="271C02A5">
            <w:pPr>
              <w:pStyle w:val="TableText10"/>
              <w:rPr>
                <w:rFonts w:ascii="Calibri" w:hAnsi="Calibri" w:cs="Calibri" w:eastAsiaTheme="minorHAnsi"/>
                <w:szCs w:val="20"/>
                <w:lang w:val="en-GB"/>
              </w:rPr>
            </w:pPr>
            <w:r w:rsidRPr="00605064">
              <w:rPr>
                <w:rFonts w:ascii="Calibri" w:hAnsi="Calibri" w:cs="Calibri" w:eastAsiaTheme="minorHAnsi"/>
                <w:szCs w:val="20"/>
                <w:lang w:val="en-GB"/>
              </w:rPr>
              <w:t>Integer</w:t>
            </w:r>
          </w:p>
        </w:tc>
        <w:tc>
          <w:tcPr>
            <w:tcW w:w="274"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4250BA3D"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320" w:type="dxa"/>
            <w:tcBorders>
              <w:top w:val="single" w:color="auto" w:sz="4" w:space="0"/>
              <w:left w:val="single" w:color="auto" w:sz="4" w:space="0"/>
              <w:bottom w:val="single" w:color="auto" w:sz="4" w:space="0"/>
              <w:right w:val="single" w:color="auto" w:sz="4" w:space="0"/>
            </w:tcBorders>
          </w:tcPr>
          <w:p w:rsidRPr="00605064" w:rsidR="009F60B1" w:rsidP="009F60B1" w:rsidRDefault="00C742B2" w14:paraId="2E059864" w14:textId="1A923EE0">
            <w:pPr>
              <w:pStyle w:val="TableText10"/>
              <w:rPr>
                <w:rFonts w:ascii="Calibri" w:hAnsi="Calibri" w:cs="Calibri" w:eastAsiaTheme="minorHAnsi"/>
                <w:szCs w:val="20"/>
                <w:lang w:val="en-GB"/>
              </w:rPr>
            </w:pPr>
            <w:r w:rsidRPr="00C742B2">
              <w:rPr>
                <w:rFonts w:ascii="Calibri" w:hAnsi="Calibri" w:cs="Calibri" w:eastAsiaTheme="minorHAnsi"/>
                <w:szCs w:val="20"/>
                <w:lang w:val="en-GB"/>
              </w:rPr>
              <w:t xml:space="preserve">RequestSequenceNumber is </w:t>
            </w:r>
            <w:r>
              <w:rPr>
                <w:rFonts w:ascii="Calibri" w:hAnsi="Calibri" w:cs="Calibri" w:eastAsiaTheme="minorHAnsi"/>
                <w:szCs w:val="20"/>
                <w:lang w:val="en-GB"/>
              </w:rPr>
              <w:t xml:space="preserve">a </w:t>
            </w:r>
            <w:r w:rsidRPr="00C742B2">
              <w:rPr>
                <w:rFonts w:ascii="Calibri" w:hAnsi="Calibri" w:cs="Calibri" w:eastAsiaTheme="minorHAnsi"/>
                <w:szCs w:val="20"/>
                <w:lang w:val="en-GB"/>
              </w:rPr>
              <w:t xml:space="preserve">unique number for </w:t>
            </w:r>
            <w:r>
              <w:rPr>
                <w:rFonts w:ascii="Calibri" w:hAnsi="Calibri" w:cs="Calibri" w:eastAsiaTheme="minorHAnsi"/>
                <w:szCs w:val="20"/>
                <w:lang w:val="en-GB"/>
              </w:rPr>
              <w:t xml:space="preserve">the </w:t>
            </w:r>
            <w:r w:rsidRPr="00C742B2">
              <w:rPr>
                <w:rFonts w:ascii="Calibri" w:hAnsi="Calibri" w:cs="Calibri" w:eastAsiaTheme="minorHAnsi"/>
                <w:szCs w:val="20"/>
                <w:lang w:val="en-GB"/>
              </w:rPr>
              <w:t xml:space="preserve">entire household </w:t>
            </w:r>
            <w:r>
              <w:rPr>
                <w:rFonts w:ascii="Calibri" w:hAnsi="Calibri" w:cs="Calibri" w:eastAsiaTheme="minorHAnsi"/>
                <w:szCs w:val="20"/>
                <w:lang w:val="en-GB"/>
              </w:rPr>
              <w:t>received in the</w:t>
            </w:r>
            <w:r w:rsidRPr="00C742B2">
              <w:rPr>
                <w:rFonts w:ascii="Calibri" w:hAnsi="Calibri" w:cs="Calibri" w:eastAsiaTheme="minorHAnsi"/>
                <w:szCs w:val="20"/>
                <w:lang w:val="en-GB"/>
              </w:rPr>
              <w:t xml:space="preserve"> request.</w:t>
            </w:r>
          </w:p>
        </w:tc>
      </w:tr>
      <w:tr w:rsidRPr="00605064" w:rsidR="009F60B1" w:rsidTr="016D1326" w14:paraId="5872298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79"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4250F0A1" w14:textId="67F8F2EB">
            <w:pPr>
              <w:pStyle w:val="TableText10"/>
              <w:rPr>
                <w:rFonts w:ascii="Calibri" w:hAnsi="Calibri" w:cs="Calibri" w:eastAsiaTheme="minorHAnsi"/>
                <w:szCs w:val="20"/>
                <w:lang w:val="en-GB"/>
              </w:rPr>
            </w:pPr>
            <w:r w:rsidRPr="00605064">
              <w:rPr>
                <w:rFonts w:ascii="Calibri" w:hAnsi="Calibri" w:cs="Calibri" w:eastAsiaTheme="minorHAnsi"/>
                <w:szCs w:val="20"/>
                <w:lang w:val="en-GB"/>
              </w:rPr>
              <w:t>stateId</w:t>
            </w:r>
          </w:p>
        </w:tc>
        <w:tc>
          <w:tcPr>
            <w:tcW w:w="2277"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362C2250" w14:textId="1C3375A2">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274"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562D1806"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320"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1AFF8A87" w14:textId="3299D77E">
            <w:pPr>
              <w:pStyle w:val="TableText10"/>
              <w:rPr>
                <w:rFonts w:ascii="Calibri" w:hAnsi="Calibri" w:cs="Calibri" w:eastAsiaTheme="minorHAnsi"/>
                <w:szCs w:val="20"/>
                <w:lang w:val="en-GB"/>
              </w:rPr>
            </w:pPr>
            <w:r w:rsidRPr="00605064">
              <w:rPr>
                <w:rFonts w:ascii="Calibri" w:hAnsi="Calibri" w:cs="Calibri" w:eastAsiaTheme="minorHAnsi"/>
                <w:szCs w:val="20"/>
                <w:lang w:val="en-GB"/>
              </w:rPr>
              <w:t>Two-character state identifier echoed from the request</w:t>
            </w:r>
          </w:p>
        </w:tc>
      </w:tr>
      <w:tr w:rsidRPr="00605064" w:rsidR="009F60B1" w:rsidTr="016D1326" w14:paraId="77E836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79"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2EB0A4CB" w14:textId="629149FF">
            <w:pPr>
              <w:pStyle w:val="TableText10"/>
              <w:rPr>
                <w:rFonts w:ascii="Calibri" w:hAnsi="Calibri" w:cs="Calibri" w:eastAsiaTheme="minorHAnsi"/>
                <w:szCs w:val="20"/>
                <w:lang w:val="en-GB"/>
              </w:rPr>
            </w:pPr>
            <w:r w:rsidRPr="00605064">
              <w:rPr>
                <w:rFonts w:ascii="Calibri" w:hAnsi="Calibri" w:cs="Calibri" w:eastAsiaTheme="minorHAnsi"/>
                <w:szCs w:val="20"/>
                <w:lang w:val="en-GB"/>
              </w:rPr>
              <w:t>requestSource</w:t>
            </w:r>
          </w:p>
        </w:tc>
        <w:tc>
          <w:tcPr>
            <w:tcW w:w="2277"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49AEDDC8" w14:textId="2F3138ED">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274"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547F19EC"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320"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2B124B87" w14:textId="602936C7">
            <w:pPr>
              <w:pStyle w:val="TableText10"/>
              <w:rPr>
                <w:rFonts w:ascii="Calibri" w:hAnsi="Calibri" w:cs="Calibri" w:eastAsiaTheme="minorHAnsi"/>
                <w:szCs w:val="20"/>
                <w:lang w:val="en-GB"/>
              </w:rPr>
            </w:pPr>
            <w:r w:rsidRPr="00605064">
              <w:rPr>
                <w:rFonts w:ascii="Calibri" w:hAnsi="Calibri" w:cs="Calibri" w:eastAsiaTheme="minorHAnsi"/>
                <w:szCs w:val="20"/>
                <w:lang w:val="en-GB"/>
              </w:rPr>
              <w:t>Source system identifier echoed from the request</w:t>
            </w:r>
          </w:p>
        </w:tc>
      </w:tr>
      <w:tr w:rsidRPr="00605064" w:rsidR="009F60B1" w:rsidTr="016D1326" w14:paraId="735CC0B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79"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228E68D3" w14:textId="516039F8">
            <w:pPr>
              <w:pStyle w:val="TableText10"/>
              <w:rPr>
                <w:rFonts w:ascii="Calibri" w:hAnsi="Calibri" w:cs="Calibri" w:eastAsiaTheme="minorHAnsi"/>
                <w:szCs w:val="20"/>
                <w:lang w:val="en-GB"/>
              </w:rPr>
            </w:pPr>
            <w:r w:rsidRPr="00605064">
              <w:rPr>
                <w:rFonts w:ascii="Calibri" w:hAnsi="Calibri" w:cs="Calibri" w:eastAsiaTheme="minorHAnsi"/>
                <w:szCs w:val="20"/>
                <w:lang w:val="en-GB"/>
              </w:rPr>
              <w:t>acknowledgement</w:t>
            </w:r>
          </w:p>
        </w:tc>
        <w:tc>
          <w:tcPr>
            <w:tcW w:w="2277"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4C582FB5" w14:textId="5E24BDDB">
            <w:pPr>
              <w:pStyle w:val="TableText10"/>
              <w:rPr>
                <w:rFonts w:ascii="Calibri" w:hAnsi="Calibri" w:cs="Calibri" w:eastAsiaTheme="minorHAnsi"/>
                <w:szCs w:val="20"/>
                <w:lang w:val="en-GB"/>
              </w:rPr>
            </w:pPr>
            <w:r w:rsidRPr="00605064">
              <w:rPr>
                <w:rFonts w:ascii="Calibri" w:hAnsi="Calibri" w:cs="Calibri" w:eastAsiaTheme="minorHAnsi"/>
                <w:szCs w:val="20"/>
                <w:lang w:val="en-GB"/>
              </w:rPr>
              <w:t>AcknowledgementDTO</w:t>
            </w:r>
          </w:p>
        </w:tc>
        <w:tc>
          <w:tcPr>
            <w:tcW w:w="274"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6E2B1069" w14:textId="77777777">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320" w:type="dxa"/>
            <w:tcBorders>
              <w:top w:val="single" w:color="auto" w:sz="4" w:space="0"/>
              <w:left w:val="single" w:color="auto" w:sz="4" w:space="0"/>
              <w:bottom w:val="single" w:color="auto" w:sz="4" w:space="0"/>
              <w:right w:val="single" w:color="auto" w:sz="4" w:space="0"/>
            </w:tcBorders>
          </w:tcPr>
          <w:p w:rsidRPr="00605064" w:rsidR="009F60B1" w:rsidP="009F60B1" w:rsidRDefault="009F60B1" w14:paraId="05218E4D" w14:textId="1692817B">
            <w:pPr>
              <w:pStyle w:val="TableText10"/>
              <w:rPr>
                <w:rFonts w:ascii="Calibri" w:hAnsi="Calibri" w:cs="Calibri" w:eastAsiaTheme="minorHAnsi"/>
                <w:szCs w:val="20"/>
                <w:lang w:val="en-GB"/>
              </w:rPr>
            </w:pPr>
            <w:r w:rsidRPr="00605064">
              <w:rPr>
                <w:rFonts w:ascii="Calibri" w:hAnsi="Calibri" w:cs="Calibri" w:eastAsiaTheme="minorHAnsi"/>
                <w:szCs w:val="20"/>
                <w:lang w:val="en-GB"/>
              </w:rPr>
              <w:t>Acknowledgement details object</w:t>
            </w:r>
          </w:p>
        </w:tc>
      </w:tr>
      <w:tr w:rsidRPr="00605064" w:rsidR="00E4167F" w:rsidTr="016D1326" w14:paraId="4808665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579"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00E463AE" w14:textId="203DD012">
            <w:pPr>
              <w:pStyle w:val="TableText10"/>
              <w:rPr>
                <w:rFonts w:ascii="Calibri" w:hAnsi="Calibri" w:eastAsia="Calibri" w:cs="Calibri"/>
                <w:color w:val="000000" w:themeColor="text1"/>
                <w:lang w:val="en-GB"/>
              </w:rPr>
            </w:pPr>
            <w:del w:author="Marri, Rajababu" w:date="2026-10-21T21:01:00Z" w16du:dateUtc="2026-10-21T21:01:58Z" w:id="514">
              <w:r w:rsidRPr="016D1326" w:rsidDel="09CE73DA">
                <w:rPr>
                  <w:rFonts w:ascii="Calibri" w:hAnsi="Calibri" w:eastAsia="Calibri" w:cs="Calibri"/>
                  <w:color w:val="000000" w:themeColor="text1"/>
                  <w:lang w:val="en-GB"/>
                </w:rPr>
                <w:delText>source</w:delText>
              </w:r>
            </w:del>
          </w:p>
        </w:tc>
        <w:tc>
          <w:tcPr>
            <w:tcW w:w="2277"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54D0B598" w14:textId="7E6407D8">
            <w:pPr>
              <w:pStyle w:val="TableText10"/>
              <w:rPr>
                <w:rFonts w:ascii="Calibri" w:hAnsi="Calibri" w:eastAsia="Calibri" w:cs="Calibri"/>
                <w:color w:val="000000" w:themeColor="text1"/>
                <w:lang w:val="en-GB"/>
              </w:rPr>
            </w:pPr>
            <w:del w:author="Marri, Rajababu" w:date="2026-10-21T21:01:00Z" w16du:dateUtc="2026-10-21T21:01:58Z" w:id="515">
              <w:r w:rsidRPr="016D1326" w:rsidDel="09CE73DA">
                <w:rPr>
                  <w:rFonts w:ascii="Calibri" w:hAnsi="Calibri" w:eastAsia="Calibri" w:cs="Calibri"/>
                  <w:color w:val="000000" w:themeColor="text1"/>
                  <w:lang w:val="en-GB"/>
                </w:rPr>
                <w:delText>String</w:delText>
              </w:r>
            </w:del>
          </w:p>
        </w:tc>
        <w:tc>
          <w:tcPr>
            <w:tcW w:w="274"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65D36893" w14:textId="5E8DEA58">
            <w:pPr>
              <w:pStyle w:val="TableText10"/>
              <w:rPr>
                <w:rFonts w:ascii="Calibri" w:hAnsi="Calibri" w:eastAsia="Calibri" w:cs="Calibri"/>
                <w:color w:val="000000" w:themeColor="text1"/>
                <w:lang w:val="en-GB"/>
              </w:rPr>
            </w:pPr>
            <w:del w:author="Marri, Rajababu" w:date="2026-10-21T21:01:00Z" w16du:dateUtc="2026-10-21T21:01:58Z" w:id="516">
              <w:r w:rsidRPr="016D1326" w:rsidDel="09CE73DA">
                <w:rPr>
                  <w:rFonts w:ascii="Calibri" w:hAnsi="Calibri" w:eastAsia="Calibri" w:cs="Calibri"/>
                  <w:color w:val="000000" w:themeColor="text1"/>
                  <w:lang w:val="en-GB"/>
                </w:rPr>
                <w:delText>Yes</w:delText>
              </w:r>
            </w:del>
          </w:p>
        </w:tc>
        <w:tc>
          <w:tcPr>
            <w:tcW w:w="4320" w:type="dxa"/>
            <w:tcBorders>
              <w:top w:val="single" w:color="auto" w:sz="4" w:space="0"/>
              <w:left w:val="single" w:color="auto" w:sz="4" w:space="0"/>
              <w:bottom w:val="single" w:color="auto" w:sz="4" w:space="0"/>
              <w:right w:val="single" w:color="auto" w:sz="4" w:space="0"/>
            </w:tcBorders>
          </w:tcPr>
          <w:p w:rsidRPr="005424B9" w:rsidR="00832F7C" w:rsidP="016D1326" w:rsidRDefault="00832F7C" w14:paraId="3CF1BFDB" w14:textId="77777777">
            <w:pPr>
              <w:pStyle w:val="TableText10"/>
              <w:rPr>
                <w:del w:author="Marri, Rajababu" w:date="2026-10-21T21:01:00Z" w16du:dateUtc="2026-10-21T21:01:58Z" w:id="517"/>
                <w:rFonts w:ascii="Calibri" w:hAnsi="Calibri" w:eastAsia="Calibri" w:cs="Calibri"/>
                <w:color w:val="000000" w:themeColor="text1"/>
              </w:rPr>
            </w:pPr>
            <w:del w:author="Marri, Rajababu" w:date="2026-10-21T21:01:00Z" w16du:dateUtc="2026-10-21T21:01:58Z" w:id="518">
              <w:r w:rsidRPr="016D1326" w:rsidDel="2EDF89EF">
                <w:rPr>
                  <w:rFonts w:ascii="Calibri" w:hAnsi="Calibri" w:eastAsia="Calibri" w:cs="Calibri"/>
                  <w:color w:val="000000" w:themeColor="text1"/>
                  <w:lang w:val="en-GB"/>
                </w:rPr>
                <w:delText xml:space="preserve">Source System: </w:delText>
              </w:r>
              <w:r w:rsidRPr="016D1326" w:rsidDel="2EDF89EF">
                <w:rPr>
                  <w:rFonts w:ascii="Calibri" w:hAnsi="Calibri" w:eastAsia="Calibri" w:cs="Calibri"/>
                  <w:color w:val="000000" w:themeColor="text1"/>
                </w:rPr>
                <w:delText>The system that MWRP received this data from (could be "MWRP" if the data was uploaded to MWRP).</w:delText>
              </w:r>
              <w:r w:rsidRPr="016D1326" w:rsidDel="2EDF89EF">
                <w:rPr>
                  <w:rFonts w:ascii="Calibri" w:hAnsi="Calibri" w:eastAsia="Calibri" w:cs="Calibri"/>
                  <w:color w:val="000000" w:themeColor="text1"/>
                  <w:lang w:val="en-GB"/>
                </w:rPr>
                <w:delText xml:space="preserve"> </w:delText>
              </w:r>
            </w:del>
          </w:p>
          <w:p w:rsidRPr="00605064" w:rsidR="00E4167F" w:rsidDel="547EDEB1" w:rsidP="016D1326" w:rsidRDefault="00E4167F" w14:paraId="7A5FCB55" w14:textId="6C92B9EF">
            <w:pPr>
              <w:pStyle w:val="TableText10"/>
              <w:rPr>
                <w:rFonts w:ascii="Calibri" w:hAnsi="Calibri" w:eastAsia="Calibri" w:cs="Calibri"/>
                <w:lang w:val="en-GB"/>
              </w:rPr>
            </w:pPr>
            <w:del w:author="Marri, Rajababu" w:date="2026-10-21T21:01:00Z" w16du:dateUtc="2026-10-21T21:01:58Z" w:id="519">
              <w:r w:rsidRPr="016D1326" w:rsidDel="09CE73DA">
                <w:rPr>
                  <w:rFonts w:ascii="Calibri" w:hAnsi="Calibri" w:eastAsia="Calibri" w:cs="Calibri"/>
                  <w:lang w:val="en-GB"/>
                </w:rPr>
                <w:delText>Eg: VaCMS</w:delText>
              </w:r>
            </w:del>
          </w:p>
        </w:tc>
      </w:tr>
      <w:tr w:rsidRPr="00605064" w:rsidR="00E4167F" w:rsidTr="016D1326" w14:paraId="14778C7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579" w:type="dxa"/>
            <w:tcBorders>
              <w:top w:val="single" w:color="auto" w:sz="4" w:space="0"/>
              <w:left w:val="single" w:color="auto" w:sz="4" w:space="0"/>
              <w:bottom w:val="single" w:color="auto" w:sz="4" w:space="0"/>
              <w:right w:val="single" w:color="auto" w:sz="4" w:space="0"/>
            </w:tcBorders>
          </w:tcPr>
          <w:p w:rsidRPr="00605064" w:rsidR="00E4167F" w:rsidP="016D1326" w:rsidRDefault="00350920" w14:paraId="6105396C" w14:textId="1DA28A28">
            <w:pPr>
              <w:pStyle w:val="TableText10"/>
              <w:rPr>
                <w:rFonts w:ascii="Calibri" w:hAnsi="Calibri" w:eastAsia="Calibri" w:cs="Calibri"/>
                <w:color w:val="000000" w:themeColor="text1"/>
                <w:lang w:val="en-GB"/>
              </w:rPr>
            </w:pPr>
            <w:del w:author="Marri, Rajababu" w:date="2026-10-21T21:01:00Z" w16du:dateUtc="2026-10-21T21:01:58Z" w:id="520">
              <w:r w:rsidRPr="016D1326" w:rsidDel="629BE8FA">
                <w:rPr>
                  <w:rFonts w:ascii="Calibri" w:hAnsi="Calibri" w:cs="Calibri" w:eastAsiaTheme="majorEastAsia"/>
                  <w:lang w:val="en-GB"/>
                </w:rPr>
                <w:delText>updateSw</w:delText>
              </w:r>
            </w:del>
          </w:p>
        </w:tc>
        <w:tc>
          <w:tcPr>
            <w:tcW w:w="2277"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2078D6A7" w14:textId="525BDA84">
            <w:pPr>
              <w:pStyle w:val="TableText10"/>
              <w:rPr>
                <w:rFonts w:ascii="Calibri" w:hAnsi="Calibri" w:eastAsia="Calibri" w:cs="Calibri"/>
                <w:color w:val="000000" w:themeColor="text1"/>
                <w:lang w:val="en-GB"/>
              </w:rPr>
            </w:pPr>
            <w:del w:author="Marri, Rajababu" w:date="2026-10-21T21:01:00Z" w16du:dateUtc="2026-10-21T21:01:58Z" w:id="521">
              <w:r w:rsidRPr="016D1326" w:rsidDel="09CE73DA">
                <w:rPr>
                  <w:rFonts w:ascii="Calibri" w:hAnsi="Calibri" w:cs="Calibri" w:eastAsiaTheme="majorEastAsia"/>
                  <w:color w:val="000000" w:themeColor="text1"/>
                  <w:lang w:val="en-GB"/>
                </w:rPr>
                <w:delText>String</w:delText>
              </w:r>
            </w:del>
          </w:p>
        </w:tc>
        <w:tc>
          <w:tcPr>
            <w:tcW w:w="274"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56CF8627" w14:textId="28DAD345">
            <w:pPr>
              <w:pStyle w:val="TableText10"/>
              <w:rPr>
                <w:rFonts w:ascii="Calibri" w:hAnsi="Calibri" w:eastAsia="Calibri" w:cs="Calibri"/>
                <w:color w:val="000000" w:themeColor="text1"/>
                <w:lang w:val="en-GB"/>
              </w:rPr>
            </w:pPr>
            <w:del w:author="Marri, Rajababu" w:date="2026-10-21T21:01:00Z" w16du:dateUtc="2026-10-21T21:01:58Z" w:id="522">
              <w:r w:rsidRPr="016D1326" w:rsidDel="09CE73DA">
                <w:rPr>
                  <w:rFonts w:ascii="Calibri" w:hAnsi="Calibri" w:cs="Calibri" w:eastAsiaTheme="majorEastAsia"/>
                  <w:color w:val="000000" w:themeColor="text1"/>
                  <w:lang w:val="en-GB"/>
                </w:rPr>
                <w:delText>No</w:delText>
              </w:r>
            </w:del>
          </w:p>
        </w:tc>
        <w:tc>
          <w:tcPr>
            <w:tcW w:w="4320" w:type="dxa"/>
            <w:tcBorders>
              <w:top w:val="single" w:color="auto" w:sz="4" w:space="0"/>
              <w:left w:val="single" w:color="auto" w:sz="4" w:space="0"/>
              <w:bottom w:val="single" w:color="auto" w:sz="4" w:space="0"/>
              <w:right w:val="single" w:color="auto" w:sz="4" w:space="0"/>
            </w:tcBorders>
          </w:tcPr>
          <w:p w:rsidR="004075E5" w:rsidP="004075E5" w:rsidRDefault="004075E5" w14:paraId="367F37B2" w14:textId="77777777">
            <w:pPr>
              <w:pStyle w:val="TableText10"/>
              <w:rPr>
                <w:del w:author="Marri, Rajababu" w:date="2026-10-21T21:01:00Z" w16du:dateUtc="2026-10-21T21:01:58Z" w:id="523"/>
                <w:rFonts w:ascii="Calibri" w:hAnsi="Calibri" w:eastAsia="Calibri" w:cs="Calibri"/>
                <w:color w:val="000000" w:themeColor="text1"/>
              </w:rPr>
            </w:pPr>
            <w:del w:author="Marri, Rajababu" w:date="2026-10-21T21:01:00Z" w16du:dateUtc="2026-10-21T21:01:58Z" w:id="524">
              <w:r w:rsidRPr="016D1326" w:rsidDel="32E76C40">
                <w:rPr>
                  <w:rFonts w:ascii="Calibri" w:hAnsi="Calibri" w:eastAsia="Calibri" w:cs="Calibri"/>
                  <w:color w:val="000000" w:themeColor="text1"/>
                </w:rPr>
                <w:delText xml:space="preserve">Indicates whether source-system data was updated within MWRP </w:delText>
              </w:r>
            </w:del>
          </w:p>
          <w:p w:rsidRPr="00605064" w:rsidR="00E4167F" w:rsidDel="547EDEB1" w:rsidP="016D1326" w:rsidRDefault="004075E5" w14:paraId="725A7CED" w14:textId="191C4794">
            <w:pPr>
              <w:pStyle w:val="TableText10"/>
              <w:rPr>
                <w:rFonts w:ascii="Calibri" w:hAnsi="Calibri" w:eastAsia="Calibri" w:cs="Calibri"/>
                <w:color w:val="0078D4"/>
                <w:u w:val="single"/>
                <w:lang w:val="en-GB"/>
              </w:rPr>
            </w:pPr>
            <w:del w:author="Marri, Rajababu" w:date="2026-10-21T21:01:00Z" w16du:dateUtc="2026-10-21T21:01:58Z" w:id="525">
              <w:r w:rsidRPr="016D1326" w:rsidDel="32E76C40">
                <w:rPr>
                  <w:rFonts w:ascii="Calibri" w:hAnsi="Calibri" w:eastAsia="Calibri" w:cs="Calibri"/>
                  <w:color w:val="000000" w:themeColor="text1"/>
                </w:rPr>
                <w:delText>E.g.: 'Yes'/'No'</w:delText>
              </w:r>
            </w:del>
          </w:p>
        </w:tc>
      </w:tr>
    </w:tbl>
    <w:p w:rsidRPr="00605064" w:rsidR="009F60B1" w:rsidP="009F60B1" w:rsidRDefault="009F60B1" w14:paraId="50BE5479" w14:textId="77777777">
      <w:pPr>
        <w:ind w:left="1800"/>
        <w:rPr>
          <w:rFonts w:ascii="Calibri" w:hAnsi="Calibri" w:cs="Calibri"/>
          <w:sz w:val="20"/>
          <w:szCs w:val="20"/>
        </w:rPr>
      </w:pPr>
    </w:p>
    <w:p w:rsidRPr="00605064" w:rsidR="0016156D" w:rsidP="008661F6" w:rsidRDefault="0067539B" w14:paraId="3EF69641" w14:textId="7B73639E">
      <w:pPr>
        <w:rPr>
          <w:rFonts w:ascii="Calibri" w:hAnsi="Calibri" w:cs="Calibri"/>
          <w:sz w:val="20"/>
          <w:szCs w:val="20"/>
        </w:rPr>
      </w:pPr>
      <w:r w:rsidRPr="00605064">
        <w:rPr>
          <w:rFonts w:ascii="Calibri" w:hAnsi="Calibri" w:cs="Calibri"/>
          <w:sz w:val="20"/>
          <w:szCs w:val="20"/>
        </w:rPr>
        <w:t>AcknowledgementDTO</w:t>
      </w:r>
      <w:r w:rsidRPr="00605064" w:rsidR="009F60B1">
        <w:rPr>
          <w:rFonts w:ascii="Calibri" w:hAnsi="Calibri" w:cs="Calibri"/>
          <w:sz w:val="20"/>
          <w:szCs w:val="20"/>
        </w:rPr>
        <w:t>:</w:t>
      </w:r>
    </w:p>
    <w:p w:rsidRPr="00605064" w:rsidR="005E184C" w:rsidP="009F60B1" w:rsidRDefault="005E184C" w14:paraId="6532E5EE" w14:textId="77777777">
      <w:pPr>
        <w:ind w:left="1800"/>
        <w:rPr>
          <w:rFonts w:ascii="Calibri" w:hAnsi="Calibri" w:cs="Calibri"/>
          <w:sz w:val="20"/>
          <w:szCs w:val="20"/>
        </w:rPr>
      </w:pPr>
    </w:p>
    <w:tbl>
      <w:tblPr>
        <w:tblW w:w="93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1260"/>
        <w:gridCol w:w="1350"/>
        <w:gridCol w:w="4945"/>
      </w:tblGrid>
      <w:tr w:rsidRPr="00605064" w:rsidR="00B70EEF" w:rsidTr="016D1326" w14:paraId="29BEF1E2" w14:textId="77777777">
        <w:trPr>
          <w:cantSplit/>
          <w:tblHeader/>
        </w:trPr>
        <w:tc>
          <w:tcPr>
            <w:tcW w:w="1800" w:type="dxa"/>
            <w:shd w:val="clear" w:color="auto" w:fill="000000" w:themeFill="text1"/>
          </w:tcPr>
          <w:p w:rsidRPr="00605064" w:rsidR="00B70EEF" w:rsidRDefault="00B70EEF" w14:paraId="096D8FAE" w14:textId="77777777">
            <w:pPr>
              <w:pStyle w:val="TableText10HeaderCenter"/>
              <w:rPr>
                <w:rFonts w:ascii="Calibri" w:hAnsi="Calibri" w:cs="Calibri"/>
                <w:b w:val="0"/>
                <w:szCs w:val="20"/>
              </w:rPr>
            </w:pPr>
            <w:r w:rsidRPr="00605064">
              <w:rPr>
                <w:rFonts w:ascii="Calibri" w:hAnsi="Calibri" w:cs="Calibri"/>
                <w:szCs w:val="20"/>
              </w:rPr>
              <w:t>Field</w:t>
            </w:r>
          </w:p>
        </w:tc>
        <w:tc>
          <w:tcPr>
            <w:tcW w:w="1260" w:type="dxa"/>
            <w:shd w:val="clear" w:color="auto" w:fill="000000" w:themeFill="text1"/>
          </w:tcPr>
          <w:p w:rsidRPr="00605064" w:rsidR="00B70EEF" w:rsidRDefault="00B70EEF" w14:paraId="4B2DB005" w14:textId="77777777">
            <w:pPr>
              <w:pStyle w:val="TableText10HeaderCenter"/>
              <w:rPr>
                <w:rFonts w:ascii="Calibri" w:hAnsi="Calibri" w:cs="Calibri"/>
                <w:b w:val="0"/>
                <w:szCs w:val="20"/>
              </w:rPr>
            </w:pPr>
            <w:r w:rsidRPr="00605064">
              <w:rPr>
                <w:rFonts w:ascii="Calibri" w:hAnsi="Calibri" w:cs="Calibri"/>
                <w:szCs w:val="20"/>
              </w:rPr>
              <w:t>Type</w:t>
            </w:r>
          </w:p>
        </w:tc>
        <w:tc>
          <w:tcPr>
            <w:tcW w:w="1350" w:type="dxa"/>
            <w:shd w:val="clear" w:color="auto" w:fill="000000" w:themeFill="text1"/>
          </w:tcPr>
          <w:p w:rsidRPr="00605064" w:rsidR="00B70EEF" w:rsidRDefault="00B70EEF" w14:paraId="245B4C15" w14:textId="727783B8">
            <w:pPr>
              <w:pStyle w:val="TableText10HeaderCenter"/>
              <w:rPr>
                <w:rFonts w:ascii="Calibri" w:hAnsi="Calibri" w:cs="Calibri"/>
                <w:szCs w:val="20"/>
              </w:rPr>
            </w:pPr>
            <w:r w:rsidRPr="00605064">
              <w:rPr>
                <w:rFonts w:ascii="Calibri" w:hAnsi="Calibri" w:cs="Calibri"/>
                <w:szCs w:val="20"/>
              </w:rPr>
              <w:t>Required</w:t>
            </w:r>
          </w:p>
        </w:tc>
        <w:tc>
          <w:tcPr>
            <w:tcW w:w="4945" w:type="dxa"/>
            <w:shd w:val="clear" w:color="auto" w:fill="000000" w:themeFill="text1"/>
          </w:tcPr>
          <w:p w:rsidRPr="00605064" w:rsidR="00B70EEF" w:rsidRDefault="00B70EEF" w14:paraId="07A6EC2B" w14:textId="65A2747A">
            <w:pPr>
              <w:pStyle w:val="TableText10HeaderCenter"/>
              <w:rPr>
                <w:rFonts w:ascii="Calibri" w:hAnsi="Calibri" w:cs="Calibri"/>
                <w:b w:val="0"/>
                <w:szCs w:val="20"/>
              </w:rPr>
            </w:pPr>
            <w:r w:rsidRPr="00605064">
              <w:rPr>
                <w:rFonts w:ascii="Calibri" w:hAnsi="Calibri" w:cs="Calibri"/>
                <w:szCs w:val="20"/>
              </w:rPr>
              <w:t>Description</w:t>
            </w:r>
          </w:p>
        </w:tc>
      </w:tr>
      <w:tr w:rsidRPr="00605064" w:rsidR="00B70EEF" w:rsidTr="016D1326" w14:paraId="61D9403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00" w:type="dxa"/>
            <w:tcBorders>
              <w:top w:val="single" w:color="auto" w:sz="4" w:space="0"/>
              <w:left w:val="single" w:color="auto" w:sz="4" w:space="0"/>
              <w:bottom w:val="single" w:color="auto" w:sz="4" w:space="0"/>
              <w:right w:val="single" w:color="auto" w:sz="4" w:space="0"/>
            </w:tcBorders>
          </w:tcPr>
          <w:p w:rsidRPr="00605064" w:rsidR="00B70EEF" w:rsidP="005E184C" w:rsidRDefault="00B70EEF" w14:paraId="1D5230CA" w14:textId="5D351196">
            <w:pPr>
              <w:pStyle w:val="TableText10"/>
              <w:rPr>
                <w:rFonts w:ascii="Calibri" w:hAnsi="Calibri" w:cs="Calibri" w:eastAsiaTheme="minorHAnsi"/>
                <w:szCs w:val="20"/>
                <w:lang w:val="en-GB"/>
              </w:rPr>
            </w:pPr>
            <w:r w:rsidRPr="00605064">
              <w:rPr>
                <w:rFonts w:ascii="Calibri" w:hAnsi="Calibri" w:cs="Calibri" w:eastAsiaTheme="minorHAnsi"/>
                <w:szCs w:val="20"/>
                <w:lang w:val="en-GB"/>
              </w:rPr>
              <w:t>code</w:t>
            </w:r>
          </w:p>
        </w:tc>
        <w:tc>
          <w:tcPr>
            <w:tcW w:w="1260" w:type="dxa"/>
            <w:tcBorders>
              <w:top w:val="single" w:color="auto" w:sz="4" w:space="0"/>
              <w:left w:val="single" w:color="auto" w:sz="4" w:space="0"/>
              <w:bottom w:val="single" w:color="auto" w:sz="4" w:space="0"/>
              <w:right w:val="single" w:color="auto" w:sz="4" w:space="0"/>
            </w:tcBorders>
          </w:tcPr>
          <w:p w:rsidRPr="00605064" w:rsidR="00B70EEF" w:rsidP="005E184C" w:rsidRDefault="00B70EEF" w14:paraId="75266602" w14:textId="40426FB1">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B70EEF" w:rsidP="005E184C" w:rsidRDefault="00B70EEF" w14:paraId="719C956D" w14:textId="34B491AD">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945" w:type="dxa"/>
            <w:tcBorders>
              <w:top w:val="single" w:color="auto" w:sz="4" w:space="0"/>
              <w:left w:val="single" w:color="auto" w:sz="4" w:space="0"/>
              <w:bottom w:val="single" w:color="auto" w:sz="4" w:space="0"/>
              <w:right w:val="single" w:color="auto" w:sz="4" w:space="0"/>
            </w:tcBorders>
          </w:tcPr>
          <w:p w:rsidRPr="00605064" w:rsidR="00B70EEF" w:rsidP="005E184C" w:rsidRDefault="00B70EEF" w14:paraId="561795C3" w14:textId="5D827A59">
            <w:pPr>
              <w:pStyle w:val="TableText10"/>
              <w:rPr>
                <w:rFonts w:ascii="Calibri" w:hAnsi="Calibri" w:cs="Calibri" w:eastAsiaTheme="minorHAnsi"/>
                <w:szCs w:val="20"/>
                <w:lang w:val="en-GB"/>
              </w:rPr>
            </w:pPr>
            <w:r w:rsidRPr="00605064">
              <w:rPr>
                <w:rFonts w:ascii="Calibri" w:hAnsi="Calibri" w:cs="Calibri" w:eastAsiaTheme="minorHAnsi"/>
                <w:szCs w:val="20"/>
                <w:lang w:val="en-GB"/>
              </w:rPr>
              <w:t>Acknowledgement code: REQUEST_CREATED</w:t>
            </w:r>
          </w:p>
        </w:tc>
      </w:tr>
      <w:tr w:rsidRPr="00605064" w:rsidR="00B70EEF" w:rsidTr="016D1326" w14:paraId="7E5E3A7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0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66807649" w14:textId="1E6F23C6">
            <w:pPr>
              <w:pStyle w:val="TableText10"/>
              <w:rPr>
                <w:rFonts w:ascii="Calibri" w:hAnsi="Calibri" w:cs="Calibri" w:eastAsiaTheme="minorHAnsi"/>
                <w:szCs w:val="20"/>
                <w:lang w:val="en-GB"/>
              </w:rPr>
            </w:pPr>
            <w:r w:rsidRPr="00605064">
              <w:rPr>
                <w:rFonts w:ascii="Calibri" w:hAnsi="Calibri" w:cs="Calibri" w:eastAsiaTheme="minorHAnsi"/>
                <w:szCs w:val="20"/>
                <w:lang w:val="en-GB"/>
              </w:rPr>
              <w:t>status</w:t>
            </w:r>
          </w:p>
        </w:tc>
        <w:tc>
          <w:tcPr>
            <w:tcW w:w="126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6946AA3B" w14:textId="55FBBFB0">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45558B65" w14:textId="0827EDBD">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945"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561F0060" w14:textId="1F1D626C">
            <w:pPr>
              <w:pStyle w:val="TableText10"/>
              <w:rPr>
                <w:rFonts w:ascii="Calibri" w:hAnsi="Calibri" w:cs="Calibri" w:eastAsiaTheme="minorHAnsi"/>
                <w:szCs w:val="20"/>
                <w:lang w:val="en-GB"/>
              </w:rPr>
            </w:pPr>
            <w:r w:rsidRPr="00605064">
              <w:rPr>
                <w:rFonts w:ascii="Calibri" w:hAnsi="Calibri" w:cs="Calibri" w:eastAsiaTheme="minorHAnsi"/>
                <w:szCs w:val="20"/>
                <w:lang w:val="en-GB"/>
              </w:rPr>
              <w:t>Processing status: SUCCESS</w:t>
            </w:r>
          </w:p>
        </w:tc>
      </w:tr>
      <w:tr w:rsidRPr="005424B9" w:rsidR="00B70EEF" w:rsidTr="016D1326" w14:paraId="3CDD211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0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7FF5CE07" w14:textId="2E1E66D7">
            <w:pPr>
              <w:pStyle w:val="TableText10"/>
              <w:rPr>
                <w:rFonts w:ascii="Calibri" w:hAnsi="Calibri" w:cs="Calibri" w:eastAsiaTheme="minorHAnsi"/>
                <w:szCs w:val="20"/>
                <w:lang w:val="en-GB"/>
              </w:rPr>
            </w:pPr>
            <w:r w:rsidRPr="00605064">
              <w:rPr>
                <w:rFonts w:ascii="Calibri" w:hAnsi="Calibri" w:cs="Calibri" w:eastAsiaTheme="minorHAnsi"/>
                <w:szCs w:val="20"/>
                <w:lang w:val="en-GB"/>
              </w:rPr>
              <w:t>message</w:t>
            </w:r>
          </w:p>
        </w:tc>
        <w:tc>
          <w:tcPr>
            <w:tcW w:w="126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13EDEAD7" w14:textId="6B4563F7">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6AB8E857" w14:textId="7ED820EE">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945"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093B23E8" w14:textId="7DD18A70">
            <w:pPr>
              <w:pStyle w:val="TableText10"/>
              <w:rPr>
                <w:rFonts w:ascii="Calibri" w:hAnsi="Calibri" w:cs="Calibri" w:eastAsiaTheme="minorHAnsi"/>
                <w:szCs w:val="20"/>
                <w:lang w:val="en-GB"/>
              </w:rPr>
            </w:pPr>
            <w:r w:rsidRPr="00605064">
              <w:rPr>
                <w:rFonts w:ascii="Calibri" w:hAnsi="Calibri" w:cs="Calibri" w:eastAsiaTheme="minorHAnsi"/>
                <w:szCs w:val="20"/>
                <w:lang w:val="en-GB"/>
              </w:rPr>
              <w:t>Human-readable acknowledgement message</w:t>
            </w:r>
          </w:p>
        </w:tc>
      </w:tr>
      <w:tr w:rsidRPr="005424B9" w:rsidR="00B70EEF" w:rsidTr="016D1326" w14:paraId="359F25A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00" w:type="dxa"/>
            <w:tcBorders>
              <w:top w:val="single" w:color="auto" w:sz="4" w:space="0"/>
              <w:left w:val="single" w:color="auto" w:sz="4" w:space="0"/>
              <w:bottom w:val="single" w:color="auto" w:sz="4" w:space="0"/>
              <w:right w:val="single" w:color="auto" w:sz="4" w:space="0"/>
            </w:tcBorders>
          </w:tcPr>
          <w:p w:rsidRPr="00605064" w:rsidR="00B70EEF" w:rsidP="20DCA94D" w:rsidRDefault="7630FFDD" w14:paraId="0A4C71B0" w14:textId="61F39134">
            <w:pPr>
              <w:pStyle w:val="TableText10"/>
              <w:rPr>
                <w:rFonts w:ascii="Calibri" w:hAnsi="Calibri" w:cs="Calibri" w:eastAsiaTheme="minorEastAsia"/>
                <w:szCs w:val="20"/>
                <w:lang w:val="en-GB"/>
              </w:rPr>
            </w:pPr>
            <w:r w:rsidRPr="00605064">
              <w:rPr>
                <w:rFonts w:ascii="Calibri" w:hAnsi="Calibri" w:cs="Calibri" w:eastAsiaTheme="minorEastAsia"/>
                <w:szCs w:val="20"/>
                <w:lang w:val="en-GB"/>
              </w:rPr>
              <w:t>r</w:t>
            </w:r>
            <w:r w:rsidRPr="00605064" w:rsidR="0EC8ACE8">
              <w:rPr>
                <w:rFonts w:ascii="Calibri" w:hAnsi="Calibri" w:cs="Calibri" w:eastAsiaTheme="minorEastAsia"/>
                <w:szCs w:val="20"/>
                <w:lang w:val="en-GB"/>
              </w:rPr>
              <w:t>equestId</w:t>
            </w:r>
          </w:p>
        </w:tc>
        <w:tc>
          <w:tcPr>
            <w:tcW w:w="126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31B23518" w14:textId="00B6AA2C">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1350" w:type="dxa"/>
            <w:tcBorders>
              <w:top w:val="single" w:color="auto" w:sz="4" w:space="0"/>
              <w:left w:val="single" w:color="auto" w:sz="4" w:space="0"/>
              <w:bottom w:val="single" w:color="auto" w:sz="4" w:space="0"/>
              <w:right w:val="single" w:color="auto" w:sz="4" w:space="0"/>
            </w:tcBorders>
          </w:tcPr>
          <w:p w:rsidRPr="00605064" w:rsidR="00B70EEF" w:rsidP="00B70EEF" w:rsidRDefault="00B70EEF" w14:paraId="35341D7B" w14:textId="44745048">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945" w:type="dxa"/>
            <w:tcBorders>
              <w:top w:val="single" w:color="auto" w:sz="4" w:space="0"/>
              <w:left w:val="single" w:color="auto" w:sz="4" w:space="0"/>
              <w:bottom w:val="single" w:color="auto" w:sz="4" w:space="0"/>
              <w:right w:val="single" w:color="auto" w:sz="4" w:space="0"/>
            </w:tcBorders>
          </w:tcPr>
          <w:p w:rsidRPr="00605064" w:rsidR="00B70EEF" w:rsidP="31714CD1" w:rsidRDefault="000C5829" w14:paraId="019E6BED" w14:textId="5A72A598">
            <w:pPr>
              <w:pStyle w:val="TableText10"/>
              <w:rPr>
                <w:rFonts w:ascii="Calibri" w:hAnsi="Calibri" w:cs="Calibri" w:eastAsiaTheme="minorEastAsia"/>
                <w:szCs w:val="20"/>
                <w:lang w:val="en-GB"/>
              </w:rPr>
            </w:pPr>
            <w:r w:rsidRPr="00605064">
              <w:rPr>
                <w:rFonts w:ascii="Calibri" w:hAnsi="Calibri" w:cs="Calibri" w:eastAsiaTheme="minorEastAsia"/>
                <w:szCs w:val="20"/>
                <w:lang w:val="en-GB"/>
              </w:rPr>
              <w:t>MWRP</w:t>
            </w:r>
            <w:r w:rsidRPr="00605064" w:rsidR="00B70EEF">
              <w:rPr>
                <w:rFonts w:ascii="Calibri" w:hAnsi="Calibri" w:cs="Calibri" w:eastAsiaTheme="minorEastAsia"/>
                <w:szCs w:val="20"/>
                <w:lang w:val="en-GB"/>
              </w:rPr>
              <w:t xml:space="preserve">-assigned unique identifier for this </w:t>
            </w:r>
            <w:r w:rsidRPr="00605064" w:rsidR="16BC3151">
              <w:rPr>
                <w:rFonts w:ascii="Calibri" w:hAnsi="Calibri" w:cs="Calibri" w:eastAsiaTheme="minorEastAsia"/>
                <w:szCs w:val="20"/>
                <w:lang w:val="en-GB"/>
              </w:rPr>
              <w:t xml:space="preserve">MWRP </w:t>
            </w:r>
            <w:r w:rsidRPr="00605064" w:rsidR="00B70EEF">
              <w:rPr>
                <w:rFonts w:ascii="Calibri" w:hAnsi="Calibri" w:cs="Calibri" w:eastAsiaTheme="minorEastAsia"/>
                <w:szCs w:val="20"/>
                <w:lang w:val="en-GB"/>
              </w:rPr>
              <w:t xml:space="preserve">request. </w:t>
            </w:r>
            <w:r w:rsidRPr="00605064" w:rsidR="00202DA4">
              <w:rPr>
                <w:rFonts w:ascii="Calibri" w:hAnsi="Calibri" w:cs="Calibri" w:eastAsiaTheme="minorEastAsia"/>
                <w:szCs w:val="20"/>
                <w:lang w:val="en-GB"/>
              </w:rPr>
              <w:t>DW</w:t>
            </w:r>
            <w:r w:rsidRPr="00605064" w:rsidR="00B70EEF">
              <w:rPr>
                <w:rFonts w:ascii="Calibri" w:hAnsi="Calibri" w:cs="Calibri" w:eastAsiaTheme="minorEastAsia"/>
                <w:szCs w:val="20"/>
                <w:lang w:val="en-GB"/>
              </w:rPr>
              <w:t xml:space="preserve"> must persist this value for response correlation.</w:t>
            </w:r>
          </w:p>
        </w:tc>
      </w:tr>
      <w:tr w:rsidRPr="005424B9" w:rsidR="00E4167F" w:rsidTr="016D1326" w14:paraId="46C1577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1800"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1DF4A525" w14:textId="7D375B3F">
            <w:pPr>
              <w:pStyle w:val="TableText10"/>
              <w:rPr>
                <w:rFonts w:ascii="Calibri" w:hAnsi="Calibri" w:eastAsia="Calibri" w:cs="Calibri"/>
                <w:color w:val="000000" w:themeColor="text1"/>
                <w:lang w:val="en-GB"/>
              </w:rPr>
            </w:pPr>
            <w:del w:author="Marri, Rajababu" w:date="2026-10-21T21:02:00Z" w16du:dateUtc="2026-10-21T21:02:05Z" w:id="526">
              <w:r w:rsidRPr="016D1326" w:rsidDel="09CE73DA">
                <w:rPr>
                  <w:rFonts w:ascii="Calibri" w:hAnsi="Calibri" w:eastAsia="Calibri" w:cs="Calibri"/>
                  <w:color w:val="000000" w:themeColor="text1"/>
                  <w:lang w:val="en-GB"/>
                </w:rPr>
                <w:delText>source</w:delText>
              </w:r>
            </w:del>
          </w:p>
        </w:tc>
        <w:tc>
          <w:tcPr>
            <w:tcW w:w="1260"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4D70317D" w14:textId="4FB48C4D">
            <w:pPr>
              <w:pStyle w:val="TableText10"/>
              <w:rPr>
                <w:rFonts w:ascii="Calibri" w:hAnsi="Calibri" w:eastAsia="Calibri" w:cs="Calibri"/>
                <w:color w:val="000000" w:themeColor="text1"/>
                <w:lang w:val="en-GB"/>
              </w:rPr>
            </w:pPr>
            <w:del w:author="Marri, Rajababu" w:date="2026-10-21T21:02:00Z" w16du:dateUtc="2026-10-21T21:02:05Z" w:id="527">
              <w:r w:rsidRPr="016D1326" w:rsidDel="09CE73DA">
                <w:rPr>
                  <w:rFonts w:ascii="Calibri" w:hAnsi="Calibri" w:eastAsia="Calibri" w:cs="Calibri"/>
                  <w:color w:val="000000" w:themeColor="text1"/>
                  <w:lang w:val="en-GB"/>
                </w:rPr>
                <w:delText>String</w:delText>
              </w:r>
            </w:del>
          </w:p>
        </w:tc>
        <w:tc>
          <w:tcPr>
            <w:tcW w:w="1350"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64277953" w14:textId="5C774F18">
            <w:pPr>
              <w:pStyle w:val="TableText10"/>
              <w:rPr>
                <w:rFonts w:ascii="Calibri" w:hAnsi="Calibri" w:eastAsia="Calibri" w:cs="Calibri"/>
                <w:lang w:val="en-GB"/>
              </w:rPr>
            </w:pPr>
            <w:del w:author="Marri, Rajababu" w:date="2026-10-21T21:02:00Z" w16du:dateUtc="2026-10-21T21:02:05Z" w:id="528">
              <w:r w:rsidRPr="016D1326" w:rsidDel="09CE73DA">
                <w:rPr>
                  <w:rFonts w:ascii="Calibri" w:hAnsi="Calibri" w:eastAsia="Calibri" w:cs="Calibri"/>
                  <w:lang w:val="en-GB"/>
                </w:rPr>
                <w:delText>Yes</w:delText>
              </w:r>
            </w:del>
          </w:p>
        </w:tc>
        <w:tc>
          <w:tcPr>
            <w:tcW w:w="4945" w:type="dxa"/>
            <w:tcBorders>
              <w:top w:val="single" w:color="auto" w:sz="4" w:space="0"/>
              <w:left w:val="single" w:color="auto" w:sz="4" w:space="0"/>
              <w:bottom w:val="single" w:color="auto" w:sz="4" w:space="0"/>
              <w:right w:val="single" w:color="auto" w:sz="4" w:space="0"/>
            </w:tcBorders>
          </w:tcPr>
          <w:p w:rsidRPr="008E69F0" w:rsidR="00832F7C" w:rsidP="00832F7C" w:rsidRDefault="00832F7C" w14:paraId="124821ED" w14:textId="77777777">
            <w:pPr>
              <w:pStyle w:val="TableText10"/>
              <w:rPr>
                <w:del w:author="Marri, Rajababu" w:date="2026-10-21T21:02:00Z" w16du:dateUtc="2026-10-21T21:02:05Z" w:id="529"/>
                <w:rFonts w:ascii="Calibri" w:hAnsi="Calibri" w:eastAsia="Calibri" w:cs="Calibri"/>
                <w:color w:val="000000" w:themeColor="text1"/>
              </w:rPr>
            </w:pPr>
            <w:del w:author="Marri, Rajababu" w:date="2026-10-21T21:02:00Z" w16du:dateUtc="2026-10-21T21:02:05Z" w:id="530">
              <w:r w:rsidRPr="016D1326" w:rsidDel="2EDF89EF">
                <w:rPr>
                  <w:rFonts w:ascii="Calibri" w:hAnsi="Calibri" w:eastAsia="Calibri" w:cs="Calibri"/>
                  <w:color w:val="000000" w:themeColor="text1"/>
                  <w:lang w:val="en-GB"/>
                </w:rPr>
                <w:delText xml:space="preserve">Source System: </w:delText>
              </w:r>
              <w:r w:rsidRPr="016D1326" w:rsidDel="2EDF89EF">
                <w:rPr>
                  <w:rFonts w:ascii="Calibri" w:hAnsi="Calibri" w:eastAsia="Calibri" w:cs="Calibri"/>
                  <w:color w:val="000000" w:themeColor="text1"/>
                </w:rPr>
                <w:delText>The system that MWRP received this data from (could be "MWRP" if the data was uploaded to MWRP).</w:delText>
              </w:r>
              <w:r w:rsidRPr="016D1326" w:rsidDel="2EDF89EF">
                <w:rPr>
                  <w:rFonts w:ascii="Calibri" w:hAnsi="Calibri" w:eastAsia="Calibri" w:cs="Calibri"/>
                  <w:color w:val="000000" w:themeColor="text1"/>
                  <w:lang w:val="en-GB"/>
                </w:rPr>
                <w:delText xml:space="preserve"> </w:delText>
              </w:r>
            </w:del>
          </w:p>
          <w:p w:rsidRPr="00605064" w:rsidR="00E4167F" w:rsidDel="547EDEB1" w:rsidP="016D1326" w:rsidRDefault="00E4167F" w14:paraId="59665B17" w14:textId="05DE98E3">
            <w:pPr>
              <w:pStyle w:val="TableText10"/>
              <w:rPr>
                <w:rFonts w:ascii="Calibri" w:hAnsi="Calibri" w:eastAsia="Calibri" w:cs="Calibri"/>
                <w:lang w:val="en-GB"/>
              </w:rPr>
            </w:pPr>
            <w:del w:author="Marri, Rajababu" w:date="2026-10-21T21:02:00Z" w16du:dateUtc="2026-10-21T21:02:05Z" w:id="531">
              <w:r w:rsidRPr="016D1326" w:rsidDel="09CE73DA">
                <w:rPr>
                  <w:rFonts w:ascii="Calibri" w:hAnsi="Calibri" w:eastAsia="Calibri" w:cs="Calibri"/>
                  <w:lang w:val="en-GB"/>
                </w:rPr>
                <w:delText>Eg: VaCMS</w:delText>
              </w:r>
            </w:del>
          </w:p>
        </w:tc>
      </w:tr>
      <w:tr w:rsidRPr="005424B9" w:rsidR="00E4167F" w:rsidTr="016D1326" w14:paraId="6ACB814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1800" w:type="dxa"/>
            <w:tcBorders>
              <w:top w:val="single" w:color="auto" w:sz="4" w:space="0"/>
              <w:left w:val="single" w:color="auto" w:sz="4" w:space="0"/>
              <w:bottom w:val="single" w:color="auto" w:sz="4" w:space="0"/>
              <w:right w:val="single" w:color="auto" w:sz="4" w:space="0"/>
            </w:tcBorders>
          </w:tcPr>
          <w:p w:rsidRPr="00605064" w:rsidR="00E4167F" w:rsidP="016D1326" w:rsidRDefault="00350920" w14:paraId="0244A54E" w14:textId="088E157A">
            <w:pPr>
              <w:pStyle w:val="TableText10"/>
              <w:rPr>
                <w:rFonts w:ascii="Calibri" w:hAnsi="Calibri" w:eastAsia="Calibri" w:cs="Calibri"/>
                <w:color w:val="000000" w:themeColor="text1"/>
                <w:lang w:val="en-GB"/>
              </w:rPr>
            </w:pPr>
            <w:del w:author="Marri, Rajababu" w:date="2026-10-21T21:02:00Z" w16du:dateUtc="2026-10-21T21:02:05Z" w:id="532">
              <w:r w:rsidRPr="016D1326" w:rsidDel="629BE8FA">
                <w:rPr>
                  <w:rFonts w:ascii="Calibri" w:hAnsi="Calibri" w:cs="Calibri" w:eastAsiaTheme="majorEastAsia"/>
                  <w:lang w:val="en-GB"/>
                </w:rPr>
                <w:lastRenderedPageBreak/>
                <w:delText>updateSw</w:delText>
              </w:r>
            </w:del>
          </w:p>
        </w:tc>
        <w:tc>
          <w:tcPr>
            <w:tcW w:w="1260"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1E86629A" w14:textId="4287B6C9">
            <w:pPr>
              <w:pStyle w:val="TableText10"/>
              <w:rPr>
                <w:rFonts w:ascii="Calibri" w:hAnsi="Calibri" w:eastAsia="Calibri" w:cs="Calibri"/>
                <w:color w:val="000000" w:themeColor="text1"/>
                <w:lang w:val="en-GB"/>
              </w:rPr>
            </w:pPr>
            <w:del w:author="Marri, Rajababu" w:date="2026-10-21T21:02:00Z" w16du:dateUtc="2026-10-21T21:02:05Z" w:id="533">
              <w:r w:rsidRPr="016D1326" w:rsidDel="09CE73DA">
                <w:rPr>
                  <w:rFonts w:ascii="Calibri" w:hAnsi="Calibri" w:cs="Calibri" w:eastAsiaTheme="majorEastAsia"/>
                  <w:color w:val="000000" w:themeColor="text1"/>
                  <w:lang w:val="en-GB"/>
                </w:rPr>
                <w:delText>String</w:delText>
              </w:r>
            </w:del>
          </w:p>
        </w:tc>
        <w:tc>
          <w:tcPr>
            <w:tcW w:w="1350" w:type="dxa"/>
            <w:tcBorders>
              <w:top w:val="single" w:color="auto" w:sz="4" w:space="0"/>
              <w:left w:val="single" w:color="auto" w:sz="4" w:space="0"/>
              <w:bottom w:val="single" w:color="auto" w:sz="4" w:space="0"/>
              <w:right w:val="single" w:color="auto" w:sz="4" w:space="0"/>
            </w:tcBorders>
          </w:tcPr>
          <w:p w:rsidRPr="00605064" w:rsidR="00E4167F" w:rsidP="016D1326" w:rsidRDefault="00E4167F" w14:paraId="24816971" w14:textId="6B7C197B">
            <w:pPr>
              <w:pStyle w:val="TableText10"/>
              <w:rPr>
                <w:rFonts w:ascii="Calibri" w:hAnsi="Calibri" w:eastAsia="Calibri" w:cs="Calibri"/>
                <w:color w:val="000000" w:themeColor="text1"/>
                <w:lang w:val="en-GB"/>
              </w:rPr>
            </w:pPr>
            <w:del w:author="Marri, Rajababu" w:date="2026-10-21T21:02:00Z" w16du:dateUtc="2026-10-21T21:02:05Z" w:id="534">
              <w:r w:rsidRPr="016D1326" w:rsidDel="09CE73DA">
                <w:rPr>
                  <w:rFonts w:ascii="Calibri" w:hAnsi="Calibri" w:cs="Calibri" w:eastAsiaTheme="majorEastAsia"/>
                  <w:color w:val="000000" w:themeColor="text1"/>
                  <w:lang w:val="en-GB"/>
                </w:rPr>
                <w:delText>No</w:delText>
              </w:r>
            </w:del>
          </w:p>
        </w:tc>
        <w:tc>
          <w:tcPr>
            <w:tcW w:w="4945" w:type="dxa"/>
            <w:tcBorders>
              <w:top w:val="single" w:color="auto" w:sz="4" w:space="0"/>
              <w:left w:val="single" w:color="auto" w:sz="4" w:space="0"/>
              <w:bottom w:val="single" w:color="auto" w:sz="4" w:space="0"/>
              <w:right w:val="single" w:color="auto" w:sz="4" w:space="0"/>
            </w:tcBorders>
          </w:tcPr>
          <w:p w:rsidR="004075E5" w:rsidP="004075E5" w:rsidRDefault="004075E5" w14:paraId="615ACD06" w14:textId="77777777">
            <w:pPr>
              <w:pStyle w:val="TableText10"/>
              <w:rPr>
                <w:del w:author="Marri, Rajababu" w:date="2026-10-21T21:02:00Z" w16du:dateUtc="2026-10-21T21:02:05Z" w:id="535"/>
                <w:rFonts w:ascii="Calibri" w:hAnsi="Calibri" w:eastAsia="Calibri" w:cs="Calibri"/>
                <w:color w:val="000000" w:themeColor="text1"/>
              </w:rPr>
            </w:pPr>
            <w:del w:author="Marri, Rajababu" w:date="2026-10-21T21:02:00Z" w16du:dateUtc="2026-10-21T21:02:05Z" w:id="536">
              <w:r w:rsidRPr="016D1326" w:rsidDel="32E76C40">
                <w:rPr>
                  <w:rFonts w:ascii="Calibri" w:hAnsi="Calibri" w:eastAsia="Calibri" w:cs="Calibri"/>
                  <w:color w:val="000000" w:themeColor="text1"/>
                </w:rPr>
                <w:delText xml:space="preserve">Indicates whether source-system data was updated within MWRP </w:delText>
              </w:r>
            </w:del>
          </w:p>
          <w:p w:rsidRPr="00605064" w:rsidR="00E4167F" w:rsidDel="547EDEB1" w:rsidP="016D1326" w:rsidRDefault="004075E5" w14:paraId="13B6E713" w14:textId="5BEE1D4F">
            <w:pPr>
              <w:pStyle w:val="TableText10"/>
              <w:rPr>
                <w:rFonts w:ascii="Calibri" w:hAnsi="Calibri" w:eastAsia="Calibri" w:cs="Calibri"/>
                <w:color w:val="0078D4"/>
                <w:u w:val="single"/>
                <w:lang w:val="en-GB"/>
              </w:rPr>
            </w:pPr>
            <w:del w:author="Marri, Rajababu" w:date="2026-10-21T21:02:00Z" w16du:dateUtc="2026-10-21T21:02:05Z" w:id="537">
              <w:r w:rsidRPr="016D1326" w:rsidDel="32E76C40">
                <w:rPr>
                  <w:rFonts w:ascii="Calibri" w:hAnsi="Calibri" w:eastAsia="Calibri" w:cs="Calibri"/>
                  <w:color w:val="000000" w:themeColor="text1"/>
                </w:rPr>
                <w:delText>E.g.: 'Yes'/'No'</w:delText>
              </w:r>
            </w:del>
          </w:p>
        </w:tc>
      </w:tr>
    </w:tbl>
    <w:p w:rsidRPr="005424B9" w:rsidR="005E184C" w:rsidP="009F60B1" w:rsidRDefault="005E184C" w14:paraId="1356F123" w14:textId="77777777">
      <w:pPr>
        <w:ind w:left="1800"/>
        <w:rPr>
          <w:rFonts w:ascii="Calibri" w:hAnsi="Calibri" w:cs="Calibri"/>
          <w:sz w:val="20"/>
          <w:szCs w:val="20"/>
        </w:rPr>
      </w:pPr>
    </w:p>
    <w:p w:rsidRPr="005424B9" w:rsidR="005E184C" w:rsidP="005E184C" w:rsidRDefault="005E184C" w14:paraId="5FD9D2B3" w14:textId="77777777">
      <w:pPr>
        <w:pStyle w:val="ListParagraph"/>
        <w:spacing w:after="0" w:line="240" w:lineRule="auto"/>
        <w:ind w:left="1800" w:right="162"/>
        <w:rPr>
          <w:rFonts w:ascii="Calibri" w:hAnsi="Calibri" w:cs="Calibri"/>
          <w:sz w:val="20"/>
          <w:szCs w:val="20"/>
        </w:rPr>
      </w:pPr>
    </w:p>
    <w:p w:rsidR="000B1AC1" w:rsidP="00D83ABE" w:rsidRDefault="0067539B" w14:paraId="213BF312" w14:textId="619C6DDE">
      <w:pPr>
        <w:ind w:right="162"/>
        <w:rPr>
          <w:rFonts w:ascii="Calibri" w:hAnsi="Calibri" w:cs="Calibri"/>
          <w:color w:val="000000"/>
          <w:sz w:val="20"/>
          <w:szCs w:val="20"/>
        </w:rPr>
      </w:pPr>
      <w:r w:rsidRPr="00A86453">
        <w:rPr>
          <w:rFonts w:ascii="Calibri" w:hAnsi="Calibri" w:cs="Calibri"/>
          <w:color w:val="000000"/>
          <w:sz w:val="20"/>
          <w:szCs w:val="20"/>
        </w:rPr>
        <w:t>Error Response</w:t>
      </w:r>
      <w:r w:rsidR="000B1AC1">
        <w:rPr>
          <w:rFonts w:ascii="Calibri" w:hAnsi="Calibri" w:cs="Calibri"/>
          <w:color w:val="000000"/>
          <w:sz w:val="20"/>
          <w:szCs w:val="20"/>
        </w:rPr>
        <w:t>:</w:t>
      </w:r>
    </w:p>
    <w:p w:rsidRPr="00A86453" w:rsidR="0016156D" w:rsidP="00A86453" w:rsidRDefault="000C5829" w14:paraId="0F98A6F7" w14:textId="24B2D087">
      <w:pPr>
        <w:ind w:right="162"/>
        <w:rPr>
          <w:rFonts w:ascii="Calibri" w:hAnsi="Calibri" w:cs="Calibri"/>
          <w:i/>
          <w:iCs/>
          <w:sz w:val="20"/>
          <w:szCs w:val="20"/>
        </w:rPr>
      </w:pPr>
      <w:r w:rsidRPr="00A86453">
        <w:rPr>
          <w:rFonts w:ascii="Calibri" w:hAnsi="Calibri" w:cs="Calibri"/>
          <w:i/>
          <w:iCs/>
          <w:color w:val="000000"/>
          <w:sz w:val="20"/>
          <w:szCs w:val="20"/>
        </w:rPr>
        <w:t>MWRP</w:t>
      </w:r>
      <w:r w:rsidRPr="00A86453" w:rsidR="0067539B">
        <w:rPr>
          <w:rFonts w:ascii="Calibri" w:hAnsi="Calibri" w:cs="Calibri"/>
          <w:i/>
          <w:iCs/>
          <w:color w:val="000000"/>
          <w:sz w:val="20"/>
          <w:szCs w:val="20"/>
        </w:rPr>
        <w:t xml:space="preserve"> to </w:t>
      </w:r>
      <w:r w:rsidRPr="00A86453" w:rsidR="00E96653">
        <w:rPr>
          <w:rFonts w:ascii="Calibri" w:hAnsi="Calibri" w:cs="Calibri"/>
          <w:i/>
          <w:iCs/>
          <w:color w:val="000000"/>
          <w:sz w:val="20"/>
          <w:szCs w:val="20"/>
        </w:rPr>
        <w:t>EDWS</w:t>
      </w:r>
      <w:r w:rsidRPr="00A86453" w:rsidR="0067539B">
        <w:rPr>
          <w:rFonts w:ascii="Calibri" w:hAnsi="Calibri" w:cs="Calibri"/>
          <w:i/>
          <w:iCs/>
          <w:color w:val="000000"/>
          <w:sz w:val="20"/>
          <w:szCs w:val="20"/>
        </w:rPr>
        <w:t xml:space="preserve"> (Validation Failure)</w:t>
      </w:r>
      <w:r w:rsidRPr="00A86453" w:rsidR="000B1AC1">
        <w:rPr>
          <w:rFonts w:ascii="Calibri" w:hAnsi="Calibri" w:cs="Calibri"/>
          <w:i/>
          <w:iCs/>
          <w:sz w:val="20"/>
          <w:szCs w:val="20"/>
        </w:rPr>
        <w:t xml:space="preserve"> - </w:t>
      </w:r>
      <w:r w:rsidRPr="00A86453" w:rsidR="0067539B">
        <w:rPr>
          <w:rFonts w:ascii="Calibri" w:hAnsi="Calibri" w:cs="Calibri"/>
          <w:i/>
          <w:iCs/>
          <w:sz w:val="20"/>
          <w:szCs w:val="20"/>
        </w:rPr>
        <w:t xml:space="preserve">If the </w:t>
      </w:r>
      <w:r w:rsidRPr="00A86453" w:rsidR="00202DA4">
        <w:rPr>
          <w:rFonts w:ascii="Calibri" w:hAnsi="Calibri" w:cs="Calibri"/>
          <w:i/>
          <w:iCs/>
          <w:sz w:val="20"/>
          <w:szCs w:val="20"/>
        </w:rPr>
        <w:t>DW</w:t>
      </w:r>
      <w:r w:rsidRPr="00A86453" w:rsidR="0067539B">
        <w:rPr>
          <w:rFonts w:ascii="Calibri" w:hAnsi="Calibri" w:cs="Calibri"/>
          <w:i/>
          <w:iCs/>
          <w:sz w:val="20"/>
          <w:szCs w:val="20"/>
        </w:rPr>
        <w:t xml:space="preserve"> verification request fails field-level validation, </w:t>
      </w:r>
      <w:r w:rsidRPr="00A86453" w:rsidR="00202DA4">
        <w:rPr>
          <w:rFonts w:ascii="Calibri" w:hAnsi="Calibri" w:cs="Calibri"/>
          <w:i/>
          <w:iCs/>
          <w:sz w:val="20"/>
          <w:szCs w:val="20"/>
        </w:rPr>
        <w:t>DW</w:t>
      </w:r>
      <w:r w:rsidRPr="00A86453" w:rsidR="0067539B">
        <w:rPr>
          <w:rFonts w:ascii="Calibri" w:hAnsi="Calibri" w:cs="Calibri"/>
          <w:i/>
          <w:iCs/>
          <w:sz w:val="20"/>
          <w:szCs w:val="20"/>
        </w:rPr>
        <w:t xml:space="preserve"> returns an HTTP 4xx error response. </w:t>
      </w:r>
      <w:r w:rsidRPr="00A86453">
        <w:rPr>
          <w:rFonts w:ascii="Calibri" w:hAnsi="Calibri" w:cs="Calibri"/>
          <w:i/>
          <w:iCs/>
          <w:sz w:val="20"/>
          <w:szCs w:val="20"/>
        </w:rPr>
        <w:t>MWRP</w:t>
      </w:r>
      <w:r w:rsidRPr="00A86453" w:rsidR="0067539B">
        <w:rPr>
          <w:rFonts w:ascii="Calibri" w:hAnsi="Calibri" w:cs="Calibri"/>
          <w:i/>
          <w:iCs/>
          <w:sz w:val="20"/>
          <w:szCs w:val="20"/>
        </w:rPr>
        <w:t xml:space="preserve"> must handle this response by correcting the identified fields before re-submitting the request.</w:t>
      </w:r>
    </w:p>
    <w:p w:rsidR="0016156D" w:rsidP="005E184C" w:rsidRDefault="0067539B" w14:paraId="6E4A1BAF" w14:textId="6680887A">
      <w:pPr>
        <w:ind w:left="1800"/>
        <w:rPr>
          <w:rFonts w:ascii="Calibri" w:hAnsi="Calibri" w:cs="Calibri"/>
          <w:sz w:val="20"/>
          <w:szCs w:val="20"/>
        </w:rPr>
      </w:pPr>
      <w:r w:rsidRPr="005424B9">
        <w:rPr>
          <w:rFonts w:ascii="Calibri" w:hAnsi="Calibri" w:cs="Calibri"/>
          <w:sz w:val="20"/>
          <w:szCs w:val="20"/>
        </w:rPr>
        <w:t>HTTP Status Code: 400 Bad Request or 422 Un</w:t>
      </w:r>
      <w:r w:rsidRPr="005424B9" w:rsidR="00EF3A15">
        <w:rPr>
          <w:rFonts w:ascii="Calibri" w:hAnsi="Calibri" w:cs="Calibri"/>
          <w:sz w:val="20"/>
          <w:szCs w:val="20"/>
        </w:rPr>
        <w:t>-</w:t>
      </w:r>
      <w:r w:rsidRPr="005424B9">
        <w:rPr>
          <w:rFonts w:ascii="Calibri" w:hAnsi="Calibri" w:cs="Calibri"/>
          <w:sz w:val="20"/>
          <w:szCs w:val="20"/>
        </w:rPr>
        <w:t>processable Entity</w:t>
      </w:r>
    </w:p>
    <w:p w:rsidRPr="005424B9" w:rsidR="00357D61" w:rsidP="00A86453" w:rsidRDefault="00357D61" w14:paraId="09D63E3E" w14:textId="26DC3E8F">
      <w:pPr>
        <w:rPr>
          <w:rFonts w:ascii="Calibri" w:hAnsi="Calibri" w:cs="Calibri"/>
          <w:sz w:val="20"/>
          <w:szCs w:val="20"/>
        </w:rPr>
      </w:pPr>
      <w:r w:rsidRPr="00357D61">
        <w:rPr>
          <w:rFonts w:ascii="Calibri" w:hAnsi="Calibri" w:cs="Calibri"/>
          <w:sz w:val="20"/>
          <w:szCs w:val="20"/>
        </w:rPr>
        <w:t>CepDWResultDTO</w:t>
      </w:r>
      <w:r>
        <w:rPr>
          <w:rFonts w:ascii="Calibri" w:hAnsi="Calibri" w:cs="Calibri"/>
          <w:sz w:val="20"/>
          <w:szCs w:val="20"/>
        </w:rPr>
        <w:t>:</w:t>
      </w:r>
    </w:p>
    <w:tbl>
      <w:tblPr>
        <w:tblW w:w="936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02"/>
        <w:gridCol w:w="1169"/>
        <w:gridCol w:w="831"/>
        <w:gridCol w:w="1028"/>
        <w:gridCol w:w="4230"/>
      </w:tblGrid>
      <w:tr w:rsidRPr="005424B9" w:rsidR="0060117C" w:rsidTr="016D1326" w14:paraId="4CDE27DE" w14:textId="77777777">
        <w:trPr>
          <w:cantSplit/>
          <w:tblHeader/>
        </w:trPr>
        <w:tc>
          <w:tcPr>
            <w:tcW w:w="3271" w:type="dxa"/>
            <w:gridSpan w:val="2"/>
            <w:shd w:val="clear" w:color="auto" w:fill="000000" w:themeFill="text1"/>
          </w:tcPr>
          <w:p w:rsidRPr="00605064" w:rsidR="0060117C" w:rsidRDefault="0060117C" w14:paraId="26257BD9" w14:textId="77777777">
            <w:pPr>
              <w:pStyle w:val="TableText10HeaderCenter"/>
              <w:rPr>
                <w:rFonts w:ascii="Calibri" w:hAnsi="Calibri" w:cs="Calibri"/>
                <w:b w:val="0"/>
                <w:szCs w:val="20"/>
              </w:rPr>
            </w:pPr>
            <w:r w:rsidRPr="00605064">
              <w:rPr>
                <w:rFonts w:ascii="Calibri" w:hAnsi="Calibri" w:cs="Calibri"/>
                <w:szCs w:val="20"/>
              </w:rPr>
              <w:t>Field</w:t>
            </w:r>
          </w:p>
        </w:tc>
        <w:tc>
          <w:tcPr>
            <w:tcW w:w="831" w:type="dxa"/>
            <w:shd w:val="clear" w:color="auto" w:fill="000000" w:themeFill="text1"/>
          </w:tcPr>
          <w:p w:rsidRPr="00605064" w:rsidR="0060117C" w:rsidRDefault="0060117C" w14:paraId="070D0210" w14:textId="77777777">
            <w:pPr>
              <w:pStyle w:val="TableText10HeaderCenter"/>
              <w:rPr>
                <w:rFonts w:ascii="Calibri" w:hAnsi="Calibri" w:cs="Calibri"/>
                <w:b w:val="0"/>
                <w:szCs w:val="20"/>
              </w:rPr>
            </w:pPr>
            <w:r w:rsidRPr="00605064">
              <w:rPr>
                <w:rFonts w:ascii="Calibri" w:hAnsi="Calibri" w:cs="Calibri"/>
                <w:szCs w:val="20"/>
              </w:rPr>
              <w:t>Type</w:t>
            </w:r>
          </w:p>
        </w:tc>
        <w:tc>
          <w:tcPr>
            <w:tcW w:w="1028" w:type="dxa"/>
            <w:shd w:val="clear" w:color="auto" w:fill="000000" w:themeFill="text1"/>
          </w:tcPr>
          <w:p w:rsidRPr="00605064" w:rsidR="0060117C" w:rsidRDefault="00CC1411" w14:paraId="387275AC" w14:textId="18267E60">
            <w:pPr>
              <w:pStyle w:val="TableText10HeaderCenter"/>
              <w:rPr>
                <w:rFonts w:ascii="Calibri" w:hAnsi="Calibri" w:cs="Calibri"/>
                <w:szCs w:val="20"/>
              </w:rPr>
            </w:pPr>
            <w:r w:rsidRPr="00605064">
              <w:rPr>
                <w:rFonts w:ascii="Calibri" w:hAnsi="Calibri" w:cs="Calibri"/>
                <w:szCs w:val="20"/>
              </w:rPr>
              <w:t>Required</w:t>
            </w:r>
          </w:p>
        </w:tc>
        <w:tc>
          <w:tcPr>
            <w:tcW w:w="4230" w:type="dxa"/>
            <w:shd w:val="clear" w:color="auto" w:fill="000000" w:themeFill="text1"/>
          </w:tcPr>
          <w:p w:rsidRPr="00605064" w:rsidR="0060117C" w:rsidRDefault="0060117C" w14:paraId="1914C534" w14:textId="2AD13F34">
            <w:pPr>
              <w:pStyle w:val="TableText10HeaderCenter"/>
              <w:rPr>
                <w:rFonts w:ascii="Calibri" w:hAnsi="Calibri" w:cs="Calibri"/>
                <w:b w:val="0"/>
                <w:szCs w:val="20"/>
              </w:rPr>
            </w:pPr>
            <w:r w:rsidRPr="00605064">
              <w:rPr>
                <w:rFonts w:ascii="Calibri" w:hAnsi="Calibri" w:cs="Calibri"/>
                <w:szCs w:val="20"/>
              </w:rPr>
              <w:t>Description</w:t>
            </w:r>
          </w:p>
        </w:tc>
      </w:tr>
      <w:tr w:rsidRPr="005424B9" w:rsidR="0060117C" w:rsidTr="016D1326" w14:paraId="1C00DD1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02"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01AC5089" w14:textId="33554DC3">
            <w:pPr>
              <w:pStyle w:val="TableText10"/>
              <w:rPr>
                <w:rFonts w:ascii="Calibri" w:hAnsi="Calibri" w:cs="Calibri" w:eastAsiaTheme="minorHAnsi"/>
                <w:szCs w:val="20"/>
                <w:lang w:val="en-GB"/>
              </w:rPr>
            </w:pPr>
            <w:r w:rsidRPr="00605064">
              <w:rPr>
                <w:rFonts w:ascii="Calibri" w:hAnsi="Calibri" w:cs="Calibri" w:eastAsiaTheme="minorHAnsi"/>
                <w:szCs w:val="20"/>
                <w:lang w:val="en-GB"/>
              </w:rPr>
              <w:t>timestamp</w:t>
            </w:r>
          </w:p>
        </w:tc>
        <w:tc>
          <w:tcPr>
            <w:tcW w:w="2000" w:type="dxa"/>
            <w:gridSpan w:val="2"/>
            <w:tcBorders>
              <w:top w:val="single" w:color="auto" w:sz="4" w:space="0"/>
              <w:left w:val="single" w:color="auto" w:sz="4" w:space="0"/>
              <w:bottom w:val="single" w:color="auto" w:sz="4" w:space="0"/>
              <w:right w:val="single" w:color="auto" w:sz="4" w:space="0"/>
            </w:tcBorders>
          </w:tcPr>
          <w:p w:rsidRPr="00605064" w:rsidR="0060117C" w:rsidP="0060117C" w:rsidRDefault="0060117C" w14:paraId="4A9A45ED" w14:textId="73555F39">
            <w:pPr>
              <w:pStyle w:val="TableText10"/>
              <w:rPr>
                <w:rFonts w:ascii="Calibri" w:hAnsi="Calibri" w:cs="Calibri" w:eastAsiaTheme="minorHAnsi"/>
                <w:szCs w:val="20"/>
                <w:lang w:val="en-GB"/>
              </w:rPr>
            </w:pPr>
            <w:r w:rsidRPr="00605064">
              <w:rPr>
                <w:rFonts w:ascii="Calibri" w:hAnsi="Calibri" w:cs="Calibri" w:eastAsiaTheme="minorHAnsi"/>
                <w:szCs w:val="20"/>
                <w:lang w:val="en-GB"/>
              </w:rPr>
              <w:t>DateTime</w:t>
            </w:r>
          </w:p>
        </w:tc>
        <w:tc>
          <w:tcPr>
            <w:tcW w:w="1028" w:type="dxa"/>
            <w:tcBorders>
              <w:top w:val="single" w:color="auto" w:sz="4" w:space="0"/>
              <w:left w:val="single" w:color="auto" w:sz="4" w:space="0"/>
              <w:bottom w:val="single" w:color="auto" w:sz="4" w:space="0"/>
              <w:right w:val="single" w:color="auto" w:sz="4" w:space="0"/>
            </w:tcBorders>
          </w:tcPr>
          <w:p w:rsidRPr="00605064" w:rsidR="0060117C" w:rsidP="0060117C" w:rsidRDefault="00CC1411" w14:paraId="51317E0C" w14:textId="44EC07E3">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230"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1B796ABF" w14:textId="1A1921C7">
            <w:pPr>
              <w:pStyle w:val="TableText10"/>
              <w:rPr>
                <w:rFonts w:ascii="Calibri" w:hAnsi="Calibri" w:cs="Calibri" w:eastAsiaTheme="minorHAnsi"/>
                <w:szCs w:val="20"/>
                <w:lang w:val="en-GB"/>
              </w:rPr>
            </w:pPr>
            <w:r w:rsidRPr="00605064">
              <w:rPr>
                <w:rFonts w:ascii="Calibri" w:hAnsi="Calibri" w:cs="Calibri" w:eastAsiaTheme="minorHAnsi"/>
                <w:szCs w:val="20"/>
                <w:lang w:val="en-GB"/>
              </w:rPr>
              <w:t>Error occurrence timestamp</w:t>
            </w:r>
          </w:p>
        </w:tc>
      </w:tr>
      <w:tr w:rsidRPr="005424B9" w:rsidR="0060117C" w:rsidTr="016D1326" w14:paraId="6DE38CD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02"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682F25BB" w14:textId="38D75F9D">
            <w:pPr>
              <w:pStyle w:val="TableText10"/>
              <w:rPr>
                <w:rFonts w:ascii="Calibri" w:hAnsi="Calibri" w:cs="Calibri" w:eastAsiaTheme="minorHAnsi"/>
                <w:szCs w:val="20"/>
                <w:lang w:val="en-GB"/>
              </w:rPr>
            </w:pPr>
            <w:r w:rsidRPr="00605064">
              <w:rPr>
                <w:rFonts w:ascii="Calibri" w:hAnsi="Calibri" w:cs="Calibri" w:eastAsiaTheme="minorHAnsi"/>
                <w:szCs w:val="20"/>
                <w:lang w:val="en-GB"/>
              </w:rPr>
              <w:t>message</w:t>
            </w:r>
          </w:p>
        </w:tc>
        <w:tc>
          <w:tcPr>
            <w:tcW w:w="2000" w:type="dxa"/>
            <w:gridSpan w:val="2"/>
            <w:tcBorders>
              <w:top w:val="single" w:color="auto" w:sz="4" w:space="0"/>
              <w:left w:val="single" w:color="auto" w:sz="4" w:space="0"/>
              <w:bottom w:val="single" w:color="auto" w:sz="4" w:space="0"/>
              <w:right w:val="single" w:color="auto" w:sz="4" w:space="0"/>
            </w:tcBorders>
          </w:tcPr>
          <w:p w:rsidRPr="00605064" w:rsidR="0060117C" w:rsidP="0060117C" w:rsidRDefault="0060117C" w14:paraId="73C7575D" w14:textId="6099FD47">
            <w:pPr>
              <w:pStyle w:val="TableText10"/>
              <w:rPr>
                <w:rFonts w:ascii="Calibri" w:hAnsi="Calibri" w:cs="Calibri" w:eastAsiaTheme="minorHAnsi"/>
                <w:szCs w:val="20"/>
                <w:lang w:val="en-GB"/>
              </w:rPr>
            </w:pPr>
            <w:r w:rsidRPr="00605064">
              <w:rPr>
                <w:rFonts w:ascii="Calibri" w:hAnsi="Calibri" w:cs="Calibri" w:eastAsiaTheme="minorHAnsi"/>
                <w:szCs w:val="20"/>
                <w:lang w:val="en-GB"/>
              </w:rPr>
              <w:t>ErrorMessageDTO</w:t>
            </w:r>
          </w:p>
        </w:tc>
        <w:tc>
          <w:tcPr>
            <w:tcW w:w="1028" w:type="dxa"/>
            <w:tcBorders>
              <w:top w:val="single" w:color="auto" w:sz="4" w:space="0"/>
              <w:left w:val="single" w:color="auto" w:sz="4" w:space="0"/>
              <w:bottom w:val="single" w:color="auto" w:sz="4" w:space="0"/>
              <w:right w:val="single" w:color="auto" w:sz="4" w:space="0"/>
            </w:tcBorders>
          </w:tcPr>
          <w:p w:rsidRPr="00605064" w:rsidR="0060117C" w:rsidP="0060117C" w:rsidRDefault="00CC1411" w14:paraId="69E69B70" w14:textId="5B7D057D">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230"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416F8239" w14:textId="72BD7962">
            <w:pPr>
              <w:pStyle w:val="TableText10"/>
              <w:rPr>
                <w:rFonts w:ascii="Calibri" w:hAnsi="Calibri" w:cs="Calibri" w:eastAsiaTheme="minorHAnsi"/>
                <w:szCs w:val="20"/>
                <w:lang w:val="en-GB"/>
              </w:rPr>
            </w:pPr>
            <w:r w:rsidRPr="00605064">
              <w:rPr>
                <w:rFonts w:ascii="Calibri" w:hAnsi="Calibri" w:cs="Calibri" w:eastAsiaTheme="minorHAnsi"/>
                <w:szCs w:val="20"/>
                <w:lang w:val="en-GB"/>
              </w:rPr>
              <w:t>Error code and type metadata</w:t>
            </w:r>
          </w:p>
        </w:tc>
      </w:tr>
      <w:tr w:rsidRPr="005424B9" w:rsidR="0060117C" w:rsidTr="016D1326" w14:paraId="63B95BB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02"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4D9FD10D" w14:textId="40A9E2B8">
            <w:pPr>
              <w:pStyle w:val="TableText10"/>
              <w:rPr>
                <w:rFonts w:ascii="Calibri" w:hAnsi="Calibri" w:cs="Calibri" w:eastAsiaTheme="minorHAnsi"/>
                <w:szCs w:val="20"/>
                <w:lang w:val="en-GB"/>
              </w:rPr>
            </w:pPr>
            <w:r w:rsidRPr="00605064">
              <w:rPr>
                <w:rFonts w:ascii="Calibri" w:hAnsi="Calibri" w:cs="Calibri" w:eastAsiaTheme="minorHAnsi"/>
                <w:szCs w:val="20"/>
                <w:lang w:val="en-GB"/>
              </w:rPr>
              <w:t>correlationId</w:t>
            </w:r>
          </w:p>
        </w:tc>
        <w:tc>
          <w:tcPr>
            <w:tcW w:w="2000" w:type="dxa"/>
            <w:gridSpan w:val="2"/>
            <w:tcBorders>
              <w:top w:val="single" w:color="auto" w:sz="4" w:space="0"/>
              <w:left w:val="single" w:color="auto" w:sz="4" w:space="0"/>
              <w:bottom w:val="single" w:color="auto" w:sz="4" w:space="0"/>
              <w:right w:val="single" w:color="auto" w:sz="4" w:space="0"/>
            </w:tcBorders>
          </w:tcPr>
          <w:p w:rsidRPr="00605064" w:rsidR="0060117C" w:rsidP="0060117C" w:rsidRDefault="0060117C" w14:paraId="0723C6C1" w14:textId="47E41BB4">
            <w:pPr>
              <w:pStyle w:val="TableText10"/>
              <w:rPr>
                <w:rFonts w:ascii="Calibri" w:hAnsi="Calibri" w:cs="Calibri" w:eastAsiaTheme="minorHAnsi"/>
                <w:szCs w:val="20"/>
                <w:lang w:val="en-GB"/>
              </w:rPr>
            </w:pPr>
            <w:r w:rsidRPr="00605064">
              <w:rPr>
                <w:rFonts w:ascii="Calibri" w:hAnsi="Calibri" w:cs="Calibri" w:eastAsiaTheme="minorHAnsi"/>
                <w:szCs w:val="20"/>
                <w:lang w:val="en-GB"/>
              </w:rPr>
              <w:t>String</w:t>
            </w:r>
          </w:p>
        </w:tc>
        <w:tc>
          <w:tcPr>
            <w:tcW w:w="1028" w:type="dxa"/>
            <w:tcBorders>
              <w:top w:val="single" w:color="auto" w:sz="4" w:space="0"/>
              <w:left w:val="single" w:color="auto" w:sz="4" w:space="0"/>
              <w:bottom w:val="single" w:color="auto" w:sz="4" w:space="0"/>
              <w:right w:val="single" w:color="auto" w:sz="4" w:space="0"/>
            </w:tcBorders>
          </w:tcPr>
          <w:p w:rsidRPr="00605064" w:rsidR="0060117C" w:rsidP="0060117C" w:rsidRDefault="00CC1411" w14:paraId="66EE1406" w14:textId="66486EF0">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230" w:type="dxa"/>
            <w:tcBorders>
              <w:top w:val="single" w:color="auto" w:sz="4" w:space="0"/>
              <w:left w:val="single" w:color="auto" w:sz="4" w:space="0"/>
              <w:bottom w:val="single" w:color="auto" w:sz="4" w:space="0"/>
              <w:right w:val="single" w:color="auto" w:sz="4" w:space="0"/>
            </w:tcBorders>
          </w:tcPr>
          <w:p w:rsidRPr="00605064" w:rsidR="0060117C" w:rsidP="0060117C" w:rsidRDefault="000C5829" w14:paraId="028C843A" w14:textId="60F9892B">
            <w:pPr>
              <w:pStyle w:val="TableText10"/>
              <w:rPr>
                <w:rFonts w:ascii="Calibri" w:hAnsi="Calibri" w:cs="Calibri" w:eastAsiaTheme="minorHAnsi"/>
                <w:szCs w:val="20"/>
                <w:lang w:val="en-GB"/>
              </w:rPr>
            </w:pPr>
            <w:r w:rsidRPr="00605064">
              <w:rPr>
                <w:rFonts w:ascii="Calibri" w:hAnsi="Calibri" w:cs="Calibri" w:eastAsiaTheme="minorHAnsi"/>
                <w:szCs w:val="20"/>
                <w:lang w:val="en-GB"/>
              </w:rPr>
              <w:t>MWRP</w:t>
            </w:r>
            <w:r w:rsidRPr="00605064" w:rsidR="0060117C">
              <w:rPr>
                <w:rFonts w:ascii="Calibri" w:hAnsi="Calibri" w:cs="Calibri" w:eastAsiaTheme="minorHAnsi"/>
                <w:szCs w:val="20"/>
                <w:lang w:val="en-GB"/>
              </w:rPr>
              <w:t xml:space="preserve"> correlation ID for support reference</w:t>
            </w:r>
          </w:p>
        </w:tc>
      </w:tr>
      <w:tr w:rsidRPr="005424B9" w:rsidR="0060117C" w:rsidTr="016D1326" w14:paraId="699A3E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02"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58FF7F1A" w14:textId="622B31CB">
            <w:pPr>
              <w:pStyle w:val="TableText10"/>
              <w:rPr>
                <w:rFonts w:ascii="Calibri" w:hAnsi="Calibri" w:cs="Calibri" w:eastAsiaTheme="minorHAnsi"/>
                <w:szCs w:val="20"/>
                <w:lang w:val="en-GB"/>
              </w:rPr>
            </w:pPr>
            <w:r w:rsidRPr="00605064">
              <w:rPr>
                <w:rFonts w:ascii="Calibri" w:hAnsi="Calibri" w:cs="Calibri" w:eastAsiaTheme="minorHAnsi"/>
                <w:szCs w:val="20"/>
                <w:lang w:val="en-GB"/>
              </w:rPr>
              <w:t>error</w:t>
            </w:r>
          </w:p>
        </w:tc>
        <w:tc>
          <w:tcPr>
            <w:tcW w:w="2000" w:type="dxa"/>
            <w:gridSpan w:val="2"/>
            <w:tcBorders>
              <w:top w:val="single" w:color="auto" w:sz="4" w:space="0"/>
              <w:left w:val="single" w:color="auto" w:sz="4" w:space="0"/>
              <w:bottom w:val="single" w:color="auto" w:sz="4" w:space="0"/>
              <w:right w:val="single" w:color="auto" w:sz="4" w:space="0"/>
            </w:tcBorders>
          </w:tcPr>
          <w:p w:rsidRPr="00605064" w:rsidR="0060117C" w:rsidP="0060117C" w:rsidRDefault="0060117C" w14:paraId="5CBBE535" w14:textId="6DA86538">
            <w:pPr>
              <w:pStyle w:val="TableText10"/>
              <w:rPr>
                <w:rFonts w:ascii="Calibri" w:hAnsi="Calibri" w:cs="Calibri" w:eastAsiaTheme="minorHAnsi"/>
                <w:szCs w:val="20"/>
                <w:lang w:val="en-GB"/>
              </w:rPr>
            </w:pPr>
            <w:r w:rsidRPr="00605064">
              <w:rPr>
                <w:rFonts w:ascii="Calibri" w:hAnsi="Calibri" w:cs="Calibri" w:eastAsiaTheme="minorHAnsi"/>
                <w:szCs w:val="20"/>
                <w:lang w:val="en-GB"/>
              </w:rPr>
              <w:t>ErrorDetailDTO</w:t>
            </w:r>
          </w:p>
        </w:tc>
        <w:tc>
          <w:tcPr>
            <w:tcW w:w="1028" w:type="dxa"/>
            <w:tcBorders>
              <w:top w:val="single" w:color="auto" w:sz="4" w:space="0"/>
              <w:left w:val="single" w:color="auto" w:sz="4" w:space="0"/>
              <w:bottom w:val="single" w:color="auto" w:sz="4" w:space="0"/>
              <w:right w:val="single" w:color="auto" w:sz="4" w:space="0"/>
            </w:tcBorders>
          </w:tcPr>
          <w:p w:rsidRPr="00605064" w:rsidR="0060117C" w:rsidP="0060117C" w:rsidRDefault="00CC1411" w14:paraId="7CBF3428" w14:textId="03D4E7ED">
            <w:pPr>
              <w:pStyle w:val="TableText10"/>
              <w:rPr>
                <w:rFonts w:ascii="Calibri" w:hAnsi="Calibri" w:cs="Calibri" w:eastAsiaTheme="minorHAnsi"/>
                <w:szCs w:val="20"/>
                <w:lang w:val="en-GB"/>
              </w:rPr>
            </w:pPr>
            <w:r w:rsidRPr="00605064">
              <w:rPr>
                <w:rFonts w:ascii="Calibri" w:hAnsi="Calibri" w:cs="Calibri" w:eastAsiaTheme="minorHAnsi"/>
                <w:szCs w:val="20"/>
                <w:lang w:val="en-GB"/>
              </w:rPr>
              <w:t>Yes</w:t>
            </w:r>
          </w:p>
        </w:tc>
        <w:tc>
          <w:tcPr>
            <w:tcW w:w="4230" w:type="dxa"/>
            <w:tcBorders>
              <w:top w:val="single" w:color="auto" w:sz="4" w:space="0"/>
              <w:left w:val="single" w:color="auto" w:sz="4" w:space="0"/>
              <w:bottom w:val="single" w:color="auto" w:sz="4" w:space="0"/>
              <w:right w:val="single" w:color="auto" w:sz="4" w:space="0"/>
            </w:tcBorders>
          </w:tcPr>
          <w:p w:rsidRPr="00605064" w:rsidR="0060117C" w:rsidP="0060117C" w:rsidRDefault="0060117C" w14:paraId="2F54F726" w14:textId="56830E0F">
            <w:pPr>
              <w:pStyle w:val="TableText10"/>
              <w:rPr>
                <w:rFonts w:ascii="Calibri" w:hAnsi="Calibri" w:cs="Calibri" w:eastAsiaTheme="minorHAnsi"/>
                <w:szCs w:val="20"/>
                <w:lang w:val="en-GB"/>
              </w:rPr>
            </w:pPr>
            <w:r w:rsidRPr="00605064">
              <w:rPr>
                <w:rFonts w:ascii="Calibri" w:hAnsi="Calibri" w:cs="Calibri" w:eastAsiaTheme="minorHAnsi"/>
                <w:szCs w:val="20"/>
                <w:lang w:val="en-GB"/>
              </w:rPr>
              <w:t>Validation error detail with list of invalid fields</w:t>
            </w:r>
          </w:p>
        </w:tc>
      </w:tr>
      <w:tr w:rsidRPr="005424B9" w:rsidR="00CD6E85" w:rsidTr="016D1326" w14:paraId="73064B0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102" w:type="dxa"/>
            <w:tcBorders>
              <w:top w:val="single" w:color="auto" w:sz="4" w:space="0"/>
              <w:left w:val="single" w:color="auto" w:sz="4" w:space="0"/>
              <w:bottom w:val="single" w:color="auto" w:sz="4" w:space="0"/>
              <w:right w:val="single" w:color="auto" w:sz="4" w:space="0"/>
            </w:tcBorders>
          </w:tcPr>
          <w:p w:rsidRPr="00605064" w:rsidR="00CD6E85" w:rsidP="016D1326" w:rsidRDefault="00CD6E85" w14:paraId="422AFB90" w14:textId="438A0167">
            <w:pPr>
              <w:pStyle w:val="TableText10"/>
              <w:rPr>
                <w:rFonts w:ascii="Calibri" w:hAnsi="Calibri" w:cs="Calibri" w:eastAsiaTheme="minorEastAsia"/>
                <w:lang w:val="en-GB"/>
              </w:rPr>
            </w:pPr>
            <w:del w:author="Marri, Rajababu" w:date="2026-10-21T21:02:00Z" w16du:dateUtc="2026-10-21T21:02:12Z" w:id="538">
              <w:r w:rsidRPr="016D1326" w:rsidDel="04782370">
                <w:rPr>
                  <w:rFonts w:ascii="Calibri" w:hAnsi="Calibri" w:cs="Calibri" w:eastAsiaTheme="minorEastAsia"/>
                  <w:lang w:val="en-GB"/>
                </w:rPr>
                <w:delText>source</w:delText>
              </w:r>
            </w:del>
          </w:p>
        </w:tc>
        <w:tc>
          <w:tcPr>
            <w:tcW w:w="2000" w:type="dxa"/>
            <w:gridSpan w:val="2"/>
            <w:tcBorders>
              <w:top w:val="single" w:color="auto" w:sz="4" w:space="0"/>
              <w:left w:val="single" w:color="auto" w:sz="4" w:space="0"/>
              <w:bottom w:val="single" w:color="auto" w:sz="4" w:space="0"/>
              <w:right w:val="single" w:color="auto" w:sz="4" w:space="0"/>
            </w:tcBorders>
          </w:tcPr>
          <w:p w:rsidRPr="00605064" w:rsidR="00CD6E85" w:rsidP="016D1326" w:rsidRDefault="00CD6E85" w14:paraId="0601A52C" w14:textId="2064A56F">
            <w:pPr>
              <w:pStyle w:val="TableText10"/>
              <w:rPr>
                <w:rFonts w:ascii="Calibri" w:hAnsi="Calibri" w:cs="Calibri" w:eastAsiaTheme="minorEastAsia"/>
                <w:lang w:val="en-GB"/>
              </w:rPr>
            </w:pPr>
            <w:del w:author="Marri, Rajababu" w:date="2026-10-21T21:02:00Z" w16du:dateUtc="2026-10-21T21:02:12Z" w:id="539">
              <w:r w:rsidRPr="016D1326" w:rsidDel="04782370">
                <w:rPr>
                  <w:rFonts w:ascii="Calibri" w:hAnsi="Calibri" w:cs="Calibri" w:eastAsiaTheme="minorEastAsia"/>
                  <w:lang w:val="en-GB"/>
                </w:rPr>
                <w:delText>String</w:delText>
              </w:r>
            </w:del>
          </w:p>
        </w:tc>
        <w:tc>
          <w:tcPr>
            <w:tcW w:w="1028" w:type="dxa"/>
            <w:tcBorders>
              <w:top w:val="single" w:color="auto" w:sz="4" w:space="0"/>
              <w:left w:val="single" w:color="auto" w:sz="4" w:space="0"/>
              <w:bottom w:val="single" w:color="auto" w:sz="4" w:space="0"/>
              <w:right w:val="single" w:color="auto" w:sz="4" w:space="0"/>
            </w:tcBorders>
          </w:tcPr>
          <w:p w:rsidRPr="00605064" w:rsidR="00CD6E85" w:rsidP="016D1326" w:rsidRDefault="00CD6E85" w14:paraId="082A4501" w14:textId="502B6512">
            <w:pPr>
              <w:pStyle w:val="TableText10"/>
              <w:rPr>
                <w:rFonts w:ascii="Calibri" w:hAnsi="Calibri" w:cs="Calibri" w:eastAsiaTheme="minorEastAsia"/>
                <w:lang w:val="en-GB"/>
              </w:rPr>
            </w:pPr>
            <w:del w:author="Marri, Rajababu" w:date="2026-10-21T21:02:00Z" w16du:dateUtc="2026-10-21T21:02:12Z" w:id="540">
              <w:r w:rsidRPr="016D1326" w:rsidDel="04782370">
                <w:rPr>
                  <w:rFonts w:ascii="Calibri" w:hAnsi="Calibri" w:cs="Calibri" w:eastAsiaTheme="minorEastAsia"/>
                  <w:lang w:val="en-GB"/>
                </w:rPr>
                <w:delText>Yes</w:delText>
              </w:r>
            </w:del>
          </w:p>
        </w:tc>
        <w:tc>
          <w:tcPr>
            <w:tcW w:w="4230" w:type="dxa"/>
            <w:tcBorders>
              <w:top w:val="single" w:color="auto" w:sz="4" w:space="0"/>
              <w:left w:val="single" w:color="auto" w:sz="4" w:space="0"/>
              <w:bottom w:val="single" w:color="auto" w:sz="4" w:space="0"/>
              <w:right w:val="single" w:color="auto" w:sz="4" w:space="0"/>
            </w:tcBorders>
          </w:tcPr>
          <w:p w:rsidRPr="008E69F0" w:rsidR="009E6218" w:rsidP="009E6218" w:rsidRDefault="009E6218" w14:paraId="5962A5DB" w14:textId="77777777">
            <w:pPr>
              <w:pStyle w:val="TableText10"/>
              <w:rPr>
                <w:del w:author="Marri, Rajababu" w:date="2026-10-21T21:02:00Z" w16du:dateUtc="2026-10-21T21:02:12Z" w:id="541"/>
                <w:rFonts w:ascii="Calibri" w:hAnsi="Calibri" w:eastAsia="Calibri" w:cs="Calibri"/>
                <w:color w:val="000000" w:themeColor="text1"/>
              </w:rPr>
            </w:pPr>
            <w:del w:author="Marri, Rajababu" w:date="2026-10-21T21:02:00Z" w16du:dateUtc="2026-10-21T21:02:12Z" w:id="542">
              <w:r w:rsidRPr="016D1326" w:rsidDel="6AD72A3F">
                <w:rPr>
                  <w:rFonts w:ascii="Calibri" w:hAnsi="Calibri" w:eastAsia="Calibri" w:cs="Calibri"/>
                  <w:color w:val="000000" w:themeColor="text1"/>
                  <w:lang w:val="en-GB"/>
                </w:rPr>
                <w:delText xml:space="preserve">Source System: </w:delText>
              </w:r>
              <w:r w:rsidRPr="016D1326" w:rsidDel="6AD72A3F">
                <w:rPr>
                  <w:rFonts w:ascii="Calibri" w:hAnsi="Calibri" w:eastAsia="Calibri" w:cs="Calibri"/>
                  <w:color w:val="000000" w:themeColor="text1"/>
                </w:rPr>
                <w:delText>The system that MWRP received this data from (could be "MWRP" if the data was uploaded to MWRP).</w:delText>
              </w:r>
              <w:r w:rsidRPr="016D1326" w:rsidDel="6AD72A3F">
                <w:rPr>
                  <w:rFonts w:ascii="Calibri" w:hAnsi="Calibri" w:eastAsia="Calibri" w:cs="Calibri"/>
                  <w:color w:val="000000" w:themeColor="text1"/>
                  <w:lang w:val="en-GB"/>
                </w:rPr>
                <w:delText xml:space="preserve"> </w:delText>
              </w:r>
            </w:del>
          </w:p>
          <w:p w:rsidRPr="00605064" w:rsidR="00CD6E85" w:rsidP="016D1326" w:rsidRDefault="00CD6E85" w14:paraId="58A5FDCB" w14:textId="162698A9">
            <w:pPr>
              <w:pStyle w:val="TableText10"/>
              <w:rPr>
                <w:rFonts w:ascii="Calibri" w:hAnsi="Calibri" w:cs="Calibri" w:eastAsiaTheme="minorEastAsia"/>
                <w:lang w:val="en-GB"/>
              </w:rPr>
            </w:pPr>
            <w:del w:author="Marri, Rajababu" w:date="2026-10-21T21:02:00Z" w16du:dateUtc="2026-10-21T21:02:12Z" w:id="543">
              <w:r w:rsidRPr="016D1326" w:rsidDel="04782370">
                <w:rPr>
                  <w:rFonts w:ascii="Calibri" w:hAnsi="Calibri" w:cs="Calibri" w:eastAsiaTheme="minorEastAsia"/>
                  <w:lang w:val="en-GB"/>
                </w:rPr>
                <w:delText>Eg: VaCMS</w:delText>
              </w:r>
            </w:del>
          </w:p>
        </w:tc>
      </w:tr>
      <w:tr w:rsidRPr="005424B9" w:rsidR="00CD6E85" w:rsidTr="016D1326" w14:paraId="22A32EB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2102" w:type="dxa"/>
            <w:tcBorders>
              <w:top w:val="single" w:color="auto" w:sz="4" w:space="0"/>
              <w:left w:val="single" w:color="auto" w:sz="4" w:space="0"/>
              <w:bottom w:val="single" w:color="auto" w:sz="4" w:space="0"/>
              <w:right w:val="single" w:color="auto" w:sz="4" w:space="0"/>
            </w:tcBorders>
          </w:tcPr>
          <w:p w:rsidRPr="00605064" w:rsidR="00CD6E85" w:rsidP="016D1326" w:rsidRDefault="00350920" w14:paraId="537A5105" w14:textId="2E6DF023">
            <w:pPr>
              <w:pStyle w:val="TableText10"/>
              <w:rPr>
                <w:rFonts w:ascii="Calibri" w:hAnsi="Calibri" w:cs="Calibri" w:eastAsiaTheme="minorEastAsia"/>
                <w:lang w:val="en-GB"/>
              </w:rPr>
            </w:pPr>
            <w:del w:author="Marri, Rajababu" w:date="2026-10-21T21:02:00Z" w16du:dateUtc="2026-10-21T21:02:12Z" w:id="544">
              <w:r w:rsidRPr="016D1326" w:rsidDel="629BE8FA">
                <w:rPr>
                  <w:rFonts w:ascii="Calibri" w:hAnsi="Calibri" w:cs="Calibri" w:eastAsiaTheme="minorEastAsia"/>
                  <w:lang w:val="en-GB"/>
                </w:rPr>
                <w:delText>updateSw</w:delText>
              </w:r>
            </w:del>
          </w:p>
        </w:tc>
        <w:tc>
          <w:tcPr>
            <w:tcW w:w="2000" w:type="dxa"/>
            <w:gridSpan w:val="2"/>
            <w:tcBorders>
              <w:top w:val="single" w:color="auto" w:sz="4" w:space="0"/>
              <w:left w:val="single" w:color="auto" w:sz="4" w:space="0"/>
              <w:bottom w:val="single" w:color="auto" w:sz="4" w:space="0"/>
              <w:right w:val="single" w:color="auto" w:sz="4" w:space="0"/>
            </w:tcBorders>
          </w:tcPr>
          <w:p w:rsidRPr="00605064" w:rsidR="00CD6E85" w:rsidP="016D1326" w:rsidRDefault="00CD6E85" w14:paraId="16830D41" w14:textId="6B197822">
            <w:pPr>
              <w:pStyle w:val="TableText10"/>
              <w:rPr>
                <w:rFonts w:ascii="Calibri" w:hAnsi="Calibri" w:cs="Calibri" w:eastAsiaTheme="minorEastAsia"/>
                <w:lang w:val="en-GB"/>
              </w:rPr>
            </w:pPr>
            <w:del w:author="Marri, Rajababu" w:date="2026-10-21T21:02:00Z" w16du:dateUtc="2026-10-21T21:02:12Z" w:id="545">
              <w:r w:rsidRPr="016D1326" w:rsidDel="04782370">
                <w:rPr>
                  <w:rFonts w:ascii="Calibri" w:hAnsi="Calibri" w:cs="Calibri" w:eastAsiaTheme="minorEastAsia"/>
                  <w:lang w:val="en-GB"/>
                </w:rPr>
                <w:delText>String</w:delText>
              </w:r>
            </w:del>
          </w:p>
        </w:tc>
        <w:tc>
          <w:tcPr>
            <w:tcW w:w="1028" w:type="dxa"/>
            <w:tcBorders>
              <w:top w:val="single" w:color="auto" w:sz="4" w:space="0"/>
              <w:left w:val="single" w:color="auto" w:sz="4" w:space="0"/>
              <w:bottom w:val="single" w:color="auto" w:sz="4" w:space="0"/>
              <w:right w:val="single" w:color="auto" w:sz="4" w:space="0"/>
            </w:tcBorders>
          </w:tcPr>
          <w:p w:rsidRPr="00605064" w:rsidR="00CD6E85" w:rsidP="016D1326" w:rsidRDefault="00CD6E85" w14:paraId="3CA02153" w14:textId="4B22A2FE">
            <w:pPr>
              <w:pStyle w:val="TableText10"/>
              <w:rPr>
                <w:rFonts w:ascii="Calibri" w:hAnsi="Calibri" w:cs="Calibri" w:eastAsiaTheme="minorEastAsia"/>
                <w:lang w:val="en-GB"/>
              </w:rPr>
            </w:pPr>
            <w:del w:author="Marri, Rajababu" w:date="2026-10-21T21:02:00Z" w16du:dateUtc="2026-10-21T21:02:12Z" w:id="546">
              <w:r w:rsidRPr="016D1326" w:rsidDel="04782370">
                <w:rPr>
                  <w:rFonts w:ascii="Calibri" w:hAnsi="Calibri" w:cs="Calibri" w:eastAsiaTheme="minorEastAsia"/>
                  <w:lang w:val="en-GB"/>
                </w:rPr>
                <w:delText>No</w:delText>
              </w:r>
            </w:del>
          </w:p>
        </w:tc>
        <w:tc>
          <w:tcPr>
            <w:tcW w:w="4230" w:type="dxa"/>
            <w:tcBorders>
              <w:top w:val="single" w:color="auto" w:sz="4" w:space="0"/>
              <w:left w:val="single" w:color="auto" w:sz="4" w:space="0"/>
              <w:bottom w:val="single" w:color="auto" w:sz="4" w:space="0"/>
              <w:right w:val="single" w:color="auto" w:sz="4" w:space="0"/>
            </w:tcBorders>
          </w:tcPr>
          <w:p w:rsidR="00CC4C03" w:rsidP="00CC4C03" w:rsidRDefault="00CC4C03" w14:paraId="7D59CD25" w14:textId="77777777">
            <w:pPr>
              <w:pStyle w:val="TableText10"/>
              <w:rPr>
                <w:del w:author="Marri, Rajababu" w:date="2026-10-21T21:02:00Z" w16du:dateUtc="2026-10-21T21:02:12Z" w:id="547"/>
                <w:rFonts w:ascii="Calibri" w:hAnsi="Calibri" w:eastAsia="Calibri" w:cs="Calibri"/>
                <w:color w:val="000000" w:themeColor="text1"/>
              </w:rPr>
            </w:pPr>
            <w:del w:author="Marri, Rajababu" w:date="2026-10-21T21:02:00Z" w16du:dateUtc="2026-10-21T21:02:12Z" w:id="548">
              <w:r w:rsidRPr="016D1326" w:rsidDel="15AD74BC">
                <w:rPr>
                  <w:rFonts w:ascii="Calibri" w:hAnsi="Calibri" w:eastAsia="Calibri" w:cs="Calibri"/>
                  <w:color w:val="000000" w:themeColor="text1"/>
                </w:rPr>
                <w:delText xml:space="preserve">Indicates whether source-system data was updated within MWRP </w:delText>
              </w:r>
            </w:del>
          </w:p>
          <w:p w:rsidRPr="00605064" w:rsidR="00CD6E85" w:rsidP="016D1326" w:rsidRDefault="00CC4C03" w14:paraId="662B3528" w14:textId="2A7E4A91">
            <w:pPr>
              <w:pStyle w:val="TableText10"/>
              <w:rPr>
                <w:rFonts w:ascii="Calibri" w:hAnsi="Calibri" w:cs="Calibri" w:eastAsiaTheme="minorEastAsia"/>
                <w:lang w:val="en-GB"/>
              </w:rPr>
            </w:pPr>
            <w:del w:author="Marri, Rajababu" w:date="2026-10-21T21:02:00Z" w16du:dateUtc="2026-10-21T21:02:12Z" w:id="549">
              <w:r w:rsidRPr="016D1326" w:rsidDel="15AD74BC">
                <w:rPr>
                  <w:rFonts w:ascii="Calibri" w:hAnsi="Calibri" w:eastAsia="Calibri" w:cs="Calibri"/>
                  <w:color w:val="000000" w:themeColor="text1"/>
                </w:rPr>
                <w:delText>E.g.: 'Yes'/'No'</w:delText>
              </w:r>
            </w:del>
          </w:p>
        </w:tc>
      </w:tr>
    </w:tbl>
    <w:p w:rsidRPr="005424B9" w:rsidR="00CC1411" w:rsidP="005E184C" w:rsidRDefault="00CC1411" w14:paraId="0EF31227" w14:textId="77777777">
      <w:pPr>
        <w:ind w:left="1800"/>
        <w:rPr>
          <w:rFonts w:ascii="Calibri" w:hAnsi="Calibri" w:cs="Calibri"/>
          <w:sz w:val="20"/>
          <w:szCs w:val="20"/>
        </w:rPr>
      </w:pPr>
    </w:p>
    <w:p w:rsidRPr="005424B9" w:rsidR="005D4351" w:rsidP="008661F6" w:rsidRDefault="005D4351" w14:paraId="62EA59CA" w14:textId="77777777">
      <w:pPr>
        <w:ind w:right="162"/>
        <w:rPr>
          <w:rFonts w:ascii="Calibri" w:hAnsi="Calibri" w:cs="Calibri"/>
          <w:sz w:val="20"/>
          <w:szCs w:val="20"/>
        </w:rPr>
      </w:pPr>
      <w:r w:rsidRPr="005424B9">
        <w:rPr>
          <w:rFonts w:ascii="Calibri" w:hAnsi="Calibri" w:cs="Calibri"/>
          <w:color w:val="000000"/>
          <w:sz w:val="20"/>
          <w:szCs w:val="20"/>
        </w:rPr>
        <w:t>ErrorMessageDTO:</w:t>
      </w:r>
    </w:p>
    <w:p w:rsidRPr="005424B9" w:rsidR="005D4351" w:rsidP="008661F6" w:rsidRDefault="005D4351" w14:paraId="5383775E" w14:textId="77777777">
      <w:pPr>
        <w:ind w:right="162"/>
        <w:rPr>
          <w:rFonts w:ascii="Calibri" w:hAnsi="Calibri" w:cs="Calibri"/>
          <w:sz w:val="20"/>
          <w:szCs w:val="20"/>
        </w:rPr>
      </w:pPr>
    </w:p>
    <w:tbl>
      <w:tblPr>
        <w:tblW w:w="936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10"/>
        <w:gridCol w:w="1710"/>
        <w:gridCol w:w="5940"/>
      </w:tblGrid>
      <w:tr w:rsidRPr="005424B9" w:rsidR="005D4351" w:rsidTr="016D1326" w14:paraId="446F559A" w14:textId="77777777">
        <w:trPr>
          <w:cantSplit/>
          <w:tblHeader/>
        </w:trPr>
        <w:tc>
          <w:tcPr>
            <w:tcW w:w="1710" w:type="dxa"/>
            <w:shd w:val="clear" w:color="auto" w:fill="000000" w:themeFill="text1"/>
          </w:tcPr>
          <w:p w:rsidRPr="005424B9" w:rsidR="005D4351" w:rsidP="000D596E" w:rsidRDefault="005D4351" w14:paraId="75873AF2" w14:textId="77777777">
            <w:pPr>
              <w:pStyle w:val="TableText10HeaderCenter"/>
              <w:rPr>
                <w:rFonts w:ascii="Calibri" w:hAnsi="Calibri" w:cs="Calibri"/>
                <w:b w:val="0"/>
                <w:szCs w:val="20"/>
              </w:rPr>
            </w:pPr>
            <w:r w:rsidRPr="005424B9">
              <w:rPr>
                <w:rFonts w:ascii="Calibri" w:hAnsi="Calibri" w:cs="Calibri"/>
                <w:szCs w:val="20"/>
              </w:rPr>
              <w:t>Field</w:t>
            </w:r>
          </w:p>
        </w:tc>
        <w:tc>
          <w:tcPr>
            <w:tcW w:w="1710" w:type="dxa"/>
            <w:shd w:val="clear" w:color="auto" w:fill="000000" w:themeFill="text1"/>
          </w:tcPr>
          <w:p w:rsidRPr="005424B9" w:rsidR="005D4351" w:rsidP="000D596E" w:rsidRDefault="005D4351" w14:paraId="5FED4209" w14:textId="77777777">
            <w:pPr>
              <w:pStyle w:val="TableText10HeaderCenter"/>
              <w:rPr>
                <w:rFonts w:ascii="Calibri" w:hAnsi="Calibri" w:cs="Calibri"/>
                <w:b w:val="0"/>
                <w:szCs w:val="20"/>
              </w:rPr>
            </w:pPr>
            <w:r w:rsidRPr="005424B9">
              <w:rPr>
                <w:rFonts w:ascii="Calibri" w:hAnsi="Calibri" w:cs="Calibri"/>
                <w:szCs w:val="20"/>
              </w:rPr>
              <w:t>Type</w:t>
            </w:r>
          </w:p>
        </w:tc>
        <w:tc>
          <w:tcPr>
            <w:tcW w:w="5940" w:type="dxa"/>
            <w:shd w:val="clear" w:color="auto" w:fill="000000" w:themeFill="text1"/>
          </w:tcPr>
          <w:p w:rsidRPr="005424B9" w:rsidR="005D4351" w:rsidP="000D596E" w:rsidRDefault="005D4351" w14:paraId="2C0B314E"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5D4351" w:rsidTr="016D1326" w14:paraId="743BEAA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1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7E33CDBB" w14:textId="77777777">
            <w:pPr>
              <w:pStyle w:val="TableText10"/>
              <w:rPr>
                <w:rFonts w:ascii="Calibri" w:hAnsi="Calibri" w:cs="Calibri" w:eastAsiaTheme="minorHAnsi"/>
                <w:szCs w:val="20"/>
              </w:rPr>
            </w:pPr>
            <w:r w:rsidRPr="005424B9">
              <w:rPr>
                <w:rFonts w:ascii="Calibri" w:hAnsi="Calibri" w:cs="Calibri"/>
                <w:color w:val="000000"/>
                <w:szCs w:val="20"/>
              </w:rPr>
              <w:t>code</w:t>
            </w:r>
          </w:p>
        </w:tc>
        <w:tc>
          <w:tcPr>
            <w:tcW w:w="171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24688881" w14:textId="77777777">
            <w:pPr>
              <w:pStyle w:val="TableText10"/>
              <w:rPr>
                <w:rFonts w:ascii="Calibri" w:hAnsi="Calibri" w:cs="Calibri" w:eastAsiaTheme="minorHAnsi"/>
                <w:szCs w:val="20"/>
              </w:rPr>
            </w:pPr>
            <w:r w:rsidRPr="005424B9">
              <w:rPr>
                <w:rFonts w:ascii="Calibri" w:hAnsi="Calibri" w:cs="Calibri"/>
                <w:color w:val="000000"/>
                <w:szCs w:val="20"/>
              </w:rPr>
              <w:t>Integer</w:t>
            </w:r>
          </w:p>
        </w:tc>
        <w:tc>
          <w:tcPr>
            <w:tcW w:w="594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59498338" w14:textId="77777777">
            <w:pPr>
              <w:pStyle w:val="TableText10"/>
              <w:rPr>
                <w:rFonts w:ascii="Calibri" w:hAnsi="Calibri" w:cs="Calibri" w:eastAsiaTheme="minorHAnsi"/>
                <w:szCs w:val="20"/>
              </w:rPr>
            </w:pPr>
            <w:r w:rsidRPr="005424B9">
              <w:rPr>
                <w:rFonts w:ascii="Calibri" w:hAnsi="Calibri" w:cs="Calibri"/>
                <w:color w:val="000000"/>
                <w:szCs w:val="20"/>
              </w:rPr>
              <w:t>Numeric error code (e.g. 101 for validation failure)</w:t>
            </w:r>
          </w:p>
        </w:tc>
      </w:tr>
      <w:tr w:rsidRPr="005424B9" w:rsidR="005D4351" w:rsidTr="016D1326" w14:paraId="19EB1FD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1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39A738A1" w14:textId="77777777">
            <w:pPr>
              <w:pStyle w:val="TableText10"/>
              <w:rPr>
                <w:rFonts w:ascii="Calibri" w:hAnsi="Calibri" w:cs="Calibri" w:eastAsiaTheme="minorHAnsi"/>
                <w:szCs w:val="20"/>
              </w:rPr>
            </w:pPr>
            <w:r w:rsidRPr="005424B9">
              <w:rPr>
                <w:rFonts w:ascii="Calibri" w:hAnsi="Calibri" w:cs="Calibri"/>
                <w:color w:val="000000"/>
                <w:szCs w:val="20"/>
              </w:rPr>
              <w:t>type</w:t>
            </w:r>
          </w:p>
        </w:tc>
        <w:tc>
          <w:tcPr>
            <w:tcW w:w="171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5F345878"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594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7632E794" w14:textId="77777777">
            <w:pPr>
              <w:pStyle w:val="TableText10"/>
              <w:rPr>
                <w:rFonts w:ascii="Calibri" w:hAnsi="Calibri" w:cs="Calibri" w:eastAsiaTheme="minorHAnsi"/>
                <w:szCs w:val="20"/>
              </w:rPr>
            </w:pPr>
            <w:r w:rsidRPr="005424B9">
              <w:rPr>
                <w:rFonts w:ascii="Calibri" w:hAnsi="Calibri" w:cs="Calibri"/>
                <w:color w:val="000000"/>
                <w:szCs w:val="20"/>
              </w:rPr>
              <w:t>Error type: ERROR</w:t>
            </w:r>
          </w:p>
        </w:tc>
      </w:tr>
      <w:tr w:rsidRPr="005424B9" w:rsidR="005D4351" w:rsidTr="016D1326" w14:paraId="206EEF0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1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6C3227F1" w14:textId="77777777">
            <w:pPr>
              <w:pStyle w:val="TableText10"/>
              <w:rPr>
                <w:rFonts w:ascii="Calibri" w:hAnsi="Calibri" w:cs="Calibri" w:eastAsiaTheme="minorHAnsi"/>
                <w:szCs w:val="20"/>
              </w:rPr>
            </w:pPr>
            <w:r w:rsidRPr="005424B9">
              <w:rPr>
                <w:rFonts w:ascii="Calibri" w:hAnsi="Calibri" w:cs="Calibri"/>
                <w:color w:val="000000"/>
                <w:szCs w:val="20"/>
              </w:rPr>
              <w:t>notify</w:t>
            </w:r>
          </w:p>
        </w:tc>
        <w:tc>
          <w:tcPr>
            <w:tcW w:w="171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5B332D67" w14:textId="77777777">
            <w:pPr>
              <w:pStyle w:val="TableText10"/>
              <w:rPr>
                <w:rFonts w:ascii="Calibri" w:hAnsi="Calibri" w:cs="Calibri" w:eastAsiaTheme="minorHAnsi"/>
                <w:szCs w:val="20"/>
              </w:rPr>
            </w:pPr>
            <w:r w:rsidRPr="005424B9">
              <w:rPr>
                <w:rFonts w:ascii="Calibri" w:hAnsi="Calibri" w:cs="Calibri"/>
                <w:color w:val="000000"/>
                <w:szCs w:val="20"/>
              </w:rPr>
              <w:t>Boolean</w:t>
            </w:r>
          </w:p>
        </w:tc>
        <w:tc>
          <w:tcPr>
            <w:tcW w:w="5940" w:type="dxa"/>
            <w:tcBorders>
              <w:top w:val="single" w:color="auto" w:sz="4" w:space="0"/>
              <w:left w:val="single" w:color="auto" w:sz="4" w:space="0"/>
              <w:bottom w:val="single" w:color="auto" w:sz="4" w:space="0"/>
              <w:right w:val="single" w:color="auto" w:sz="4" w:space="0"/>
            </w:tcBorders>
          </w:tcPr>
          <w:p w:rsidRPr="005424B9" w:rsidR="005D4351" w:rsidP="000D596E" w:rsidRDefault="005D4351" w14:paraId="5561B523" w14:textId="77777777">
            <w:pPr>
              <w:pStyle w:val="TableText10"/>
              <w:rPr>
                <w:rFonts w:ascii="Calibri" w:hAnsi="Calibri" w:cs="Calibri" w:eastAsiaTheme="minorHAnsi"/>
                <w:szCs w:val="20"/>
              </w:rPr>
            </w:pPr>
            <w:r w:rsidRPr="005424B9">
              <w:rPr>
                <w:rFonts w:ascii="Calibri" w:hAnsi="Calibri" w:cs="Calibri"/>
                <w:color w:val="000000"/>
                <w:szCs w:val="20"/>
              </w:rPr>
              <w:t>True if the error requires user notification; false for system errors</w:t>
            </w:r>
          </w:p>
        </w:tc>
      </w:tr>
      <w:tr w:rsidRPr="005424B9" w:rsidR="006D6A4A" w:rsidTr="016D1326" w14:paraId="772B92A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1710" w:type="dxa"/>
            <w:tcBorders>
              <w:top w:val="single" w:color="auto" w:sz="4" w:space="0"/>
              <w:left w:val="single" w:color="auto" w:sz="4" w:space="0"/>
              <w:bottom w:val="single" w:color="auto" w:sz="4" w:space="0"/>
              <w:right w:val="single" w:color="auto" w:sz="4" w:space="0"/>
            </w:tcBorders>
          </w:tcPr>
          <w:p w:rsidRPr="005424B9" w:rsidR="006D6A4A" w:rsidP="016D1326" w:rsidRDefault="006D6A4A" w14:paraId="5C6F400A" w14:textId="63A217D9">
            <w:pPr>
              <w:pStyle w:val="TableText10"/>
              <w:rPr>
                <w:rFonts w:ascii="Calibri" w:hAnsi="Calibri" w:cs="Calibri"/>
                <w:color w:val="000000" w:themeColor="text1"/>
              </w:rPr>
            </w:pPr>
            <w:del w:author="Marri, Rajababu" w:date="2026-10-21T21:02:00Z" w16du:dateUtc="2026-10-21T21:02:18Z" w:id="550">
              <w:r w:rsidRPr="016D1326" w:rsidDel="36B06CAE">
                <w:rPr>
                  <w:rFonts w:ascii="Calibri" w:hAnsi="Calibri" w:cs="Calibri"/>
                  <w:color w:val="000000" w:themeColor="text1"/>
                </w:rPr>
                <w:delText>source</w:delText>
              </w:r>
            </w:del>
          </w:p>
        </w:tc>
        <w:tc>
          <w:tcPr>
            <w:tcW w:w="1710" w:type="dxa"/>
            <w:tcBorders>
              <w:top w:val="single" w:color="auto" w:sz="4" w:space="0"/>
              <w:left w:val="single" w:color="auto" w:sz="4" w:space="0"/>
              <w:bottom w:val="single" w:color="auto" w:sz="4" w:space="0"/>
              <w:right w:val="single" w:color="auto" w:sz="4" w:space="0"/>
            </w:tcBorders>
          </w:tcPr>
          <w:p w:rsidRPr="005424B9" w:rsidR="006D6A4A" w:rsidP="016D1326" w:rsidRDefault="006D6A4A" w14:paraId="32F8B19A" w14:textId="5C79D8E1">
            <w:pPr>
              <w:pStyle w:val="TableText10"/>
              <w:rPr>
                <w:rFonts w:ascii="Calibri" w:hAnsi="Calibri" w:cs="Calibri"/>
                <w:color w:val="000000" w:themeColor="text1"/>
              </w:rPr>
            </w:pPr>
            <w:del w:author="Marri, Rajababu" w:date="2026-10-21T21:02:00Z" w16du:dateUtc="2026-10-21T21:02:18Z" w:id="551">
              <w:r w:rsidRPr="016D1326" w:rsidDel="36B06CAE">
                <w:rPr>
                  <w:rFonts w:ascii="Calibri" w:hAnsi="Calibri" w:cs="Calibri"/>
                  <w:color w:val="000000" w:themeColor="text1"/>
                </w:rPr>
                <w:delText>String</w:delText>
              </w:r>
            </w:del>
          </w:p>
        </w:tc>
        <w:tc>
          <w:tcPr>
            <w:tcW w:w="5940" w:type="dxa"/>
            <w:tcBorders>
              <w:top w:val="single" w:color="auto" w:sz="4" w:space="0"/>
              <w:left w:val="single" w:color="auto" w:sz="4" w:space="0"/>
              <w:bottom w:val="single" w:color="auto" w:sz="4" w:space="0"/>
              <w:right w:val="single" w:color="auto" w:sz="4" w:space="0"/>
            </w:tcBorders>
          </w:tcPr>
          <w:p w:rsidRPr="008E69F0" w:rsidR="009E6218" w:rsidP="009E6218" w:rsidRDefault="009E6218" w14:paraId="645DDB79" w14:textId="77777777">
            <w:pPr>
              <w:pStyle w:val="TableText10"/>
              <w:rPr>
                <w:del w:author="Marri, Rajababu" w:date="2026-10-21T21:02:00Z" w16du:dateUtc="2026-10-21T21:02:18Z" w:id="552"/>
                <w:rFonts w:ascii="Calibri" w:hAnsi="Calibri" w:eastAsia="Calibri" w:cs="Calibri"/>
                <w:color w:val="000000" w:themeColor="text1"/>
              </w:rPr>
            </w:pPr>
            <w:del w:author="Marri, Rajababu" w:date="2026-10-21T21:02:00Z" w16du:dateUtc="2026-10-21T21:02:18Z" w:id="553">
              <w:r w:rsidRPr="016D1326" w:rsidDel="6AD72A3F">
                <w:rPr>
                  <w:rFonts w:ascii="Calibri" w:hAnsi="Calibri" w:eastAsia="Calibri" w:cs="Calibri"/>
                  <w:color w:val="000000" w:themeColor="text1"/>
                  <w:lang w:val="en-GB"/>
                </w:rPr>
                <w:delText xml:space="preserve">Source System: </w:delText>
              </w:r>
              <w:r w:rsidRPr="016D1326" w:rsidDel="6AD72A3F">
                <w:rPr>
                  <w:rFonts w:ascii="Calibri" w:hAnsi="Calibri" w:eastAsia="Calibri" w:cs="Calibri"/>
                  <w:color w:val="000000" w:themeColor="text1"/>
                </w:rPr>
                <w:delText>The system that MWRP received this data from (could be "MWRP" if the data was uploaded to MWRP).</w:delText>
              </w:r>
              <w:r w:rsidRPr="016D1326" w:rsidDel="6AD72A3F">
                <w:rPr>
                  <w:rFonts w:ascii="Calibri" w:hAnsi="Calibri" w:eastAsia="Calibri" w:cs="Calibri"/>
                  <w:color w:val="000000" w:themeColor="text1"/>
                  <w:lang w:val="en-GB"/>
                </w:rPr>
                <w:delText xml:space="preserve"> </w:delText>
              </w:r>
            </w:del>
          </w:p>
          <w:p w:rsidRPr="005424B9" w:rsidR="006D6A4A" w:rsidDel="1C1F6AEF" w:rsidP="016D1326" w:rsidRDefault="006D6A4A" w14:paraId="09C21EFD" w14:textId="1C5D2873">
            <w:pPr>
              <w:pStyle w:val="TableText10"/>
              <w:rPr>
                <w:rFonts w:ascii="Calibri" w:hAnsi="Calibri" w:cs="Calibri"/>
                <w:color w:val="000000" w:themeColor="text1"/>
              </w:rPr>
            </w:pPr>
            <w:del w:author="Marri, Rajababu" w:date="2026-10-21T21:02:00Z" w16du:dateUtc="2026-10-21T21:02:18Z" w:id="554">
              <w:r w:rsidRPr="016D1326" w:rsidDel="36B06CAE">
                <w:rPr>
                  <w:rFonts w:ascii="Calibri" w:hAnsi="Calibri" w:cs="Calibri"/>
                  <w:color w:val="000000" w:themeColor="text1"/>
                </w:rPr>
                <w:delText>Eg: VaCMS</w:delText>
              </w:r>
            </w:del>
          </w:p>
        </w:tc>
      </w:tr>
      <w:tr w:rsidRPr="005424B9" w:rsidR="006D6A4A" w:rsidTr="016D1326" w14:paraId="774FDA9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1710" w:type="dxa"/>
            <w:tcBorders>
              <w:top w:val="single" w:color="auto" w:sz="4" w:space="0"/>
              <w:left w:val="single" w:color="auto" w:sz="4" w:space="0"/>
              <w:bottom w:val="single" w:color="auto" w:sz="4" w:space="0"/>
              <w:right w:val="single" w:color="auto" w:sz="4" w:space="0"/>
            </w:tcBorders>
          </w:tcPr>
          <w:p w:rsidRPr="005424B9" w:rsidR="006D6A4A" w:rsidP="016D1326" w:rsidRDefault="00350920" w14:paraId="5DA6A441" w14:textId="349663FB">
            <w:pPr>
              <w:pStyle w:val="TableText10"/>
              <w:rPr>
                <w:rFonts w:ascii="Calibri" w:hAnsi="Calibri" w:cs="Calibri"/>
                <w:color w:val="000000" w:themeColor="text1"/>
              </w:rPr>
            </w:pPr>
            <w:del w:author="Marri, Rajababu" w:date="2026-10-21T21:02:00Z" w16du:dateUtc="2026-10-21T21:02:18Z" w:id="555">
              <w:r w:rsidRPr="016D1326" w:rsidDel="629BE8FA">
                <w:rPr>
                  <w:rFonts w:ascii="Calibri" w:hAnsi="Calibri" w:cs="Calibri"/>
                  <w:color w:val="000000" w:themeColor="text1"/>
                </w:rPr>
                <w:delText>updateSw</w:delText>
              </w:r>
            </w:del>
          </w:p>
        </w:tc>
        <w:tc>
          <w:tcPr>
            <w:tcW w:w="1710" w:type="dxa"/>
            <w:tcBorders>
              <w:top w:val="single" w:color="auto" w:sz="4" w:space="0"/>
              <w:left w:val="single" w:color="auto" w:sz="4" w:space="0"/>
              <w:bottom w:val="single" w:color="auto" w:sz="4" w:space="0"/>
              <w:right w:val="single" w:color="auto" w:sz="4" w:space="0"/>
            </w:tcBorders>
          </w:tcPr>
          <w:p w:rsidRPr="005424B9" w:rsidR="006D6A4A" w:rsidP="016D1326" w:rsidRDefault="006D6A4A" w14:paraId="5CF82E73" w14:textId="4BF15534">
            <w:pPr>
              <w:pStyle w:val="TableText10"/>
              <w:rPr>
                <w:rFonts w:ascii="Calibri" w:hAnsi="Calibri" w:cs="Calibri"/>
                <w:color w:val="000000" w:themeColor="text1"/>
              </w:rPr>
            </w:pPr>
            <w:del w:author="Marri, Rajababu" w:date="2026-10-21T21:02:00Z" w16du:dateUtc="2026-10-21T21:02:18Z" w:id="556">
              <w:r w:rsidRPr="016D1326" w:rsidDel="36B06CAE">
                <w:rPr>
                  <w:rFonts w:ascii="Calibri" w:hAnsi="Calibri" w:cs="Calibri"/>
                  <w:color w:val="000000" w:themeColor="text1"/>
                </w:rPr>
                <w:delText>String</w:delText>
              </w:r>
            </w:del>
          </w:p>
        </w:tc>
        <w:tc>
          <w:tcPr>
            <w:tcW w:w="5940" w:type="dxa"/>
            <w:tcBorders>
              <w:top w:val="single" w:color="auto" w:sz="4" w:space="0"/>
              <w:left w:val="single" w:color="auto" w:sz="4" w:space="0"/>
              <w:bottom w:val="single" w:color="auto" w:sz="4" w:space="0"/>
              <w:right w:val="single" w:color="auto" w:sz="4" w:space="0"/>
            </w:tcBorders>
          </w:tcPr>
          <w:p w:rsidR="00CC4C03" w:rsidP="00CC4C03" w:rsidRDefault="00CC4C03" w14:paraId="206456AA" w14:textId="77777777">
            <w:pPr>
              <w:pStyle w:val="TableText10"/>
              <w:rPr>
                <w:del w:author="Marri, Rajababu" w:date="2026-10-21T21:02:00Z" w16du:dateUtc="2026-10-21T21:02:18Z" w:id="557"/>
                <w:rFonts w:ascii="Calibri" w:hAnsi="Calibri" w:eastAsia="Calibri" w:cs="Calibri"/>
                <w:color w:val="000000" w:themeColor="text1"/>
              </w:rPr>
            </w:pPr>
            <w:del w:author="Marri, Rajababu" w:date="2026-10-21T21:02:00Z" w16du:dateUtc="2026-10-21T21:02:18Z" w:id="558">
              <w:r w:rsidRPr="016D1326" w:rsidDel="15AD74BC">
                <w:rPr>
                  <w:rFonts w:ascii="Calibri" w:hAnsi="Calibri" w:eastAsia="Calibri" w:cs="Calibri"/>
                  <w:color w:val="000000" w:themeColor="text1"/>
                </w:rPr>
                <w:delText xml:space="preserve">Indicates whether source-system data was updated within MWRP </w:delText>
              </w:r>
            </w:del>
          </w:p>
          <w:p w:rsidRPr="005424B9" w:rsidR="006D6A4A" w:rsidDel="1C1F6AEF" w:rsidP="016D1326" w:rsidRDefault="00CC4C03" w14:paraId="381ACDA4" w14:textId="5A53984F">
            <w:pPr>
              <w:pStyle w:val="TableText10"/>
              <w:rPr>
                <w:rFonts w:ascii="Calibri" w:hAnsi="Calibri" w:cs="Calibri"/>
                <w:color w:val="000000" w:themeColor="text1"/>
              </w:rPr>
            </w:pPr>
            <w:del w:author="Marri, Rajababu" w:date="2026-10-21T21:02:00Z" w16du:dateUtc="2026-10-21T21:02:18Z" w:id="559">
              <w:r w:rsidRPr="016D1326" w:rsidDel="15AD74BC">
                <w:rPr>
                  <w:rFonts w:ascii="Calibri" w:hAnsi="Calibri" w:eastAsia="Calibri" w:cs="Calibri"/>
                  <w:color w:val="000000" w:themeColor="text1"/>
                </w:rPr>
                <w:delText>E.g.: 'Yes'/'No'</w:delText>
              </w:r>
            </w:del>
          </w:p>
        </w:tc>
      </w:tr>
    </w:tbl>
    <w:p w:rsidRPr="005424B9" w:rsidR="005D4351" w:rsidP="005D4351" w:rsidRDefault="005D4351" w14:paraId="5AD5E924" w14:textId="77777777">
      <w:pPr>
        <w:pStyle w:val="ListParagraph"/>
        <w:spacing w:line="240" w:lineRule="auto"/>
        <w:ind w:left="1800" w:right="162"/>
        <w:rPr>
          <w:rFonts w:ascii="Calibri" w:hAnsi="Calibri" w:cs="Calibri"/>
          <w:sz w:val="20"/>
          <w:szCs w:val="20"/>
        </w:rPr>
      </w:pPr>
    </w:p>
    <w:p w:rsidRPr="005424B9" w:rsidR="005D4351" w:rsidP="005D4351" w:rsidRDefault="005D4351" w14:paraId="5B5DE9FC" w14:textId="77777777">
      <w:pPr>
        <w:pStyle w:val="ListParagraph"/>
        <w:spacing w:line="240" w:lineRule="auto"/>
        <w:ind w:left="1800" w:right="162"/>
        <w:rPr>
          <w:rFonts w:ascii="Calibri" w:hAnsi="Calibri" w:cs="Calibri"/>
          <w:sz w:val="20"/>
          <w:szCs w:val="20"/>
        </w:rPr>
      </w:pPr>
    </w:p>
    <w:p w:rsidRPr="005424B9" w:rsidR="005D4351" w:rsidP="008661F6" w:rsidRDefault="005D4351" w14:paraId="3CE65591" w14:textId="77777777">
      <w:pPr>
        <w:pStyle w:val="ListParagraph"/>
        <w:spacing w:line="240" w:lineRule="auto"/>
        <w:ind w:left="0" w:right="162"/>
        <w:rPr>
          <w:rFonts w:ascii="Calibri" w:hAnsi="Calibri" w:cs="Calibri"/>
          <w:sz w:val="20"/>
          <w:szCs w:val="20"/>
        </w:rPr>
      </w:pPr>
      <w:r w:rsidRPr="005424B9">
        <w:rPr>
          <w:rFonts w:ascii="Calibri" w:hAnsi="Calibri" w:cs="Calibri"/>
          <w:color w:val="000000"/>
          <w:sz w:val="20"/>
          <w:szCs w:val="20"/>
        </w:rPr>
        <w:t>ErrorDetailDTO:</w:t>
      </w:r>
    </w:p>
    <w:p w:rsidRPr="005424B9" w:rsidR="005D4351" w:rsidP="008661F6" w:rsidRDefault="005D4351" w14:paraId="6B6D8087" w14:textId="77777777">
      <w:pPr>
        <w:pStyle w:val="ListParagraph"/>
        <w:spacing w:line="240" w:lineRule="auto"/>
        <w:ind w:left="0" w:right="162"/>
        <w:rPr>
          <w:rFonts w:ascii="Calibri" w:hAnsi="Calibri" w:cs="Calibri"/>
          <w:sz w:val="20"/>
          <w:szCs w:val="20"/>
        </w:rPr>
      </w:pPr>
    </w:p>
    <w:tbl>
      <w:tblPr>
        <w:tblW w:w="936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55"/>
        <w:gridCol w:w="47"/>
        <w:gridCol w:w="2362"/>
        <w:gridCol w:w="3596"/>
      </w:tblGrid>
      <w:tr w:rsidRPr="005424B9" w:rsidR="005D4351" w:rsidTr="016D1326" w14:paraId="6E1B7098" w14:textId="77777777">
        <w:trPr>
          <w:cantSplit/>
          <w:tblHeader/>
        </w:trPr>
        <w:tc>
          <w:tcPr>
            <w:tcW w:w="3355" w:type="dxa"/>
            <w:shd w:val="clear" w:color="auto" w:fill="000000" w:themeFill="text1"/>
          </w:tcPr>
          <w:p w:rsidRPr="005424B9" w:rsidR="005D4351" w:rsidP="00EE5403" w:rsidRDefault="005D4351" w14:paraId="62E8A79D" w14:textId="77777777">
            <w:pPr>
              <w:pStyle w:val="TableText10HeaderCenter"/>
              <w:rPr>
                <w:rFonts w:ascii="Calibri" w:hAnsi="Calibri" w:cs="Calibri"/>
                <w:b w:val="0"/>
                <w:szCs w:val="20"/>
              </w:rPr>
            </w:pPr>
            <w:r w:rsidRPr="005424B9">
              <w:rPr>
                <w:rFonts w:ascii="Calibri" w:hAnsi="Calibri" w:cs="Calibri"/>
                <w:szCs w:val="20"/>
              </w:rPr>
              <w:lastRenderedPageBreak/>
              <w:t>Field</w:t>
            </w:r>
          </w:p>
        </w:tc>
        <w:tc>
          <w:tcPr>
            <w:tcW w:w="2409" w:type="dxa"/>
            <w:gridSpan w:val="2"/>
            <w:shd w:val="clear" w:color="auto" w:fill="000000" w:themeFill="text1"/>
          </w:tcPr>
          <w:p w:rsidRPr="005424B9" w:rsidR="005D4351" w:rsidP="00EE5403" w:rsidRDefault="005D4351" w14:paraId="12731385" w14:textId="77777777">
            <w:pPr>
              <w:pStyle w:val="TableText10HeaderCenter"/>
              <w:rPr>
                <w:rFonts w:ascii="Calibri" w:hAnsi="Calibri" w:cs="Calibri"/>
                <w:b w:val="0"/>
                <w:szCs w:val="20"/>
              </w:rPr>
            </w:pPr>
            <w:r w:rsidRPr="005424B9">
              <w:rPr>
                <w:rFonts w:ascii="Calibri" w:hAnsi="Calibri" w:cs="Calibri"/>
                <w:szCs w:val="20"/>
              </w:rPr>
              <w:t>Type</w:t>
            </w:r>
          </w:p>
        </w:tc>
        <w:tc>
          <w:tcPr>
            <w:tcW w:w="3596" w:type="dxa"/>
            <w:shd w:val="clear" w:color="auto" w:fill="000000" w:themeFill="text1"/>
          </w:tcPr>
          <w:p w:rsidRPr="005424B9" w:rsidR="005D4351" w:rsidP="00EE5403" w:rsidRDefault="005D4351" w14:paraId="63C094DB"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5D4351" w:rsidTr="016D1326" w14:paraId="04E694A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402" w:type="dxa"/>
            <w:gridSpan w:val="2"/>
            <w:tcBorders>
              <w:top w:val="single" w:color="auto" w:sz="4" w:space="0"/>
              <w:left w:val="single" w:color="auto" w:sz="4" w:space="0"/>
              <w:bottom w:val="single" w:color="auto" w:sz="4" w:space="0"/>
              <w:right w:val="single" w:color="auto" w:sz="4" w:space="0"/>
            </w:tcBorders>
          </w:tcPr>
          <w:p w:rsidRPr="005424B9" w:rsidR="005D4351" w:rsidP="00EE5403" w:rsidRDefault="005D4351" w14:paraId="2DBB6BA9" w14:textId="77777777">
            <w:pPr>
              <w:pStyle w:val="TableText10"/>
              <w:rPr>
                <w:rFonts w:ascii="Calibri" w:hAnsi="Calibri" w:cs="Calibri" w:eastAsiaTheme="minorHAnsi"/>
                <w:szCs w:val="20"/>
              </w:rPr>
            </w:pPr>
            <w:r w:rsidRPr="005424B9">
              <w:rPr>
                <w:rFonts w:ascii="Calibri" w:hAnsi="Calibri" w:cs="Calibri"/>
                <w:color w:val="000000"/>
                <w:szCs w:val="20"/>
              </w:rPr>
              <w:t>invalidFields</w:t>
            </w:r>
          </w:p>
        </w:tc>
        <w:tc>
          <w:tcPr>
            <w:tcW w:w="2362"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0A1DF05D" w14:textId="77777777">
            <w:pPr>
              <w:pStyle w:val="TableText10"/>
              <w:rPr>
                <w:rFonts w:ascii="Calibri" w:hAnsi="Calibri" w:cs="Calibri" w:eastAsiaTheme="minorHAnsi"/>
                <w:szCs w:val="20"/>
              </w:rPr>
            </w:pPr>
            <w:r w:rsidRPr="005424B9">
              <w:rPr>
                <w:rFonts w:ascii="Calibri" w:hAnsi="Calibri" w:cs="Calibri"/>
                <w:color w:val="000000"/>
                <w:szCs w:val="20"/>
              </w:rPr>
              <w:t>Array&lt;InvalidFieldDTO&gt;</w:t>
            </w:r>
          </w:p>
        </w:tc>
        <w:tc>
          <w:tcPr>
            <w:tcW w:w="3596"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399ADB94" w14:textId="77777777">
            <w:pPr>
              <w:pStyle w:val="TableText10"/>
              <w:rPr>
                <w:rFonts w:ascii="Calibri" w:hAnsi="Calibri" w:cs="Calibri" w:eastAsiaTheme="minorHAnsi"/>
                <w:szCs w:val="20"/>
              </w:rPr>
            </w:pPr>
            <w:r w:rsidRPr="005424B9">
              <w:rPr>
                <w:rFonts w:ascii="Calibri" w:hAnsi="Calibri" w:cs="Calibri"/>
                <w:color w:val="000000"/>
                <w:szCs w:val="20"/>
              </w:rPr>
              <w:t>List of fields that failed validation (see InvalidFieldDTO)</w:t>
            </w:r>
          </w:p>
        </w:tc>
      </w:tr>
      <w:tr w:rsidRPr="005424B9" w:rsidR="006D6A4A" w:rsidTr="016D1326" w14:paraId="230E3D9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402" w:type="dxa"/>
            <w:gridSpan w:val="2"/>
            <w:tcBorders>
              <w:top w:val="single" w:color="auto" w:sz="4" w:space="0"/>
              <w:left w:val="single" w:color="auto" w:sz="4" w:space="0"/>
              <w:bottom w:val="single" w:color="auto" w:sz="4" w:space="0"/>
              <w:right w:val="single" w:color="auto" w:sz="4" w:space="0"/>
            </w:tcBorders>
          </w:tcPr>
          <w:p w:rsidRPr="005424B9" w:rsidR="006D6A4A" w:rsidP="016D1326" w:rsidRDefault="006D6A4A" w14:paraId="260539B2" w14:textId="07F46BB9">
            <w:pPr>
              <w:pStyle w:val="TableText10"/>
              <w:rPr>
                <w:rFonts w:ascii="Calibri" w:hAnsi="Calibri" w:cs="Calibri"/>
                <w:color w:val="000000" w:themeColor="text1"/>
              </w:rPr>
            </w:pPr>
            <w:del w:author="Marri, Rajababu" w:date="2026-10-21T21:02:00Z" w16du:dateUtc="2026-10-21T21:02:28Z" w:id="560">
              <w:r w:rsidRPr="016D1326" w:rsidDel="36B06CAE">
                <w:rPr>
                  <w:rFonts w:ascii="Calibri" w:hAnsi="Calibri" w:cs="Calibri"/>
                  <w:color w:val="000000" w:themeColor="text1"/>
                </w:rPr>
                <w:delText>source</w:delText>
              </w:r>
            </w:del>
          </w:p>
        </w:tc>
        <w:tc>
          <w:tcPr>
            <w:tcW w:w="2362" w:type="dxa"/>
            <w:tcBorders>
              <w:top w:val="single" w:color="auto" w:sz="4" w:space="0"/>
              <w:left w:val="single" w:color="auto" w:sz="4" w:space="0"/>
              <w:bottom w:val="single" w:color="auto" w:sz="4" w:space="0"/>
              <w:right w:val="single" w:color="auto" w:sz="4" w:space="0"/>
            </w:tcBorders>
          </w:tcPr>
          <w:p w:rsidRPr="005424B9" w:rsidR="006D6A4A" w:rsidP="016D1326" w:rsidRDefault="006D6A4A" w14:paraId="31832759" w14:textId="46D559C5">
            <w:pPr>
              <w:pStyle w:val="TableText10"/>
              <w:rPr>
                <w:rFonts w:ascii="Calibri" w:hAnsi="Calibri" w:cs="Calibri"/>
                <w:color w:val="000000" w:themeColor="text1"/>
              </w:rPr>
            </w:pPr>
            <w:del w:author="Marri, Rajababu" w:date="2026-10-21T21:02:00Z" w16du:dateUtc="2026-10-21T21:02:28Z" w:id="561">
              <w:r w:rsidRPr="016D1326" w:rsidDel="36B06CAE">
                <w:rPr>
                  <w:rFonts w:ascii="Calibri" w:hAnsi="Calibri" w:cs="Calibri"/>
                  <w:color w:val="000000" w:themeColor="text1"/>
                </w:rPr>
                <w:delText>String</w:delText>
              </w:r>
            </w:del>
          </w:p>
        </w:tc>
        <w:tc>
          <w:tcPr>
            <w:tcW w:w="3596" w:type="dxa"/>
            <w:tcBorders>
              <w:top w:val="single" w:color="auto" w:sz="4" w:space="0"/>
              <w:left w:val="single" w:color="auto" w:sz="4" w:space="0"/>
              <w:bottom w:val="single" w:color="auto" w:sz="4" w:space="0"/>
              <w:right w:val="single" w:color="auto" w:sz="4" w:space="0"/>
            </w:tcBorders>
          </w:tcPr>
          <w:p w:rsidRPr="008E69F0" w:rsidR="009E6218" w:rsidP="009E6218" w:rsidRDefault="009E6218" w14:paraId="1EEB3871" w14:textId="77777777">
            <w:pPr>
              <w:pStyle w:val="TableText10"/>
              <w:rPr>
                <w:del w:author="Marri, Rajababu" w:date="2026-10-21T21:02:00Z" w16du:dateUtc="2026-10-21T21:02:28Z" w:id="562"/>
                <w:rFonts w:ascii="Calibri" w:hAnsi="Calibri" w:eastAsia="Calibri" w:cs="Calibri"/>
                <w:color w:val="000000" w:themeColor="text1"/>
              </w:rPr>
            </w:pPr>
            <w:del w:author="Marri, Rajababu" w:date="2026-10-21T21:02:00Z" w16du:dateUtc="2026-10-21T21:02:28Z" w:id="563">
              <w:r w:rsidRPr="016D1326" w:rsidDel="6AD72A3F">
                <w:rPr>
                  <w:rFonts w:ascii="Calibri" w:hAnsi="Calibri" w:eastAsia="Calibri" w:cs="Calibri"/>
                  <w:color w:val="000000" w:themeColor="text1"/>
                  <w:lang w:val="en-GB"/>
                </w:rPr>
                <w:delText xml:space="preserve">Source System: </w:delText>
              </w:r>
              <w:r w:rsidRPr="016D1326" w:rsidDel="6AD72A3F">
                <w:rPr>
                  <w:rFonts w:ascii="Calibri" w:hAnsi="Calibri" w:eastAsia="Calibri" w:cs="Calibri"/>
                  <w:color w:val="000000" w:themeColor="text1"/>
                </w:rPr>
                <w:delText>The system that MWRP received this data from (could be "MWRP" if the data was uploaded to MWRP).</w:delText>
              </w:r>
              <w:r w:rsidRPr="016D1326" w:rsidDel="6AD72A3F">
                <w:rPr>
                  <w:rFonts w:ascii="Calibri" w:hAnsi="Calibri" w:eastAsia="Calibri" w:cs="Calibri"/>
                  <w:color w:val="000000" w:themeColor="text1"/>
                  <w:lang w:val="en-GB"/>
                </w:rPr>
                <w:delText xml:space="preserve"> </w:delText>
              </w:r>
            </w:del>
          </w:p>
          <w:p w:rsidRPr="005424B9" w:rsidR="006D6A4A" w:rsidDel="523B1BE4" w:rsidP="016D1326" w:rsidRDefault="006D6A4A" w14:paraId="0F895854" w14:textId="4A73EFB8">
            <w:pPr>
              <w:pStyle w:val="TableText10"/>
              <w:rPr>
                <w:rFonts w:ascii="Calibri" w:hAnsi="Calibri" w:cs="Calibri"/>
                <w:color w:val="000000" w:themeColor="text1"/>
              </w:rPr>
            </w:pPr>
            <w:del w:author="Marri, Rajababu" w:date="2026-10-21T21:02:00Z" w16du:dateUtc="2026-10-21T21:02:28Z" w:id="564">
              <w:r w:rsidRPr="016D1326" w:rsidDel="36B06CAE">
                <w:rPr>
                  <w:rFonts w:ascii="Calibri" w:hAnsi="Calibri" w:cs="Calibri"/>
                  <w:color w:val="000000" w:themeColor="text1"/>
                </w:rPr>
                <w:delText>Eg: VaCMS</w:delText>
              </w:r>
            </w:del>
          </w:p>
        </w:tc>
      </w:tr>
      <w:tr w:rsidRPr="005424B9" w:rsidR="006D6A4A" w:rsidTr="016D1326" w14:paraId="03397E0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402" w:type="dxa"/>
            <w:gridSpan w:val="2"/>
            <w:tcBorders>
              <w:top w:val="single" w:color="auto" w:sz="4" w:space="0"/>
              <w:left w:val="single" w:color="auto" w:sz="4" w:space="0"/>
              <w:bottom w:val="single" w:color="auto" w:sz="4" w:space="0"/>
              <w:right w:val="single" w:color="auto" w:sz="4" w:space="0"/>
            </w:tcBorders>
          </w:tcPr>
          <w:p w:rsidRPr="005424B9" w:rsidR="006D6A4A" w:rsidP="016D1326" w:rsidRDefault="00350920" w14:paraId="745CE693" w14:textId="6B91A043">
            <w:pPr>
              <w:pStyle w:val="TableText10"/>
              <w:rPr>
                <w:rFonts w:ascii="Calibri" w:hAnsi="Calibri" w:cs="Calibri"/>
                <w:color w:val="000000" w:themeColor="text1"/>
              </w:rPr>
            </w:pPr>
            <w:del w:author="Marri, Rajababu" w:date="2026-10-21T21:02:00Z" w16du:dateUtc="2026-10-21T21:02:28Z" w:id="565">
              <w:r w:rsidRPr="016D1326" w:rsidDel="629BE8FA">
                <w:rPr>
                  <w:rFonts w:ascii="Calibri" w:hAnsi="Calibri" w:cs="Calibri"/>
                  <w:color w:val="000000" w:themeColor="text1"/>
                </w:rPr>
                <w:delText>updateSw</w:delText>
              </w:r>
            </w:del>
          </w:p>
        </w:tc>
        <w:tc>
          <w:tcPr>
            <w:tcW w:w="2362" w:type="dxa"/>
            <w:tcBorders>
              <w:top w:val="single" w:color="auto" w:sz="4" w:space="0"/>
              <w:left w:val="single" w:color="auto" w:sz="4" w:space="0"/>
              <w:bottom w:val="single" w:color="auto" w:sz="4" w:space="0"/>
              <w:right w:val="single" w:color="auto" w:sz="4" w:space="0"/>
            </w:tcBorders>
          </w:tcPr>
          <w:p w:rsidRPr="005424B9" w:rsidR="006D6A4A" w:rsidP="016D1326" w:rsidRDefault="006D6A4A" w14:paraId="2B067BC2" w14:textId="5968C1F1">
            <w:pPr>
              <w:pStyle w:val="TableText10"/>
              <w:rPr>
                <w:rFonts w:ascii="Calibri" w:hAnsi="Calibri" w:cs="Calibri"/>
                <w:color w:val="000000" w:themeColor="text1"/>
              </w:rPr>
            </w:pPr>
            <w:del w:author="Marri, Rajababu" w:date="2026-10-21T21:02:00Z" w16du:dateUtc="2026-10-21T21:02:28Z" w:id="566">
              <w:r w:rsidRPr="016D1326" w:rsidDel="36B06CAE">
                <w:rPr>
                  <w:rFonts w:ascii="Calibri" w:hAnsi="Calibri" w:cs="Calibri"/>
                  <w:color w:val="000000" w:themeColor="text1"/>
                </w:rPr>
                <w:delText>String</w:delText>
              </w:r>
            </w:del>
          </w:p>
        </w:tc>
        <w:tc>
          <w:tcPr>
            <w:tcW w:w="3596" w:type="dxa"/>
            <w:tcBorders>
              <w:top w:val="single" w:color="auto" w:sz="4" w:space="0"/>
              <w:left w:val="single" w:color="auto" w:sz="4" w:space="0"/>
              <w:bottom w:val="single" w:color="auto" w:sz="4" w:space="0"/>
              <w:right w:val="single" w:color="auto" w:sz="4" w:space="0"/>
            </w:tcBorders>
          </w:tcPr>
          <w:p w:rsidR="00CC4C03" w:rsidP="00CC4C03" w:rsidRDefault="00CC4C03" w14:paraId="566CB19C" w14:textId="77777777">
            <w:pPr>
              <w:pStyle w:val="TableText10"/>
              <w:rPr>
                <w:del w:author="Marri, Rajababu" w:date="2026-10-21T21:02:00Z" w16du:dateUtc="2026-10-21T21:02:28Z" w:id="567"/>
                <w:rFonts w:ascii="Calibri" w:hAnsi="Calibri" w:eastAsia="Calibri" w:cs="Calibri"/>
                <w:color w:val="000000" w:themeColor="text1"/>
              </w:rPr>
            </w:pPr>
            <w:del w:author="Marri, Rajababu" w:date="2026-10-21T21:02:00Z" w16du:dateUtc="2026-10-21T21:02:28Z" w:id="568">
              <w:r w:rsidRPr="016D1326" w:rsidDel="15AD74BC">
                <w:rPr>
                  <w:rFonts w:ascii="Calibri" w:hAnsi="Calibri" w:eastAsia="Calibri" w:cs="Calibri"/>
                  <w:color w:val="000000" w:themeColor="text1"/>
                </w:rPr>
                <w:delText xml:space="preserve">Indicates whether source-system data was updated within MWRP </w:delText>
              </w:r>
            </w:del>
          </w:p>
          <w:p w:rsidRPr="005424B9" w:rsidR="006D6A4A" w:rsidDel="523B1BE4" w:rsidP="016D1326" w:rsidRDefault="00CC4C03" w14:paraId="32C679C0" w14:textId="2AB50546">
            <w:pPr>
              <w:pStyle w:val="TableText10"/>
              <w:rPr>
                <w:rFonts w:ascii="Calibri" w:hAnsi="Calibri" w:cs="Calibri"/>
                <w:color w:val="000000" w:themeColor="text1"/>
              </w:rPr>
            </w:pPr>
            <w:del w:author="Marri, Rajababu" w:date="2026-10-21T21:02:00Z" w16du:dateUtc="2026-10-21T21:02:28Z" w:id="569">
              <w:r w:rsidRPr="016D1326" w:rsidDel="15AD74BC">
                <w:rPr>
                  <w:rFonts w:ascii="Calibri" w:hAnsi="Calibri" w:eastAsia="Calibri" w:cs="Calibri"/>
                  <w:color w:val="000000" w:themeColor="text1"/>
                </w:rPr>
                <w:delText>E.g.: 'Yes'/'No'</w:delText>
              </w:r>
            </w:del>
          </w:p>
        </w:tc>
      </w:tr>
    </w:tbl>
    <w:p w:rsidRPr="005424B9" w:rsidR="005D4351" w:rsidP="008661F6" w:rsidRDefault="005D4351" w14:paraId="1CE1CD58" w14:textId="77777777">
      <w:pPr>
        <w:pStyle w:val="ListParagraph"/>
        <w:spacing w:line="240" w:lineRule="auto"/>
        <w:ind w:left="0" w:right="162"/>
        <w:rPr>
          <w:rFonts w:ascii="Calibri" w:hAnsi="Calibri" w:cs="Calibri"/>
          <w:sz w:val="20"/>
          <w:szCs w:val="20"/>
        </w:rPr>
      </w:pPr>
    </w:p>
    <w:p w:rsidRPr="005424B9" w:rsidR="005D4351" w:rsidP="008661F6" w:rsidRDefault="005D4351" w14:paraId="1D8F7A6B" w14:textId="77777777">
      <w:pPr>
        <w:pStyle w:val="ListParagraph"/>
        <w:spacing w:line="240" w:lineRule="auto"/>
        <w:ind w:left="0" w:right="162"/>
        <w:rPr>
          <w:rFonts w:ascii="Calibri" w:hAnsi="Calibri" w:cs="Calibri"/>
          <w:sz w:val="20"/>
          <w:szCs w:val="20"/>
        </w:rPr>
      </w:pPr>
    </w:p>
    <w:p w:rsidRPr="005424B9" w:rsidR="005D4351" w:rsidP="008661F6" w:rsidRDefault="005D4351" w14:paraId="63B7C0A5" w14:textId="50E69681">
      <w:pPr>
        <w:pStyle w:val="ListParagraph"/>
        <w:spacing w:line="240" w:lineRule="auto"/>
        <w:ind w:left="0" w:right="162"/>
        <w:rPr>
          <w:rFonts w:ascii="Calibri" w:hAnsi="Calibri" w:cs="Calibri"/>
          <w:sz w:val="20"/>
          <w:szCs w:val="20"/>
        </w:rPr>
      </w:pPr>
      <w:r w:rsidRPr="005424B9">
        <w:rPr>
          <w:rFonts w:ascii="Calibri" w:hAnsi="Calibri" w:cs="Calibri"/>
          <w:color w:val="000000"/>
          <w:sz w:val="20"/>
          <w:szCs w:val="20"/>
        </w:rPr>
        <w:t>InvalidFieldDTO:</w:t>
      </w:r>
    </w:p>
    <w:tbl>
      <w:tblPr>
        <w:tblW w:w="94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17"/>
        <w:gridCol w:w="1224"/>
        <w:gridCol w:w="6809"/>
      </w:tblGrid>
      <w:tr w:rsidRPr="005424B9" w:rsidR="005D4351" w:rsidTr="016D1326" w14:paraId="3995ED29" w14:textId="77777777">
        <w:trPr>
          <w:cantSplit/>
          <w:tblHeader/>
        </w:trPr>
        <w:tc>
          <w:tcPr>
            <w:tcW w:w="1417" w:type="dxa"/>
            <w:shd w:val="clear" w:color="auto" w:fill="000000" w:themeFill="text1"/>
          </w:tcPr>
          <w:p w:rsidRPr="005424B9" w:rsidR="005D4351" w:rsidP="00EE5403" w:rsidRDefault="005D4351" w14:paraId="1B666AF0" w14:textId="77777777">
            <w:pPr>
              <w:pStyle w:val="TableText10HeaderCenter"/>
              <w:rPr>
                <w:rFonts w:ascii="Calibri" w:hAnsi="Calibri" w:cs="Calibri"/>
                <w:b w:val="0"/>
                <w:szCs w:val="20"/>
              </w:rPr>
            </w:pPr>
            <w:r w:rsidRPr="005424B9">
              <w:rPr>
                <w:rFonts w:ascii="Calibri" w:hAnsi="Calibri" w:cs="Calibri"/>
                <w:szCs w:val="20"/>
              </w:rPr>
              <w:t>Field</w:t>
            </w:r>
          </w:p>
        </w:tc>
        <w:tc>
          <w:tcPr>
            <w:tcW w:w="1224" w:type="dxa"/>
            <w:shd w:val="clear" w:color="auto" w:fill="000000" w:themeFill="text1"/>
          </w:tcPr>
          <w:p w:rsidRPr="005424B9" w:rsidR="005D4351" w:rsidP="00EE5403" w:rsidRDefault="005D4351" w14:paraId="4321295E" w14:textId="77777777">
            <w:pPr>
              <w:pStyle w:val="TableText10HeaderCenter"/>
              <w:rPr>
                <w:rFonts w:ascii="Calibri" w:hAnsi="Calibri" w:cs="Calibri"/>
                <w:b w:val="0"/>
                <w:szCs w:val="20"/>
              </w:rPr>
            </w:pPr>
            <w:r w:rsidRPr="005424B9">
              <w:rPr>
                <w:rFonts w:ascii="Calibri" w:hAnsi="Calibri" w:cs="Calibri"/>
                <w:szCs w:val="20"/>
              </w:rPr>
              <w:t>Type</w:t>
            </w:r>
          </w:p>
        </w:tc>
        <w:tc>
          <w:tcPr>
            <w:tcW w:w="6809" w:type="dxa"/>
            <w:shd w:val="clear" w:color="auto" w:fill="000000" w:themeFill="text1"/>
          </w:tcPr>
          <w:p w:rsidRPr="005424B9" w:rsidR="005D4351" w:rsidP="00EE5403" w:rsidRDefault="005D4351" w14:paraId="6A3CCD1E" w14:textId="77777777">
            <w:pPr>
              <w:pStyle w:val="TableText10HeaderCenter"/>
              <w:rPr>
                <w:rFonts w:ascii="Calibri" w:hAnsi="Calibri" w:cs="Calibri"/>
                <w:b w:val="0"/>
                <w:szCs w:val="20"/>
              </w:rPr>
            </w:pPr>
            <w:r w:rsidRPr="005424B9">
              <w:rPr>
                <w:rFonts w:ascii="Calibri" w:hAnsi="Calibri" w:cs="Calibri"/>
                <w:szCs w:val="20"/>
              </w:rPr>
              <w:t>Description</w:t>
            </w:r>
          </w:p>
        </w:tc>
      </w:tr>
      <w:tr w:rsidRPr="005424B9" w:rsidR="005D4351" w:rsidTr="016D1326" w14:paraId="331B7E3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417"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47B82200" w14:textId="77777777">
            <w:pPr>
              <w:pStyle w:val="TableText10"/>
              <w:rPr>
                <w:rFonts w:ascii="Calibri" w:hAnsi="Calibri" w:cs="Calibri" w:eastAsiaTheme="minorHAnsi"/>
                <w:szCs w:val="20"/>
              </w:rPr>
            </w:pPr>
            <w:r w:rsidRPr="005424B9">
              <w:rPr>
                <w:rFonts w:ascii="Calibri" w:hAnsi="Calibri" w:cs="Calibri"/>
                <w:color w:val="000000"/>
                <w:szCs w:val="20"/>
              </w:rPr>
              <w:t>field</w:t>
            </w:r>
          </w:p>
        </w:tc>
        <w:tc>
          <w:tcPr>
            <w:tcW w:w="1224"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7DFD273F"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6809" w:type="dxa"/>
            <w:tcBorders>
              <w:top w:val="single" w:color="auto" w:sz="4" w:space="0"/>
              <w:left w:val="single" w:color="auto" w:sz="4" w:space="0"/>
              <w:bottom w:val="single" w:color="auto" w:sz="4" w:space="0"/>
              <w:right w:val="single" w:color="auto" w:sz="4" w:space="0"/>
            </w:tcBorders>
          </w:tcPr>
          <w:p w:rsidRPr="00103958" w:rsidR="005D4351" w:rsidP="20DCA94D" w:rsidRDefault="47C34320" w14:paraId="73D7A680" w14:textId="419EBE55">
            <w:pPr>
              <w:pStyle w:val="TableText10"/>
              <w:rPr>
                <w:rFonts w:ascii="Calibri" w:hAnsi="Calibri" w:cs="Calibri" w:eastAsiaTheme="minorEastAsia"/>
              </w:rPr>
            </w:pPr>
            <w:r w:rsidRPr="20DCA94D">
              <w:rPr>
                <w:rFonts w:ascii="Calibri" w:hAnsi="Calibri" w:cs="Calibri"/>
                <w:color w:val="000000" w:themeColor="text1"/>
              </w:rPr>
              <w:t xml:space="preserve">JSON path of the invalid field (e.g. </w:t>
            </w:r>
            <w:r w:rsidRPr="20DCA94D" w:rsidR="26423FF1">
              <w:rPr>
                <w:rFonts w:ascii="Calibri" w:hAnsi="Calibri" w:cs="Calibri"/>
                <w:color w:val="000000" w:themeColor="text1"/>
              </w:rPr>
              <w:t>r</w:t>
            </w:r>
            <w:r w:rsidRPr="20DCA94D">
              <w:rPr>
                <w:rFonts w:ascii="Calibri" w:hAnsi="Calibri" w:cs="Calibri"/>
                <w:color w:val="000000" w:themeColor="text1"/>
              </w:rPr>
              <w:t>equests[0].firstName)</w:t>
            </w:r>
          </w:p>
        </w:tc>
      </w:tr>
      <w:tr w:rsidRPr="005424B9" w:rsidR="005D4351" w:rsidTr="016D1326" w14:paraId="414EAD4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417"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40C5548D" w14:textId="77777777">
            <w:pPr>
              <w:pStyle w:val="TableText10"/>
              <w:rPr>
                <w:rFonts w:ascii="Calibri" w:hAnsi="Calibri" w:cs="Calibri" w:eastAsiaTheme="minorHAnsi"/>
                <w:szCs w:val="20"/>
              </w:rPr>
            </w:pPr>
            <w:r w:rsidRPr="005424B9">
              <w:rPr>
                <w:rFonts w:ascii="Calibri" w:hAnsi="Calibri" w:cs="Calibri"/>
                <w:color w:val="000000"/>
                <w:szCs w:val="20"/>
              </w:rPr>
              <w:t>code</w:t>
            </w:r>
          </w:p>
        </w:tc>
        <w:tc>
          <w:tcPr>
            <w:tcW w:w="1224"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6D497FE2"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6809"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37BBF910" w14:textId="77777777">
            <w:pPr>
              <w:pStyle w:val="TableText10"/>
              <w:rPr>
                <w:rFonts w:ascii="Calibri" w:hAnsi="Calibri" w:cs="Calibri" w:eastAsiaTheme="minorHAnsi"/>
                <w:szCs w:val="20"/>
              </w:rPr>
            </w:pPr>
            <w:r w:rsidRPr="005424B9">
              <w:rPr>
                <w:rFonts w:ascii="Calibri" w:hAnsi="Calibri" w:cs="Calibri"/>
                <w:color w:val="000000"/>
                <w:szCs w:val="20"/>
              </w:rPr>
              <w:t>Validation rule code that was violated (e.g. Text, Required, Format)</w:t>
            </w:r>
          </w:p>
        </w:tc>
      </w:tr>
      <w:tr w:rsidRPr="005424B9" w:rsidR="005D4351" w:rsidTr="016D1326" w14:paraId="2312A0D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417"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025B8905" w14:textId="77777777">
            <w:pPr>
              <w:pStyle w:val="TableText10"/>
              <w:rPr>
                <w:rFonts w:ascii="Calibri" w:hAnsi="Calibri" w:cs="Calibri" w:eastAsiaTheme="minorHAnsi"/>
                <w:szCs w:val="20"/>
              </w:rPr>
            </w:pPr>
            <w:r w:rsidRPr="005424B9">
              <w:rPr>
                <w:rFonts w:ascii="Calibri" w:hAnsi="Calibri" w:cs="Calibri"/>
                <w:color w:val="000000"/>
                <w:szCs w:val="20"/>
              </w:rPr>
              <w:t>message</w:t>
            </w:r>
          </w:p>
        </w:tc>
        <w:tc>
          <w:tcPr>
            <w:tcW w:w="1224"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0CA425B7" w14:textId="77777777">
            <w:pPr>
              <w:pStyle w:val="TableText10"/>
              <w:rPr>
                <w:rFonts w:ascii="Calibri" w:hAnsi="Calibri" w:cs="Calibri" w:eastAsiaTheme="minorHAnsi"/>
                <w:szCs w:val="20"/>
              </w:rPr>
            </w:pPr>
            <w:r w:rsidRPr="005424B9">
              <w:rPr>
                <w:rFonts w:ascii="Calibri" w:hAnsi="Calibri" w:cs="Calibri"/>
                <w:color w:val="000000"/>
                <w:szCs w:val="20"/>
              </w:rPr>
              <w:t>String</w:t>
            </w:r>
          </w:p>
        </w:tc>
        <w:tc>
          <w:tcPr>
            <w:tcW w:w="6809" w:type="dxa"/>
            <w:tcBorders>
              <w:top w:val="single" w:color="auto" w:sz="4" w:space="0"/>
              <w:left w:val="single" w:color="auto" w:sz="4" w:space="0"/>
              <w:bottom w:val="single" w:color="auto" w:sz="4" w:space="0"/>
              <w:right w:val="single" w:color="auto" w:sz="4" w:space="0"/>
            </w:tcBorders>
          </w:tcPr>
          <w:p w:rsidRPr="005424B9" w:rsidR="005D4351" w:rsidP="00EE5403" w:rsidRDefault="005D4351" w14:paraId="104786FF" w14:textId="77777777">
            <w:pPr>
              <w:pStyle w:val="TableText10"/>
              <w:rPr>
                <w:rFonts w:ascii="Calibri" w:hAnsi="Calibri" w:cs="Calibri" w:eastAsiaTheme="minorHAnsi"/>
                <w:szCs w:val="20"/>
              </w:rPr>
            </w:pPr>
            <w:r w:rsidRPr="005424B9">
              <w:rPr>
                <w:rFonts w:ascii="Calibri" w:hAnsi="Calibri" w:cs="Calibri"/>
                <w:color w:val="000000"/>
                <w:szCs w:val="20"/>
              </w:rPr>
              <w:t>Human-readable description of the validation failure</w:t>
            </w:r>
          </w:p>
        </w:tc>
      </w:tr>
      <w:tr w:rsidRPr="005424B9" w:rsidR="00AA2EE1" w:rsidTr="016D1326" w14:paraId="26E6A66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1417" w:type="dxa"/>
            <w:tcBorders>
              <w:top w:val="single" w:color="auto" w:sz="4" w:space="0"/>
              <w:left w:val="single" w:color="auto" w:sz="4" w:space="0"/>
              <w:bottom w:val="single" w:color="auto" w:sz="4" w:space="0"/>
              <w:right w:val="single" w:color="auto" w:sz="4" w:space="0"/>
            </w:tcBorders>
          </w:tcPr>
          <w:p w:rsidRPr="005424B9" w:rsidR="00AA2EE1" w:rsidP="016D1326" w:rsidRDefault="00AA2EE1" w14:paraId="24EFB668" w14:textId="25E75B6E">
            <w:pPr>
              <w:pStyle w:val="TableText10"/>
              <w:rPr>
                <w:rFonts w:ascii="Calibri" w:hAnsi="Calibri" w:cs="Calibri"/>
                <w:color w:val="000000" w:themeColor="text1"/>
              </w:rPr>
            </w:pPr>
            <w:del w:author="Marri, Rajababu" w:date="2026-10-21T21:02:00Z" w16du:dateUtc="2026-10-21T21:02:35Z" w:id="570">
              <w:r w:rsidRPr="016D1326" w:rsidDel="7F8AA947">
                <w:rPr>
                  <w:rFonts w:ascii="Calibri" w:hAnsi="Calibri" w:cs="Calibri"/>
                  <w:color w:val="000000" w:themeColor="text1"/>
                </w:rPr>
                <w:delText>source</w:delText>
              </w:r>
            </w:del>
          </w:p>
        </w:tc>
        <w:tc>
          <w:tcPr>
            <w:tcW w:w="1224" w:type="dxa"/>
            <w:tcBorders>
              <w:top w:val="single" w:color="auto" w:sz="4" w:space="0"/>
              <w:left w:val="single" w:color="auto" w:sz="4" w:space="0"/>
              <w:bottom w:val="single" w:color="auto" w:sz="4" w:space="0"/>
              <w:right w:val="single" w:color="auto" w:sz="4" w:space="0"/>
            </w:tcBorders>
          </w:tcPr>
          <w:p w:rsidRPr="005424B9" w:rsidR="00AA2EE1" w:rsidP="016D1326" w:rsidRDefault="00AA2EE1" w14:paraId="1B357CB0" w14:textId="37AB4269">
            <w:pPr>
              <w:pStyle w:val="TableText10"/>
              <w:rPr>
                <w:rFonts w:ascii="Calibri" w:hAnsi="Calibri" w:cs="Calibri"/>
                <w:color w:val="000000" w:themeColor="text1"/>
              </w:rPr>
            </w:pPr>
            <w:del w:author="Marri, Rajababu" w:date="2026-10-21T21:02:00Z" w16du:dateUtc="2026-10-21T21:02:35Z" w:id="571">
              <w:r w:rsidRPr="016D1326" w:rsidDel="7F8AA947">
                <w:rPr>
                  <w:rFonts w:ascii="Calibri" w:hAnsi="Calibri" w:cs="Calibri"/>
                  <w:color w:val="000000" w:themeColor="text1"/>
                </w:rPr>
                <w:delText>String</w:delText>
              </w:r>
            </w:del>
          </w:p>
        </w:tc>
        <w:tc>
          <w:tcPr>
            <w:tcW w:w="6809" w:type="dxa"/>
            <w:tcBorders>
              <w:top w:val="single" w:color="auto" w:sz="4" w:space="0"/>
              <w:left w:val="single" w:color="auto" w:sz="4" w:space="0"/>
              <w:bottom w:val="single" w:color="auto" w:sz="4" w:space="0"/>
              <w:right w:val="single" w:color="auto" w:sz="4" w:space="0"/>
            </w:tcBorders>
          </w:tcPr>
          <w:p w:rsidRPr="008E69F0" w:rsidR="009E6218" w:rsidP="009E6218" w:rsidRDefault="009E6218" w14:paraId="29B86389" w14:textId="77777777">
            <w:pPr>
              <w:pStyle w:val="TableText10"/>
              <w:rPr>
                <w:del w:author="Marri, Rajababu" w:date="2026-10-21T21:02:00Z" w16du:dateUtc="2026-10-21T21:02:35Z" w:id="572"/>
                <w:rFonts w:ascii="Calibri" w:hAnsi="Calibri" w:eastAsia="Calibri" w:cs="Calibri"/>
                <w:color w:val="000000" w:themeColor="text1"/>
              </w:rPr>
            </w:pPr>
            <w:del w:author="Marri, Rajababu" w:date="2026-10-21T21:02:00Z" w16du:dateUtc="2026-10-21T21:02:35Z" w:id="573">
              <w:r w:rsidRPr="016D1326" w:rsidDel="6AD72A3F">
                <w:rPr>
                  <w:rFonts w:ascii="Calibri" w:hAnsi="Calibri" w:eastAsia="Calibri" w:cs="Calibri"/>
                  <w:color w:val="000000" w:themeColor="text1"/>
                  <w:lang w:val="en-GB"/>
                </w:rPr>
                <w:delText xml:space="preserve">Source System: </w:delText>
              </w:r>
              <w:r w:rsidRPr="016D1326" w:rsidDel="6AD72A3F">
                <w:rPr>
                  <w:rFonts w:ascii="Calibri" w:hAnsi="Calibri" w:eastAsia="Calibri" w:cs="Calibri"/>
                  <w:color w:val="000000" w:themeColor="text1"/>
                </w:rPr>
                <w:delText>The system that MWRP received this data from (could be "MWRP" if the data was uploaded to MWRP).</w:delText>
              </w:r>
              <w:r w:rsidRPr="016D1326" w:rsidDel="6AD72A3F">
                <w:rPr>
                  <w:rFonts w:ascii="Calibri" w:hAnsi="Calibri" w:eastAsia="Calibri" w:cs="Calibri"/>
                  <w:color w:val="000000" w:themeColor="text1"/>
                  <w:lang w:val="en-GB"/>
                </w:rPr>
                <w:delText xml:space="preserve"> </w:delText>
              </w:r>
            </w:del>
          </w:p>
          <w:p w:rsidRPr="005424B9" w:rsidR="00AA2EE1" w:rsidDel="1047C4CE" w:rsidP="016D1326" w:rsidRDefault="00AA2EE1" w14:paraId="6DFD3BA9" w14:textId="12852F05">
            <w:pPr>
              <w:pStyle w:val="TableText10"/>
              <w:rPr>
                <w:rFonts w:ascii="Calibri" w:hAnsi="Calibri" w:cs="Calibri"/>
                <w:color w:val="000000" w:themeColor="text1"/>
              </w:rPr>
            </w:pPr>
            <w:del w:author="Marri, Rajababu" w:date="2026-10-21T21:02:00Z" w16du:dateUtc="2026-10-21T21:02:35Z" w:id="574">
              <w:r w:rsidRPr="016D1326" w:rsidDel="7F8AA947">
                <w:rPr>
                  <w:rFonts w:ascii="Calibri" w:hAnsi="Calibri" w:cs="Calibri"/>
                  <w:color w:val="000000" w:themeColor="text1"/>
                </w:rPr>
                <w:delText>Eg: VaCMS</w:delText>
              </w:r>
            </w:del>
          </w:p>
        </w:tc>
      </w:tr>
      <w:tr w:rsidRPr="005424B9" w:rsidR="00AA2EE1" w:rsidTr="016D1326" w14:paraId="79BA79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1417" w:type="dxa"/>
            <w:tcBorders>
              <w:top w:val="single" w:color="auto" w:sz="4" w:space="0"/>
              <w:left w:val="single" w:color="auto" w:sz="4" w:space="0"/>
              <w:bottom w:val="single" w:color="auto" w:sz="4" w:space="0"/>
              <w:right w:val="single" w:color="auto" w:sz="4" w:space="0"/>
            </w:tcBorders>
          </w:tcPr>
          <w:p w:rsidRPr="005424B9" w:rsidR="00AA2EE1" w:rsidP="016D1326" w:rsidRDefault="00350920" w14:paraId="798B69F4" w14:textId="592FB50B">
            <w:pPr>
              <w:pStyle w:val="TableText10"/>
              <w:rPr>
                <w:rFonts w:ascii="Calibri" w:hAnsi="Calibri" w:cs="Calibri"/>
                <w:color w:val="000000" w:themeColor="text1"/>
              </w:rPr>
            </w:pPr>
            <w:del w:author="Marri, Rajababu" w:date="2026-10-21T21:02:00Z" w16du:dateUtc="2026-10-21T21:02:35Z" w:id="575">
              <w:r w:rsidRPr="016D1326" w:rsidDel="629BE8FA">
                <w:rPr>
                  <w:rFonts w:ascii="Calibri" w:hAnsi="Calibri" w:cs="Calibri"/>
                  <w:color w:val="000000" w:themeColor="text1"/>
                </w:rPr>
                <w:delText>updateSw</w:delText>
              </w:r>
            </w:del>
          </w:p>
        </w:tc>
        <w:tc>
          <w:tcPr>
            <w:tcW w:w="1224" w:type="dxa"/>
            <w:tcBorders>
              <w:top w:val="single" w:color="auto" w:sz="4" w:space="0"/>
              <w:left w:val="single" w:color="auto" w:sz="4" w:space="0"/>
              <w:bottom w:val="single" w:color="auto" w:sz="4" w:space="0"/>
              <w:right w:val="single" w:color="auto" w:sz="4" w:space="0"/>
            </w:tcBorders>
          </w:tcPr>
          <w:p w:rsidRPr="005424B9" w:rsidR="00AA2EE1" w:rsidP="016D1326" w:rsidRDefault="00AA2EE1" w14:paraId="746CA4FB" w14:textId="5E8DEEB1">
            <w:pPr>
              <w:pStyle w:val="TableText10"/>
              <w:rPr>
                <w:rFonts w:ascii="Calibri" w:hAnsi="Calibri" w:cs="Calibri"/>
                <w:color w:val="000000" w:themeColor="text1"/>
              </w:rPr>
            </w:pPr>
            <w:del w:author="Marri, Rajababu" w:date="2026-10-21T21:02:00Z" w16du:dateUtc="2026-10-21T21:02:35Z" w:id="576">
              <w:r w:rsidRPr="016D1326" w:rsidDel="7F8AA947">
                <w:rPr>
                  <w:rFonts w:ascii="Calibri" w:hAnsi="Calibri" w:cs="Calibri"/>
                  <w:color w:val="000000" w:themeColor="text1"/>
                </w:rPr>
                <w:delText>String</w:delText>
              </w:r>
            </w:del>
          </w:p>
        </w:tc>
        <w:tc>
          <w:tcPr>
            <w:tcW w:w="6809" w:type="dxa"/>
            <w:tcBorders>
              <w:top w:val="single" w:color="auto" w:sz="4" w:space="0"/>
              <w:left w:val="single" w:color="auto" w:sz="4" w:space="0"/>
              <w:bottom w:val="single" w:color="auto" w:sz="4" w:space="0"/>
              <w:right w:val="single" w:color="auto" w:sz="4" w:space="0"/>
            </w:tcBorders>
          </w:tcPr>
          <w:p w:rsidR="00CC4C03" w:rsidP="00CC4C03" w:rsidRDefault="00CC4C03" w14:paraId="022B6849" w14:textId="77777777">
            <w:pPr>
              <w:pStyle w:val="TableText10"/>
              <w:rPr>
                <w:del w:author="Marri, Rajababu" w:date="2026-10-21T21:02:00Z" w16du:dateUtc="2026-10-21T21:02:35Z" w:id="577"/>
                <w:rFonts w:ascii="Calibri" w:hAnsi="Calibri" w:eastAsia="Calibri" w:cs="Calibri"/>
                <w:color w:val="000000" w:themeColor="text1"/>
              </w:rPr>
            </w:pPr>
            <w:del w:author="Marri, Rajababu" w:date="2026-10-21T21:02:00Z" w16du:dateUtc="2026-10-21T21:02:35Z" w:id="578">
              <w:r w:rsidRPr="016D1326" w:rsidDel="15AD74BC">
                <w:rPr>
                  <w:rFonts w:ascii="Calibri" w:hAnsi="Calibri" w:eastAsia="Calibri" w:cs="Calibri"/>
                  <w:color w:val="000000" w:themeColor="text1"/>
                </w:rPr>
                <w:delText xml:space="preserve">Indicates whether source-system data was updated within MWRP </w:delText>
              </w:r>
            </w:del>
          </w:p>
          <w:p w:rsidRPr="005424B9" w:rsidR="00AA2EE1" w:rsidDel="1047C4CE" w:rsidP="016D1326" w:rsidRDefault="00CC4C03" w14:paraId="07022E64" w14:textId="179785E6">
            <w:pPr>
              <w:pStyle w:val="TableText10"/>
              <w:rPr>
                <w:rFonts w:ascii="Calibri" w:hAnsi="Calibri" w:cs="Calibri"/>
                <w:color w:val="000000" w:themeColor="text1"/>
              </w:rPr>
            </w:pPr>
            <w:del w:author="Marri, Rajababu" w:date="2026-10-21T21:02:00Z" w16du:dateUtc="2026-10-21T21:02:35Z" w:id="579">
              <w:r w:rsidRPr="016D1326" w:rsidDel="15AD74BC">
                <w:rPr>
                  <w:rFonts w:ascii="Calibri" w:hAnsi="Calibri" w:eastAsia="Calibri" w:cs="Calibri"/>
                  <w:color w:val="000000" w:themeColor="text1"/>
                </w:rPr>
                <w:delText>E.g.: 'Yes'/'No'</w:delText>
              </w:r>
            </w:del>
          </w:p>
        </w:tc>
      </w:tr>
    </w:tbl>
    <w:p w:rsidRPr="005424B9" w:rsidR="005D4351" w:rsidP="008661F6" w:rsidRDefault="005D4351" w14:paraId="79C78706" w14:textId="77777777">
      <w:pPr>
        <w:pStyle w:val="ListParagraph"/>
        <w:spacing w:line="240" w:lineRule="auto"/>
        <w:ind w:left="0" w:right="162"/>
        <w:rPr>
          <w:rFonts w:ascii="Calibri" w:hAnsi="Calibri" w:cs="Calibri"/>
          <w:sz w:val="20"/>
          <w:szCs w:val="20"/>
        </w:rPr>
      </w:pPr>
    </w:p>
    <w:p w:rsidRPr="005424B9" w:rsidR="00223731" w:rsidP="008661F6" w:rsidRDefault="00223731" w14:paraId="002ADE05" w14:textId="77777777">
      <w:pPr>
        <w:pStyle w:val="ListParagraph"/>
        <w:spacing w:line="240" w:lineRule="auto"/>
        <w:ind w:left="0" w:right="162"/>
        <w:rPr>
          <w:rFonts w:ascii="Calibri" w:hAnsi="Calibri" w:cs="Calibri"/>
          <w:sz w:val="20"/>
          <w:szCs w:val="20"/>
        </w:rPr>
      </w:pPr>
    </w:p>
    <w:p w:rsidRPr="005424B9" w:rsidR="00223731" w:rsidDel="0039222E" w:rsidP="008661F6" w:rsidRDefault="00223731" w14:paraId="1DD66820" w14:textId="339F055F">
      <w:pPr>
        <w:pStyle w:val="ListParagraph"/>
        <w:spacing w:line="240" w:lineRule="auto"/>
        <w:ind w:left="0" w:right="162"/>
        <w:rPr>
          <w:rFonts w:ascii="Calibri" w:hAnsi="Calibri" w:cs="Calibri"/>
          <w:sz w:val="20"/>
          <w:szCs w:val="20"/>
        </w:rPr>
      </w:pPr>
    </w:p>
    <w:p w:rsidRPr="005424B9" w:rsidR="00791A93" w:rsidDel="0039222E" w:rsidP="008661F6" w:rsidRDefault="00791A93" w14:paraId="5401961B" w14:textId="769DEB05">
      <w:pPr>
        <w:rPr>
          <w:rFonts w:ascii="Calibri" w:hAnsi="Calibri" w:cs="Calibri"/>
          <w:sz w:val="20"/>
          <w:szCs w:val="20"/>
        </w:rPr>
      </w:pPr>
    </w:p>
    <w:p w:rsidRPr="005424B9" w:rsidR="00673D4B" w:rsidP="00673D4B" w:rsidRDefault="00673D4B" w14:paraId="741AF8CE" w14:textId="77777777">
      <w:pPr>
        <w:pStyle w:val="ListParagraph"/>
        <w:spacing w:after="0" w:line="240" w:lineRule="auto"/>
        <w:ind w:left="1800" w:right="162"/>
        <w:rPr>
          <w:rFonts w:ascii="Calibri" w:hAnsi="Calibri" w:cs="Calibri"/>
          <w:sz w:val="20"/>
          <w:szCs w:val="20"/>
        </w:rPr>
      </w:pPr>
    </w:p>
    <w:p w:rsidRPr="005424B9" w:rsidR="00302FE7" w:rsidP="00605064" w:rsidRDefault="00302FE7" w14:paraId="2BD0ED66" w14:textId="77777777">
      <w:pPr>
        <w:rPr>
          <w:rFonts w:ascii="Calibri" w:hAnsi="Calibri" w:cs="Calibri"/>
          <w:sz w:val="20"/>
          <w:szCs w:val="20"/>
        </w:rPr>
      </w:pPr>
    </w:p>
    <w:p w:rsidRPr="005424B9" w:rsidR="00302FE7" w:rsidP="00673D4B" w:rsidRDefault="00302FE7" w14:paraId="27D8C1C0" w14:textId="77777777">
      <w:pPr>
        <w:pStyle w:val="ListParagraph"/>
        <w:spacing w:after="0" w:line="240" w:lineRule="auto"/>
        <w:ind w:left="1800" w:right="162"/>
        <w:rPr>
          <w:rFonts w:ascii="Calibri" w:hAnsi="Calibri" w:cs="Calibri"/>
          <w:sz w:val="20"/>
          <w:szCs w:val="20"/>
        </w:rPr>
      </w:pPr>
    </w:p>
    <w:p w:rsidRPr="00605064" w:rsidR="00673D4B" w:rsidP="00605064" w:rsidRDefault="00CC1411" w14:paraId="168E15B2" w14:textId="1B1BC629">
      <w:pPr>
        <w:ind w:right="162"/>
        <w:rPr>
          <w:rFonts w:ascii="Calibri" w:hAnsi="Calibri" w:cs="Calibri"/>
          <w:b/>
          <w:sz w:val="20"/>
          <w:szCs w:val="20"/>
        </w:rPr>
      </w:pPr>
      <w:r w:rsidRPr="00605064">
        <w:rPr>
          <w:rFonts w:ascii="Calibri" w:hAnsi="Calibri" w:cs="Calibri" w:eastAsiaTheme="minorEastAsia"/>
          <w:b/>
          <w:sz w:val="20"/>
          <w:szCs w:val="20"/>
        </w:rPr>
        <w:t>HTTP Status Codes</w:t>
      </w:r>
      <w:r w:rsidRPr="005424B9" w:rsidR="003A6B5F">
        <w:rPr>
          <w:rFonts w:ascii="Calibri" w:hAnsi="Calibri" w:cs="Calibri"/>
          <w:b/>
          <w:bCs/>
          <w:sz w:val="20"/>
          <w:szCs w:val="20"/>
        </w:rPr>
        <w:t xml:space="preserve"> from </w:t>
      </w:r>
      <w:r w:rsidRPr="005424B9" w:rsidR="007971BC">
        <w:rPr>
          <w:rFonts w:ascii="Calibri" w:hAnsi="Calibri" w:cs="Calibri"/>
          <w:b/>
          <w:bCs/>
          <w:sz w:val="20"/>
          <w:szCs w:val="20"/>
        </w:rPr>
        <w:t>EDWS</w:t>
      </w:r>
      <w:r w:rsidRPr="005424B9" w:rsidR="003A6B5F">
        <w:rPr>
          <w:rFonts w:ascii="Calibri" w:hAnsi="Calibri" w:cs="Calibri"/>
          <w:b/>
          <w:bCs/>
          <w:sz w:val="20"/>
          <w:szCs w:val="20"/>
        </w:rPr>
        <w:t>:</w:t>
      </w:r>
    </w:p>
    <w:p w:rsidRPr="005424B9" w:rsidR="00CC1411" w:rsidP="00673D4B" w:rsidRDefault="00CC1411" w14:paraId="06858FCB" w14:textId="77777777">
      <w:pPr>
        <w:pStyle w:val="ListParagraph"/>
        <w:spacing w:after="0" w:line="240" w:lineRule="auto"/>
        <w:ind w:left="1800" w:right="162"/>
        <w:rPr>
          <w:rFonts w:ascii="Calibri" w:hAnsi="Calibri" w:cs="Calibri"/>
          <w:sz w:val="20"/>
          <w:szCs w:val="20"/>
        </w:rPr>
      </w:pPr>
    </w:p>
    <w:tbl>
      <w:tblPr>
        <w:tblW w:w="945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156"/>
        <w:gridCol w:w="63"/>
        <w:gridCol w:w="2269"/>
        <w:gridCol w:w="3962"/>
      </w:tblGrid>
      <w:tr w:rsidRPr="005424B9" w:rsidR="00CC1411" w:rsidTr="20DCA94D" w14:paraId="1680BF27" w14:textId="77777777">
        <w:trPr>
          <w:cantSplit/>
          <w:tblHeader/>
        </w:trPr>
        <w:tc>
          <w:tcPr>
            <w:tcW w:w="3156" w:type="dxa"/>
            <w:shd w:val="clear" w:color="auto" w:fill="000000" w:themeFill="text1"/>
          </w:tcPr>
          <w:p w:rsidRPr="005424B9" w:rsidR="00CC1411" w:rsidRDefault="00CC1411" w14:paraId="3D7F41B5" w14:textId="48C6211C">
            <w:pPr>
              <w:pStyle w:val="TableText10HeaderCenter"/>
              <w:rPr>
                <w:rFonts w:ascii="Calibri" w:hAnsi="Calibri" w:cs="Calibri"/>
                <w:b w:val="0"/>
                <w:szCs w:val="20"/>
              </w:rPr>
            </w:pPr>
            <w:r w:rsidRPr="005424B9">
              <w:rPr>
                <w:rFonts w:ascii="Calibri" w:hAnsi="Calibri" w:cs="Calibri"/>
                <w:szCs w:val="20"/>
              </w:rPr>
              <w:t>HTTP Code</w:t>
            </w:r>
          </w:p>
        </w:tc>
        <w:tc>
          <w:tcPr>
            <w:tcW w:w="2332" w:type="dxa"/>
            <w:gridSpan w:val="2"/>
            <w:shd w:val="clear" w:color="auto" w:fill="000000" w:themeFill="text1"/>
          </w:tcPr>
          <w:p w:rsidRPr="005424B9" w:rsidR="00CC1411" w:rsidRDefault="00CC1411" w14:paraId="560885CF" w14:textId="1DC69F82">
            <w:pPr>
              <w:pStyle w:val="TableText10HeaderCenter"/>
              <w:rPr>
                <w:rFonts w:ascii="Calibri" w:hAnsi="Calibri" w:cs="Calibri"/>
                <w:b w:val="0"/>
                <w:szCs w:val="20"/>
              </w:rPr>
            </w:pPr>
            <w:r w:rsidRPr="005424B9">
              <w:rPr>
                <w:rFonts w:ascii="Calibri" w:hAnsi="Calibri" w:cs="Calibri"/>
                <w:szCs w:val="20"/>
              </w:rPr>
              <w:t>Scenario</w:t>
            </w:r>
          </w:p>
        </w:tc>
        <w:tc>
          <w:tcPr>
            <w:tcW w:w="3962" w:type="dxa"/>
            <w:shd w:val="clear" w:color="auto" w:fill="000000" w:themeFill="text1"/>
          </w:tcPr>
          <w:p w:rsidRPr="005424B9" w:rsidR="00CC1411" w:rsidRDefault="00CC1411" w14:paraId="200233DD" w14:textId="535AE59B">
            <w:pPr>
              <w:pStyle w:val="TableText10HeaderCenter"/>
              <w:rPr>
                <w:rFonts w:ascii="Calibri" w:hAnsi="Calibri" w:cs="Calibri"/>
                <w:szCs w:val="20"/>
              </w:rPr>
            </w:pPr>
            <w:r w:rsidRPr="005424B9">
              <w:rPr>
                <w:rFonts w:ascii="Calibri" w:hAnsi="Calibri" w:cs="Calibri"/>
                <w:szCs w:val="20"/>
              </w:rPr>
              <w:t>Triggered By</w:t>
            </w:r>
          </w:p>
        </w:tc>
      </w:tr>
      <w:tr w:rsidRPr="005424B9" w:rsidR="00CC1411" w:rsidTr="20DCA94D" w14:paraId="3A13872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6431F622" w14:textId="14839CD2">
            <w:pPr>
              <w:pStyle w:val="TableText10"/>
              <w:rPr>
                <w:rFonts w:ascii="Calibri" w:hAnsi="Calibri" w:cs="Calibri" w:eastAsiaTheme="minorHAnsi"/>
                <w:szCs w:val="20"/>
                <w:lang w:val="en-GB"/>
              </w:rPr>
            </w:pPr>
            <w:r w:rsidRPr="005424B9">
              <w:rPr>
                <w:rFonts w:ascii="Calibri" w:hAnsi="Calibri" w:cs="Calibri" w:eastAsiaTheme="minorHAnsi"/>
                <w:szCs w:val="20"/>
                <w:lang w:val="en-GB"/>
              </w:rPr>
              <w:t>200 OK</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6BBC74AE" w14:textId="31F6CD6E">
            <w:pPr>
              <w:pStyle w:val="TableText10"/>
              <w:rPr>
                <w:rFonts w:ascii="Calibri" w:hAnsi="Calibri" w:cs="Calibri" w:eastAsiaTheme="minorHAnsi"/>
                <w:szCs w:val="20"/>
                <w:lang w:val="en-GB"/>
              </w:rPr>
            </w:pPr>
            <w:r w:rsidRPr="005424B9">
              <w:rPr>
                <w:rFonts w:ascii="Calibri" w:hAnsi="Calibri" w:cs="Calibri" w:eastAsiaTheme="minorHAnsi"/>
                <w:szCs w:val="20"/>
                <w:lang w:val="en-GB"/>
              </w:rPr>
              <w:t>Request accepted and acknowledged</w:t>
            </w:r>
          </w:p>
        </w:tc>
        <w:tc>
          <w:tcPr>
            <w:tcW w:w="3962" w:type="dxa"/>
            <w:tcBorders>
              <w:top w:val="single" w:color="auto" w:sz="4" w:space="0"/>
              <w:left w:val="single" w:color="auto" w:sz="4" w:space="0"/>
              <w:bottom w:val="single" w:color="auto" w:sz="4" w:space="0"/>
              <w:right w:val="single" w:color="auto" w:sz="4" w:space="0"/>
            </w:tcBorders>
          </w:tcPr>
          <w:p w:rsidRPr="005424B9" w:rsidR="00CC1411" w:rsidP="20DCA94D" w:rsidRDefault="50EE6A12" w14:paraId="37D51A7E" w14:textId="70C486F5">
            <w:pPr>
              <w:pStyle w:val="TableText10"/>
              <w:rPr>
                <w:rFonts w:ascii="Calibri" w:hAnsi="Calibri" w:cs="Calibri" w:eastAsiaTheme="minorEastAsia"/>
                <w:szCs w:val="20"/>
                <w:lang w:val="en-GB"/>
              </w:rPr>
            </w:pPr>
            <w:r w:rsidRPr="005424B9">
              <w:rPr>
                <w:rFonts w:ascii="Calibri" w:hAnsi="Calibri" w:cs="Calibri" w:eastAsiaTheme="minorEastAsia"/>
                <w:szCs w:val="20"/>
                <w:lang w:val="en-GB"/>
              </w:rPr>
              <w:t xml:space="preserve">Successful </w:t>
            </w:r>
            <w:r w:rsidRPr="005424B9" w:rsidR="212BBD89">
              <w:rPr>
                <w:rFonts w:ascii="Calibri" w:hAnsi="Calibri" w:cs="Calibri" w:eastAsiaTheme="minorEastAsia"/>
                <w:szCs w:val="20"/>
                <w:lang w:val="en-GB"/>
              </w:rPr>
              <w:t>MWRP</w:t>
            </w:r>
            <w:r w:rsidRPr="005424B9">
              <w:rPr>
                <w:rFonts w:ascii="Calibri" w:hAnsi="Calibri" w:cs="Calibri" w:eastAsiaTheme="minorEastAsia"/>
                <w:szCs w:val="20"/>
                <w:lang w:val="en-GB"/>
              </w:rPr>
              <w:t xml:space="preserve"> submission</w:t>
            </w:r>
          </w:p>
        </w:tc>
      </w:tr>
      <w:tr w:rsidRPr="005424B9" w:rsidR="00CC1411" w:rsidTr="20DCA94D" w14:paraId="72A466A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2519E80A" w14:textId="2C5D3949">
            <w:pPr>
              <w:pStyle w:val="TableText10"/>
              <w:rPr>
                <w:rFonts w:ascii="Calibri" w:hAnsi="Calibri" w:cs="Calibri" w:eastAsiaTheme="minorHAnsi"/>
                <w:szCs w:val="20"/>
                <w:lang w:val="en-GB"/>
              </w:rPr>
            </w:pPr>
            <w:r w:rsidRPr="005424B9">
              <w:rPr>
                <w:rFonts w:ascii="Calibri" w:hAnsi="Calibri" w:cs="Calibri" w:eastAsiaTheme="minorHAnsi"/>
                <w:szCs w:val="20"/>
                <w:lang w:val="en-GB"/>
              </w:rPr>
              <w:t>400 Bad Request</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6DE79FF9" w14:textId="0F6B8295">
            <w:pPr>
              <w:pStyle w:val="TableText10"/>
              <w:rPr>
                <w:rFonts w:ascii="Calibri" w:hAnsi="Calibri" w:cs="Calibri" w:eastAsiaTheme="minorHAnsi"/>
                <w:szCs w:val="20"/>
                <w:lang w:val="en-GB"/>
              </w:rPr>
            </w:pPr>
            <w:r w:rsidRPr="005424B9">
              <w:rPr>
                <w:rFonts w:ascii="Calibri" w:hAnsi="Calibri" w:cs="Calibri" w:eastAsiaTheme="minorHAnsi"/>
                <w:szCs w:val="20"/>
                <w:lang w:val="en-GB"/>
              </w:rPr>
              <w:t>Malformed JSON or missing required fields</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0C5829" w14:paraId="69F0F337" w14:textId="311CFF0A">
            <w:pPr>
              <w:pStyle w:val="TableText10"/>
              <w:rPr>
                <w:rFonts w:ascii="Calibri" w:hAnsi="Calibri" w:cs="Calibri" w:eastAsiaTheme="minorHAnsi"/>
                <w:szCs w:val="20"/>
                <w:lang w:val="en-GB"/>
              </w:rPr>
            </w:pPr>
            <w:r w:rsidRPr="005424B9">
              <w:rPr>
                <w:rFonts w:ascii="Calibri" w:hAnsi="Calibri" w:cs="Calibri" w:eastAsiaTheme="minorHAnsi"/>
                <w:szCs w:val="20"/>
                <w:lang w:val="en-GB"/>
              </w:rPr>
              <w:t>MWRP</w:t>
            </w:r>
            <w:r w:rsidRPr="005424B9" w:rsidR="00CC1411">
              <w:rPr>
                <w:rFonts w:ascii="Calibri" w:hAnsi="Calibri" w:cs="Calibri" w:eastAsiaTheme="minorHAnsi"/>
                <w:szCs w:val="20"/>
                <w:lang w:val="en-GB"/>
              </w:rPr>
              <w:t xml:space="preserve"> validation failure</w:t>
            </w:r>
          </w:p>
        </w:tc>
      </w:tr>
      <w:tr w:rsidRPr="005424B9" w:rsidR="00CC1411" w:rsidTr="20DCA94D" w14:paraId="2AC33A5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593A4613" w14:textId="25BA4169">
            <w:pPr>
              <w:pStyle w:val="TableText10"/>
              <w:rPr>
                <w:rFonts w:ascii="Calibri" w:hAnsi="Calibri" w:cs="Calibri" w:eastAsiaTheme="minorHAnsi"/>
                <w:szCs w:val="20"/>
                <w:lang w:val="en-GB"/>
              </w:rPr>
            </w:pPr>
            <w:r w:rsidRPr="005424B9">
              <w:rPr>
                <w:rFonts w:ascii="Calibri" w:hAnsi="Calibri" w:cs="Calibri" w:eastAsiaTheme="minorHAnsi"/>
                <w:szCs w:val="20"/>
                <w:lang w:val="en-GB"/>
              </w:rPr>
              <w:t>401 Unauthorized</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2B9F3C77" w14:textId="756C111D">
            <w:pPr>
              <w:pStyle w:val="TableText10"/>
              <w:rPr>
                <w:rFonts w:ascii="Calibri" w:hAnsi="Calibri" w:cs="Calibri" w:eastAsiaTheme="minorHAnsi"/>
                <w:szCs w:val="20"/>
                <w:lang w:val="en-GB"/>
              </w:rPr>
            </w:pPr>
            <w:r w:rsidRPr="005424B9">
              <w:rPr>
                <w:rFonts w:ascii="Calibri" w:hAnsi="Calibri" w:cs="Calibri" w:eastAsiaTheme="minorHAnsi"/>
                <w:szCs w:val="20"/>
                <w:lang w:val="en-GB"/>
              </w:rPr>
              <w:t>Missing or invalid authentication token</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16DF7AD9" w14:textId="4A085A54">
            <w:pPr>
              <w:pStyle w:val="TableText10"/>
              <w:rPr>
                <w:rFonts w:ascii="Calibri" w:hAnsi="Calibri" w:cs="Calibri" w:eastAsiaTheme="minorHAnsi"/>
                <w:szCs w:val="20"/>
                <w:lang w:val="en-GB"/>
              </w:rPr>
            </w:pPr>
            <w:r w:rsidRPr="005424B9">
              <w:rPr>
                <w:rFonts w:ascii="Calibri" w:hAnsi="Calibri" w:cs="Calibri" w:eastAsiaTheme="minorHAnsi"/>
                <w:szCs w:val="20"/>
                <w:lang w:val="en-GB"/>
              </w:rPr>
              <w:t xml:space="preserve">VACMS or </w:t>
            </w:r>
            <w:r w:rsidRPr="005424B9" w:rsidR="000C5829">
              <w:rPr>
                <w:rFonts w:ascii="Calibri" w:hAnsi="Calibri" w:cs="Calibri" w:eastAsiaTheme="minorHAnsi"/>
                <w:szCs w:val="20"/>
                <w:lang w:val="en-GB"/>
              </w:rPr>
              <w:t>MWRP</w:t>
            </w:r>
            <w:r w:rsidRPr="005424B9">
              <w:rPr>
                <w:rFonts w:ascii="Calibri" w:hAnsi="Calibri" w:cs="Calibri" w:eastAsiaTheme="minorHAnsi"/>
                <w:szCs w:val="20"/>
                <w:lang w:val="en-GB"/>
              </w:rPr>
              <w:t xml:space="preserve"> did not authenticate</w:t>
            </w:r>
          </w:p>
        </w:tc>
      </w:tr>
      <w:tr w:rsidRPr="005424B9" w:rsidR="00CC1411" w:rsidTr="20DCA94D" w14:paraId="2A21849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1872CE4E" w14:textId="2B1DAA4E">
            <w:pPr>
              <w:pStyle w:val="TableText10"/>
              <w:rPr>
                <w:rFonts w:ascii="Calibri" w:hAnsi="Calibri" w:cs="Calibri" w:eastAsiaTheme="minorHAnsi"/>
                <w:szCs w:val="20"/>
                <w:lang w:val="en-GB"/>
              </w:rPr>
            </w:pPr>
            <w:r w:rsidRPr="005424B9">
              <w:rPr>
                <w:rFonts w:ascii="Calibri" w:hAnsi="Calibri" w:cs="Calibri" w:eastAsiaTheme="minorHAnsi"/>
                <w:szCs w:val="20"/>
                <w:lang w:val="en-GB"/>
              </w:rPr>
              <w:lastRenderedPageBreak/>
              <w:t>403 Forbidden</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07615444" w14:textId="2C1B3E9D">
            <w:pPr>
              <w:pStyle w:val="TableText10"/>
              <w:rPr>
                <w:rFonts w:ascii="Calibri" w:hAnsi="Calibri" w:cs="Calibri" w:eastAsiaTheme="minorHAnsi"/>
                <w:szCs w:val="20"/>
                <w:lang w:val="en-GB"/>
              </w:rPr>
            </w:pPr>
            <w:r w:rsidRPr="005424B9">
              <w:rPr>
                <w:rFonts w:ascii="Calibri" w:hAnsi="Calibri" w:cs="Calibri" w:eastAsiaTheme="minorHAnsi"/>
                <w:szCs w:val="20"/>
                <w:lang w:val="en-GB"/>
              </w:rPr>
              <w:t>Authenticated but lacking permission</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3BEA6495" w14:textId="2C3DE36E">
            <w:pPr>
              <w:pStyle w:val="TableText10"/>
              <w:rPr>
                <w:rFonts w:ascii="Calibri" w:hAnsi="Calibri" w:cs="Calibri" w:eastAsiaTheme="minorHAnsi"/>
                <w:szCs w:val="20"/>
                <w:lang w:val="en-GB"/>
              </w:rPr>
            </w:pPr>
            <w:r w:rsidRPr="005424B9">
              <w:rPr>
                <w:rFonts w:ascii="Calibri" w:hAnsi="Calibri" w:cs="Calibri" w:eastAsiaTheme="minorHAnsi"/>
                <w:szCs w:val="20"/>
                <w:lang w:val="en-GB"/>
              </w:rPr>
              <w:t>Insufficient role or scope</w:t>
            </w:r>
          </w:p>
        </w:tc>
      </w:tr>
      <w:tr w:rsidRPr="005424B9" w:rsidR="00CC1411" w:rsidTr="20DCA94D" w14:paraId="1CF0031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63F7A414" w14:textId="5D4AB6FF">
            <w:pPr>
              <w:pStyle w:val="TableText10"/>
              <w:rPr>
                <w:rFonts w:ascii="Calibri" w:hAnsi="Calibri" w:cs="Calibri" w:eastAsiaTheme="minorHAnsi"/>
                <w:szCs w:val="20"/>
                <w:lang w:val="en-GB"/>
              </w:rPr>
            </w:pPr>
            <w:r w:rsidRPr="005424B9">
              <w:rPr>
                <w:rFonts w:ascii="Calibri" w:hAnsi="Calibri" w:cs="Calibri" w:eastAsiaTheme="minorHAnsi"/>
                <w:szCs w:val="20"/>
                <w:lang w:val="en-GB"/>
              </w:rPr>
              <w:t>404 Not Found</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2E5E8D53" w14:textId="165B2BC8">
            <w:pPr>
              <w:pStyle w:val="TableText10"/>
              <w:rPr>
                <w:rFonts w:ascii="Calibri" w:hAnsi="Calibri" w:cs="Calibri" w:eastAsiaTheme="minorHAnsi"/>
                <w:szCs w:val="20"/>
                <w:lang w:val="en-GB"/>
              </w:rPr>
            </w:pPr>
            <w:r w:rsidRPr="005424B9">
              <w:rPr>
                <w:rFonts w:ascii="Calibri" w:hAnsi="Calibri" w:cs="Calibri" w:eastAsiaTheme="minorHAnsi"/>
                <w:szCs w:val="20"/>
                <w:lang w:val="en-GB"/>
              </w:rPr>
              <w:t>Endpoint not found</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7C607EDE" w14:textId="42AB54A6">
            <w:pPr>
              <w:pStyle w:val="TableText10"/>
              <w:rPr>
                <w:rFonts w:ascii="Calibri" w:hAnsi="Calibri" w:cs="Calibri" w:eastAsiaTheme="minorHAnsi"/>
                <w:szCs w:val="20"/>
                <w:lang w:val="en-GB"/>
              </w:rPr>
            </w:pPr>
            <w:r w:rsidRPr="005424B9">
              <w:rPr>
                <w:rFonts w:ascii="Calibri" w:hAnsi="Calibri" w:cs="Calibri" w:eastAsiaTheme="minorHAnsi"/>
                <w:szCs w:val="20"/>
                <w:lang w:val="en-GB"/>
              </w:rPr>
              <w:t>Incorrect URL path</w:t>
            </w:r>
          </w:p>
        </w:tc>
      </w:tr>
      <w:tr w:rsidRPr="005424B9" w:rsidR="00CC1411" w:rsidTr="20DCA94D" w14:paraId="20B0D77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5EDFB280" w14:textId="41DB3899">
            <w:pPr>
              <w:pStyle w:val="TableText10"/>
              <w:rPr>
                <w:rFonts w:ascii="Calibri" w:hAnsi="Calibri" w:cs="Calibri" w:eastAsiaTheme="minorHAnsi"/>
                <w:szCs w:val="20"/>
                <w:lang w:val="en-GB"/>
              </w:rPr>
            </w:pPr>
            <w:r w:rsidRPr="005424B9">
              <w:rPr>
                <w:rFonts w:ascii="Calibri" w:hAnsi="Calibri" w:cs="Calibri" w:eastAsiaTheme="minorHAnsi"/>
                <w:szCs w:val="20"/>
                <w:lang w:val="en-GB"/>
              </w:rPr>
              <w:t>422 Unprocessable Entity</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46CFC1ED" w14:textId="12172CB0">
            <w:pPr>
              <w:pStyle w:val="TableText10"/>
              <w:rPr>
                <w:rFonts w:ascii="Calibri" w:hAnsi="Calibri" w:cs="Calibri" w:eastAsiaTheme="minorHAnsi"/>
                <w:szCs w:val="20"/>
                <w:lang w:val="en-GB"/>
              </w:rPr>
            </w:pPr>
            <w:r w:rsidRPr="005424B9">
              <w:rPr>
                <w:rFonts w:ascii="Calibri" w:hAnsi="Calibri" w:cs="Calibri" w:eastAsiaTheme="minorHAnsi"/>
                <w:szCs w:val="20"/>
                <w:lang w:val="en-GB"/>
              </w:rPr>
              <w:t>Field-level validation failure</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0C5829" w14:paraId="2B4F6A61" w14:textId="28948A47">
            <w:pPr>
              <w:pStyle w:val="TableText10"/>
              <w:rPr>
                <w:rFonts w:ascii="Calibri" w:hAnsi="Calibri" w:cs="Calibri" w:eastAsiaTheme="minorHAnsi"/>
                <w:szCs w:val="20"/>
                <w:lang w:val="en-GB"/>
              </w:rPr>
            </w:pPr>
            <w:r w:rsidRPr="005424B9">
              <w:rPr>
                <w:rFonts w:ascii="Calibri" w:hAnsi="Calibri" w:cs="Calibri" w:eastAsiaTheme="minorHAnsi"/>
                <w:szCs w:val="20"/>
                <w:lang w:val="en-GB"/>
              </w:rPr>
              <w:t>MWRP</w:t>
            </w:r>
            <w:r w:rsidRPr="005424B9" w:rsidR="00CC1411">
              <w:rPr>
                <w:rFonts w:ascii="Calibri" w:hAnsi="Calibri" w:cs="Calibri" w:eastAsiaTheme="minorHAnsi"/>
                <w:szCs w:val="20"/>
                <w:lang w:val="en-GB"/>
              </w:rPr>
              <w:t xml:space="preserve"> business rule violation</w:t>
            </w:r>
          </w:p>
        </w:tc>
      </w:tr>
      <w:tr w:rsidRPr="005424B9" w:rsidR="00CC1411" w:rsidTr="20DCA94D" w14:paraId="3E70307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531142DF" w14:textId="68722B51">
            <w:pPr>
              <w:pStyle w:val="TableText10"/>
              <w:rPr>
                <w:rFonts w:ascii="Calibri" w:hAnsi="Calibri" w:cs="Calibri" w:eastAsiaTheme="minorHAnsi"/>
                <w:szCs w:val="20"/>
                <w:lang w:val="en-GB"/>
              </w:rPr>
            </w:pPr>
            <w:r w:rsidRPr="005424B9">
              <w:rPr>
                <w:rFonts w:ascii="Calibri" w:hAnsi="Calibri" w:cs="Calibri" w:eastAsiaTheme="minorHAnsi"/>
                <w:szCs w:val="20"/>
                <w:lang w:val="en-GB"/>
              </w:rPr>
              <w:t>500 Internal Server Error</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583F3E8D" w14:textId="6AFD4430">
            <w:pPr>
              <w:pStyle w:val="TableText10"/>
              <w:rPr>
                <w:rFonts w:ascii="Calibri" w:hAnsi="Calibri" w:cs="Calibri" w:eastAsiaTheme="minorHAnsi"/>
                <w:szCs w:val="20"/>
                <w:lang w:val="en-GB"/>
              </w:rPr>
            </w:pPr>
            <w:r w:rsidRPr="005424B9">
              <w:rPr>
                <w:rFonts w:ascii="Calibri" w:hAnsi="Calibri" w:cs="Calibri" w:eastAsiaTheme="minorHAnsi"/>
                <w:szCs w:val="20"/>
                <w:lang w:val="en-GB"/>
              </w:rPr>
              <w:t xml:space="preserve">Unexpected </w:t>
            </w:r>
            <w:r w:rsidRPr="005424B9" w:rsidR="000C5829">
              <w:rPr>
                <w:rFonts w:ascii="Calibri" w:hAnsi="Calibri" w:cs="Calibri" w:eastAsiaTheme="minorHAnsi"/>
                <w:szCs w:val="20"/>
                <w:lang w:val="en-GB"/>
              </w:rPr>
              <w:t>MWRP</w:t>
            </w:r>
            <w:r w:rsidRPr="005424B9">
              <w:rPr>
                <w:rFonts w:ascii="Calibri" w:hAnsi="Calibri" w:cs="Calibri" w:eastAsiaTheme="minorHAnsi"/>
                <w:szCs w:val="20"/>
                <w:lang w:val="en-GB"/>
              </w:rPr>
              <w:t xml:space="preserve"> server error</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0C5829" w14:paraId="0D4F8363" w14:textId="2420EC55">
            <w:pPr>
              <w:pStyle w:val="TableText10"/>
              <w:rPr>
                <w:rFonts w:ascii="Calibri" w:hAnsi="Calibri" w:cs="Calibri" w:eastAsiaTheme="minorHAnsi"/>
                <w:szCs w:val="20"/>
                <w:lang w:val="en-GB"/>
              </w:rPr>
            </w:pPr>
            <w:r w:rsidRPr="005424B9">
              <w:rPr>
                <w:rFonts w:ascii="Calibri" w:hAnsi="Calibri" w:cs="Calibri" w:eastAsiaTheme="minorHAnsi"/>
                <w:szCs w:val="20"/>
                <w:lang w:val="en-GB"/>
              </w:rPr>
              <w:t>MWRP</w:t>
            </w:r>
            <w:r w:rsidRPr="005424B9" w:rsidR="00CC1411">
              <w:rPr>
                <w:rFonts w:ascii="Calibri" w:hAnsi="Calibri" w:cs="Calibri" w:eastAsiaTheme="minorHAnsi"/>
                <w:szCs w:val="20"/>
                <w:lang w:val="en-GB"/>
              </w:rPr>
              <w:t xml:space="preserve"> processing failure</w:t>
            </w:r>
          </w:p>
        </w:tc>
      </w:tr>
      <w:tr w:rsidRPr="005424B9" w:rsidR="00CC1411" w:rsidTr="20DCA94D" w14:paraId="06EDEE6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19" w:type="dxa"/>
            <w:gridSpan w:val="2"/>
            <w:tcBorders>
              <w:top w:val="single" w:color="auto" w:sz="4" w:space="0"/>
              <w:left w:val="single" w:color="auto" w:sz="4" w:space="0"/>
              <w:bottom w:val="single" w:color="auto" w:sz="4" w:space="0"/>
              <w:right w:val="single" w:color="auto" w:sz="4" w:space="0"/>
            </w:tcBorders>
          </w:tcPr>
          <w:p w:rsidRPr="005424B9" w:rsidR="00CC1411" w:rsidP="00CC1411" w:rsidRDefault="00CC1411" w14:paraId="20032ACA" w14:textId="6DF39E6D">
            <w:pPr>
              <w:pStyle w:val="TableText10"/>
              <w:rPr>
                <w:rFonts w:ascii="Calibri" w:hAnsi="Calibri" w:cs="Calibri" w:eastAsiaTheme="minorHAnsi"/>
                <w:szCs w:val="20"/>
                <w:lang w:val="en-GB"/>
              </w:rPr>
            </w:pPr>
            <w:r w:rsidRPr="005424B9">
              <w:rPr>
                <w:rFonts w:ascii="Calibri" w:hAnsi="Calibri" w:cs="Calibri" w:eastAsiaTheme="minorHAnsi"/>
                <w:szCs w:val="20"/>
                <w:lang w:val="en-GB"/>
              </w:rPr>
              <w:t>503 Service Unavailable</w:t>
            </w:r>
          </w:p>
        </w:tc>
        <w:tc>
          <w:tcPr>
            <w:tcW w:w="2269" w:type="dxa"/>
            <w:tcBorders>
              <w:top w:val="single" w:color="auto" w:sz="4" w:space="0"/>
              <w:left w:val="single" w:color="auto" w:sz="4" w:space="0"/>
              <w:bottom w:val="single" w:color="auto" w:sz="4" w:space="0"/>
              <w:right w:val="single" w:color="auto" w:sz="4" w:space="0"/>
            </w:tcBorders>
          </w:tcPr>
          <w:p w:rsidRPr="005424B9" w:rsidR="00CC1411" w:rsidP="00CC1411" w:rsidRDefault="000C5829" w14:paraId="348D51A3" w14:textId="7AE50707">
            <w:pPr>
              <w:pStyle w:val="TableText10"/>
              <w:rPr>
                <w:rFonts w:ascii="Calibri" w:hAnsi="Calibri" w:cs="Calibri" w:eastAsiaTheme="minorHAnsi"/>
                <w:szCs w:val="20"/>
                <w:lang w:val="en-GB"/>
              </w:rPr>
            </w:pPr>
            <w:r w:rsidRPr="005424B9">
              <w:rPr>
                <w:rFonts w:ascii="Calibri" w:hAnsi="Calibri" w:cs="Calibri" w:eastAsiaTheme="minorHAnsi"/>
                <w:szCs w:val="20"/>
                <w:lang w:val="en-GB"/>
              </w:rPr>
              <w:t>MWRP</w:t>
            </w:r>
            <w:r w:rsidRPr="005424B9" w:rsidR="00CC1411">
              <w:rPr>
                <w:rFonts w:ascii="Calibri" w:hAnsi="Calibri" w:cs="Calibri" w:eastAsiaTheme="minorHAnsi"/>
                <w:szCs w:val="20"/>
                <w:lang w:val="en-GB"/>
              </w:rPr>
              <w:t xml:space="preserve"> or downstream verifier (Truv, NSC) unavailable</w:t>
            </w:r>
          </w:p>
        </w:tc>
        <w:tc>
          <w:tcPr>
            <w:tcW w:w="3962" w:type="dxa"/>
            <w:tcBorders>
              <w:top w:val="single" w:color="auto" w:sz="4" w:space="0"/>
              <w:left w:val="single" w:color="auto" w:sz="4" w:space="0"/>
              <w:bottom w:val="single" w:color="auto" w:sz="4" w:space="0"/>
              <w:right w:val="single" w:color="auto" w:sz="4" w:space="0"/>
            </w:tcBorders>
          </w:tcPr>
          <w:p w:rsidRPr="005424B9" w:rsidR="00CC1411" w:rsidP="00CC1411" w:rsidRDefault="00CC1411" w14:paraId="2C81B448" w14:textId="605EA4CD">
            <w:pPr>
              <w:pStyle w:val="TableText10"/>
              <w:rPr>
                <w:rFonts w:ascii="Calibri" w:hAnsi="Calibri" w:cs="Calibri" w:eastAsiaTheme="minorHAnsi"/>
                <w:szCs w:val="20"/>
                <w:lang w:val="en-GB"/>
              </w:rPr>
            </w:pPr>
            <w:r w:rsidRPr="005424B9">
              <w:rPr>
                <w:rFonts w:ascii="Calibri" w:hAnsi="Calibri" w:cs="Calibri" w:eastAsiaTheme="minorHAnsi"/>
                <w:szCs w:val="20"/>
                <w:lang w:val="en-GB"/>
              </w:rPr>
              <w:t>Temporary outage</w:t>
            </w:r>
          </w:p>
        </w:tc>
      </w:tr>
    </w:tbl>
    <w:p w:rsidRPr="005424B9" w:rsidR="00A5585E" w:rsidP="00A5585E" w:rsidRDefault="00A5585E" w14:paraId="4BE321C6" w14:textId="77777777">
      <w:pPr>
        <w:rPr>
          <w:rFonts w:ascii="Calibri" w:hAnsi="Calibri" w:cs="Calibri"/>
          <w:sz w:val="20"/>
          <w:szCs w:val="20"/>
          <w:lang w:val="en-GB"/>
        </w:rPr>
      </w:pPr>
    </w:p>
    <w:p w:rsidRPr="005424B9" w:rsidR="00A5585E" w:rsidP="00605064" w:rsidRDefault="00A5585E" w14:paraId="31984A0F" w14:textId="77777777">
      <w:pPr>
        <w:rPr>
          <w:rFonts w:ascii="Calibri" w:hAnsi="Calibri" w:cs="Calibri"/>
          <w:sz w:val="20"/>
          <w:szCs w:val="20"/>
          <w:lang w:val="en-GB"/>
        </w:rPr>
      </w:pPr>
    </w:p>
    <w:p w:rsidRPr="005424B9" w:rsidR="00A5585E" w:rsidP="00605064" w:rsidRDefault="00A5585E" w14:paraId="48DA2782" w14:textId="77777777">
      <w:pPr>
        <w:pStyle w:val="Heading1"/>
        <w:spacing w:before="120" w:line="240" w:lineRule="atLeast"/>
        <w:rPr>
          <w:rFonts w:ascii="Calibri" w:hAnsi="Calibri" w:cs="Calibri"/>
          <w:color w:val="auto"/>
          <w:sz w:val="20"/>
          <w:szCs w:val="20"/>
          <w:lang w:val="en-GB"/>
        </w:rPr>
      </w:pPr>
    </w:p>
    <w:p w:rsidRPr="005424B9" w:rsidR="000A48F6" w:rsidP="001F76CA" w:rsidRDefault="000A48F6" w14:paraId="1BA2B181" w14:textId="565D001C">
      <w:pPr>
        <w:pStyle w:val="Heading1"/>
        <w:numPr>
          <w:ilvl w:val="0"/>
          <w:numId w:val="10"/>
        </w:numPr>
        <w:spacing w:before="120" w:line="240" w:lineRule="atLeast"/>
        <w:rPr>
          <w:rFonts w:ascii="Calibri" w:hAnsi="Calibri" w:cs="Calibri"/>
          <w:color w:val="auto"/>
          <w:sz w:val="20"/>
          <w:szCs w:val="20"/>
          <w:lang w:val="en-GB"/>
        </w:rPr>
      </w:pPr>
      <w:bookmarkStart w:name="_Toc240043678" w:id="580"/>
      <w:r w:rsidRPr="005424B9">
        <w:rPr>
          <w:rFonts w:ascii="Calibri" w:hAnsi="Calibri" w:cs="Calibri"/>
          <w:color w:val="auto"/>
          <w:sz w:val="20"/>
          <w:szCs w:val="20"/>
          <w:lang w:val="en-GB"/>
        </w:rPr>
        <w:t>Review Comments</w:t>
      </w:r>
      <w:bookmarkEnd w:id="580"/>
    </w:p>
    <w:tbl>
      <w:tblPr>
        <w:tblW w:w="9450" w:type="dxa"/>
        <w:tblInd w:w="-23" w:type="dxa"/>
        <w:tblBorders>
          <w:top w:val="double" w:color="000000" w:sz="6" w:space="0"/>
          <w:left w:val="double" w:color="000000" w:sz="6" w:space="0"/>
          <w:bottom w:val="double" w:color="000000" w:sz="6" w:space="0"/>
          <w:right w:val="double" w:color="000000" w:sz="6" w:space="0"/>
          <w:insideH w:val="single" w:color="auto" w:sz="4" w:space="0"/>
          <w:insideV w:val="single" w:color="auto" w:sz="4" w:space="0"/>
        </w:tblBorders>
        <w:tblLayout w:type="fixed"/>
        <w:tblLook w:val="0000" w:firstRow="0" w:lastRow="0" w:firstColumn="0" w:lastColumn="0" w:noHBand="0" w:noVBand="0"/>
      </w:tblPr>
      <w:tblGrid>
        <w:gridCol w:w="1211"/>
        <w:gridCol w:w="1620"/>
        <w:gridCol w:w="4680"/>
        <w:gridCol w:w="1939"/>
      </w:tblGrid>
      <w:tr w:rsidRPr="005424B9" w:rsidR="005C1EF3" w:rsidTr="008661F6" w14:paraId="288BC830" w14:textId="77777777">
        <w:trPr>
          <w:trHeight w:val="463"/>
          <w:tblHeader/>
        </w:trPr>
        <w:tc>
          <w:tcPr>
            <w:tcW w:w="1211" w:type="dxa"/>
            <w:tcBorders>
              <w:top w:val="double" w:color="000000" w:sz="6" w:space="0"/>
              <w:bottom w:val="double" w:color="000000" w:sz="6" w:space="0"/>
            </w:tcBorders>
            <w:shd w:val="clear" w:color="auto" w:fill="FFFFFF"/>
            <w:vAlign w:val="bottom"/>
          </w:tcPr>
          <w:p w:rsidRPr="005424B9" w:rsidR="005C1EF3" w:rsidP="005C1EF3" w:rsidRDefault="005C1EF3" w14:paraId="0127FEAB" w14:textId="77777777">
            <w:pPr>
              <w:spacing w:before="120" w:after="120" w:line="240" w:lineRule="atLeast"/>
              <w:rPr>
                <w:rFonts w:ascii="Calibri" w:hAnsi="Calibri" w:eastAsia="PMingLiU" w:cs="Calibri"/>
                <w:b/>
                <w:sz w:val="20"/>
                <w:szCs w:val="20"/>
                <w:lang w:val="en-GB"/>
              </w:rPr>
            </w:pPr>
            <w:r w:rsidRPr="005424B9">
              <w:rPr>
                <w:rFonts w:ascii="Calibri" w:hAnsi="Calibri" w:eastAsia="PMingLiU" w:cs="Calibri"/>
                <w:b/>
                <w:color w:val="000000"/>
                <w:sz w:val="20"/>
                <w:szCs w:val="20"/>
                <w:lang w:val="en-GB"/>
              </w:rPr>
              <w:t>Version</w:t>
            </w:r>
          </w:p>
        </w:tc>
        <w:tc>
          <w:tcPr>
            <w:tcW w:w="1620" w:type="dxa"/>
            <w:tcBorders>
              <w:top w:val="double" w:color="000000" w:sz="6" w:space="0"/>
              <w:bottom w:val="double" w:color="000000" w:sz="6" w:space="0"/>
            </w:tcBorders>
            <w:shd w:val="clear" w:color="auto" w:fill="FFFFFF"/>
            <w:vAlign w:val="bottom"/>
          </w:tcPr>
          <w:p w:rsidRPr="005424B9" w:rsidR="005C1EF3" w:rsidP="005C1EF3" w:rsidRDefault="005C1EF3" w14:paraId="76618523" w14:textId="77777777">
            <w:pPr>
              <w:spacing w:before="120" w:after="120" w:line="240" w:lineRule="atLeast"/>
              <w:jc w:val="center"/>
              <w:rPr>
                <w:rFonts w:ascii="Calibri" w:hAnsi="Calibri" w:eastAsia="PMingLiU" w:cs="Calibri"/>
                <w:b/>
                <w:sz w:val="20"/>
                <w:szCs w:val="20"/>
                <w:lang w:val="en-GB"/>
              </w:rPr>
            </w:pPr>
            <w:r w:rsidRPr="005424B9">
              <w:rPr>
                <w:rFonts w:ascii="Calibri" w:hAnsi="Calibri" w:eastAsia="PMingLiU" w:cs="Calibri"/>
                <w:b/>
                <w:color w:val="000000"/>
                <w:sz w:val="20"/>
                <w:szCs w:val="20"/>
                <w:lang w:val="en-GB"/>
              </w:rPr>
              <w:t>Date</w:t>
            </w:r>
          </w:p>
        </w:tc>
        <w:tc>
          <w:tcPr>
            <w:tcW w:w="4680" w:type="dxa"/>
            <w:tcBorders>
              <w:top w:val="double" w:color="000000" w:sz="6" w:space="0"/>
              <w:bottom w:val="double" w:color="000000" w:sz="6" w:space="0"/>
            </w:tcBorders>
            <w:shd w:val="clear" w:color="auto" w:fill="FFFFFF"/>
            <w:vAlign w:val="bottom"/>
          </w:tcPr>
          <w:p w:rsidRPr="005424B9" w:rsidR="005C1EF3" w:rsidP="005C1EF3" w:rsidRDefault="005C1EF3" w14:paraId="163D9790" w14:textId="77777777">
            <w:pPr>
              <w:spacing w:before="120" w:after="120" w:line="240" w:lineRule="atLeast"/>
              <w:rPr>
                <w:rFonts w:ascii="Calibri" w:hAnsi="Calibri" w:eastAsia="PMingLiU" w:cs="Calibri"/>
                <w:b/>
                <w:sz w:val="20"/>
                <w:szCs w:val="20"/>
                <w:lang w:val="en-GB"/>
              </w:rPr>
            </w:pPr>
            <w:r w:rsidRPr="005424B9">
              <w:rPr>
                <w:rFonts w:ascii="Calibri" w:hAnsi="Calibri" w:eastAsia="PMingLiU" w:cs="Calibri"/>
                <w:b/>
                <w:color w:val="000000"/>
                <w:sz w:val="20"/>
                <w:szCs w:val="20"/>
                <w:lang w:val="en-GB"/>
              </w:rPr>
              <w:t>Additions / Modifications</w:t>
            </w:r>
          </w:p>
        </w:tc>
        <w:tc>
          <w:tcPr>
            <w:tcW w:w="1939" w:type="dxa"/>
            <w:tcBorders>
              <w:top w:val="double" w:color="000000" w:sz="6" w:space="0"/>
              <w:bottom w:val="double" w:color="000000" w:sz="6" w:space="0"/>
            </w:tcBorders>
            <w:shd w:val="clear" w:color="auto" w:fill="FFFFFF"/>
            <w:vAlign w:val="bottom"/>
          </w:tcPr>
          <w:p w:rsidRPr="005424B9" w:rsidR="005C1EF3" w:rsidP="005C1EF3" w:rsidRDefault="005C1EF3" w14:paraId="53EC3A77" w14:textId="77777777">
            <w:pPr>
              <w:spacing w:before="120" w:after="120" w:line="240" w:lineRule="atLeast"/>
              <w:rPr>
                <w:rFonts w:ascii="Calibri" w:hAnsi="Calibri" w:eastAsia="PMingLiU" w:cs="Calibri"/>
                <w:b/>
                <w:sz w:val="20"/>
                <w:szCs w:val="20"/>
                <w:lang w:val="en-GB"/>
              </w:rPr>
            </w:pPr>
            <w:r w:rsidRPr="005424B9">
              <w:rPr>
                <w:rFonts w:ascii="Calibri" w:hAnsi="Calibri" w:eastAsia="PMingLiU" w:cs="Calibri"/>
                <w:b/>
                <w:color w:val="000000"/>
                <w:sz w:val="20"/>
                <w:szCs w:val="20"/>
                <w:lang w:val="en-GB"/>
              </w:rPr>
              <w:t>Prepared / Revised by</w:t>
            </w:r>
          </w:p>
        </w:tc>
      </w:tr>
      <w:tr w:rsidRPr="005424B9" w:rsidR="005C1EF3" w:rsidTr="008661F6" w14:paraId="32B5BEC9" w14:textId="77777777">
        <w:tc>
          <w:tcPr>
            <w:tcW w:w="1211" w:type="dxa"/>
            <w:tcBorders>
              <w:top w:val="double" w:color="000000" w:sz="6" w:space="0"/>
            </w:tcBorders>
          </w:tcPr>
          <w:p w:rsidRPr="005424B9" w:rsidR="005C1EF3" w:rsidP="005C1EF3" w:rsidRDefault="005C1EF3" w14:paraId="158BB4EE" w14:textId="77777777">
            <w:pPr>
              <w:spacing w:before="120" w:after="120" w:line="240" w:lineRule="atLeast"/>
              <w:jc w:val="center"/>
              <w:rPr>
                <w:rFonts w:ascii="Calibri" w:hAnsi="Calibri" w:eastAsia="Verdana" w:cs="Calibri"/>
                <w:b/>
                <w:sz w:val="20"/>
                <w:szCs w:val="20"/>
                <w:lang w:val="en-GB"/>
              </w:rPr>
            </w:pPr>
          </w:p>
        </w:tc>
        <w:tc>
          <w:tcPr>
            <w:tcW w:w="1620" w:type="dxa"/>
            <w:tcBorders>
              <w:top w:val="double" w:color="000000" w:sz="6" w:space="0"/>
            </w:tcBorders>
          </w:tcPr>
          <w:p w:rsidRPr="005424B9" w:rsidR="005C1EF3" w:rsidP="005C1EF3" w:rsidRDefault="005C1EF3" w14:paraId="2BA8B99F" w14:textId="77777777">
            <w:pPr>
              <w:spacing w:before="120" w:after="120" w:line="240" w:lineRule="atLeast"/>
              <w:jc w:val="center"/>
              <w:rPr>
                <w:rFonts w:ascii="Calibri" w:hAnsi="Calibri" w:eastAsia="Verdana" w:cs="Calibri"/>
                <w:sz w:val="20"/>
                <w:szCs w:val="20"/>
                <w:lang w:val="en-GB"/>
              </w:rPr>
            </w:pPr>
          </w:p>
        </w:tc>
        <w:tc>
          <w:tcPr>
            <w:tcW w:w="4680" w:type="dxa"/>
            <w:tcBorders>
              <w:top w:val="double" w:color="000000" w:sz="6" w:space="0"/>
            </w:tcBorders>
          </w:tcPr>
          <w:p w:rsidRPr="005424B9" w:rsidR="005C1EF3" w:rsidP="005C1EF3" w:rsidRDefault="005C1EF3" w14:paraId="02E5D438" w14:textId="77777777">
            <w:pPr>
              <w:spacing w:before="120" w:after="120" w:line="240" w:lineRule="atLeast"/>
              <w:rPr>
                <w:rFonts w:ascii="Calibri" w:hAnsi="Calibri" w:eastAsia="Verdana" w:cs="Calibri"/>
                <w:sz w:val="20"/>
                <w:szCs w:val="20"/>
                <w:lang w:val="en-GB"/>
              </w:rPr>
            </w:pPr>
          </w:p>
        </w:tc>
        <w:tc>
          <w:tcPr>
            <w:tcW w:w="1939" w:type="dxa"/>
            <w:tcBorders>
              <w:top w:val="double" w:color="000000" w:sz="6" w:space="0"/>
            </w:tcBorders>
          </w:tcPr>
          <w:p w:rsidRPr="005424B9" w:rsidR="005C1EF3" w:rsidP="005C1EF3" w:rsidRDefault="005C1EF3" w14:paraId="460B1873" w14:textId="77777777">
            <w:pPr>
              <w:spacing w:before="120" w:after="120" w:line="240" w:lineRule="atLeast"/>
              <w:rPr>
                <w:rFonts w:ascii="Calibri" w:hAnsi="Calibri" w:eastAsia="Verdana" w:cs="Calibri"/>
                <w:sz w:val="20"/>
                <w:szCs w:val="20"/>
                <w:lang w:val="en-GB"/>
              </w:rPr>
            </w:pPr>
          </w:p>
        </w:tc>
      </w:tr>
      <w:tr w:rsidRPr="005424B9" w:rsidR="005C1EF3" w:rsidTr="008661F6" w14:paraId="27931B46" w14:textId="77777777">
        <w:tc>
          <w:tcPr>
            <w:tcW w:w="1211" w:type="dxa"/>
          </w:tcPr>
          <w:p w:rsidRPr="005424B9" w:rsidR="005C1EF3" w:rsidP="005C1EF3" w:rsidRDefault="005C1EF3" w14:paraId="0164E8AF" w14:textId="77777777">
            <w:pPr>
              <w:spacing w:before="120" w:after="120" w:line="240" w:lineRule="atLeast"/>
              <w:jc w:val="center"/>
              <w:rPr>
                <w:rFonts w:ascii="Calibri" w:hAnsi="Calibri" w:eastAsia="Verdana" w:cs="Calibri"/>
                <w:b/>
                <w:sz w:val="20"/>
                <w:szCs w:val="20"/>
                <w:lang w:val="en-GB"/>
              </w:rPr>
            </w:pPr>
          </w:p>
        </w:tc>
        <w:tc>
          <w:tcPr>
            <w:tcW w:w="1620" w:type="dxa"/>
          </w:tcPr>
          <w:p w:rsidRPr="005424B9" w:rsidR="005C1EF3" w:rsidP="005C1EF3" w:rsidRDefault="005C1EF3" w14:paraId="173F35E1" w14:textId="77777777">
            <w:pPr>
              <w:spacing w:before="120" w:after="120" w:line="240" w:lineRule="atLeast"/>
              <w:jc w:val="center"/>
              <w:rPr>
                <w:rFonts w:ascii="Calibri" w:hAnsi="Calibri" w:eastAsia="Verdana" w:cs="Calibri"/>
                <w:sz w:val="20"/>
                <w:szCs w:val="20"/>
                <w:lang w:val="en-GB"/>
              </w:rPr>
            </w:pPr>
          </w:p>
        </w:tc>
        <w:tc>
          <w:tcPr>
            <w:tcW w:w="4680" w:type="dxa"/>
          </w:tcPr>
          <w:p w:rsidRPr="005424B9" w:rsidR="005C1EF3" w:rsidP="005C1EF3" w:rsidRDefault="005C1EF3" w14:paraId="6F02A3F8" w14:textId="77777777">
            <w:pPr>
              <w:spacing w:before="120" w:after="120" w:line="240" w:lineRule="atLeast"/>
              <w:rPr>
                <w:rFonts w:ascii="Calibri" w:hAnsi="Calibri" w:eastAsia="Verdana" w:cs="Calibri"/>
                <w:sz w:val="20"/>
                <w:szCs w:val="20"/>
                <w:lang w:val="en-GB"/>
              </w:rPr>
            </w:pPr>
          </w:p>
        </w:tc>
        <w:tc>
          <w:tcPr>
            <w:tcW w:w="1939" w:type="dxa"/>
          </w:tcPr>
          <w:p w:rsidRPr="005424B9" w:rsidR="005C1EF3" w:rsidP="005C1EF3" w:rsidRDefault="005C1EF3" w14:paraId="53596561" w14:textId="77777777">
            <w:pPr>
              <w:spacing w:before="120" w:after="120" w:line="240" w:lineRule="atLeast"/>
              <w:rPr>
                <w:rFonts w:ascii="Calibri" w:hAnsi="Calibri" w:eastAsia="Verdana" w:cs="Calibri"/>
                <w:sz w:val="20"/>
                <w:szCs w:val="20"/>
                <w:lang w:val="en-GB"/>
              </w:rPr>
            </w:pPr>
          </w:p>
        </w:tc>
      </w:tr>
      <w:tr w:rsidRPr="005424B9" w:rsidR="005C1EF3" w:rsidTr="008661F6" w14:paraId="63355289" w14:textId="77777777">
        <w:tc>
          <w:tcPr>
            <w:tcW w:w="1211" w:type="dxa"/>
          </w:tcPr>
          <w:p w:rsidRPr="005424B9" w:rsidR="005C1EF3" w:rsidP="005C1EF3" w:rsidRDefault="005C1EF3" w14:paraId="518A0885" w14:textId="77777777">
            <w:pPr>
              <w:spacing w:before="120" w:after="120" w:line="240" w:lineRule="atLeast"/>
              <w:jc w:val="center"/>
              <w:rPr>
                <w:rFonts w:ascii="Calibri" w:hAnsi="Calibri" w:eastAsia="Verdana" w:cs="Calibri"/>
                <w:b/>
                <w:sz w:val="20"/>
                <w:szCs w:val="20"/>
                <w:lang w:val="en-GB"/>
              </w:rPr>
            </w:pPr>
          </w:p>
        </w:tc>
        <w:tc>
          <w:tcPr>
            <w:tcW w:w="1620" w:type="dxa"/>
          </w:tcPr>
          <w:p w:rsidRPr="005424B9" w:rsidR="005C1EF3" w:rsidP="005C1EF3" w:rsidRDefault="005C1EF3" w14:paraId="3775CA15" w14:textId="77777777">
            <w:pPr>
              <w:spacing w:before="120" w:after="120" w:line="240" w:lineRule="atLeast"/>
              <w:jc w:val="center"/>
              <w:rPr>
                <w:rFonts w:ascii="Calibri" w:hAnsi="Calibri" w:eastAsia="Verdana" w:cs="Calibri"/>
                <w:sz w:val="20"/>
                <w:szCs w:val="20"/>
                <w:lang w:val="en-GB"/>
              </w:rPr>
            </w:pPr>
          </w:p>
        </w:tc>
        <w:tc>
          <w:tcPr>
            <w:tcW w:w="4680" w:type="dxa"/>
          </w:tcPr>
          <w:p w:rsidRPr="005424B9" w:rsidR="005C1EF3" w:rsidP="005C1EF3" w:rsidRDefault="005C1EF3" w14:paraId="3CD65375" w14:textId="77777777">
            <w:pPr>
              <w:spacing w:before="120" w:after="120" w:line="240" w:lineRule="atLeast"/>
              <w:rPr>
                <w:rFonts w:ascii="Calibri" w:hAnsi="Calibri" w:eastAsia="Verdana" w:cs="Calibri"/>
                <w:sz w:val="20"/>
                <w:szCs w:val="20"/>
                <w:lang w:val="en-GB"/>
              </w:rPr>
            </w:pPr>
          </w:p>
        </w:tc>
        <w:tc>
          <w:tcPr>
            <w:tcW w:w="1939" w:type="dxa"/>
          </w:tcPr>
          <w:p w:rsidRPr="005424B9" w:rsidR="005C1EF3" w:rsidP="005C1EF3" w:rsidRDefault="005C1EF3" w14:paraId="054C8274" w14:textId="77777777">
            <w:pPr>
              <w:spacing w:before="120" w:after="120" w:line="240" w:lineRule="atLeast"/>
              <w:rPr>
                <w:rFonts w:ascii="Calibri" w:hAnsi="Calibri" w:eastAsia="Verdana" w:cs="Calibri"/>
                <w:sz w:val="20"/>
                <w:szCs w:val="20"/>
                <w:lang w:val="en-GB"/>
              </w:rPr>
            </w:pPr>
          </w:p>
        </w:tc>
      </w:tr>
    </w:tbl>
    <w:p w:rsidRPr="005424B9" w:rsidR="0016156D" w:rsidP="00673D4B" w:rsidRDefault="0016156D" w14:paraId="523D4FC4" w14:textId="7428F72D">
      <w:pPr>
        <w:pStyle w:val="NoSpacing"/>
        <w:ind w:left="1800"/>
        <w:rPr>
          <w:rFonts w:ascii="Calibri" w:hAnsi="Calibri" w:cs="Calibri"/>
          <w:sz w:val="20"/>
          <w:szCs w:val="20"/>
        </w:rPr>
      </w:pPr>
    </w:p>
    <w:sectPr w:rsidRPr="005424B9" w:rsidR="0016156D" w:rsidSect="00034616">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229D" w:rsidP="00BD07E7" w:rsidRDefault="0049229D" w14:paraId="600BE3F5" w14:textId="77777777">
      <w:r>
        <w:separator/>
      </w:r>
    </w:p>
  </w:endnote>
  <w:endnote w:type="continuationSeparator" w:id="0">
    <w:p w:rsidR="0049229D" w:rsidP="00BD07E7" w:rsidRDefault="0049229D" w14:paraId="6574CFE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CD7" w:rsidRDefault="002D7CD7" w14:paraId="4999731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282920"/>
      <w:docPartObj>
        <w:docPartGallery w:val="Page Numbers (Bottom of Page)"/>
        <w:docPartUnique/>
      </w:docPartObj>
    </w:sdtPr>
    <w:sdtEndPr>
      <w:rPr>
        <w:noProof/>
        <w:sz w:val="17"/>
        <w:szCs w:val="17"/>
      </w:rPr>
    </w:sdtEndPr>
    <w:sdtContent>
      <w:sdt>
        <w:sdtPr>
          <w:id w:val="1728636285"/>
          <w:docPartObj>
            <w:docPartGallery w:val="Page Numbers (Top of Page)"/>
            <w:docPartUnique/>
          </w:docPartObj>
        </w:sdtPr>
        <w:sdtContent>
          <w:p w:rsidRPr="00FD4EF2" w:rsidR="00BD07E7" w:rsidP="00FD4EF2" w:rsidRDefault="00FD4EF2" w14:paraId="074BDB55" w14:textId="7C522617">
            <w:pPr>
              <w:jc w:val="center"/>
              <w:rPr>
                <w:sz w:val="11"/>
              </w:rPr>
            </w:pPr>
            <w:r w:rsidRPr="00F409A9">
              <w:rPr>
                <w:rFonts w:ascii="Verdana" w:hAnsi="Verdana"/>
                <w:sz w:val="17"/>
                <w:szCs w:val="17"/>
              </w:rPr>
              <w:t xml:space="preserve">Page </w:t>
            </w:r>
            <w:r w:rsidRPr="00F409A9">
              <w:rPr>
                <w:rFonts w:ascii="Verdana" w:hAnsi="Verdana"/>
                <w:b/>
                <w:bCs/>
                <w:sz w:val="17"/>
                <w:szCs w:val="17"/>
              </w:rPr>
              <w:fldChar w:fldCharType="begin"/>
            </w:r>
            <w:r w:rsidRPr="00F409A9">
              <w:rPr>
                <w:rFonts w:ascii="Verdana" w:hAnsi="Verdana"/>
                <w:b/>
                <w:bCs/>
                <w:sz w:val="17"/>
                <w:szCs w:val="17"/>
              </w:rPr>
              <w:instrText xml:space="preserve"> PAGE </w:instrText>
            </w:r>
            <w:r w:rsidRPr="00F409A9">
              <w:rPr>
                <w:rFonts w:ascii="Verdana" w:hAnsi="Verdana"/>
                <w:b/>
                <w:bCs/>
                <w:sz w:val="17"/>
                <w:szCs w:val="17"/>
              </w:rPr>
              <w:fldChar w:fldCharType="separate"/>
            </w:r>
            <w:r>
              <w:rPr>
                <w:rFonts w:ascii="Verdana" w:hAnsi="Verdana"/>
                <w:b/>
                <w:bCs/>
                <w:sz w:val="17"/>
                <w:szCs w:val="17"/>
              </w:rPr>
              <w:t>7</w:t>
            </w:r>
            <w:r w:rsidRPr="00F409A9">
              <w:rPr>
                <w:rFonts w:ascii="Verdana" w:hAnsi="Verdana"/>
                <w:b/>
                <w:bCs/>
                <w:sz w:val="17"/>
                <w:szCs w:val="17"/>
              </w:rPr>
              <w:fldChar w:fldCharType="end"/>
            </w:r>
            <w:r w:rsidRPr="00F409A9">
              <w:rPr>
                <w:rFonts w:ascii="Verdana" w:hAnsi="Verdana"/>
                <w:sz w:val="17"/>
                <w:szCs w:val="17"/>
              </w:rPr>
              <w:t xml:space="preserve"> of </w:t>
            </w:r>
            <w:r w:rsidRPr="00F409A9">
              <w:rPr>
                <w:rFonts w:ascii="Verdana" w:hAnsi="Verdana"/>
                <w:b/>
                <w:bCs/>
                <w:sz w:val="17"/>
                <w:szCs w:val="17"/>
              </w:rPr>
              <w:fldChar w:fldCharType="begin"/>
            </w:r>
            <w:r w:rsidRPr="00F409A9">
              <w:rPr>
                <w:rFonts w:ascii="Verdana" w:hAnsi="Verdana"/>
                <w:b/>
                <w:bCs/>
                <w:sz w:val="17"/>
                <w:szCs w:val="17"/>
              </w:rPr>
              <w:instrText xml:space="preserve"> NUMPAGES  </w:instrText>
            </w:r>
            <w:r w:rsidRPr="00F409A9">
              <w:rPr>
                <w:rFonts w:ascii="Verdana" w:hAnsi="Verdana"/>
                <w:b/>
                <w:bCs/>
                <w:sz w:val="17"/>
                <w:szCs w:val="17"/>
              </w:rPr>
              <w:fldChar w:fldCharType="separate"/>
            </w:r>
            <w:r>
              <w:rPr>
                <w:rFonts w:ascii="Verdana" w:hAnsi="Verdana"/>
                <w:b/>
                <w:bCs/>
                <w:sz w:val="17"/>
                <w:szCs w:val="17"/>
              </w:rPr>
              <w:t>8</w:t>
            </w:r>
            <w:r w:rsidRPr="00F409A9">
              <w:rPr>
                <w:rFonts w:ascii="Verdana" w:hAnsi="Verdana"/>
                <w:b/>
                <w:bCs/>
                <w:sz w:val="17"/>
                <w:szCs w:val="17"/>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CD7" w:rsidRDefault="002D7CD7" w14:paraId="04B9717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229D" w:rsidP="00BD07E7" w:rsidRDefault="0049229D" w14:paraId="12AD36C5" w14:textId="77777777">
      <w:r>
        <w:separator/>
      </w:r>
    </w:p>
  </w:footnote>
  <w:footnote w:type="continuationSeparator" w:id="0">
    <w:p w:rsidR="0049229D" w:rsidP="00BD07E7" w:rsidRDefault="0049229D" w14:paraId="11AD3E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CD7" w:rsidRDefault="002D7CD7" w14:paraId="1EB37D5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auto" w:sz="8" w:space="0"/>
      </w:tblBorders>
      <w:tblLayout w:type="fixed"/>
      <w:tblLook w:val="0000" w:firstRow="0" w:lastRow="0" w:firstColumn="0" w:lastColumn="0" w:noHBand="0" w:noVBand="0"/>
    </w:tblPr>
    <w:tblGrid>
      <w:gridCol w:w="2268"/>
      <w:gridCol w:w="5040"/>
      <w:gridCol w:w="2160"/>
    </w:tblGrid>
    <w:tr w:rsidRPr="00D53CD9" w:rsidR="00BD07E7" w14:paraId="7CFB5877" w14:textId="77777777">
      <w:tc>
        <w:tcPr>
          <w:tcW w:w="2268" w:type="dxa"/>
        </w:tcPr>
        <w:p w:rsidRPr="00907F31" w:rsidR="00BD07E7" w:rsidP="00BD07E7" w:rsidRDefault="00BD07E7" w14:paraId="2A1226D0" w14:textId="77777777">
          <w:pPr>
            <w:spacing w:after="60"/>
            <w:rPr>
              <w:rFonts w:ascii="Calibri" w:hAnsi="Calibri" w:cs="Calibri"/>
              <w:b/>
              <w:bCs/>
              <w:sz w:val="28"/>
              <w:szCs w:val="28"/>
            </w:rPr>
          </w:pPr>
          <w:r w:rsidRPr="00907F31">
            <w:rPr>
              <w:rFonts w:ascii="Calibri" w:hAnsi="Calibri" w:cs="Calibri"/>
              <w:b/>
              <w:color w:val="000080"/>
              <w:sz w:val="28"/>
              <w:szCs w:val="28"/>
              <w14:shadow w14:blurRad="50800" w14:dist="38100" w14:dir="2700000" w14:sx="100000" w14:sy="100000" w14:kx="0" w14:ky="0" w14:algn="tl">
                <w14:srgbClr w14:val="000000">
                  <w14:alpha w14:val="60000"/>
                </w14:srgbClr>
              </w14:shadow>
            </w:rPr>
            <w:t>Deloitte</w:t>
          </w:r>
          <w:r w:rsidRPr="00907F31">
            <w:rPr>
              <w:rFonts w:ascii="Calibri" w:hAnsi="Calibri" w:cs="Calibri"/>
              <w:b/>
              <w:color w:val="99FF33"/>
              <w:sz w:val="28"/>
              <w:szCs w:val="28"/>
              <w14:shadow w14:blurRad="50800" w14:dist="38100" w14:dir="2700000" w14:sx="100000" w14:sy="100000" w14:kx="0" w14:ky="0" w14:algn="tl">
                <w14:srgbClr w14:val="000000">
                  <w14:alpha w14:val="60000"/>
                </w14:srgbClr>
              </w14:shadow>
            </w:rPr>
            <w:t>.</w:t>
          </w:r>
        </w:p>
      </w:tc>
      <w:tc>
        <w:tcPr>
          <w:tcW w:w="5040" w:type="dxa"/>
        </w:tcPr>
        <w:p w:rsidRPr="00907F31" w:rsidR="00BD07E7" w:rsidP="00BD07E7" w:rsidRDefault="00ED7BF5" w14:paraId="1567BE59" w14:textId="6A5C7503">
          <w:pPr>
            <w:pStyle w:val="Header"/>
            <w:tabs>
              <w:tab w:val="left" w:pos="0"/>
              <w:tab w:val="center" w:pos="4253"/>
              <w:tab w:val="right" w:pos="15168"/>
            </w:tabs>
            <w:spacing w:before="120" w:after="60"/>
            <w:jc w:val="center"/>
            <w:rPr>
              <w:rFonts w:ascii="Calibri" w:hAnsi="Calibri" w:cs="Calibri"/>
              <w:b/>
              <w:bCs/>
              <w:smallCaps/>
              <w:sz w:val="28"/>
              <w:szCs w:val="28"/>
              <w14:shadow w14:blurRad="50800" w14:dist="38100" w14:dir="2700000" w14:sx="100000" w14:sy="100000" w14:kx="0" w14:ky="0" w14:algn="tl">
                <w14:srgbClr w14:val="000000">
                  <w14:alpha w14:val="60000"/>
                </w14:srgbClr>
              </w14:shadow>
            </w:rPr>
          </w:pPr>
          <w:r>
            <w:rPr>
              <w:rFonts w:ascii="Calibri" w:hAnsi="Calibri" w:cs="Calibri"/>
              <w:b/>
              <w:bCs/>
              <w:sz w:val="28"/>
              <w:szCs w:val="28"/>
            </w:rPr>
            <w:t>MWRP</w:t>
          </w:r>
          <w:r w:rsidRPr="00632A78" w:rsidR="00BD07E7">
            <w:rPr>
              <w:rFonts w:ascii="Calibri" w:hAnsi="Calibri" w:cs="Calibri"/>
              <w:b/>
              <w:bCs/>
              <w:sz w:val="28"/>
              <w:szCs w:val="28"/>
            </w:rPr>
            <w:t>-</w:t>
          </w:r>
          <w:r w:rsidR="00A724DD">
            <w:rPr>
              <w:rFonts w:ascii="Calibri" w:hAnsi="Calibri" w:cs="Calibri"/>
              <w:b/>
              <w:bCs/>
              <w:sz w:val="28"/>
              <w:szCs w:val="28"/>
            </w:rPr>
            <w:t>EDWS</w:t>
          </w:r>
          <w:r w:rsidRPr="00632A78" w:rsidR="00BD07E7">
            <w:rPr>
              <w:rFonts w:ascii="Calibri" w:hAnsi="Calibri" w:cs="Calibri"/>
              <w:b/>
              <w:bCs/>
              <w:sz w:val="28"/>
              <w:szCs w:val="28"/>
            </w:rPr>
            <w:t xml:space="preserve"> INTERFACE</w:t>
          </w:r>
        </w:p>
      </w:tc>
      <w:tc>
        <w:tcPr>
          <w:tcW w:w="2160" w:type="dxa"/>
        </w:tcPr>
        <w:p w:rsidRPr="00907F31" w:rsidR="00BD07E7" w:rsidP="00BD07E7" w:rsidRDefault="000A48F6" w14:paraId="47FE2C6E" w14:textId="15D85760">
          <w:pPr>
            <w:pStyle w:val="Header"/>
            <w:tabs>
              <w:tab w:val="left" w:pos="0"/>
              <w:tab w:val="center" w:pos="4253"/>
              <w:tab w:val="right" w:pos="15168"/>
            </w:tabs>
            <w:spacing w:before="120" w:after="60"/>
            <w:jc w:val="right"/>
            <w:rPr>
              <w:rFonts w:ascii="Calibri" w:hAnsi="Calibri" w:cs="Calibri"/>
              <w:sz w:val="28"/>
              <w:szCs w:val="28"/>
            </w:rPr>
          </w:pPr>
          <w:r>
            <w:rPr>
              <w:rFonts w:ascii="Calibri" w:hAnsi="Calibri" w:cs="Calibri"/>
              <w:b/>
              <w:bCs/>
              <w:sz w:val="28"/>
              <w:szCs w:val="28"/>
            </w:rPr>
            <w:t xml:space="preserve">DMAS </w:t>
          </w:r>
          <w:r w:rsidR="000D738D">
            <w:rPr>
              <w:rFonts w:ascii="Calibri" w:hAnsi="Calibri" w:cs="Calibri"/>
              <w:b/>
              <w:bCs/>
              <w:sz w:val="28"/>
              <w:szCs w:val="28"/>
            </w:rPr>
            <w:t>MWRP</w:t>
          </w:r>
        </w:p>
      </w:tc>
    </w:tr>
  </w:tbl>
  <w:p w:rsidR="00BD07E7" w:rsidRDefault="00BD07E7" w14:paraId="48F0F36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CD7" w:rsidRDefault="002D7CD7" w14:paraId="469FB89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4b591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fa3b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C9A2CF8"/>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ascii="Calibri" w:hAnsi="Calibri" w:cs="Calibr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56FC6"/>
    <w:multiLevelType w:val="hybridMultilevel"/>
    <w:tmpl w:val="95DA6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1428BA"/>
    <w:multiLevelType w:val="hybridMultilevel"/>
    <w:tmpl w:val="65DE5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B7AEA"/>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ascii="Calibri" w:hAnsi="Calibri" w:cs="Calibr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2C7308"/>
    <w:multiLevelType w:val="hybridMultilevel"/>
    <w:tmpl w:val="FFFFFFFF"/>
    <w:lvl w:ilvl="0" w:tplc="BCD4B3EC">
      <w:start w:val="1"/>
      <w:numFmt w:val="bullet"/>
      <w:lvlText w:val=""/>
      <w:lvlJc w:val="left"/>
      <w:pPr>
        <w:ind w:left="720" w:hanging="360"/>
      </w:pPr>
      <w:rPr>
        <w:rFonts w:hint="default" w:ascii="Symbol" w:hAnsi="Symbol"/>
      </w:rPr>
    </w:lvl>
    <w:lvl w:ilvl="1" w:tplc="FFEA7C0A">
      <w:start w:val="1"/>
      <w:numFmt w:val="bullet"/>
      <w:lvlText w:val="o"/>
      <w:lvlJc w:val="left"/>
      <w:pPr>
        <w:ind w:left="1440" w:hanging="360"/>
      </w:pPr>
      <w:rPr>
        <w:rFonts w:hint="default" w:ascii="Courier New" w:hAnsi="Courier New"/>
      </w:rPr>
    </w:lvl>
    <w:lvl w:ilvl="2" w:tplc="EA36A308">
      <w:start w:val="1"/>
      <w:numFmt w:val="bullet"/>
      <w:lvlText w:val=""/>
      <w:lvlJc w:val="left"/>
      <w:pPr>
        <w:ind w:left="2160" w:hanging="360"/>
      </w:pPr>
      <w:rPr>
        <w:rFonts w:hint="default" w:ascii="Wingdings" w:hAnsi="Wingdings"/>
      </w:rPr>
    </w:lvl>
    <w:lvl w:ilvl="3" w:tplc="F4EC896C">
      <w:start w:val="1"/>
      <w:numFmt w:val="bullet"/>
      <w:lvlText w:val=""/>
      <w:lvlJc w:val="left"/>
      <w:pPr>
        <w:ind w:left="2880" w:hanging="360"/>
      </w:pPr>
      <w:rPr>
        <w:rFonts w:hint="default" w:ascii="Symbol" w:hAnsi="Symbol"/>
      </w:rPr>
    </w:lvl>
    <w:lvl w:ilvl="4" w:tplc="98600636">
      <w:start w:val="1"/>
      <w:numFmt w:val="bullet"/>
      <w:lvlText w:val="o"/>
      <w:lvlJc w:val="left"/>
      <w:pPr>
        <w:ind w:left="3600" w:hanging="360"/>
      </w:pPr>
      <w:rPr>
        <w:rFonts w:hint="default" w:ascii="Courier New" w:hAnsi="Courier New"/>
      </w:rPr>
    </w:lvl>
    <w:lvl w:ilvl="5" w:tplc="B6E27CFC">
      <w:start w:val="1"/>
      <w:numFmt w:val="bullet"/>
      <w:lvlText w:val=""/>
      <w:lvlJc w:val="left"/>
      <w:pPr>
        <w:ind w:left="4320" w:hanging="360"/>
      </w:pPr>
      <w:rPr>
        <w:rFonts w:hint="default" w:ascii="Wingdings" w:hAnsi="Wingdings"/>
      </w:rPr>
    </w:lvl>
    <w:lvl w:ilvl="6" w:tplc="3CBC5D4C">
      <w:start w:val="1"/>
      <w:numFmt w:val="bullet"/>
      <w:lvlText w:val=""/>
      <w:lvlJc w:val="left"/>
      <w:pPr>
        <w:ind w:left="5040" w:hanging="360"/>
      </w:pPr>
      <w:rPr>
        <w:rFonts w:hint="default" w:ascii="Symbol" w:hAnsi="Symbol"/>
      </w:rPr>
    </w:lvl>
    <w:lvl w:ilvl="7" w:tplc="97A08008">
      <w:start w:val="1"/>
      <w:numFmt w:val="bullet"/>
      <w:lvlText w:val="o"/>
      <w:lvlJc w:val="left"/>
      <w:pPr>
        <w:ind w:left="5760" w:hanging="360"/>
      </w:pPr>
      <w:rPr>
        <w:rFonts w:hint="default" w:ascii="Courier New" w:hAnsi="Courier New"/>
      </w:rPr>
    </w:lvl>
    <w:lvl w:ilvl="8" w:tplc="1E3EB7E2">
      <w:start w:val="1"/>
      <w:numFmt w:val="bullet"/>
      <w:lvlText w:val=""/>
      <w:lvlJc w:val="left"/>
      <w:pPr>
        <w:ind w:left="6480" w:hanging="360"/>
      </w:pPr>
      <w:rPr>
        <w:rFonts w:hint="default" w:ascii="Wingdings" w:hAnsi="Wingdings"/>
      </w:rPr>
    </w:lvl>
  </w:abstractNum>
  <w:abstractNum w:abstractNumId="14" w15:restartNumberingAfterBreak="0">
    <w:nsid w:val="31D579B9"/>
    <w:multiLevelType w:val="hybridMultilevel"/>
    <w:tmpl w:val="F10E70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A50284C"/>
    <w:multiLevelType w:val="hybridMultilevel"/>
    <w:tmpl w:val="A444312E"/>
    <w:lvl w:ilvl="0" w:tplc="9C920846">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0B37A15"/>
    <w:multiLevelType w:val="multilevel"/>
    <w:tmpl w:val="9AF405D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7" w15:restartNumberingAfterBreak="0">
    <w:nsid w:val="62117AF1"/>
    <w:multiLevelType w:val="hybridMultilevel"/>
    <w:tmpl w:val="DEB6771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8" w15:restartNumberingAfterBreak="0">
    <w:nsid w:val="6ADB2511"/>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ascii="Calibri" w:hAnsi="Calibri" w:cs="Calibr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AAA2EFC"/>
    <w:multiLevelType w:val="hybridMultilevel"/>
    <w:tmpl w:val="CCCEB05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num w:numId="22">
    <w:abstractNumId w:val="21"/>
  </w:num>
  <w:num w:numId="21">
    <w:abstractNumId w:val="20"/>
  </w:num>
  <w:num w:numId="1" w16cid:durableId="616060925">
    <w:abstractNumId w:val="8"/>
  </w:num>
  <w:num w:numId="2" w16cid:durableId="457575217">
    <w:abstractNumId w:val="6"/>
  </w:num>
  <w:num w:numId="3" w16cid:durableId="110782305">
    <w:abstractNumId w:val="5"/>
  </w:num>
  <w:num w:numId="4" w16cid:durableId="132411066">
    <w:abstractNumId w:val="4"/>
  </w:num>
  <w:num w:numId="5" w16cid:durableId="406076578">
    <w:abstractNumId w:val="7"/>
  </w:num>
  <w:num w:numId="6" w16cid:durableId="1915360976">
    <w:abstractNumId w:val="3"/>
  </w:num>
  <w:num w:numId="7" w16cid:durableId="2086102858">
    <w:abstractNumId w:val="2"/>
  </w:num>
  <w:num w:numId="8" w16cid:durableId="1942374026">
    <w:abstractNumId w:val="1"/>
  </w:num>
  <w:num w:numId="9" w16cid:durableId="1036782491">
    <w:abstractNumId w:val="0"/>
  </w:num>
  <w:num w:numId="10" w16cid:durableId="2016149557">
    <w:abstractNumId w:val="12"/>
  </w:num>
  <w:num w:numId="11" w16cid:durableId="294877846">
    <w:abstractNumId w:val="10"/>
  </w:num>
  <w:num w:numId="12" w16cid:durableId="608202478">
    <w:abstractNumId w:val="19"/>
  </w:num>
  <w:num w:numId="13" w16cid:durableId="471337409">
    <w:abstractNumId w:val="17"/>
  </w:num>
  <w:num w:numId="14" w16cid:durableId="744032634">
    <w:abstractNumId w:val="18"/>
  </w:num>
  <w:num w:numId="15" w16cid:durableId="1835758137">
    <w:abstractNumId w:val="9"/>
  </w:num>
  <w:num w:numId="16" w16cid:durableId="440228815">
    <w:abstractNumId w:val="16"/>
  </w:num>
  <w:num w:numId="17" w16cid:durableId="268856541">
    <w:abstractNumId w:val="11"/>
  </w:num>
  <w:num w:numId="18" w16cid:durableId="1615211286">
    <w:abstractNumId w:val="14"/>
  </w:num>
  <w:num w:numId="19" w16cid:durableId="1144002573">
    <w:abstractNumId w:val="15"/>
  </w:num>
  <w:num w:numId="20" w16cid:durableId="84937168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nd, Olivia">
    <w15:presenceInfo w15:providerId="AD" w15:userId="S::olibond@deloitte.com::3a6bb00b-a767-4fb4-b0be-581ffbd86455"/>
  </w15:person>
  <w15:person w15:author="Ogiefo, Ame">
    <w15:presenceInfo w15:providerId="AD" w15:userId="S::aogiefo@deloitte.com::81ca049a-3fb4-4f14-861b-0c922d9e5b8c"/>
  </w15:person>
  <w15:person w15:author="Marri, Rajababu">
    <w15:presenceInfo w15:providerId="AD" w15:userId="S::ramarri@deloitte.com::052792b9-9649-4517-9ec6-3384760bcee8"/>
  </w15:person>
  <w15:person w15:author="Mallur, Kishan">
    <w15:presenceInfo w15:providerId="AD" w15:userId="S::kmallur@deloitte.com::27d931b7-8ff0-4250-9521-a4207b91bbe0"/>
  </w15:person>
  <w15:person w15:author="Rockwell, Seon">
    <w15:presenceInfo w15:providerId="AD" w15:userId="S::srockwell@deloitte.com::2a330498-ae65-40ee-83d8-f4870528d3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90"/>
    <w:rsid w:val="000028A0"/>
    <w:rsid w:val="00003D5D"/>
    <w:rsid w:val="00004221"/>
    <w:rsid w:val="00004A83"/>
    <w:rsid w:val="00005150"/>
    <w:rsid w:val="00005520"/>
    <w:rsid w:val="00006BDA"/>
    <w:rsid w:val="00007863"/>
    <w:rsid w:val="00007916"/>
    <w:rsid w:val="000106E3"/>
    <w:rsid w:val="00010FC0"/>
    <w:rsid w:val="00011B38"/>
    <w:rsid w:val="00011D0A"/>
    <w:rsid w:val="00012FBD"/>
    <w:rsid w:val="000136B7"/>
    <w:rsid w:val="00013907"/>
    <w:rsid w:val="00013FD9"/>
    <w:rsid w:val="00014C35"/>
    <w:rsid w:val="00014E3F"/>
    <w:rsid w:val="00016160"/>
    <w:rsid w:val="000176CC"/>
    <w:rsid w:val="00017D53"/>
    <w:rsid w:val="00020B99"/>
    <w:rsid w:val="00021297"/>
    <w:rsid w:val="00022988"/>
    <w:rsid w:val="00022C8D"/>
    <w:rsid w:val="00023B0D"/>
    <w:rsid w:val="00024574"/>
    <w:rsid w:val="00024F08"/>
    <w:rsid w:val="0002522A"/>
    <w:rsid w:val="000256D7"/>
    <w:rsid w:val="00026220"/>
    <w:rsid w:val="00026EE1"/>
    <w:rsid w:val="00026F98"/>
    <w:rsid w:val="00027DE0"/>
    <w:rsid w:val="000304B9"/>
    <w:rsid w:val="00030500"/>
    <w:rsid w:val="00031FDA"/>
    <w:rsid w:val="00032E8B"/>
    <w:rsid w:val="00033B7D"/>
    <w:rsid w:val="00034616"/>
    <w:rsid w:val="000347CD"/>
    <w:rsid w:val="0003541A"/>
    <w:rsid w:val="00035F34"/>
    <w:rsid w:val="000361BC"/>
    <w:rsid w:val="000409FA"/>
    <w:rsid w:val="00041167"/>
    <w:rsid w:val="000413E6"/>
    <w:rsid w:val="00042495"/>
    <w:rsid w:val="0004290F"/>
    <w:rsid w:val="00042F7F"/>
    <w:rsid w:val="000439A0"/>
    <w:rsid w:val="00044695"/>
    <w:rsid w:val="00044F7F"/>
    <w:rsid w:val="000451A0"/>
    <w:rsid w:val="000466DC"/>
    <w:rsid w:val="00046BB2"/>
    <w:rsid w:val="00047889"/>
    <w:rsid w:val="000500E5"/>
    <w:rsid w:val="0005064B"/>
    <w:rsid w:val="0005067A"/>
    <w:rsid w:val="0005122F"/>
    <w:rsid w:val="00051372"/>
    <w:rsid w:val="000517F7"/>
    <w:rsid w:val="00053583"/>
    <w:rsid w:val="0005394A"/>
    <w:rsid w:val="00053BC3"/>
    <w:rsid w:val="00056C71"/>
    <w:rsid w:val="00056E3F"/>
    <w:rsid w:val="00057F0A"/>
    <w:rsid w:val="0006063C"/>
    <w:rsid w:val="000609B2"/>
    <w:rsid w:val="00060A21"/>
    <w:rsid w:val="00060E73"/>
    <w:rsid w:val="00061303"/>
    <w:rsid w:val="00061378"/>
    <w:rsid w:val="00062687"/>
    <w:rsid w:val="000639A5"/>
    <w:rsid w:val="00064EA4"/>
    <w:rsid w:val="00065015"/>
    <w:rsid w:val="00065717"/>
    <w:rsid w:val="0006610C"/>
    <w:rsid w:val="000666D9"/>
    <w:rsid w:val="00066995"/>
    <w:rsid w:val="00066ED9"/>
    <w:rsid w:val="000704A0"/>
    <w:rsid w:val="00072597"/>
    <w:rsid w:val="00073D28"/>
    <w:rsid w:val="00074739"/>
    <w:rsid w:val="00076309"/>
    <w:rsid w:val="00076964"/>
    <w:rsid w:val="00076CC3"/>
    <w:rsid w:val="00080681"/>
    <w:rsid w:val="00080CC3"/>
    <w:rsid w:val="00082045"/>
    <w:rsid w:val="000825CE"/>
    <w:rsid w:val="00082F39"/>
    <w:rsid w:val="00083417"/>
    <w:rsid w:val="0008356F"/>
    <w:rsid w:val="00083691"/>
    <w:rsid w:val="0008469E"/>
    <w:rsid w:val="00084AAA"/>
    <w:rsid w:val="00085813"/>
    <w:rsid w:val="000867E3"/>
    <w:rsid w:val="00087CB6"/>
    <w:rsid w:val="0009123E"/>
    <w:rsid w:val="00091487"/>
    <w:rsid w:val="00092058"/>
    <w:rsid w:val="000927A4"/>
    <w:rsid w:val="000938C4"/>
    <w:rsid w:val="00094AAE"/>
    <w:rsid w:val="00096A1A"/>
    <w:rsid w:val="00097075"/>
    <w:rsid w:val="000976FF"/>
    <w:rsid w:val="00097711"/>
    <w:rsid w:val="00097B70"/>
    <w:rsid w:val="00097BC9"/>
    <w:rsid w:val="00097EB0"/>
    <w:rsid w:val="000A0293"/>
    <w:rsid w:val="000A04C8"/>
    <w:rsid w:val="000A0EF2"/>
    <w:rsid w:val="000A126B"/>
    <w:rsid w:val="000A48F6"/>
    <w:rsid w:val="000A5892"/>
    <w:rsid w:val="000A7B2B"/>
    <w:rsid w:val="000A7F24"/>
    <w:rsid w:val="000B0A29"/>
    <w:rsid w:val="000B181E"/>
    <w:rsid w:val="000B1ABE"/>
    <w:rsid w:val="000B1AC1"/>
    <w:rsid w:val="000B23DC"/>
    <w:rsid w:val="000B2AC9"/>
    <w:rsid w:val="000B40FB"/>
    <w:rsid w:val="000B49C3"/>
    <w:rsid w:val="000B72A6"/>
    <w:rsid w:val="000B7852"/>
    <w:rsid w:val="000C240F"/>
    <w:rsid w:val="000C3C1D"/>
    <w:rsid w:val="000C557A"/>
    <w:rsid w:val="000C56C9"/>
    <w:rsid w:val="000C5829"/>
    <w:rsid w:val="000C590B"/>
    <w:rsid w:val="000C5CC1"/>
    <w:rsid w:val="000C5DEE"/>
    <w:rsid w:val="000C6A84"/>
    <w:rsid w:val="000C7751"/>
    <w:rsid w:val="000D04CB"/>
    <w:rsid w:val="000D2007"/>
    <w:rsid w:val="000D478E"/>
    <w:rsid w:val="000D47D8"/>
    <w:rsid w:val="000D596E"/>
    <w:rsid w:val="000D6757"/>
    <w:rsid w:val="000D738D"/>
    <w:rsid w:val="000D7607"/>
    <w:rsid w:val="000D7B0B"/>
    <w:rsid w:val="000E03A3"/>
    <w:rsid w:val="000E06D8"/>
    <w:rsid w:val="000E0925"/>
    <w:rsid w:val="000E1820"/>
    <w:rsid w:val="000E2110"/>
    <w:rsid w:val="000E21B1"/>
    <w:rsid w:val="000E2292"/>
    <w:rsid w:val="000E2755"/>
    <w:rsid w:val="000E44B4"/>
    <w:rsid w:val="000E4A01"/>
    <w:rsid w:val="000E5ACE"/>
    <w:rsid w:val="000E6C50"/>
    <w:rsid w:val="000E73A9"/>
    <w:rsid w:val="000E7D10"/>
    <w:rsid w:val="000F0695"/>
    <w:rsid w:val="000F0D8B"/>
    <w:rsid w:val="000F1948"/>
    <w:rsid w:val="000F1C55"/>
    <w:rsid w:val="000F1DE6"/>
    <w:rsid w:val="000F1FA3"/>
    <w:rsid w:val="000F41A6"/>
    <w:rsid w:val="000F462E"/>
    <w:rsid w:val="000F5353"/>
    <w:rsid w:val="000F539D"/>
    <w:rsid w:val="000F5B59"/>
    <w:rsid w:val="000F7089"/>
    <w:rsid w:val="000F7560"/>
    <w:rsid w:val="00100A17"/>
    <w:rsid w:val="00101AB3"/>
    <w:rsid w:val="00101E1C"/>
    <w:rsid w:val="00101F43"/>
    <w:rsid w:val="001023DC"/>
    <w:rsid w:val="00102EBB"/>
    <w:rsid w:val="001030B1"/>
    <w:rsid w:val="00103443"/>
    <w:rsid w:val="001038B1"/>
    <w:rsid w:val="00103EEC"/>
    <w:rsid w:val="001047E0"/>
    <w:rsid w:val="00105A26"/>
    <w:rsid w:val="0010646B"/>
    <w:rsid w:val="00106A12"/>
    <w:rsid w:val="0010713D"/>
    <w:rsid w:val="00107537"/>
    <w:rsid w:val="00110DAE"/>
    <w:rsid w:val="00111217"/>
    <w:rsid w:val="00111F7A"/>
    <w:rsid w:val="001130FE"/>
    <w:rsid w:val="00113A75"/>
    <w:rsid w:val="00114840"/>
    <w:rsid w:val="00114970"/>
    <w:rsid w:val="00114A99"/>
    <w:rsid w:val="001155B9"/>
    <w:rsid w:val="00115B03"/>
    <w:rsid w:val="001160EE"/>
    <w:rsid w:val="0012022B"/>
    <w:rsid w:val="0012195E"/>
    <w:rsid w:val="0012219F"/>
    <w:rsid w:val="00122C88"/>
    <w:rsid w:val="00124067"/>
    <w:rsid w:val="00124897"/>
    <w:rsid w:val="00124F84"/>
    <w:rsid w:val="00127EF3"/>
    <w:rsid w:val="001301BE"/>
    <w:rsid w:val="001317FD"/>
    <w:rsid w:val="00133B76"/>
    <w:rsid w:val="00134947"/>
    <w:rsid w:val="001353E2"/>
    <w:rsid w:val="0014084F"/>
    <w:rsid w:val="0014122B"/>
    <w:rsid w:val="0014181B"/>
    <w:rsid w:val="00141BB7"/>
    <w:rsid w:val="00142855"/>
    <w:rsid w:val="00142E5A"/>
    <w:rsid w:val="00143569"/>
    <w:rsid w:val="00143D50"/>
    <w:rsid w:val="00144438"/>
    <w:rsid w:val="00144E39"/>
    <w:rsid w:val="00145331"/>
    <w:rsid w:val="0014550A"/>
    <w:rsid w:val="00147678"/>
    <w:rsid w:val="00147FB4"/>
    <w:rsid w:val="0015074B"/>
    <w:rsid w:val="00153242"/>
    <w:rsid w:val="001547BD"/>
    <w:rsid w:val="00155CCC"/>
    <w:rsid w:val="00156AA4"/>
    <w:rsid w:val="001570DF"/>
    <w:rsid w:val="00157DC4"/>
    <w:rsid w:val="001609AF"/>
    <w:rsid w:val="00160CF9"/>
    <w:rsid w:val="0016156D"/>
    <w:rsid w:val="00161A4B"/>
    <w:rsid w:val="00162B06"/>
    <w:rsid w:val="00163342"/>
    <w:rsid w:val="00163CDE"/>
    <w:rsid w:val="0016481F"/>
    <w:rsid w:val="0016585D"/>
    <w:rsid w:val="001662A0"/>
    <w:rsid w:val="00167E85"/>
    <w:rsid w:val="0016BE4E"/>
    <w:rsid w:val="00170370"/>
    <w:rsid w:val="001707AA"/>
    <w:rsid w:val="0017407C"/>
    <w:rsid w:val="00174438"/>
    <w:rsid w:val="00175243"/>
    <w:rsid w:val="00175691"/>
    <w:rsid w:val="00175B9E"/>
    <w:rsid w:val="00175E64"/>
    <w:rsid w:val="001761CB"/>
    <w:rsid w:val="0017782D"/>
    <w:rsid w:val="00181FB9"/>
    <w:rsid w:val="00182139"/>
    <w:rsid w:val="001827D2"/>
    <w:rsid w:val="00183BAD"/>
    <w:rsid w:val="0018400A"/>
    <w:rsid w:val="00184809"/>
    <w:rsid w:val="001848FB"/>
    <w:rsid w:val="00184E69"/>
    <w:rsid w:val="00185012"/>
    <w:rsid w:val="00185686"/>
    <w:rsid w:val="00186AE3"/>
    <w:rsid w:val="00186D1E"/>
    <w:rsid w:val="00187503"/>
    <w:rsid w:val="00190840"/>
    <w:rsid w:val="00191A9E"/>
    <w:rsid w:val="001929E5"/>
    <w:rsid w:val="00193C42"/>
    <w:rsid w:val="00194C5F"/>
    <w:rsid w:val="00194EB7"/>
    <w:rsid w:val="00194ED4"/>
    <w:rsid w:val="001950C7"/>
    <w:rsid w:val="001956BB"/>
    <w:rsid w:val="00195B21"/>
    <w:rsid w:val="0019618B"/>
    <w:rsid w:val="00196371"/>
    <w:rsid w:val="0019642D"/>
    <w:rsid w:val="001979C8"/>
    <w:rsid w:val="001A00F4"/>
    <w:rsid w:val="001A6848"/>
    <w:rsid w:val="001B012B"/>
    <w:rsid w:val="001B1E69"/>
    <w:rsid w:val="001B2CD8"/>
    <w:rsid w:val="001B332F"/>
    <w:rsid w:val="001B396D"/>
    <w:rsid w:val="001B47F9"/>
    <w:rsid w:val="001B492C"/>
    <w:rsid w:val="001B4D35"/>
    <w:rsid w:val="001B538C"/>
    <w:rsid w:val="001B611A"/>
    <w:rsid w:val="001B6339"/>
    <w:rsid w:val="001B6F04"/>
    <w:rsid w:val="001B76FC"/>
    <w:rsid w:val="001C0E3F"/>
    <w:rsid w:val="001C3A17"/>
    <w:rsid w:val="001C3A55"/>
    <w:rsid w:val="001C3B2D"/>
    <w:rsid w:val="001C41AB"/>
    <w:rsid w:val="001C4689"/>
    <w:rsid w:val="001C52F3"/>
    <w:rsid w:val="001C5B2F"/>
    <w:rsid w:val="001C5D78"/>
    <w:rsid w:val="001C5DFD"/>
    <w:rsid w:val="001C61A1"/>
    <w:rsid w:val="001C6373"/>
    <w:rsid w:val="001C77B7"/>
    <w:rsid w:val="001C7C0D"/>
    <w:rsid w:val="001D09B7"/>
    <w:rsid w:val="001D0B77"/>
    <w:rsid w:val="001D0FF2"/>
    <w:rsid w:val="001D13AA"/>
    <w:rsid w:val="001D338A"/>
    <w:rsid w:val="001D5269"/>
    <w:rsid w:val="001D5750"/>
    <w:rsid w:val="001D5C74"/>
    <w:rsid w:val="001D60C7"/>
    <w:rsid w:val="001D61BB"/>
    <w:rsid w:val="001D76C7"/>
    <w:rsid w:val="001E05F4"/>
    <w:rsid w:val="001E2AB6"/>
    <w:rsid w:val="001E2D94"/>
    <w:rsid w:val="001E30DE"/>
    <w:rsid w:val="001E334D"/>
    <w:rsid w:val="001E3C83"/>
    <w:rsid w:val="001E42A9"/>
    <w:rsid w:val="001E5A27"/>
    <w:rsid w:val="001E6289"/>
    <w:rsid w:val="001E638B"/>
    <w:rsid w:val="001E6987"/>
    <w:rsid w:val="001E69A5"/>
    <w:rsid w:val="001E6CDA"/>
    <w:rsid w:val="001E6CFD"/>
    <w:rsid w:val="001E7B09"/>
    <w:rsid w:val="001E7C5C"/>
    <w:rsid w:val="001F1CD7"/>
    <w:rsid w:val="001F2997"/>
    <w:rsid w:val="001F3923"/>
    <w:rsid w:val="001F5981"/>
    <w:rsid w:val="001F610B"/>
    <w:rsid w:val="001F62A9"/>
    <w:rsid w:val="001F63E8"/>
    <w:rsid w:val="001F74BE"/>
    <w:rsid w:val="001F76CA"/>
    <w:rsid w:val="00200D28"/>
    <w:rsid w:val="002017BF"/>
    <w:rsid w:val="00202DA4"/>
    <w:rsid w:val="00203FA9"/>
    <w:rsid w:val="002041E7"/>
    <w:rsid w:val="00204D01"/>
    <w:rsid w:val="00205756"/>
    <w:rsid w:val="0020577E"/>
    <w:rsid w:val="00205D68"/>
    <w:rsid w:val="0020784B"/>
    <w:rsid w:val="00207AB1"/>
    <w:rsid w:val="00210A40"/>
    <w:rsid w:val="00211BDE"/>
    <w:rsid w:val="002125BA"/>
    <w:rsid w:val="00214C00"/>
    <w:rsid w:val="00214E90"/>
    <w:rsid w:val="00217AB8"/>
    <w:rsid w:val="00217E11"/>
    <w:rsid w:val="00220B5B"/>
    <w:rsid w:val="002216BE"/>
    <w:rsid w:val="00223731"/>
    <w:rsid w:val="00223755"/>
    <w:rsid w:val="00223C2D"/>
    <w:rsid w:val="00223E34"/>
    <w:rsid w:val="00223F5B"/>
    <w:rsid w:val="00224D21"/>
    <w:rsid w:val="0022628F"/>
    <w:rsid w:val="00230195"/>
    <w:rsid w:val="00231493"/>
    <w:rsid w:val="00232197"/>
    <w:rsid w:val="00232C92"/>
    <w:rsid w:val="00233853"/>
    <w:rsid w:val="002338EE"/>
    <w:rsid w:val="00234457"/>
    <w:rsid w:val="00234637"/>
    <w:rsid w:val="00234B37"/>
    <w:rsid w:val="0023520A"/>
    <w:rsid w:val="0024153C"/>
    <w:rsid w:val="00242408"/>
    <w:rsid w:val="00242668"/>
    <w:rsid w:val="002432CA"/>
    <w:rsid w:val="00243461"/>
    <w:rsid w:val="00243ACA"/>
    <w:rsid w:val="0024557C"/>
    <w:rsid w:val="0024700A"/>
    <w:rsid w:val="00247C55"/>
    <w:rsid w:val="002504BF"/>
    <w:rsid w:val="002506FA"/>
    <w:rsid w:val="00250886"/>
    <w:rsid w:val="00250F07"/>
    <w:rsid w:val="00252647"/>
    <w:rsid w:val="00252A60"/>
    <w:rsid w:val="00252E67"/>
    <w:rsid w:val="0025314F"/>
    <w:rsid w:val="00253E91"/>
    <w:rsid w:val="00254B86"/>
    <w:rsid w:val="002552F7"/>
    <w:rsid w:val="00255995"/>
    <w:rsid w:val="00255CBA"/>
    <w:rsid w:val="0025605C"/>
    <w:rsid w:val="0025696C"/>
    <w:rsid w:val="00260CEB"/>
    <w:rsid w:val="0026168E"/>
    <w:rsid w:val="00261F92"/>
    <w:rsid w:val="002622C0"/>
    <w:rsid w:val="002629F5"/>
    <w:rsid w:val="00264E6F"/>
    <w:rsid w:val="002651B0"/>
    <w:rsid w:val="00265EDD"/>
    <w:rsid w:val="00266561"/>
    <w:rsid w:val="00266713"/>
    <w:rsid w:val="00266B3F"/>
    <w:rsid w:val="00267809"/>
    <w:rsid w:val="00267C58"/>
    <w:rsid w:val="00271817"/>
    <w:rsid w:val="00271DEB"/>
    <w:rsid w:val="00272CF3"/>
    <w:rsid w:val="00273119"/>
    <w:rsid w:val="00273C75"/>
    <w:rsid w:val="002746F1"/>
    <w:rsid w:val="002747B3"/>
    <w:rsid w:val="002749C4"/>
    <w:rsid w:val="00274A93"/>
    <w:rsid w:val="00274D11"/>
    <w:rsid w:val="00274F50"/>
    <w:rsid w:val="002750EE"/>
    <w:rsid w:val="0027669C"/>
    <w:rsid w:val="00277433"/>
    <w:rsid w:val="002808D2"/>
    <w:rsid w:val="002814D6"/>
    <w:rsid w:val="00283B30"/>
    <w:rsid w:val="00283CE2"/>
    <w:rsid w:val="00284541"/>
    <w:rsid w:val="00286654"/>
    <w:rsid w:val="00291BCA"/>
    <w:rsid w:val="00291C97"/>
    <w:rsid w:val="00294767"/>
    <w:rsid w:val="0029639D"/>
    <w:rsid w:val="00297AFD"/>
    <w:rsid w:val="002A0ED6"/>
    <w:rsid w:val="002A0F7A"/>
    <w:rsid w:val="002A1FC3"/>
    <w:rsid w:val="002A2E21"/>
    <w:rsid w:val="002A438F"/>
    <w:rsid w:val="002A4DF5"/>
    <w:rsid w:val="002A58C7"/>
    <w:rsid w:val="002A7376"/>
    <w:rsid w:val="002A7F8E"/>
    <w:rsid w:val="002B04B6"/>
    <w:rsid w:val="002B18AC"/>
    <w:rsid w:val="002B18D4"/>
    <w:rsid w:val="002B1F7B"/>
    <w:rsid w:val="002B2A04"/>
    <w:rsid w:val="002B2DEA"/>
    <w:rsid w:val="002B3D14"/>
    <w:rsid w:val="002B3E1D"/>
    <w:rsid w:val="002B42E9"/>
    <w:rsid w:val="002B45AB"/>
    <w:rsid w:val="002B4A9D"/>
    <w:rsid w:val="002B4BA4"/>
    <w:rsid w:val="002B4F70"/>
    <w:rsid w:val="002B540A"/>
    <w:rsid w:val="002B5FE4"/>
    <w:rsid w:val="002B7B7E"/>
    <w:rsid w:val="002B7B94"/>
    <w:rsid w:val="002C00BE"/>
    <w:rsid w:val="002C030E"/>
    <w:rsid w:val="002C05E8"/>
    <w:rsid w:val="002C20BB"/>
    <w:rsid w:val="002C2B0C"/>
    <w:rsid w:val="002C471F"/>
    <w:rsid w:val="002C4A92"/>
    <w:rsid w:val="002C60E0"/>
    <w:rsid w:val="002C6F22"/>
    <w:rsid w:val="002D0011"/>
    <w:rsid w:val="002D1073"/>
    <w:rsid w:val="002D1919"/>
    <w:rsid w:val="002D1AF8"/>
    <w:rsid w:val="002D1ED3"/>
    <w:rsid w:val="002D2262"/>
    <w:rsid w:val="002D2557"/>
    <w:rsid w:val="002D348D"/>
    <w:rsid w:val="002D395F"/>
    <w:rsid w:val="002D7CD7"/>
    <w:rsid w:val="002D7EC8"/>
    <w:rsid w:val="002E2359"/>
    <w:rsid w:val="002E4928"/>
    <w:rsid w:val="002E5983"/>
    <w:rsid w:val="002E6931"/>
    <w:rsid w:val="002F0F50"/>
    <w:rsid w:val="002F1350"/>
    <w:rsid w:val="002F2D47"/>
    <w:rsid w:val="002F31FC"/>
    <w:rsid w:val="002F3605"/>
    <w:rsid w:val="002F43C8"/>
    <w:rsid w:val="002F4435"/>
    <w:rsid w:val="002F4722"/>
    <w:rsid w:val="002F5276"/>
    <w:rsid w:val="002F5296"/>
    <w:rsid w:val="002F71BB"/>
    <w:rsid w:val="002F7604"/>
    <w:rsid w:val="00300678"/>
    <w:rsid w:val="00301091"/>
    <w:rsid w:val="003015E9"/>
    <w:rsid w:val="00301A0C"/>
    <w:rsid w:val="0030291B"/>
    <w:rsid w:val="00302FE7"/>
    <w:rsid w:val="00304179"/>
    <w:rsid w:val="00304FBC"/>
    <w:rsid w:val="00305279"/>
    <w:rsid w:val="00305C74"/>
    <w:rsid w:val="003060D4"/>
    <w:rsid w:val="003077BA"/>
    <w:rsid w:val="00310D15"/>
    <w:rsid w:val="0031148C"/>
    <w:rsid w:val="00311F73"/>
    <w:rsid w:val="0031422B"/>
    <w:rsid w:val="003144CA"/>
    <w:rsid w:val="003147A5"/>
    <w:rsid w:val="003159B0"/>
    <w:rsid w:val="00315B18"/>
    <w:rsid w:val="00316561"/>
    <w:rsid w:val="003175EE"/>
    <w:rsid w:val="0032011B"/>
    <w:rsid w:val="00320289"/>
    <w:rsid w:val="003203C8"/>
    <w:rsid w:val="00320B13"/>
    <w:rsid w:val="003214B8"/>
    <w:rsid w:val="003217FD"/>
    <w:rsid w:val="00322649"/>
    <w:rsid w:val="00323E58"/>
    <w:rsid w:val="003246CE"/>
    <w:rsid w:val="00324899"/>
    <w:rsid w:val="00324ABB"/>
    <w:rsid w:val="00324B2B"/>
    <w:rsid w:val="00325115"/>
    <w:rsid w:val="00325DDE"/>
    <w:rsid w:val="00326371"/>
    <w:rsid w:val="00326F90"/>
    <w:rsid w:val="00330422"/>
    <w:rsid w:val="00330AE6"/>
    <w:rsid w:val="003310E7"/>
    <w:rsid w:val="00331FEB"/>
    <w:rsid w:val="003323F2"/>
    <w:rsid w:val="00332BC8"/>
    <w:rsid w:val="00332D55"/>
    <w:rsid w:val="00333A21"/>
    <w:rsid w:val="0033514F"/>
    <w:rsid w:val="003368D7"/>
    <w:rsid w:val="00337110"/>
    <w:rsid w:val="00337429"/>
    <w:rsid w:val="003402A6"/>
    <w:rsid w:val="00340A08"/>
    <w:rsid w:val="00341B18"/>
    <w:rsid w:val="00341E28"/>
    <w:rsid w:val="003432F8"/>
    <w:rsid w:val="00344719"/>
    <w:rsid w:val="00344ECA"/>
    <w:rsid w:val="0034617D"/>
    <w:rsid w:val="00347585"/>
    <w:rsid w:val="00350920"/>
    <w:rsid w:val="00350D84"/>
    <w:rsid w:val="00350F3F"/>
    <w:rsid w:val="00351BC1"/>
    <w:rsid w:val="003531B1"/>
    <w:rsid w:val="003534BB"/>
    <w:rsid w:val="00354654"/>
    <w:rsid w:val="003548EB"/>
    <w:rsid w:val="00354C5E"/>
    <w:rsid w:val="003564C0"/>
    <w:rsid w:val="00356FAD"/>
    <w:rsid w:val="00357D61"/>
    <w:rsid w:val="003612B4"/>
    <w:rsid w:val="003618E8"/>
    <w:rsid w:val="00361F2C"/>
    <w:rsid w:val="003623C2"/>
    <w:rsid w:val="003629FE"/>
    <w:rsid w:val="003635F4"/>
    <w:rsid w:val="00363B6A"/>
    <w:rsid w:val="00363D15"/>
    <w:rsid w:val="00365B42"/>
    <w:rsid w:val="00365F92"/>
    <w:rsid w:val="003668B1"/>
    <w:rsid w:val="0037349A"/>
    <w:rsid w:val="003734A2"/>
    <w:rsid w:val="00373733"/>
    <w:rsid w:val="00373CD4"/>
    <w:rsid w:val="00374D86"/>
    <w:rsid w:val="00375169"/>
    <w:rsid w:val="003762E5"/>
    <w:rsid w:val="0037667D"/>
    <w:rsid w:val="003768E9"/>
    <w:rsid w:val="00376CE7"/>
    <w:rsid w:val="00377547"/>
    <w:rsid w:val="003775DD"/>
    <w:rsid w:val="00377D46"/>
    <w:rsid w:val="003819F5"/>
    <w:rsid w:val="00381B6A"/>
    <w:rsid w:val="003823CB"/>
    <w:rsid w:val="003831CB"/>
    <w:rsid w:val="003832DC"/>
    <w:rsid w:val="00383802"/>
    <w:rsid w:val="0038381E"/>
    <w:rsid w:val="00384EC2"/>
    <w:rsid w:val="00384F17"/>
    <w:rsid w:val="003854D1"/>
    <w:rsid w:val="00385ACA"/>
    <w:rsid w:val="003863C4"/>
    <w:rsid w:val="003873E5"/>
    <w:rsid w:val="003905F6"/>
    <w:rsid w:val="00391A3E"/>
    <w:rsid w:val="0039202F"/>
    <w:rsid w:val="0039222E"/>
    <w:rsid w:val="003924C2"/>
    <w:rsid w:val="0039416B"/>
    <w:rsid w:val="00394594"/>
    <w:rsid w:val="00397AFD"/>
    <w:rsid w:val="003A0FC9"/>
    <w:rsid w:val="003A14B1"/>
    <w:rsid w:val="003A34B0"/>
    <w:rsid w:val="003A4A00"/>
    <w:rsid w:val="003A4D10"/>
    <w:rsid w:val="003A4EF3"/>
    <w:rsid w:val="003A5697"/>
    <w:rsid w:val="003A65EC"/>
    <w:rsid w:val="003A6B5F"/>
    <w:rsid w:val="003A70A4"/>
    <w:rsid w:val="003B1247"/>
    <w:rsid w:val="003B1526"/>
    <w:rsid w:val="003B1F74"/>
    <w:rsid w:val="003B4D9F"/>
    <w:rsid w:val="003B5DC5"/>
    <w:rsid w:val="003B69F5"/>
    <w:rsid w:val="003C0104"/>
    <w:rsid w:val="003C0EBE"/>
    <w:rsid w:val="003C389F"/>
    <w:rsid w:val="003C3DAE"/>
    <w:rsid w:val="003C4CF0"/>
    <w:rsid w:val="003C5ADD"/>
    <w:rsid w:val="003C7360"/>
    <w:rsid w:val="003D0E64"/>
    <w:rsid w:val="003D1622"/>
    <w:rsid w:val="003D1775"/>
    <w:rsid w:val="003D1AB2"/>
    <w:rsid w:val="003D2008"/>
    <w:rsid w:val="003D2325"/>
    <w:rsid w:val="003D251E"/>
    <w:rsid w:val="003D2A80"/>
    <w:rsid w:val="003D3D48"/>
    <w:rsid w:val="003D4083"/>
    <w:rsid w:val="003D55F5"/>
    <w:rsid w:val="003D5C42"/>
    <w:rsid w:val="003D5E45"/>
    <w:rsid w:val="003D6AC8"/>
    <w:rsid w:val="003E2818"/>
    <w:rsid w:val="003E2C33"/>
    <w:rsid w:val="003E2D36"/>
    <w:rsid w:val="003E32FA"/>
    <w:rsid w:val="003E33DE"/>
    <w:rsid w:val="003E41F2"/>
    <w:rsid w:val="003E4946"/>
    <w:rsid w:val="003E5A71"/>
    <w:rsid w:val="003E65D8"/>
    <w:rsid w:val="003E68E4"/>
    <w:rsid w:val="003E719C"/>
    <w:rsid w:val="003E73D6"/>
    <w:rsid w:val="003E78B7"/>
    <w:rsid w:val="003F082E"/>
    <w:rsid w:val="003F12D2"/>
    <w:rsid w:val="003F1444"/>
    <w:rsid w:val="003F1746"/>
    <w:rsid w:val="003F1C53"/>
    <w:rsid w:val="003F1D1E"/>
    <w:rsid w:val="003F26A7"/>
    <w:rsid w:val="003F2FC5"/>
    <w:rsid w:val="003F48A7"/>
    <w:rsid w:val="003F4A01"/>
    <w:rsid w:val="003F590E"/>
    <w:rsid w:val="003F5C9C"/>
    <w:rsid w:val="003F623F"/>
    <w:rsid w:val="003F7B27"/>
    <w:rsid w:val="004020A5"/>
    <w:rsid w:val="00402C04"/>
    <w:rsid w:val="00403FA4"/>
    <w:rsid w:val="004049A1"/>
    <w:rsid w:val="00405F7D"/>
    <w:rsid w:val="00406781"/>
    <w:rsid w:val="004069FB"/>
    <w:rsid w:val="004074CF"/>
    <w:rsid w:val="00407585"/>
    <w:rsid w:val="004075E5"/>
    <w:rsid w:val="0041096D"/>
    <w:rsid w:val="00413061"/>
    <w:rsid w:val="00413E14"/>
    <w:rsid w:val="004170F1"/>
    <w:rsid w:val="00417E5A"/>
    <w:rsid w:val="00420E77"/>
    <w:rsid w:val="00420FD2"/>
    <w:rsid w:val="00421473"/>
    <w:rsid w:val="00421A20"/>
    <w:rsid w:val="0042235B"/>
    <w:rsid w:val="004244DB"/>
    <w:rsid w:val="004249E6"/>
    <w:rsid w:val="00426301"/>
    <w:rsid w:val="0042654D"/>
    <w:rsid w:val="00430CEF"/>
    <w:rsid w:val="00430DAA"/>
    <w:rsid w:val="00431172"/>
    <w:rsid w:val="00431200"/>
    <w:rsid w:val="00431C46"/>
    <w:rsid w:val="00432B6C"/>
    <w:rsid w:val="00433063"/>
    <w:rsid w:val="004340DC"/>
    <w:rsid w:val="00434672"/>
    <w:rsid w:val="00434E63"/>
    <w:rsid w:val="00436A4D"/>
    <w:rsid w:val="004379E1"/>
    <w:rsid w:val="00437ACB"/>
    <w:rsid w:val="0044044F"/>
    <w:rsid w:val="00443731"/>
    <w:rsid w:val="00443CEE"/>
    <w:rsid w:val="0044443D"/>
    <w:rsid w:val="004446C9"/>
    <w:rsid w:val="00444F62"/>
    <w:rsid w:val="00450E02"/>
    <w:rsid w:val="00454796"/>
    <w:rsid w:val="00455092"/>
    <w:rsid w:val="00455305"/>
    <w:rsid w:val="00456547"/>
    <w:rsid w:val="00456B1F"/>
    <w:rsid w:val="00460F16"/>
    <w:rsid w:val="0046123E"/>
    <w:rsid w:val="004617B7"/>
    <w:rsid w:val="0046272D"/>
    <w:rsid w:val="00462A11"/>
    <w:rsid w:val="00462A42"/>
    <w:rsid w:val="0046344B"/>
    <w:rsid w:val="0046464E"/>
    <w:rsid w:val="00465048"/>
    <w:rsid w:val="004650CB"/>
    <w:rsid w:val="00467C1F"/>
    <w:rsid w:val="00470B6D"/>
    <w:rsid w:val="00470EF3"/>
    <w:rsid w:val="0047100D"/>
    <w:rsid w:val="00471182"/>
    <w:rsid w:val="00473A79"/>
    <w:rsid w:val="00474BA8"/>
    <w:rsid w:val="00475A2D"/>
    <w:rsid w:val="00476604"/>
    <w:rsid w:val="00477D3C"/>
    <w:rsid w:val="00480555"/>
    <w:rsid w:val="00480641"/>
    <w:rsid w:val="00480B2B"/>
    <w:rsid w:val="00480B4D"/>
    <w:rsid w:val="00480C32"/>
    <w:rsid w:val="00481881"/>
    <w:rsid w:val="00482DAA"/>
    <w:rsid w:val="00483648"/>
    <w:rsid w:val="0048366D"/>
    <w:rsid w:val="00484A0A"/>
    <w:rsid w:val="004852D9"/>
    <w:rsid w:val="00485508"/>
    <w:rsid w:val="00485571"/>
    <w:rsid w:val="00485D88"/>
    <w:rsid w:val="004867C2"/>
    <w:rsid w:val="00490ABF"/>
    <w:rsid w:val="004915A1"/>
    <w:rsid w:val="004918BD"/>
    <w:rsid w:val="0049229D"/>
    <w:rsid w:val="00492CD9"/>
    <w:rsid w:val="004936E2"/>
    <w:rsid w:val="004937E8"/>
    <w:rsid w:val="00493BF9"/>
    <w:rsid w:val="00494B56"/>
    <w:rsid w:val="004951AF"/>
    <w:rsid w:val="00495764"/>
    <w:rsid w:val="00495D2D"/>
    <w:rsid w:val="00496841"/>
    <w:rsid w:val="004978B4"/>
    <w:rsid w:val="00497B18"/>
    <w:rsid w:val="00497D9D"/>
    <w:rsid w:val="004A06B2"/>
    <w:rsid w:val="004A1173"/>
    <w:rsid w:val="004A1454"/>
    <w:rsid w:val="004A16A6"/>
    <w:rsid w:val="004A37B6"/>
    <w:rsid w:val="004A4522"/>
    <w:rsid w:val="004A4D8C"/>
    <w:rsid w:val="004A4DA7"/>
    <w:rsid w:val="004A55AA"/>
    <w:rsid w:val="004A6070"/>
    <w:rsid w:val="004A65C1"/>
    <w:rsid w:val="004A68F3"/>
    <w:rsid w:val="004A7269"/>
    <w:rsid w:val="004A72F8"/>
    <w:rsid w:val="004B1754"/>
    <w:rsid w:val="004B188C"/>
    <w:rsid w:val="004B2D5D"/>
    <w:rsid w:val="004B3067"/>
    <w:rsid w:val="004B477B"/>
    <w:rsid w:val="004B54F5"/>
    <w:rsid w:val="004B54F7"/>
    <w:rsid w:val="004B5669"/>
    <w:rsid w:val="004B5A95"/>
    <w:rsid w:val="004B5C42"/>
    <w:rsid w:val="004B655E"/>
    <w:rsid w:val="004B78E5"/>
    <w:rsid w:val="004B79AE"/>
    <w:rsid w:val="004C02BE"/>
    <w:rsid w:val="004C02FD"/>
    <w:rsid w:val="004C0C84"/>
    <w:rsid w:val="004C1273"/>
    <w:rsid w:val="004C2BEC"/>
    <w:rsid w:val="004C30C1"/>
    <w:rsid w:val="004C368A"/>
    <w:rsid w:val="004C3703"/>
    <w:rsid w:val="004C3E17"/>
    <w:rsid w:val="004C514C"/>
    <w:rsid w:val="004C8EA9"/>
    <w:rsid w:val="004D009B"/>
    <w:rsid w:val="004D0D2B"/>
    <w:rsid w:val="004D26B3"/>
    <w:rsid w:val="004D30D0"/>
    <w:rsid w:val="004D3342"/>
    <w:rsid w:val="004D3368"/>
    <w:rsid w:val="004D374F"/>
    <w:rsid w:val="004D3D1E"/>
    <w:rsid w:val="004D48D8"/>
    <w:rsid w:val="004D51C6"/>
    <w:rsid w:val="004D78A2"/>
    <w:rsid w:val="004E107B"/>
    <w:rsid w:val="004E2571"/>
    <w:rsid w:val="004E27D7"/>
    <w:rsid w:val="004E2839"/>
    <w:rsid w:val="004E2AC2"/>
    <w:rsid w:val="004E3AF7"/>
    <w:rsid w:val="004E3CFE"/>
    <w:rsid w:val="004E406C"/>
    <w:rsid w:val="004E4277"/>
    <w:rsid w:val="004F1B2F"/>
    <w:rsid w:val="004F28E2"/>
    <w:rsid w:val="004F3DE4"/>
    <w:rsid w:val="004F4850"/>
    <w:rsid w:val="004F58CA"/>
    <w:rsid w:val="004F653B"/>
    <w:rsid w:val="00501801"/>
    <w:rsid w:val="00502368"/>
    <w:rsid w:val="00503E96"/>
    <w:rsid w:val="00504740"/>
    <w:rsid w:val="005050E4"/>
    <w:rsid w:val="005115B5"/>
    <w:rsid w:val="00511CDA"/>
    <w:rsid w:val="00514610"/>
    <w:rsid w:val="00514A7A"/>
    <w:rsid w:val="00515048"/>
    <w:rsid w:val="0051527F"/>
    <w:rsid w:val="005154FF"/>
    <w:rsid w:val="00515D62"/>
    <w:rsid w:val="005201C0"/>
    <w:rsid w:val="00521745"/>
    <w:rsid w:val="0052204C"/>
    <w:rsid w:val="00522577"/>
    <w:rsid w:val="005229DB"/>
    <w:rsid w:val="00522ED0"/>
    <w:rsid w:val="0052431F"/>
    <w:rsid w:val="0052461D"/>
    <w:rsid w:val="00524BD7"/>
    <w:rsid w:val="00525CEC"/>
    <w:rsid w:val="00526327"/>
    <w:rsid w:val="00526380"/>
    <w:rsid w:val="00527A1A"/>
    <w:rsid w:val="00531FE4"/>
    <w:rsid w:val="00533B0C"/>
    <w:rsid w:val="00534B6D"/>
    <w:rsid w:val="0053753D"/>
    <w:rsid w:val="00540165"/>
    <w:rsid w:val="005410F9"/>
    <w:rsid w:val="00542328"/>
    <w:rsid w:val="005424B9"/>
    <w:rsid w:val="00543E81"/>
    <w:rsid w:val="005441AF"/>
    <w:rsid w:val="005441DF"/>
    <w:rsid w:val="005450E8"/>
    <w:rsid w:val="00545953"/>
    <w:rsid w:val="00545FC8"/>
    <w:rsid w:val="00546325"/>
    <w:rsid w:val="00547167"/>
    <w:rsid w:val="0055062B"/>
    <w:rsid w:val="00551264"/>
    <w:rsid w:val="0055163F"/>
    <w:rsid w:val="00552170"/>
    <w:rsid w:val="00552845"/>
    <w:rsid w:val="00552C3C"/>
    <w:rsid w:val="00553567"/>
    <w:rsid w:val="005537B2"/>
    <w:rsid w:val="00553999"/>
    <w:rsid w:val="0055516A"/>
    <w:rsid w:val="0055548C"/>
    <w:rsid w:val="00555A47"/>
    <w:rsid w:val="00556691"/>
    <w:rsid w:val="00556C47"/>
    <w:rsid w:val="00556EFB"/>
    <w:rsid w:val="00560126"/>
    <w:rsid w:val="0056015B"/>
    <w:rsid w:val="00560F77"/>
    <w:rsid w:val="00561D99"/>
    <w:rsid w:val="00561FDC"/>
    <w:rsid w:val="0056210C"/>
    <w:rsid w:val="00562E4F"/>
    <w:rsid w:val="005649D9"/>
    <w:rsid w:val="0057022F"/>
    <w:rsid w:val="0057027F"/>
    <w:rsid w:val="005728BB"/>
    <w:rsid w:val="00573940"/>
    <w:rsid w:val="00573A81"/>
    <w:rsid w:val="00573AAD"/>
    <w:rsid w:val="005747E6"/>
    <w:rsid w:val="00574F58"/>
    <w:rsid w:val="00575021"/>
    <w:rsid w:val="00577DF8"/>
    <w:rsid w:val="005807EE"/>
    <w:rsid w:val="00581C23"/>
    <w:rsid w:val="0058352D"/>
    <w:rsid w:val="00584B8F"/>
    <w:rsid w:val="00584E9E"/>
    <w:rsid w:val="00585A45"/>
    <w:rsid w:val="00587FC6"/>
    <w:rsid w:val="005904F3"/>
    <w:rsid w:val="0059052D"/>
    <w:rsid w:val="00590604"/>
    <w:rsid w:val="005924AD"/>
    <w:rsid w:val="00593B18"/>
    <w:rsid w:val="005943F5"/>
    <w:rsid w:val="00596058"/>
    <w:rsid w:val="00596114"/>
    <w:rsid w:val="00597D80"/>
    <w:rsid w:val="005A0EF6"/>
    <w:rsid w:val="005A30A4"/>
    <w:rsid w:val="005A49B8"/>
    <w:rsid w:val="005A6157"/>
    <w:rsid w:val="005A7AC0"/>
    <w:rsid w:val="005B0056"/>
    <w:rsid w:val="005B0753"/>
    <w:rsid w:val="005B08C2"/>
    <w:rsid w:val="005B1A70"/>
    <w:rsid w:val="005B285E"/>
    <w:rsid w:val="005B37DD"/>
    <w:rsid w:val="005B5A8B"/>
    <w:rsid w:val="005B5EED"/>
    <w:rsid w:val="005B5F7D"/>
    <w:rsid w:val="005B77B0"/>
    <w:rsid w:val="005C06CE"/>
    <w:rsid w:val="005C0A01"/>
    <w:rsid w:val="005C1EF3"/>
    <w:rsid w:val="005C3517"/>
    <w:rsid w:val="005C4972"/>
    <w:rsid w:val="005C4CDA"/>
    <w:rsid w:val="005C5628"/>
    <w:rsid w:val="005C58A4"/>
    <w:rsid w:val="005C6309"/>
    <w:rsid w:val="005C6368"/>
    <w:rsid w:val="005C71D1"/>
    <w:rsid w:val="005C76C3"/>
    <w:rsid w:val="005C7BA0"/>
    <w:rsid w:val="005C7BBF"/>
    <w:rsid w:val="005D00F1"/>
    <w:rsid w:val="005D02F6"/>
    <w:rsid w:val="005D0A9C"/>
    <w:rsid w:val="005D114E"/>
    <w:rsid w:val="005D1974"/>
    <w:rsid w:val="005D30F0"/>
    <w:rsid w:val="005D38D4"/>
    <w:rsid w:val="005D3BA6"/>
    <w:rsid w:val="005D4143"/>
    <w:rsid w:val="005D4351"/>
    <w:rsid w:val="005D56D6"/>
    <w:rsid w:val="005D597C"/>
    <w:rsid w:val="005D71A8"/>
    <w:rsid w:val="005D7299"/>
    <w:rsid w:val="005E0446"/>
    <w:rsid w:val="005E184C"/>
    <w:rsid w:val="005E23A6"/>
    <w:rsid w:val="005E2DBA"/>
    <w:rsid w:val="005E2F90"/>
    <w:rsid w:val="005E304D"/>
    <w:rsid w:val="005E3462"/>
    <w:rsid w:val="005E48BE"/>
    <w:rsid w:val="005E4A05"/>
    <w:rsid w:val="005E4F03"/>
    <w:rsid w:val="005E52E9"/>
    <w:rsid w:val="005E5733"/>
    <w:rsid w:val="005E6087"/>
    <w:rsid w:val="005E75E4"/>
    <w:rsid w:val="005E770B"/>
    <w:rsid w:val="005E7923"/>
    <w:rsid w:val="005F0241"/>
    <w:rsid w:val="005F16B4"/>
    <w:rsid w:val="005F500A"/>
    <w:rsid w:val="005F6669"/>
    <w:rsid w:val="005F6D96"/>
    <w:rsid w:val="005F74EC"/>
    <w:rsid w:val="006005E5"/>
    <w:rsid w:val="0060117C"/>
    <w:rsid w:val="00601470"/>
    <w:rsid w:val="00601945"/>
    <w:rsid w:val="00601D21"/>
    <w:rsid w:val="00603A22"/>
    <w:rsid w:val="0060421F"/>
    <w:rsid w:val="00604DC0"/>
    <w:rsid w:val="00604DE0"/>
    <w:rsid w:val="00605064"/>
    <w:rsid w:val="0060530E"/>
    <w:rsid w:val="00605E9E"/>
    <w:rsid w:val="00606A3F"/>
    <w:rsid w:val="0060707E"/>
    <w:rsid w:val="00610037"/>
    <w:rsid w:val="00610AA3"/>
    <w:rsid w:val="006113AC"/>
    <w:rsid w:val="00611C47"/>
    <w:rsid w:val="006142EC"/>
    <w:rsid w:val="00615CC3"/>
    <w:rsid w:val="00616B77"/>
    <w:rsid w:val="00616F37"/>
    <w:rsid w:val="00620B82"/>
    <w:rsid w:val="00620E00"/>
    <w:rsid w:val="00621406"/>
    <w:rsid w:val="006216CF"/>
    <w:rsid w:val="00622215"/>
    <w:rsid w:val="00622658"/>
    <w:rsid w:val="00623339"/>
    <w:rsid w:val="00623FAD"/>
    <w:rsid w:val="0062430F"/>
    <w:rsid w:val="00624E77"/>
    <w:rsid w:val="00625B08"/>
    <w:rsid w:val="0062708A"/>
    <w:rsid w:val="00627BA8"/>
    <w:rsid w:val="00627F9B"/>
    <w:rsid w:val="0063056A"/>
    <w:rsid w:val="00630CCE"/>
    <w:rsid w:val="00630FB0"/>
    <w:rsid w:val="0063234E"/>
    <w:rsid w:val="006327C5"/>
    <w:rsid w:val="00632C60"/>
    <w:rsid w:val="00633232"/>
    <w:rsid w:val="00633716"/>
    <w:rsid w:val="00633803"/>
    <w:rsid w:val="0063439C"/>
    <w:rsid w:val="00634E7D"/>
    <w:rsid w:val="00635231"/>
    <w:rsid w:val="0063535E"/>
    <w:rsid w:val="00636A55"/>
    <w:rsid w:val="006409F9"/>
    <w:rsid w:val="00642C3B"/>
    <w:rsid w:val="00642D66"/>
    <w:rsid w:val="006433AC"/>
    <w:rsid w:val="00643904"/>
    <w:rsid w:val="00644298"/>
    <w:rsid w:val="006450D2"/>
    <w:rsid w:val="00646B9D"/>
    <w:rsid w:val="00650417"/>
    <w:rsid w:val="006507FD"/>
    <w:rsid w:val="00651681"/>
    <w:rsid w:val="006516A7"/>
    <w:rsid w:val="00651772"/>
    <w:rsid w:val="006517AA"/>
    <w:rsid w:val="00651EF6"/>
    <w:rsid w:val="006524C5"/>
    <w:rsid w:val="0065290F"/>
    <w:rsid w:val="00652DD6"/>
    <w:rsid w:val="00653F6E"/>
    <w:rsid w:val="0065462A"/>
    <w:rsid w:val="00654E0E"/>
    <w:rsid w:val="006557A9"/>
    <w:rsid w:val="00655AF8"/>
    <w:rsid w:val="006569AA"/>
    <w:rsid w:val="00656FDB"/>
    <w:rsid w:val="006573CB"/>
    <w:rsid w:val="0065746E"/>
    <w:rsid w:val="00657D8C"/>
    <w:rsid w:val="00657E92"/>
    <w:rsid w:val="00660299"/>
    <w:rsid w:val="006606B9"/>
    <w:rsid w:val="00660BFD"/>
    <w:rsid w:val="00660DC0"/>
    <w:rsid w:val="00661072"/>
    <w:rsid w:val="00661EAF"/>
    <w:rsid w:val="00664801"/>
    <w:rsid w:val="00667582"/>
    <w:rsid w:val="0066770E"/>
    <w:rsid w:val="006678FE"/>
    <w:rsid w:val="0067074B"/>
    <w:rsid w:val="00671051"/>
    <w:rsid w:val="0067232D"/>
    <w:rsid w:val="00673D4B"/>
    <w:rsid w:val="00675163"/>
    <w:rsid w:val="006752D8"/>
    <w:rsid w:val="0067539B"/>
    <w:rsid w:val="006771B2"/>
    <w:rsid w:val="006776D7"/>
    <w:rsid w:val="00684114"/>
    <w:rsid w:val="00684D25"/>
    <w:rsid w:val="00685935"/>
    <w:rsid w:val="00685B38"/>
    <w:rsid w:val="00686531"/>
    <w:rsid w:val="006878C7"/>
    <w:rsid w:val="00690813"/>
    <w:rsid w:val="00690D70"/>
    <w:rsid w:val="00691628"/>
    <w:rsid w:val="0069195B"/>
    <w:rsid w:val="00692DC2"/>
    <w:rsid w:val="0069308F"/>
    <w:rsid w:val="00693225"/>
    <w:rsid w:val="00693F81"/>
    <w:rsid w:val="00694FFF"/>
    <w:rsid w:val="006950B8"/>
    <w:rsid w:val="006953A0"/>
    <w:rsid w:val="00695F9F"/>
    <w:rsid w:val="0069650F"/>
    <w:rsid w:val="00696A15"/>
    <w:rsid w:val="00696DA5"/>
    <w:rsid w:val="00697066"/>
    <w:rsid w:val="00697881"/>
    <w:rsid w:val="00697CBF"/>
    <w:rsid w:val="006A3548"/>
    <w:rsid w:val="006A4707"/>
    <w:rsid w:val="006A4709"/>
    <w:rsid w:val="006A570F"/>
    <w:rsid w:val="006A6460"/>
    <w:rsid w:val="006A6BAC"/>
    <w:rsid w:val="006A796F"/>
    <w:rsid w:val="006A7A7D"/>
    <w:rsid w:val="006B1ED6"/>
    <w:rsid w:val="006B2F05"/>
    <w:rsid w:val="006B4E9E"/>
    <w:rsid w:val="006B57DF"/>
    <w:rsid w:val="006B6186"/>
    <w:rsid w:val="006B633D"/>
    <w:rsid w:val="006B6443"/>
    <w:rsid w:val="006B65CB"/>
    <w:rsid w:val="006C0016"/>
    <w:rsid w:val="006C0716"/>
    <w:rsid w:val="006C092B"/>
    <w:rsid w:val="006C162C"/>
    <w:rsid w:val="006C2522"/>
    <w:rsid w:val="006C2590"/>
    <w:rsid w:val="006C2638"/>
    <w:rsid w:val="006C47BB"/>
    <w:rsid w:val="006C4E2B"/>
    <w:rsid w:val="006C5996"/>
    <w:rsid w:val="006C6186"/>
    <w:rsid w:val="006C77E1"/>
    <w:rsid w:val="006C7FFB"/>
    <w:rsid w:val="006D18AA"/>
    <w:rsid w:val="006D6A4A"/>
    <w:rsid w:val="006D7D3A"/>
    <w:rsid w:val="006E06DE"/>
    <w:rsid w:val="006E1BF7"/>
    <w:rsid w:val="006E2041"/>
    <w:rsid w:val="006E2915"/>
    <w:rsid w:val="006E3A5B"/>
    <w:rsid w:val="006E4E78"/>
    <w:rsid w:val="006E6870"/>
    <w:rsid w:val="006E6BC1"/>
    <w:rsid w:val="006E6F23"/>
    <w:rsid w:val="006E7297"/>
    <w:rsid w:val="006E72CB"/>
    <w:rsid w:val="006E7B0D"/>
    <w:rsid w:val="006F0A0E"/>
    <w:rsid w:val="006F1309"/>
    <w:rsid w:val="006F1894"/>
    <w:rsid w:val="006F1A3F"/>
    <w:rsid w:val="006F23C1"/>
    <w:rsid w:val="006F29F6"/>
    <w:rsid w:val="006F2A55"/>
    <w:rsid w:val="006F3599"/>
    <w:rsid w:val="006F44CB"/>
    <w:rsid w:val="006F484C"/>
    <w:rsid w:val="006F5235"/>
    <w:rsid w:val="006F54B2"/>
    <w:rsid w:val="006F63C5"/>
    <w:rsid w:val="006F6C49"/>
    <w:rsid w:val="006F75AF"/>
    <w:rsid w:val="006F7673"/>
    <w:rsid w:val="00700F0C"/>
    <w:rsid w:val="00701330"/>
    <w:rsid w:val="0070172C"/>
    <w:rsid w:val="007023E8"/>
    <w:rsid w:val="007031A5"/>
    <w:rsid w:val="0070397B"/>
    <w:rsid w:val="00703BFD"/>
    <w:rsid w:val="00704F8B"/>
    <w:rsid w:val="007055A8"/>
    <w:rsid w:val="007066EA"/>
    <w:rsid w:val="00706FFA"/>
    <w:rsid w:val="00707908"/>
    <w:rsid w:val="0070A2D9"/>
    <w:rsid w:val="00710A65"/>
    <w:rsid w:val="00710B9E"/>
    <w:rsid w:val="00710DD3"/>
    <w:rsid w:val="00712BF3"/>
    <w:rsid w:val="00713865"/>
    <w:rsid w:val="007138F2"/>
    <w:rsid w:val="007146D3"/>
    <w:rsid w:val="00714B8A"/>
    <w:rsid w:val="0071631D"/>
    <w:rsid w:val="00716992"/>
    <w:rsid w:val="007169C2"/>
    <w:rsid w:val="00716F76"/>
    <w:rsid w:val="00720483"/>
    <w:rsid w:val="00720942"/>
    <w:rsid w:val="007229FA"/>
    <w:rsid w:val="00723BD7"/>
    <w:rsid w:val="007241C1"/>
    <w:rsid w:val="00724BE3"/>
    <w:rsid w:val="00725696"/>
    <w:rsid w:val="00725B14"/>
    <w:rsid w:val="00726456"/>
    <w:rsid w:val="00726977"/>
    <w:rsid w:val="007273C8"/>
    <w:rsid w:val="00727CCC"/>
    <w:rsid w:val="00727FE4"/>
    <w:rsid w:val="00731127"/>
    <w:rsid w:val="007316E3"/>
    <w:rsid w:val="007323C0"/>
    <w:rsid w:val="00732830"/>
    <w:rsid w:val="00732BDF"/>
    <w:rsid w:val="00732C3A"/>
    <w:rsid w:val="00732FB3"/>
    <w:rsid w:val="0073324B"/>
    <w:rsid w:val="00735DDC"/>
    <w:rsid w:val="007368C6"/>
    <w:rsid w:val="00736F81"/>
    <w:rsid w:val="00737102"/>
    <w:rsid w:val="00737433"/>
    <w:rsid w:val="00742A1C"/>
    <w:rsid w:val="00742E1A"/>
    <w:rsid w:val="00742FE0"/>
    <w:rsid w:val="00743B20"/>
    <w:rsid w:val="00745FF0"/>
    <w:rsid w:val="00746508"/>
    <w:rsid w:val="0074777C"/>
    <w:rsid w:val="007505FA"/>
    <w:rsid w:val="00751450"/>
    <w:rsid w:val="00751AC1"/>
    <w:rsid w:val="00752086"/>
    <w:rsid w:val="007520CA"/>
    <w:rsid w:val="00752814"/>
    <w:rsid w:val="00752AFA"/>
    <w:rsid w:val="00753914"/>
    <w:rsid w:val="007543C9"/>
    <w:rsid w:val="00754A8A"/>
    <w:rsid w:val="00755C12"/>
    <w:rsid w:val="0075676A"/>
    <w:rsid w:val="0075676F"/>
    <w:rsid w:val="0076140A"/>
    <w:rsid w:val="00764AA9"/>
    <w:rsid w:val="00764EC8"/>
    <w:rsid w:val="0076611E"/>
    <w:rsid w:val="00766B66"/>
    <w:rsid w:val="0076AAB3"/>
    <w:rsid w:val="0077134A"/>
    <w:rsid w:val="00771496"/>
    <w:rsid w:val="00772140"/>
    <w:rsid w:val="00772400"/>
    <w:rsid w:val="00772733"/>
    <w:rsid w:val="00772B5F"/>
    <w:rsid w:val="00773299"/>
    <w:rsid w:val="00773367"/>
    <w:rsid w:val="00773622"/>
    <w:rsid w:val="00773895"/>
    <w:rsid w:val="00773A75"/>
    <w:rsid w:val="00773CC2"/>
    <w:rsid w:val="007742AD"/>
    <w:rsid w:val="007746E2"/>
    <w:rsid w:val="00775E2F"/>
    <w:rsid w:val="00776F87"/>
    <w:rsid w:val="007800C7"/>
    <w:rsid w:val="00782683"/>
    <w:rsid w:val="007834ED"/>
    <w:rsid w:val="007847B4"/>
    <w:rsid w:val="00784C11"/>
    <w:rsid w:val="00785055"/>
    <w:rsid w:val="00785630"/>
    <w:rsid w:val="00786A9E"/>
    <w:rsid w:val="00787485"/>
    <w:rsid w:val="0079064C"/>
    <w:rsid w:val="00791A0B"/>
    <w:rsid w:val="00791A93"/>
    <w:rsid w:val="00791D13"/>
    <w:rsid w:val="00792173"/>
    <w:rsid w:val="0079230F"/>
    <w:rsid w:val="0079289B"/>
    <w:rsid w:val="00792C28"/>
    <w:rsid w:val="00793170"/>
    <w:rsid w:val="00793463"/>
    <w:rsid w:val="00793D08"/>
    <w:rsid w:val="00796460"/>
    <w:rsid w:val="007971BC"/>
    <w:rsid w:val="007A027C"/>
    <w:rsid w:val="007A0461"/>
    <w:rsid w:val="007A0B47"/>
    <w:rsid w:val="007A11CF"/>
    <w:rsid w:val="007A1657"/>
    <w:rsid w:val="007A19EB"/>
    <w:rsid w:val="007A2B61"/>
    <w:rsid w:val="007A2FE0"/>
    <w:rsid w:val="007A38DE"/>
    <w:rsid w:val="007A49E8"/>
    <w:rsid w:val="007A5793"/>
    <w:rsid w:val="007A5A95"/>
    <w:rsid w:val="007A5D1A"/>
    <w:rsid w:val="007A748C"/>
    <w:rsid w:val="007A7F23"/>
    <w:rsid w:val="007B137C"/>
    <w:rsid w:val="007B28DF"/>
    <w:rsid w:val="007B305D"/>
    <w:rsid w:val="007B3432"/>
    <w:rsid w:val="007B35F0"/>
    <w:rsid w:val="007B3612"/>
    <w:rsid w:val="007B5544"/>
    <w:rsid w:val="007B5A04"/>
    <w:rsid w:val="007C01E6"/>
    <w:rsid w:val="007C07BB"/>
    <w:rsid w:val="007C19A3"/>
    <w:rsid w:val="007C3F37"/>
    <w:rsid w:val="007C736F"/>
    <w:rsid w:val="007D01E0"/>
    <w:rsid w:val="007D0991"/>
    <w:rsid w:val="007D2F5C"/>
    <w:rsid w:val="007D3251"/>
    <w:rsid w:val="007D42D5"/>
    <w:rsid w:val="007D5C34"/>
    <w:rsid w:val="007D5D17"/>
    <w:rsid w:val="007D5D9E"/>
    <w:rsid w:val="007D6485"/>
    <w:rsid w:val="007D6518"/>
    <w:rsid w:val="007D7EAC"/>
    <w:rsid w:val="007D7F48"/>
    <w:rsid w:val="007E117B"/>
    <w:rsid w:val="007E1667"/>
    <w:rsid w:val="007E1A61"/>
    <w:rsid w:val="007E2393"/>
    <w:rsid w:val="007E2A93"/>
    <w:rsid w:val="007E3C70"/>
    <w:rsid w:val="007E41A4"/>
    <w:rsid w:val="007E445C"/>
    <w:rsid w:val="007E58BB"/>
    <w:rsid w:val="007E5A92"/>
    <w:rsid w:val="007E5CB7"/>
    <w:rsid w:val="007E6D09"/>
    <w:rsid w:val="007E70AF"/>
    <w:rsid w:val="007E73D3"/>
    <w:rsid w:val="007F042F"/>
    <w:rsid w:val="007F0BAE"/>
    <w:rsid w:val="007F1C2A"/>
    <w:rsid w:val="007F2B5D"/>
    <w:rsid w:val="007F2C6D"/>
    <w:rsid w:val="007F3873"/>
    <w:rsid w:val="007F3DDB"/>
    <w:rsid w:val="007F4116"/>
    <w:rsid w:val="007F44B9"/>
    <w:rsid w:val="007F498A"/>
    <w:rsid w:val="007F63A7"/>
    <w:rsid w:val="007F65C8"/>
    <w:rsid w:val="007F666C"/>
    <w:rsid w:val="007F7396"/>
    <w:rsid w:val="007F7997"/>
    <w:rsid w:val="0080017A"/>
    <w:rsid w:val="0080098D"/>
    <w:rsid w:val="00800F5C"/>
    <w:rsid w:val="008024C1"/>
    <w:rsid w:val="0080336D"/>
    <w:rsid w:val="00803F4F"/>
    <w:rsid w:val="00804E97"/>
    <w:rsid w:val="008058B0"/>
    <w:rsid w:val="00806756"/>
    <w:rsid w:val="00806973"/>
    <w:rsid w:val="00806B99"/>
    <w:rsid w:val="008076FD"/>
    <w:rsid w:val="008077AC"/>
    <w:rsid w:val="00807E3C"/>
    <w:rsid w:val="00810221"/>
    <w:rsid w:val="0081037F"/>
    <w:rsid w:val="00810EF7"/>
    <w:rsid w:val="008112A8"/>
    <w:rsid w:val="00811AF5"/>
    <w:rsid w:val="00813D47"/>
    <w:rsid w:val="00814477"/>
    <w:rsid w:val="008146A5"/>
    <w:rsid w:val="00814A71"/>
    <w:rsid w:val="00814B11"/>
    <w:rsid w:val="0081587E"/>
    <w:rsid w:val="00815FC2"/>
    <w:rsid w:val="00816656"/>
    <w:rsid w:val="00816BF4"/>
    <w:rsid w:val="0081770D"/>
    <w:rsid w:val="0082012E"/>
    <w:rsid w:val="00820240"/>
    <w:rsid w:val="0082190C"/>
    <w:rsid w:val="0082384E"/>
    <w:rsid w:val="008241DC"/>
    <w:rsid w:val="0082478F"/>
    <w:rsid w:val="008247DC"/>
    <w:rsid w:val="00826AB1"/>
    <w:rsid w:val="00827D7B"/>
    <w:rsid w:val="00830459"/>
    <w:rsid w:val="008308E5"/>
    <w:rsid w:val="00832A5F"/>
    <w:rsid w:val="00832F7C"/>
    <w:rsid w:val="00833401"/>
    <w:rsid w:val="008342F9"/>
    <w:rsid w:val="00834581"/>
    <w:rsid w:val="00835805"/>
    <w:rsid w:val="00835EAF"/>
    <w:rsid w:val="00840692"/>
    <w:rsid w:val="00840BB5"/>
    <w:rsid w:val="00840D40"/>
    <w:rsid w:val="00840E41"/>
    <w:rsid w:val="008413A3"/>
    <w:rsid w:val="008417B2"/>
    <w:rsid w:val="00842447"/>
    <w:rsid w:val="00842F3B"/>
    <w:rsid w:val="0084416A"/>
    <w:rsid w:val="008441A3"/>
    <w:rsid w:val="008444C0"/>
    <w:rsid w:val="00845143"/>
    <w:rsid w:val="00845438"/>
    <w:rsid w:val="00845B9E"/>
    <w:rsid w:val="00846B2A"/>
    <w:rsid w:val="008473B5"/>
    <w:rsid w:val="00847AE5"/>
    <w:rsid w:val="00847DF9"/>
    <w:rsid w:val="00850003"/>
    <w:rsid w:val="00851107"/>
    <w:rsid w:val="00851153"/>
    <w:rsid w:val="008523F0"/>
    <w:rsid w:val="00852438"/>
    <w:rsid w:val="00853387"/>
    <w:rsid w:val="00853707"/>
    <w:rsid w:val="00854A87"/>
    <w:rsid w:val="00854E53"/>
    <w:rsid w:val="00854ECD"/>
    <w:rsid w:val="00855478"/>
    <w:rsid w:val="00856025"/>
    <w:rsid w:val="00856052"/>
    <w:rsid w:val="00856D3F"/>
    <w:rsid w:val="008605AA"/>
    <w:rsid w:val="008608AF"/>
    <w:rsid w:val="00861415"/>
    <w:rsid w:val="008625A7"/>
    <w:rsid w:val="0086260B"/>
    <w:rsid w:val="00862856"/>
    <w:rsid w:val="00862B88"/>
    <w:rsid w:val="00862BB1"/>
    <w:rsid w:val="008637A6"/>
    <w:rsid w:val="008639A8"/>
    <w:rsid w:val="00863A0A"/>
    <w:rsid w:val="00864DD8"/>
    <w:rsid w:val="00865721"/>
    <w:rsid w:val="008659EF"/>
    <w:rsid w:val="00865FFC"/>
    <w:rsid w:val="008661F6"/>
    <w:rsid w:val="00866E08"/>
    <w:rsid w:val="0087023D"/>
    <w:rsid w:val="00870CDB"/>
    <w:rsid w:val="008719E6"/>
    <w:rsid w:val="00871B7C"/>
    <w:rsid w:val="008735F4"/>
    <w:rsid w:val="0087388B"/>
    <w:rsid w:val="00873931"/>
    <w:rsid w:val="00873C67"/>
    <w:rsid w:val="0087477A"/>
    <w:rsid w:val="00874D2B"/>
    <w:rsid w:val="008752D6"/>
    <w:rsid w:val="0087542A"/>
    <w:rsid w:val="00876CF0"/>
    <w:rsid w:val="00876E8C"/>
    <w:rsid w:val="00877875"/>
    <w:rsid w:val="00877ED9"/>
    <w:rsid w:val="00880EA3"/>
    <w:rsid w:val="00881F65"/>
    <w:rsid w:val="008822CA"/>
    <w:rsid w:val="00883AB1"/>
    <w:rsid w:val="0088452F"/>
    <w:rsid w:val="00884A0E"/>
    <w:rsid w:val="00885C1D"/>
    <w:rsid w:val="00886163"/>
    <w:rsid w:val="0089099F"/>
    <w:rsid w:val="00890B91"/>
    <w:rsid w:val="00892DD7"/>
    <w:rsid w:val="008930CA"/>
    <w:rsid w:val="00894501"/>
    <w:rsid w:val="0089450E"/>
    <w:rsid w:val="008955B8"/>
    <w:rsid w:val="00895A47"/>
    <w:rsid w:val="00897293"/>
    <w:rsid w:val="00897EA3"/>
    <w:rsid w:val="008A1128"/>
    <w:rsid w:val="008A137F"/>
    <w:rsid w:val="008A1814"/>
    <w:rsid w:val="008A2E65"/>
    <w:rsid w:val="008A4E3F"/>
    <w:rsid w:val="008A54B3"/>
    <w:rsid w:val="008A6061"/>
    <w:rsid w:val="008A61DE"/>
    <w:rsid w:val="008A62E5"/>
    <w:rsid w:val="008A69E0"/>
    <w:rsid w:val="008A704F"/>
    <w:rsid w:val="008A766E"/>
    <w:rsid w:val="008A7FDE"/>
    <w:rsid w:val="008B061B"/>
    <w:rsid w:val="008B0AA8"/>
    <w:rsid w:val="008B1963"/>
    <w:rsid w:val="008B2EA4"/>
    <w:rsid w:val="008B3694"/>
    <w:rsid w:val="008B48D4"/>
    <w:rsid w:val="008B4B35"/>
    <w:rsid w:val="008B4CDE"/>
    <w:rsid w:val="008B5C23"/>
    <w:rsid w:val="008B6CDD"/>
    <w:rsid w:val="008B7147"/>
    <w:rsid w:val="008B7A33"/>
    <w:rsid w:val="008B7FD0"/>
    <w:rsid w:val="008C008E"/>
    <w:rsid w:val="008C06B7"/>
    <w:rsid w:val="008C12AF"/>
    <w:rsid w:val="008C2200"/>
    <w:rsid w:val="008C2BAE"/>
    <w:rsid w:val="008C3C7A"/>
    <w:rsid w:val="008C4DA2"/>
    <w:rsid w:val="008C55DE"/>
    <w:rsid w:val="008C68A7"/>
    <w:rsid w:val="008D075A"/>
    <w:rsid w:val="008D2F2F"/>
    <w:rsid w:val="008D2F78"/>
    <w:rsid w:val="008D31FC"/>
    <w:rsid w:val="008D46AD"/>
    <w:rsid w:val="008D4D26"/>
    <w:rsid w:val="008D6DA6"/>
    <w:rsid w:val="008D7075"/>
    <w:rsid w:val="008D79EE"/>
    <w:rsid w:val="008D7C15"/>
    <w:rsid w:val="008E029F"/>
    <w:rsid w:val="008E0467"/>
    <w:rsid w:val="008E0A17"/>
    <w:rsid w:val="008E0B73"/>
    <w:rsid w:val="008E0C6C"/>
    <w:rsid w:val="008E0FF7"/>
    <w:rsid w:val="008E247C"/>
    <w:rsid w:val="008E30FA"/>
    <w:rsid w:val="008E320F"/>
    <w:rsid w:val="008E429D"/>
    <w:rsid w:val="008E5C29"/>
    <w:rsid w:val="008E6280"/>
    <w:rsid w:val="008E643F"/>
    <w:rsid w:val="008F0554"/>
    <w:rsid w:val="008F0E95"/>
    <w:rsid w:val="008F19C4"/>
    <w:rsid w:val="008F2081"/>
    <w:rsid w:val="008F28EC"/>
    <w:rsid w:val="008F3600"/>
    <w:rsid w:val="008F39B4"/>
    <w:rsid w:val="008F3B97"/>
    <w:rsid w:val="008F4C61"/>
    <w:rsid w:val="008F583B"/>
    <w:rsid w:val="008F5B0A"/>
    <w:rsid w:val="008F5B69"/>
    <w:rsid w:val="008F7835"/>
    <w:rsid w:val="008F7877"/>
    <w:rsid w:val="009012C4"/>
    <w:rsid w:val="00901395"/>
    <w:rsid w:val="00901F4A"/>
    <w:rsid w:val="0090235C"/>
    <w:rsid w:val="0090292D"/>
    <w:rsid w:val="009039D3"/>
    <w:rsid w:val="0090415C"/>
    <w:rsid w:val="009051AD"/>
    <w:rsid w:val="00905468"/>
    <w:rsid w:val="009055FB"/>
    <w:rsid w:val="0090632E"/>
    <w:rsid w:val="00907B9F"/>
    <w:rsid w:val="00910934"/>
    <w:rsid w:val="009117D4"/>
    <w:rsid w:val="009117D9"/>
    <w:rsid w:val="00911BEC"/>
    <w:rsid w:val="009130B5"/>
    <w:rsid w:val="00914D2B"/>
    <w:rsid w:val="009153DE"/>
    <w:rsid w:val="0091554E"/>
    <w:rsid w:val="00916AAE"/>
    <w:rsid w:val="00917875"/>
    <w:rsid w:val="009179CB"/>
    <w:rsid w:val="00917D63"/>
    <w:rsid w:val="00921016"/>
    <w:rsid w:val="009210F9"/>
    <w:rsid w:val="00921BEA"/>
    <w:rsid w:val="00922223"/>
    <w:rsid w:val="009236F0"/>
    <w:rsid w:val="00924051"/>
    <w:rsid w:val="00924439"/>
    <w:rsid w:val="00924779"/>
    <w:rsid w:val="00924F81"/>
    <w:rsid w:val="00924FDA"/>
    <w:rsid w:val="00925109"/>
    <w:rsid w:val="0092575A"/>
    <w:rsid w:val="0092576A"/>
    <w:rsid w:val="00926B0E"/>
    <w:rsid w:val="00926BD7"/>
    <w:rsid w:val="00926E38"/>
    <w:rsid w:val="00933E0B"/>
    <w:rsid w:val="009354D7"/>
    <w:rsid w:val="00935542"/>
    <w:rsid w:val="00935D94"/>
    <w:rsid w:val="00936B23"/>
    <w:rsid w:val="00936DD0"/>
    <w:rsid w:val="009375B8"/>
    <w:rsid w:val="00937852"/>
    <w:rsid w:val="00937C2A"/>
    <w:rsid w:val="00941302"/>
    <w:rsid w:val="00941D4A"/>
    <w:rsid w:val="009426CC"/>
    <w:rsid w:val="0094272A"/>
    <w:rsid w:val="00943DAC"/>
    <w:rsid w:val="00944005"/>
    <w:rsid w:val="00944CC8"/>
    <w:rsid w:val="00945D66"/>
    <w:rsid w:val="00945E25"/>
    <w:rsid w:val="00946A2E"/>
    <w:rsid w:val="00950632"/>
    <w:rsid w:val="00951D00"/>
    <w:rsid w:val="00953561"/>
    <w:rsid w:val="00953BE7"/>
    <w:rsid w:val="00953F89"/>
    <w:rsid w:val="00955232"/>
    <w:rsid w:val="00960A0A"/>
    <w:rsid w:val="009614F9"/>
    <w:rsid w:val="00961FD2"/>
    <w:rsid w:val="00962454"/>
    <w:rsid w:val="00962CF0"/>
    <w:rsid w:val="009637D3"/>
    <w:rsid w:val="009654C7"/>
    <w:rsid w:val="00965C2D"/>
    <w:rsid w:val="0096726F"/>
    <w:rsid w:val="00967E0C"/>
    <w:rsid w:val="009700F9"/>
    <w:rsid w:val="009722C0"/>
    <w:rsid w:val="00972643"/>
    <w:rsid w:val="00974343"/>
    <w:rsid w:val="00974448"/>
    <w:rsid w:val="009745A0"/>
    <w:rsid w:val="00974861"/>
    <w:rsid w:val="00974F6F"/>
    <w:rsid w:val="00975236"/>
    <w:rsid w:val="009753C8"/>
    <w:rsid w:val="009757AD"/>
    <w:rsid w:val="009759CD"/>
    <w:rsid w:val="009764A1"/>
    <w:rsid w:val="00976CAF"/>
    <w:rsid w:val="0097784E"/>
    <w:rsid w:val="009778BF"/>
    <w:rsid w:val="00977D88"/>
    <w:rsid w:val="00980713"/>
    <w:rsid w:val="00981562"/>
    <w:rsid w:val="009827DC"/>
    <w:rsid w:val="00982A40"/>
    <w:rsid w:val="00984515"/>
    <w:rsid w:val="00984662"/>
    <w:rsid w:val="0098478C"/>
    <w:rsid w:val="00985055"/>
    <w:rsid w:val="00986150"/>
    <w:rsid w:val="00986C68"/>
    <w:rsid w:val="00986CA4"/>
    <w:rsid w:val="00987699"/>
    <w:rsid w:val="009878C4"/>
    <w:rsid w:val="00991166"/>
    <w:rsid w:val="00992EB6"/>
    <w:rsid w:val="009941BA"/>
    <w:rsid w:val="00995880"/>
    <w:rsid w:val="00996100"/>
    <w:rsid w:val="00997510"/>
    <w:rsid w:val="009975AE"/>
    <w:rsid w:val="009975B9"/>
    <w:rsid w:val="009A167A"/>
    <w:rsid w:val="009A4D09"/>
    <w:rsid w:val="009A5387"/>
    <w:rsid w:val="009A596D"/>
    <w:rsid w:val="009A6735"/>
    <w:rsid w:val="009A6A9E"/>
    <w:rsid w:val="009A6C7B"/>
    <w:rsid w:val="009A7939"/>
    <w:rsid w:val="009A7A24"/>
    <w:rsid w:val="009A7AC8"/>
    <w:rsid w:val="009A7B32"/>
    <w:rsid w:val="009B0358"/>
    <w:rsid w:val="009B0EA4"/>
    <w:rsid w:val="009B121A"/>
    <w:rsid w:val="009B16F4"/>
    <w:rsid w:val="009B22D5"/>
    <w:rsid w:val="009B32CB"/>
    <w:rsid w:val="009B4C76"/>
    <w:rsid w:val="009B4FFE"/>
    <w:rsid w:val="009B5D75"/>
    <w:rsid w:val="009B637B"/>
    <w:rsid w:val="009B6447"/>
    <w:rsid w:val="009B7D05"/>
    <w:rsid w:val="009C0DA5"/>
    <w:rsid w:val="009C16BF"/>
    <w:rsid w:val="009C4DDC"/>
    <w:rsid w:val="009C5713"/>
    <w:rsid w:val="009C5DDF"/>
    <w:rsid w:val="009C6FAF"/>
    <w:rsid w:val="009C6FC0"/>
    <w:rsid w:val="009C7851"/>
    <w:rsid w:val="009C79B7"/>
    <w:rsid w:val="009C7CDF"/>
    <w:rsid w:val="009D06D9"/>
    <w:rsid w:val="009D0B43"/>
    <w:rsid w:val="009D0CBE"/>
    <w:rsid w:val="009D1102"/>
    <w:rsid w:val="009D196C"/>
    <w:rsid w:val="009D2165"/>
    <w:rsid w:val="009D24BA"/>
    <w:rsid w:val="009D2602"/>
    <w:rsid w:val="009D2F84"/>
    <w:rsid w:val="009D35BA"/>
    <w:rsid w:val="009D3C7A"/>
    <w:rsid w:val="009D642E"/>
    <w:rsid w:val="009D6FB6"/>
    <w:rsid w:val="009D7C95"/>
    <w:rsid w:val="009D7DA8"/>
    <w:rsid w:val="009E16C2"/>
    <w:rsid w:val="009E2257"/>
    <w:rsid w:val="009E4917"/>
    <w:rsid w:val="009E4B1F"/>
    <w:rsid w:val="009E4FDE"/>
    <w:rsid w:val="009E5B55"/>
    <w:rsid w:val="009E5D11"/>
    <w:rsid w:val="009E5D96"/>
    <w:rsid w:val="009E6218"/>
    <w:rsid w:val="009E6346"/>
    <w:rsid w:val="009E7B5C"/>
    <w:rsid w:val="009F017A"/>
    <w:rsid w:val="009F0330"/>
    <w:rsid w:val="009F1CD7"/>
    <w:rsid w:val="009F20F3"/>
    <w:rsid w:val="009F216F"/>
    <w:rsid w:val="009F2765"/>
    <w:rsid w:val="009F27D0"/>
    <w:rsid w:val="009F2AE8"/>
    <w:rsid w:val="009F369E"/>
    <w:rsid w:val="009F4F93"/>
    <w:rsid w:val="009F5E50"/>
    <w:rsid w:val="009F5F51"/>
    <w:rsid w:val="009F60B1"/>
    <w:rsid w:val="009F6D0F"/>
    <w:rsid w:val="009F705D"/>
    <w:rsid w:val="009F7376"/>
    <w:rsid w:val="009F748D"/>
    <w:rsid w:val="00A01897"/>
    <w:rsid w:val="00A01C79"/>
    <w:rsid w:val="00A01D48"/>
    <w:rsid w:val="00A02283"/>
    <w:rsid w:val="00A03C0D"/>
    <w:rsid w:val="00A03D4F"/>
    <w:rsid w:val="00A040B9"/>
    <w:rsid w:val="00A0570F"/>
    <w:rsid w:val="00A10782"/>
    <w:rsid w:val="00A10FFA"/>
    <w:rsid w:val="00A129CF"/>
    <w:rsid w:val="00A130BC"/>
    <w:rsid w:val="00A133D2"/>
    <w:rsid w:val="00A13B08"/>
    <w:rsid w:val="00A13B2A"/>
    <w:rsid w:val="00A14255"/>
    <w:rsid w:val="00A14740"/>
    <w:rsid w:val="00A15B50"/>
    <w:rsid w:val="00A15CC3"/>
    <w:rsid w:val="00A165A5"/>
    <w:rsid w:val="00A17308"/>
    <w:rsid w:val="00A211ED"/>
    <w:rsid w:val="00A262F7"/>
    <w:rsid w:val="00A27E8D"/>
    <w:rsid w:val="00A302C1"/>
    <w:rsid w:val="00A30FB4"/>
    <w:rsid w:val="00A33236"/>
    <w:rsid w:val="00A37997"/>
    <w:rsid w:val="00A40524"/>
    <w:rsid w:val="00A406B8"/>
    <w:rsid w:val="00A40BA4"/>
    <w:rsid w:val="00A44A1F"/>
    <w:rsid w:val="00A44CC9"/>
    <w:rsid w:val="00A458B7"/>
    <w:rsid w:val="00A45992"/>
    <w:rsid w:val="00A464B8"/>
    <w:rsid w:val="00A47A6A"/>
    <w:rsid w:val="00A47C50"/>
    <w:rsid w:val="00A5134A"/>
    <w:rsid w:val="00A517D5"/>
    <w:rsid w:val="00A51DFC"/>
    <w:rsid w:val="00A530DE"/>
    <w:rsid w:val="00A54048"/>
    <w:rsid w:val="00A543A4"/>
    <w:rsid w:val="00A54E21"/>
    <w:rsid w:val="00A55540"/>
    <w:rsid w:val="00A5585E"/>
    <w:rsid w:val="00A558C8"/>
    <w:rsid w:val="00A55DE9"/>
    <w:rsid w:val="00A56566"/>
    <w:rsid w:val="00A567D6"/>
    <w:rsid w:val="00A57060"/>
    <w:rsid w:val="00A57BCD"/>
    <w:rsid w:val="00A601CF"/>
    <w:rsid w:val="00A62312"/>
    <w:rsid w:val="00A63E1C"/>
    <w:rsid w:val="00A646F7"/>
    <w:rsid w:val="00A64BF1"/>
    <w:rsid w:val="00A65103"/>
    <w:rsid w:val="00A65527"/>
    <w:rsid w:val="00A6581B"/>
    <w:rsid w:val="00A65F98"/>
    <w:rsid w:val="00A668BF"/>
    <w:rsid w:val="00A66DEB"/>
    <w:rsid w:val="00A67815"/>
    <w:rsid w:val="00A67ADC"/>
    <w:rsid w:val="00A702E8"/>
    <w:rsid w:val="00A705A8"/>
    <w:rsid w:val="00A717EC"/>
    <w:rsid w:val="00A71C45"/>
    <w:rsid w:val="00A724DD"/>
    <w:rsid w:val="00A7296F"/>
    <w:rsid w:val="00A73955"/>
    <w:rsid w:val="00A73B99"/>
    <w:rsid w:val="00A73EA2"/>
    <w:rsid w:val="00A73EF7"/>
    <w:rsid w:val="00A74D43"/>
    <w:rsid w:val="00A7593B"/>
    <w:rsid w:val="00A761CC"/>
    <w:rsid w:val="00A7724C"/>
    <w:rsid w:val="00A77B58"/>
    <w:rsid w:val="00A80051"/>
    <w:rsid w:val="00A8087C"/>
    <w:rsid w:val="00A80D0E"/>
    <w:rsid w:val="00A8105F"/>
    <w:rsid w:val="00A81BF2"/>
    <w:rsid w:val="00A81D42"/>
    <w:rsid w:val="00A82076"/>
    <w:rsid w:val="00A828B6"/>
    <w:rsid w:val="00A8332D"/>
    <w:rsid w:val="00A83B1A"/>
    <w:rsid w:val="00A841AC"/>
    <w:rsid w:val="00A847D8"/>
    <w:rsid w:val="00A84DAD"/>
    <w:rsid w:val="00A85A19"/>
    <w:rsid w:val="00A86278"/>
    <w:rsid w:val="00A86453"/>
    <w:rsid w:val="00A86D3A"/>
    <w:rsid w:val="00A87E51"/>
    <w:rsid w:val="00A91203"/>
    <w:rsid w:val="00A9136F"/>
    <w:rsid w:val="00A92F37"/>
    <w:rsid w:val="00A92F3C"/>
    <w:rsid w:val="00A9351E"/>
    <w:rsid w:val="00A93E5D"/>
    <w:rsid w:val="00A94F3B"/>
    <w:rsid w:val="00A956C7"/>
    <w:rsid w:val="00A962F2"/>
    <w:rsid w:val="00A96425"/>
    <w:rsid w:val="00A96E8A"/>
    <w:rsid w:val="00AA08CC"/>
    <w:rsid w:val="00AA1D8D"/>
    <w:rsid w:val="00AA1E2B"/>
    <w:rsid w:val="00AA1E70"/>
    <w:rsid w:val="00AA2222"/>
    <w:rsid w:val="00AA22C6"/>
    <w:rsid w:val="00AA256C"/>
    <w:rsid w:val="00AA2EE1"/>
    <w:rsid w:val="00AA32CA"/>
    <w:rsid w:val="00AA3C1B"/>
    <w:rsid w:val="00AA4D0C"/>
    <w:rsid w:val="00AA4EC7"/>
    <w:rsid w:val="00AA533A"/>
    <w:rsid w:val="00AA5F49"/>
    <w:rsid w:val="00AA6B52"/>
    <w:rsid w:val="00AB0089"/>
    <w:rsid w:val="00AB0298"/>
    <w:rsid w:val="00AB05A5"/>
    <w:rsid w:val="00AB08BD"/>
    <w:rsid w:val="00AB0F51"/>
    <w:rsid w:val="00AB3D34"/>
    <w:rsid w:val="00AB3E48"/>
    <w:rsid w:val="00AB5CB7"/>
    <w:rsid w:val="00AB5D91"/>
    <w:rsid w:val="00AB6136"/>
    <w:rsid w:val="00AB65DD"/>
    <w:rsid w:val="00AB7539"/>
    <w:rsid w:val="00AC0673"/>
    <w:rsid w:val="00AC08F2"/>
    <w:rsid w:val="00AC16CC"/>
    <w:rsid w:val="00AC20F6"/>
    <w:rsid w:val="00AC34D6"/>
    <w:rsid w:val="00AC3592"/>
    <w:rsid w:val="00AC3778"/>
    <w:rsid w:val="00AC4B37"/>
    <w:rsid w:val="00AC7064"/>
    <w:rsid w:val="00AD00FC"/>
    <w:rsid w:val="00AD136F"/>
    <w:rsid w:val="00AD2833"/>
    <w:rsid w:val="00AD51A6"/>
    <w:rsid w:val="00AD6890"/>
    <w:rsid w:val="00AD6BA0"/>
    <w:rsid w:val="00AD6CF9"/>
    <w:rsid w:val="00AD6D9F"/>
    <w:rsid w:val="00AD716D"/>
    <w:rsid w:val="00AD79CC"/>
    <w:rsid w:val="00AE02AF"/>
    <w:rsid w:val="00AE1265"/>
    <w:rsid w:val="00AE1542"/>
    <w:rsid w:val="00AE1E70"/>
    <w:rsid w:val="00AE3A6F"/>
    <w:rsid w:val="00AE48D5"/>
    <w:rsid w:val="00AE51E5"/>
    <w:rsid w:val="00AE5A15"/>
    <w:rsid w:val="00AE5F20"/>
    <w:rsid w:val="00AE710F"/>
    <w:rsid w:val="00AE7DA8"/>
    <w:rsid w:val="00AF0813"/>
    <w:rsid w:val="00AF111B"/>
    <w:rsid w:val="00AF2BA7"/>
    <w:rsid w:val="00AF2BE1"/>
    <w:rsid w:val="00AF3760"/>
    <w:rsid w:val="00AF4831"/>
    <w:rsid w:val="00AF5296"/>
    <w:rsid w:val="00AF569D"/>
    <w:rsid w:val="00AF58EE"/>
    <w:rsid w:val="00AF75C1"/>
    <w:rsid w:val="00B033FC"/>
    <w:rsid w:val="00B034F4"/>
    <w:rsid w:val="00B035C8"/>
    <w:rsid w:val="00B0475A"/>
    <w:rsid w:val="00B0488F"/>
    <w:rsid w:val="00B05325"/>
    <w:rsid w:val="00B05B92"/>
    <w:rsid w:val="00B063F5"/>
    <w:rsid w:val="00B06EE0"/>
    <w:rsid w:val="00B106E9"/>
    <w:rsid w:val="00B1101A"/>
    <w:rsid w:val="00B11A25"/>
    <w:rsid w:val="00B11E37"/>
    <w:rsid w:val="00B14D86"/>
    <w:rsid w:val="00B15644"/>
    <w:rsid w:val="00B15EE5"/>
    <w:rsid w:val="00B163A0"/>
    <w:rsid w:val="00B16B83"/>
    <w:rsid w:val="00B16C45"/>
    <w:rsid w:val="00B1702B"/>
    <w:rsid w:val="00B170E3"/>
    <w:rsid w:val="00B17FC3"/>
    <w:rsid w:val="00B20A3D"/>
    <w:rsid w:val="00B22891"/>
    <w:rsid w:val="00B235C9"/>
    <w:rsid w:val="00B26212"/>
    <w:rsid w:val="00B26796"/>
    <w:rsid w:val="00B2698C"/>
    <w:rsid w:val="00B317C7"/>
    <w:rsid w:val="00B3215A"/>
    <w:rsid w:val="00B32690"/>
    <w:rsid w:val="00B327E4"/>
    <w:rsid w:val="00B344FA"/>
    <w:rsid w:val="00B34F37"/>
    <w:rsid w:val="00B35EE6"/>
    <w:rsid w:val="00B3676C"/>
    <w:rsid w:val="00B40C1A"/>
    <w:rsid w:val="00B40F02"/>
    <w:rsid w:val="00B413B4"/>
    <w:rsid w:val="00B41520"/>
    <w:rsid w:val="00B4189A"/>
    <w:rsid w:val="00B41AA0"/>
    <w:rsid w:val="00B4289B"/>
    <w:rsid w:val="00B42BC8"/>
    <w:rsid w:val="00B42C92"/>
    <w:rsid w:val="00B43BAE"/>
    <w:rsid w:val="00B43DB3"/>
    <w:rsid w:val="00B465A4"/>
    <w:rsid w:val="00B46C5E"/>
    <w:rsid w:val="00B46EF7"/>
    <w:rsid w:val="00B472AA"/>
    <w:rsid w:val="00B47730"/>
    <w:rsid w:val="00B504EF"/>
    <w:rsid w:val="00B5087A"/>
    <w:rsid w:val="00B51F40"/>
    <w:rsid w:val="00B53445"/>
    <w:rsid w:val="00B53838"/>
    <w:rsid w:val="00B56800"/>
    <w:rsid w:val="00B571A3"/>
    <w:rsid w:val="00B57306"/>
    <w:rsid w:val="00B57475"/>
    <w:rsid w:val="00B576CA"/>
    <w:rsid w:val="00B57AAB"/>
    <w:rsid w:val="00B57EF5"/>
    <w:rsid w:val="00B6023C"/>
    <w:rsid w:val="00B60328"/>
    <w:rsid w:val="00B60631"/>
    <w:rsid w:val="00B61801"/>
    <w:rsid w:val="00B62F1D"/>
    <w:rsid w:val="00B634C1"/>
    <w:rsid w:val="00B639DA"/>
    <w:rsid w:val="00B640F1"/>
    <w:rsid w:val="00B67CDA"/>
    <w:rsid w:val="00B70EEF"/>
    <w:rsid w:val="00B7396E"/>
    <w:rsid w:val="00B73E93"/>
    <w:rsid w:val="00B7552C"/>
    <w:rsid w:val="00B759AD"/>
    <w:rsid w:val="00B8034F"/>
    <w:rsid w:val="00B80EA3"/>
    <w:rsid w:val="00B81184"/>
    <w:rsid w:val="00B81811"/>
    <w:rsid w:val="00B8264A"/>
    <w:rsid w:val="00B83150"/>
    <w:rsid w:val="00B8351E"/>
    <w:rsid w:val="00B836CF"/>
    <w:rsid w:val="00B85369"/>
    <w:rsid w:val="00B85C0D"/>
    <w:rsid w:val="00B86092"/>
    <w:rsid w:val="00B863DB"/>
    <w:rsid w:val="00B86651"/>
    <w:rsid w:val="00B87CF2"/>
    <w:rsid w:val="00B90655"/>
    <w:rsid w:val="00B90B1D"/>
    <w:rsid w:val="00B90CF7"/>
    <w:rsid w:val="00B91556"/>
    <w:rsid w:val="00B925FB"/>
    <w:rsid w:val="00B926AF"/>
    <w:rsid w:val="00B92CF5"/>
    <w:rsid w:val="00B92D40"/>
    <w:rsid w:val="00B92E68"/>
    <w:rsid w:val="00B941AB"/>
    <w:rsid w:val="00B94618"/>
    <w:rsid w:val="00B95111"/>
    <w:rsid w:val="00B953E8"/>
    <w:rsid w:val="00B9543B"/>
    <w:rsid w:val="00B960B4"/>
    <w:rsid w:val="00B97C5D"/>
    <w:rsid w:val="00B9E4A3"/>
    <w:rsid w:val="00BA0044"/>
    <w:rsid w:val="00BA2D2E"/>
    <w:rsid w:val="00BA57DE"/>
    <w:rsid w:val="00BA7538"/>
    <w:rsid w:val="00BB1478"/>
    <w:rsid w:val="00BB16A0"/>
    <w:rsid w:val="00BB1852"/>
    <w:rsid w:val="00BB1963"/>
    <w:rsid w:val="00BB1974"/>
    <w:rsid w:val="00BB1FBD"/>
    <w:rsid w:val="00BB2394"/>
    <w:rsid w:val="00BB2ECC"/>
    <w:rsid w:val="00BB624F"/>
    <w:rsid w:val="00BB7275"/>
    <w:rsid w:val="00BB796C"/>
    <w:rsid w:val="00BB7DBE"/>
    <w:rsid w:val="00BC0F7D"/>
    <w:rsid w:val="00BC13EE"/>
    <w:rsid w:val="00BC1CEA"/>
    <w:rsid w:val="00BC1DE6"/>
    <w:rsid w:val="00BC1EE1"/>
    <w:rsid w:val="00BC296D"/>
    <w:rsid w:val="00BC2AEF"/>
    <w:rsid w:val="00BC33D2"/>
    <w:rsid w:val="00BC44B7"/>
    <w:rsid w:val="00BC4753"/>
    <w:rsid w:val="00BC476D"/>
    <w:rsid w:val="00BC47BE"/>
    <w:rsid w:val="00BC4CAC"/>
    <w:rsid w:val="00BC5BF7"/>
    <w:rsid w:val="00BC6A9C"/>
    <w:rsid w:val="00BC7150"/>
    <w:rsid w:val="00BC7183"/>
    <w:rsid w:val="00BD04B6"/>
    <w:rsid w:val="00BD07E7"/>
    <w:rsid w:val="00BD0952"/>
    <w:rsid w:val="00BD1F76"/>
    <w:rsid w:val="00BD2627"/>
    <w:rsid w:val="00BD28C6"/>
    <w:rsid w:val="00BD4462"/>
    <w:rsid w:val="00BD4BA3"/>
    <w:rsid w:val="00BD5A2A"/>
    <w:rsid w:val="00BD5FF5"/>
    <w:rsid w:val="00BD73E9"/>
    <w:rsid w:val="00BE0691"/>
    <w:rsid w:val="00BE1C90"/>
    <w:rsid w:val="00BE28F7"/>
    <w:rsid w:val="00BE2B31"/>
    <w:rsid w:val="00BE2E6B"/>
    <w:rsid w:val="00BE3256"/>
    <w:rsid w:val="00BE351A"/>
    <w:rsid w:val="00BE37ED"/>
    <w:rsid w:val="00BE3B4C"/>
    <w:rsid w:val="00BE4201"/>
    <w:rsid w:val="00BE5893"/>
    <w:rsid w:val="00BE6B14"/>
    <w:rsid w:val="00BE6C11"/>
    <w:rsid w:val="00BE6C73"/>
    <w:rsid w:val="00BE7BF8"/>
    <w:rsid w:val="00BF0194"/>
    <w:rsid w:val="00BF2454"/>
    <w:rsid w:val="00BF3340"/>
    <w:rsid w:val="00BF55FE"/>
    <w:rsid w:val="00BF6D42"/>
    <w:rsid w:val="00BF6DC0"/>
    <w:rsid w:val="00C018B3"/>
    <w:rsid w:val="00C0317C"/>
    <w:rsid w:val="00C036EA"/>
    <w:rsid w:val="00C04030"/>
    <w:rsid w:val="00C04063"/>
    <w:rsid w:val="00C041D8"/>
    <w:rsid w:val="00C046F7"/>
    <w:rsid w:val="00C04764"/>
    <w:rsid w:val="00C065D0"/>
    <w:rsid w:val="00C07678"/>
    <w:rsid w:val="00C11F44"/>
    <w:rsid w:val="00C13975"/>
    <w:rsid w:val="00C139FD"/>
    <w:rsid w:val="00C13BAC"/>
    <w:rsid w:val="00C141C5"/>
    <w:rsid w:val="00C15111"/>
    <w:rsid w:val="00C15200"/>
    <w:rsid w:val="00C16C3B"/>
    <w:rsid w:val="00C16CDA"/>
    <w:rsid w:val="00C179F4"/>
    <w:rsid w:val="00C17D6A"/>
    <w:rsid w:val="00C17F82"/>
    <w:rsid w:val="00C20A04"/>
    <w:rsid w:val="00C217E0"/>
    <w:rsid w:val="00C2315F"/>
    <w:rsid w:val="00C2409E"/>
    <w:rsid w:val="00C25D73"/>
    <w:rsid w:val="00C266A0"/>
    <w:rsid w:val="00C3205A"/>
    <w:rsid w:val="00C32A90"/>
    <w:rsid w:val="00C36597"/>
    <w:rsid w:val="00C3669B"/>
    <w:rsid w:val="00C36C8D"/>
    <w:rsid w:val="00C408F3"/>
    <w:rsid w:val="00C4102A"/>
    <w:rsid w:val="00C415C4"/>
    <w:rsid w:val="00C419CC"/>
    <w:rsid w:val="00C41AF0"/>
    <w:rsid w:val="00C41F99"/>
    <w:rsid w:val="00C43234"/>
    <w:rsid w:val="00C440F9"/>
    <w:rsid w:val="00C4557B"/>
    <w:rsid w:val="00C455E9"/>
    <w:rsid w:val="00C45D2A"/>
    <w:rsid w:val="00C46492"/>
    <w:rsid w:val="00C4699C"/>
    <w:rsid w:val="00C46C80"/>
    <w:rsid w:val="00C476CC"/>
    <w:rsid w:val="00C50DCC"/>
    <w:rsid w:val="00C511F6"/>
    <w:rsid w:val="00C5166E"/>
    <w:rsid w:val="00C51A0B"/>
    <w:rsid w:val="00C526C9"/>
    <w:rsid w:val="00C53F96"/>
    <w:rsid w:val="00C54331"/>
    <w:rsid w:val="00C5437B"/>
    <w:rsid w:val="00C54705"/>
    <w:rsid w:val="00C55907"/>
    <w:rsid w:val="00C55DEC"/>
    <w:rsid w:val="00C57AC1"/>
    <w:rsid w:val="00C61570"/>
    <w:rsid w:val="00C61870"/>
    <w:rsid w:val="00C620E0"/>
    <w:rsid w:val="00C62B88"/>
    <w:rsid w:val="00C634A4"/>
    <w:rsid w:val="00C64781"/>
    <w:rsid w:val="00C64901"/>
    <w:rsid w:val="00C66801"/>
    <w:rsid w:val="00C66BB3"/>
    <w:rsid w:val="00C6764E"/>
    <w:rsid w:val="00C67A28"/>
    <w:rsid w:val="00C67F46"/>
    <w:rsid w:val="00C702BB"/>
    <w:rsid w:val="00C71A13"/>
    <w:rsid w:val="00C73090"/>
    <w:rsid w:val="00C730E3"/>
    <w:rsid w:val="00C73228"/>
    <w:rsid w:val="00C73ED3"/>
    <w:rsid w:val="00C7419B"/>
    <w:rsid w:val="00C742B2"/>
    <w:rsid w:val="00C7463D"/>
    <w:rsid w:val="00C748EB"/>
    <w:rsid w:val="00C756FB"/>
    <w:rsid w:val="00C76012"/>
    <w:rsid w:val="00C77D4C"/>
    <w:rsid w:val="00C80A02"/>
    <w:rsid w:val="00C834A9"/>
    <w:rsid w:val="00C84745"/>
    <w:rsid w:val="00C8543B"/>
    <w:rsid w:val="00C85D6F"/>
    <w:rsid w:val="00C85F6E"/>
    <w:rsid w:val="00C86B59"/>
    <w:rsid w:val="00C874F1"/>
    <w:rsid w:val="00C8C9E3"/>
    <w:rsid w:val="00C90866"/>
    <w:rsid w:val="00C911EA"/>
    <w:rsid w:val="00C91562"/>
    <w:rsid w:val="00C92CBB"/>
    <w:rsid w:val="00C930F1"/>
    <w:rsid w:val="00C9423D"/>
    <w:rsid w:val="00C9452B"/>
    <w:rsid w:val="00C94639"/>
    <w:rsid w:val="00C9574F"/>
    <w:rsid w:val="00C957F2"/>
    <w:rsid w:val="00C96125"/>
    <w:rsid w:val="00C9650A"/>
    <w:rsid w:val="00C96AEF"/>
    <w:rsid w:val="00C972BB"/>
    <w:rsid w:val="00CA076B"/>
    <w:rsid w:val="00CA103B"/>
    <w:rsid w:val="00CA1B34"/>
    <w:rsid w:val="00CA1B4D"/>
    <w:rsid w:val="00CA1BF7"/>
    <w:rsid w:val="00CA2C81"/>
    <w:rsid w:val="00CA33B5"/>
    <w:rsid w:val="00CA4B28"/>
    <w:rsid w:val="00CA5119"/>
    <w:rsid w:val="00CA5137"/>
    <w:rsid w:val="00CA52BC"/>
    <w:rsid w:val="00CA565E"/>
    <w:rsid w:val="00CA570A"/>
    <w:rsid w:val="00CA5891"/>
    <w:rsid w:val="00CA7584"/>
    <w:rsid w:val="00CB0664"/>
    <w:rsid w:val="00CB1AFF"/>
    <w:rsid w:val="00CB377D"/>
    <w:rsid w:val="00CB3E10"/>
    <w:rsid w:val="00CB5F6B"/>
    <w:rsid w:val="00CB630E"/>
    <w:rsid w:val="00CB664D"/>
    <w:rsid w:val="00CB6827"/>
    <w:rsid w:val="00CB73E8"/>
    <w:rsid w:val="00CB7817"/>
    <w:rsid w:val="00CB7F38"/>
    <w:rsid w:val="00CC1166"/>
    <w:rsid w:val="00CC1411"/>
    <w:rsid w:val="00CC1B54"/>
    <w:rsid w:val="00CC2B5E"/>
    <w:rsid w:val="00CC2F20"/>
    <w:rsid w:val="00CC37EB"/>
    <w:rsid w:val="00CC3E0B"/>
    <w:rsid w:val="00CC4A78"/>
    <w:rsid w:val="00CC4C03"/>
    <w:rsid w:val="00CC6345"/>
    <w:rsid w:val="00CC7542"/>
    <w:rsid w:val="00CC922F"/>
    <w:rsid w:val="00CD2411"/>
    <w:rsid w:val="00CD24A0"/>
    <w:rsid w:val="00CD455E"/>
    <w:rsid w:val="00CD472B"/>
    <w:rsid w:val="00CD4A00"/>
    <w:rsid w:val="00CD5155"/>
    <w:rsid w:val="00CD5D87"/>
    <w:rsid w:val="00CD6AA5"/>
    <w:rsid w:val="00CD6E85"/>
    <w:rsid w:val="00CD7B5B"/>
    <w:rsid w:val="00CE025A"/>
    <w:rsid w:val="00CE0DBF"/>
    <w:rsid w:val="00CE0EC6"/>
    <w:rsid w:val="00CE159F"/>
    <w:rsid w:val="00CE1FA3"/>
    <w:rsid w:val="00CE27D5"/>
    <w:rsid w:val="00CE3304"/>
    <w:rsid w:val="00CE33CA"/>
    <w:rsid w:val="00CE378E"/>
    <w:rsid w:val="00CE5C1E"/>
    <w:rsid w:val="00CE6D41"/>
    <w:rsid w:val="00CE7C42"/>
    <w:rsid w:val="00CF2792"/>
    <w:rsid w:val="00CF30AD"/>
    <w:rsid w:val="00CF3B97"/>
    <w:rsid w:val="00CF3BC0"/>
    <w:rsid w:val="00CF3E48"/>
    <w:rsid w:val="00CF3F67"/>
    <w:rsid w:val="00CF4368"/>
    <w:rsid w:val="00CF4441"/>
    <w:rsid w:val="00CF57ED"/>
    <w:rsid w:val="00CF5F1B"/>
    <w:rsid w:val="00CF6681"/>
    <w:rsid w:val="00CF6DD4"/>
    <w:rsid w:val="00CF7560"/>
    <w:rsid w:val="00CF7955"/>
    <w:rsid w:val="00D0040F"/>
    <w:rsid w:val="00D007A3"/>
    <w:rsid w:val="00D00848"/>
    <w:rsid w:val="00D01F5D"/>
    <w:rsid w:val="00D01F7A"/>
    <w:rsid w:val="00D02F83"/>
    <w:rsid w:val="00D0379B"/>
    <w:rsid w:val="00D045E1"/>
    <w:rsid w:val="00D04B24"/>
    <w:rsid w:val="00D04C98"/>
    <w:rsid w:val="00D053E4"/>
    <w:rsid w:val="00D065F3"/>
    <w:rsid w:val="00D065F4"/>
    <w:rsid w:val="00D07638"/>
    <w:rsid w:val="00D078BB"/>
    <w:rsid w:val="00D0798F"/>
    <w:rsid w:val="00D1007A"/>
    <w:rsid w:val="00D12DF3"/>
    <w:rsid w:val="00D13674"/>
    <w:rsid w:val="00D1369C"/>
    <w:rsid w:val="00D14386"/>
    <w:rsid w:val="00D14718"/>
    <w:rsid w:val="00D14D97"/>
    <w:rsid w:val="00D14E8D"/>
    <w:rsid w:val="00D14E9C"/>
    <w:rsid w:val="00D16D45"/>
    <w:rsid w:val="00D175A0"/>
    <w:rsid w:val="00D17D15"/>
    <w:rsid w:val="00D17FBC"/>
    <w:rsid w:val="00D210F6"/>
    <w:rsid w:val="00D21C82"/>
    <w:rsid w:val="00D21C85"/>
    <w:rsid w:val="00D250AE"/>
    <w:rsid w:val="00D25B42"/>
    <w:rsid w:val="00D2619D"/>
    <w:rsid w:val="00D27607"/>
    <w:rsid w:val="00D27911"/>
    <w:rsid w:val="00D30999"/>
    <w:rsid w:val="00D311C1"/>
    <w:rsid w:val="00D31544"/>
    <w:rsid w:val="00D32A13"/>
    <w:rsid w:val="00D333E7"/>
    <w:rsid w:val="00D33912"/>
    <w:rsid w:val="00D3404E"/>
    <w:rsid w:val="00D34315"/>
    <w:rsid w:val="00D35ED7"/>
    <w:rsid w:val="00D37111"/>
    <w:rsid w:val="00D41356"/>
    <w:rsid w:val="00D41385"/>
    <w:rsid w:val="00D42FD7"/>
    <w:rsid w:val="00D440E9"/>
    <w:rsid w:val="00D4582E"/>
    <w:rsid w:val="00D45A15"/>
    <w:rsid w:val="00D461D2"/>
    <w:rsid w:val="00D478F0"/>
    <w:rsid w:val="00D50584"/>
    <w:rsid w:val="00D51B25"/>
    <w:rsid w:val="00D52711"/>
    <w:rsid w:val="00D52C87"/>
    <w:rsid w:val="00D561D0"/>
    <w:rsid w:val="00D568AA"/>
    <w:rsid w:val="00D569BE"/>
    <w:rsid w:val="00D56B82"/>
    <w:rsid w:val="00D57E2C"/>
    <w:rsid w:val="00D609A7"/>
    <w:rsid w:val="00D609EE"/>
    <w:rsid w:val="00D61315"/>
    <w:rsid w:val="00D61BDB"/>
    <w:rsid w:val="00D626A0"/>
    <w:rsid w:val="00D6274F"/>
    <w:rsid w:val="00D62ACF"/>
    <w:rsid w:val="00D6308F"/>
    <w:rsid w:val="00D64853"/>
    <w:rsid w:val="00D6604D"/>
    <w:rsid w:val="00D66F6E"/>
    <w:rsid w:val="00D704BE"/>
    <w:rsid w:val="00D71522"/>
    <w:rsid w:val="00D724EE"/>
    <w:rsid w:val="00D73169"/>
    <w:rsid w:val="00D7319C"/>
    <w:rsid w:val="00D73A73"/>
    <w:rsid w:val="00D73B03"/>
    <w:rsid w:val="00D74B15"/>
    <w:rsid w:val="00D74E43"/>
    <w:rsid w:val="00D7547E"/>
    <w:rsid w:val="00D7548D"/>
    <w:rsid w:val="00D75510"/>
    <w:rsid w:val="00D75965"/>
    <w:rsid w:val="00D77627"/>
    <w:rsid w:val="00D77855"/>
    <w:rsid w:val="00D80A33"/>
    <w:rsid w:val="00D81D4E"/>
    <w:rsid w:val="00D81DCB"/>
    <w:rsid w:val="00D82267"/>
    <w:rsid w:val="00D83ABE"/>
    <w:rsid w:val="00D841DA"/>
    <w:rsid w:val="00D84D0B"/>
    <w:rsid w:val="00D84E6F"/>
    <w:rsid w:val="00D8534A"/>
    <w:rsid w:val="00D86F36"/>
    <w:rsid w:val="00D87A66"/>
    <w:rsid w:val="00D9358F"/>
    <w:rsid w:val="00D93D3C"/>
    <w:rsid w:val="00D93F3E"/>
    <w:rsid w:val="00D94B0D"/>
    <w:rsid w:val="00D94FA8"/>
    <w:rsid w:val="00D95DAB"/>
    <w:rsid w:val="00D95E26"/>
    <w:rsid w:val="00D96A59"/>
    <w:rsid w:val="00DA0E05"/>
    <w:rsid w:val="00DA0E12"/>
    <w:rsid w:val="00DA163A"/>
    <w:rsid w:val="00DA17CB"/>
    <w:rsid w:val="00DA1DE1"/>
    <w:rsid w:val="00DA3114"/>
    <w:rsid w:val="00DA3742"/>
    <w:rsid w:val="00DA4727"/>
    <w:rsid w:val="00DA53D9"/>
    <w:rsid w:val="00DA57AC"/>
    <w:rsid w:val="00DA5FF7"/>
    <w:rsid w:val="00DA632E"/>
    <w:rsid w:val="00DB1B92"/>
    <w:rsid w:val="00DB1DD6"/>
    <w:rsid w:val="00DB1EFF"/>
    <w:rsid w:val="00DB207D"/>
    <w:rsid w:val="00DB5858"/>
    <w:rsid w:val="00DB5E25"/>
    <w:rsid w:val="00DB5E28"/>
    <w:rsid w:val="00DB680E"/>
    <w:rsid w:val="00DC0029"/>
    <w:rsid w:val="00DC0BFF"/>
    <w:rsid w:val="00DC1CC4"/>
    <w:rsid w:val="00DC270E"/>
    <w:rsid w:val="00DC3856"/>
    <w:rsid w:val="00DC43B4"/>
    <w:rsid w:val="00DC4651"/>
    <w:rsid w:val="00DC4F1D"/>
    <w:rsid w:val="00DC5F58"/>
    <w:rsid w:val="00DC5F9C"/>
    <w:rsid w:val="00DC6CBD"/>
    <w:rsid w:val="00DD146E"/>
    <w:rsid w:val="00DD2E42"/>
    <w:rsid w:val="00DD3B5E"/>
    <w:rsid w:val="00DD3BC7"/>
    <w:rsid w:val="00DD5B6A"/>
    <w:rsid w:val="00DD641B"/>
    <w:rsid w:val="00DD6B62"/>
    <w:rsid w:val="00DDF3ED"/>
    <w:rsid w:val="00DE05F8"/>
    <w:rsid w:val="00DE0D5B"/>
    <w:rsid w:val="00DE23EB"/>
    <w:rsid w:val="00DE271D"/>
    <w:rsid w:val="00DE318A"/>
    <w:rsid w:val="00DE36F7"/>
    <w:rsid w:val="00DE4557"/>
    <w:rsid w:val="00DE59AC"/>
    <w:rsid w:val="00DE6AD5"/>
    <w:rsid w:val="00DE7475"/>
    <w:rsid w:val="00DE7D22"/>
    <w:rsid w:val="00DE7D7E"/>
    <w:rsid w:val="00DF0941"/>
    <w:rsid w:val="00DF0F98"/>
    <w:rsid w:val="00DF2690"/>
    <w:rsid w:val="00DF43F1"/>
    <w:rsid w:val="00DF44EE"/>
    <w:rsid w:val="00DF47F8"/>
    <w:rsid w:val="00DF525B"/>
    <w:rsid w:val="00DF6777"/>
    <w:rsid w:val="00DF7804"/>
    <w:rsid w:val="00E0001E"/>
    <w:rsid w:val="00E00608"/>
    <w:rsid w:val="00E01B0E"/>
    <w:rsid w:val="00E0405D"/>
    <w:rsid w:val="00E04B61"/>
    <w:rsid w:val="00E05803"/>
    <w:rsid w:val="00E05D5D"/>
    <w:rsid w:val="00E064C2"/>
    <w:rsid w:val="00E06721"/>
    <w:rsid w:val="00E06936"/>
    <w:rsid w:val="00E06A11"/>
    <w:rsid w:val="00E06C74"/>
    <w:rsid w:val="00E0744F"/>
    <w:rsid w:val="00E1007A"/>
    <w:rsid w:val="00E1021E"/>
    <w:rsid w:val="00E1129B"/>
    <w:rsid w:val="00E12146"/>
    <w:rsid w:val="00E137E4"/>
    <w:rsid w:val="00E13EE7"/>
    <w:rsid w:val="00E14708"/>
    <w:rsid w:val="00E14DAB"/>
    <w:rsid w:val="00E154A1"/>
    <w:rsid w:val="00E15D93"/>
    <w:rsid w:val="00E2067F"/>
    <w:rsid w:val="00E244F1"/>
    <w:rsid w:val="00E2491E"/>
    <w:rsid w:val="00E24FFA"/>
    <w:rsid w:val="00E257A0"/>
    <w:rsid w:val="00E2597E"/>
    <w:rsid w:val="00E25F2C"/>
    <w:rsid w:val="00E26588"/>
    <w:rsid w:val="00E2676B"/>
    <w:rsid w:val="00E27809"/>
    <w:rsid w:val="00E27AD0"/>
    <w:rsid w:val="00E307AB"/>
    <w:rsid w:val="00E30C6B"/>
    <w:rsid w:val="00E31252"/>
    <w:rsid w:val="00E32229"/>
    <w:rsid w:val="00E32783"/>
    <w:rsid w:val="00E327A3"/>
    <w:rsid w:val="00E33665"/>
    <w:rsid w:val="00E33DBC"/>
    <w:rsid w:val="00E34DA6"/>
    <w:rsid w:val="00E376EF"/>
    <w:rsid w:val="00E37933"/>
    <w:rsid w:val="00E37DC7"/>
    <w:rsid w:val="00E37F5F"/>
    <w:rsid w:val="00E40500"/>
    <w:rsid w:val="00E4167F"/>
    <w:rsid w:val="00E42CE6"/>
    <w:rsid w:val="00E42DFF"/>
    <w:rsid w:val="00E4517F"/>
    <w:rsid w:val="00E4669F"/>
    <w:rsid w:val="00E47FF2"/>
    <w:rsid w:val="00E4E4A0"/>
    <w:rsid w:val="00E50319"/>
    <w:rsid w:val="00E5114C"/>
    <w:rsid w:val="00E5125E"/>
    <w:rsid w:val="00E51A27"/>
    <w:rsid w:val="00E51D69"/>
    <w:rsid w:val="00E52C62"/>
    <w:rsid w:val="00E53AE3"/>
    <w:rsid w:val="00E549BC"/>
    <w:rsid w:val="00E559E5"/>
    <w:rsid w:val="00E55A4C"/>
    <w:rsid w:val="00E5737A"/>
    <w:rsid w:val="00E575ED"/>
    <w:rsid w:val="00E6088D"/>
    <w:rsid w:val="00E65204"/>
    <w:rsid w:val="00E7055D"/>
    <w:rsid w:val="00E71D3E"/>
    <w:rsid w:val="00E7270D"/>
    <w:rsid w:val="00E739E1"/>
    <w:rsid w:val="00E74051"/>
    <w:rsid w:val="00E74225"/>
    <w:rsid w:val="00E74E7B"/>
    <w:rsid w:val="00E74F16"/>
    <w:rsid w:val="00E7549D"/>
    <w:rsid w:val="00E763A9"/>
    <w:rsid w:val="00E80800"/>
    <w:rsid w:val="00E81863"/>
    <w:rsid w:val="00E8348D"/>
    <w:rsid w:val="00E83E5A"/>
    <w:rsid w:val="00E83EE7"/>
    <w:rsid w:val="00E83EF4"/>
    <w:rsid w:val="00E84A13"/>
    <w:rsid w:val="00E84D0D"/>
    <w:rsid w:val="00E850C7"/>
    <w:rsid w:val="00E85187"/>
    <w:rsid w:val="00E85609"/>
    <w:rsid w:val="00E8633C"/>
    <w:rsid w:val="00E872E3"/>
    <w:rsid w:val="00E875FC"/>
    <w:rsid w:val="00E90C9D"/>
    <w:rsid w:val="00E91CAB"/>
    <w:rsid w:val="00E92EA3"/>
    <w:rsid w:val="00E93517"/>
    <w:rsid w:val="00E93BDC"/>
    <w:rsid w:val="00E944FD"/>
    <w:rsid w:val="00E95189"/>
    <w:rsid w:val="00E95694"/>
    <w:rsid w:val="00E956DF"/>
    <w:rsid w:val="00E95957"/>
    <w:rsid w:val="00E96653"/>
    <w:rsid w:val="00E97812"/>
    <w:rsid w:val="00EA28B9"/>
    <w:rsid w:val="00EA3AF5"/>
    <w:rsid w:val="00EA3FD7"/>
    <w:rsid w:val="00EA44DF"/>
    <w:rsid w:val="00EA63B4"/>
    <w:rsid w:val="00EA6C1A"/>
    <w:rsid w:val="00EA6C54"/>
    <w:rsid w:val="00EB076E"/>
    <w:rsid w:val="00EB14C7"/>
    <w:rsid w:val="00EB27E2"/>
    <w:rsid w:val="00EB4053"/>
    <w:rsid w:val="00EB4AD3"/>
    <w:rsid w:val="00EB694D"/>
    <w:rsid w:val="00EB6C64"/>
    <w:rsid w:val="00EB70FC"/>
    <w:rsid w:val="00EB734C"/>
    <w:rsid w:val="00EC02E9"/>
    <w:rsid w:val="00EC10BA"/>
    <w:rsid w:val="00EC1F33"/>
    <w:rsid w:val="00EC2159"/>
    <w:rsid w:val="00EC4AE7"/>
    <w:rsid w:val="00EC4C6B"/>
    <w:rsid w:val="00EC5718"/>
    <w:rsid w:val="00EC62BC"/>
    <w:rsid w:val="00EC62C6"/>
    <w:rsid w:val="00EC7622"/>
    <w:rsid w:val="00EC79D5"/>
    <w:rsid w:val="00ED118D"/>
    <w:rsid w:val="00ED135E"/>
    <w:rsid w:val="00ED2569"/>
    <w:rsid w:val="00ED2639"/>
    <w:rsid w:val="00ED2F5D"/>
    <w:rsid w:val="00ED5224"/>
    <w:rsid w:val="00ED57CC"/>
    <w:rsid w:val="00ED5A52"/>
    <w:rsid w:val="00ED6826"/>
    <w:rsid w:val="00ED69EA"/>
    <w:rsid w:val="00ED7203"/>
    <w:rsid w:val="00ED7AFC"/>
    <w:rsid w:val="00ED7BF5"/>
    <w:rsid w:val="00EE00ED"/>
    <w:rsid w:val="00EE053E"/>
    <w:rsid w:val="00EE1227"/>
    <w:rsid w:val="00EE2A12"/>
    <w:rsid w:val="00EE2F8E"/>
    <w:rsid w:val="00EE30AD"/>
    <w:rsid w:val="00EE3537"/>
    <w:rsid w:val="00EE35AC"/>
    <w:rsid w:val="00EE36D6"/>
    <w:rsid w:val="00EE3CFD"/>
    <w:rsid w:val="00EE425D"/>
    <w:rsid w:val="00EE4F65"/>
    <w:rsid w:val="00EE5403"/>
    <w:rsid w:val="00EE5578"/>
    <w:rsid w:val="00EE6F79"/>
    <w:rsid w:val="00EE72F2"/>
    <w:rsid w:val="00EE7EF4"/>
    <w:rsid w:val="00EF0227"/>
    <w:rsid w:val="00EF0318"/>
    <w:rsid w:val="00EF056A"/>
    <w:rsid w:val="00EF12E4"/>
    <w:rsid w:val="00EF16C5"/>
    <w:rsid w:val="00EF2113"/>
    <w:rsid w:val="00EF29EE"/>
    <w:rsid w:val="00EF36C6"/>
    <w:rsid w:val="00EF3A15"/>
    <w:rsid w:val="00EF3B5F"/>
    <w:rsid w:val="00EF3F26"/>
    <w:rsid w:val="00EF41E1"/>
    <w:rsid w:val="00EF475A"/>
    <w:rsid w:val="00EF4AA2"/>
    <w:rsid w:val="00F00438"/>
    <w:rsid w:val="00F0046D"/>
    <w:rsid w:val="00F02023"/>
    <w:rsid w:val="00F02393"/>
    <w:rsid w:val="00F02BC6"/>
    <w:rsid w:val="00F02F12"/>
    <w:rsid w:val="00F0333D"/>
    <w:rsid w:val="00F035E6"/>
    <w:rsid w:val="00F03BC9"/>
    <w:rsid w:val="00F07D57"/>
    <w:rsid w:val="00F11477"/>
    <w:rsid w:val="00F11EA3"/>
    <w:rsid w:val="00F13E97"/>
    <w:rsid w:val="00F13F23"/>
    <w:rsid w:val="00F142CC"/>
    <w:rsid w:val="00F15096"/>
    <w:rsid w:val="00F157F6"/>
    <w:rsid w:val="00F1591D"/>
    <w:rsid w:val="00F15C8A"/>
    <w:rsid w:val="00F16A9E"/>
    <w:rsid w:val="00F170B7"/>
    <w:rsid w:val="00F177DC"/>
    <w:rsid w:val="00F17DF3"/>
    <w:rsid w:val="00F20627"/>
    <w:rsid w:val="00F229CA"/>
    <w:rsid w:val="00F2334A"/>
    <w:rsid w:val="00F2351A"/>
    <w:rsid w:val="00F23F6C"/>
    <w:rsid w:val="00F23FCF"/>
    <w:rsid w:val="00F24A29"/>
    <w:rsid w:val="00F25B69"/>
    <w:rsid w:val="00F26E46"/>
    <w:rsid w:val="00F27727"/>
    <w:rsid w:val="00F3072C"/>
    <w:rsid w:val="00F30F65"/>
    <w:rsid w:val="00F32F70"/>
    <w:rsid w:val="00F362C2"/>
    <w:rsid w:val="00F37338"/>
    <w:rsid w:val="00F40722"/>
    <w:rsid w:val="00F40CFD"/>
    <w:rsid w:val="00F422C9"/>
    <w:rsid w:val="00F42EE6"/>
    <w:rsid w:val="00F42F69"/>
    <w:rsid w:val="00F437C4"/>
    <w:rsid w:val="00F43E89"/>
    <w:rsid w:val="00F447E5"/>
    <w:rsid w:val="00F44EEB"/>
    <w:rsid w:val="00F45DE4"/>
    <w:rsid w:val="00F47D75"/>
    <w:rsid w:val="00F50B75"/>
    <w:rsid w:val="00F50D93"/>
    <w:rsid w:val="00F50DA6"/>
    <w:rsid w:val="00F5109C"/>
    <w:rsid w:val="00F510C4"/>
    <w:rsid w:val="00F518FD"/>
    <w:rsid w:val="00F5196C"/>
    <w:rsid w:val="00F51EEC"/>
    <w:rsid w:val="00F52209"/>
    <w:rsid w:val="00F538F3"/>
    <w:rsid w:val="00F53A0C"/>
    <w:rsid w:val="00F542EE"/>
    <w:rsid w:val="00F55DD8"/>
    <w:rsid w:val="00F563C8"/>
    <w:rsid w:val="00F56719"/>
    <w:rsid w:val="00F6048C"/>
    <w:rsid w:val="00F6105A"/>
    <w:rsid w:val="00F6197B"/>
    <w:rsid w:val="00F6356F"/>
    <w:rsid w:val="00F63C4F"/>
    <w:rsid w:val="00F6420D"/>
    <w:rsid w:val="00F64820"/>
    <w:rsid w:val="00F65392"/>
    <w:rsid w:val="00F65E42"/>
    <w:rsid w:val="00F66AF4"/>
    <w:rsid w:val="00F67108"/>
    <w:rsid w:val="00F676B5"/>
    <w:rsid w:val="00F677CA"/>
    <w:rsid w:val="00F67C7A"/>
    <w:rsid w:val="00F72D8E"/>
    <w:rsid w:val="00F7449F"/>
    <w:rsid w:val="00F744FB"/>
    <w:rsid w:val="00F75E23"/>
    <w:rsid w:val="00F76A80"/>
    <w:rsid w:val="00F7764A"/>
    <w:rsid w:val="00F77CA8"/>
    <w:rsid w:val="00F77CD7"/>
    <w:rsid w:val="00F81180"/>
    <w:rsid w:val="00F81E34"/>
    <w:rsid w:val="00F82111"/>
    <w:rsid w:val="00F823BD"/>
    <w:rsid w:val="00F847EE"/>
    <w:rsid w:val="00F85275"/>
    <w:rsid w:val="00F854F1"/>
    <w:rsid w:val="00F87395"/>
    <w:rsid w:val="00F87D56"/>
    <w:rsid w:val="00F91FF6"/>
    <w:rsid w:val="00F929C0"/>
    <w:rsid w:val="00F947BC"/>
    <w:rsid w:val="00F94895"/>
    <w:rsid w:val="00F95204"/>
    <w:rsid w:val="00F9691F"/>
    <w:rsid w:val="00F96AA5"/>
    <w:rsid w:val="00F96D5E"/>
    <w:rsid w:val="00FA16AE"/>
    <w:rsid w:val="00FA1B48"/>
    <w:rsid w:val="00FA3364"/>
    <w:rsid w:val="00FA3427"/>
    <w:rsid w:val="00FA5780"/>
    <w:rsid w:val="00FA665E"/>
    <w:rsid w:val="00FA6DBA"/>
    <w:rsid w:val="00FA7DA6"/>
    <w:rsid w:val="00FB0924"/>
    <w:rsid w:val="00FB1150"/>
    <w:rsid w:val="00FB19F0"/>
    <w:rsid w:val="00FB23DF"/>
    <w:rsid w:val="00FB33B0"/>
    <w:rsid w:val="00FB3B7A"/>
    <w:rsid w:val="00FB3CAB"/>
    <w:rsid w:val="00FB4508"/>
    <w:rsid w:val="00FB4555"/>
    <w:rsid w:val="00FB4F3B"/>
    <w:rsid w:val="00FB4F57"/>
    <w:rsid w:val="00FB542D"/>
    <w:rsid w:val="00FB55D8"/>
    <w:rsid w:val="00FB6CEB"/>
    <w:rsid w:val="00FC14F4"/>
    <w:rsid w:val="00FC1939"/>
    <w:rsid w:val="00FC256B"/>
    <w:rsid w:val="00FC2D41"/>
    <w:rsid w:val="00FC41F5"/>
    <w:rsid w:val="00FC58BE"/>
    <w:rsid w:val="00FC5A26"/>
    <w:rsid w:val="00FC6725"/>
    <w:rsid w:val="00FC693F"/>
    <w:rsid w:val="00FC786C"/>
    <w:rsid w:val="00FD0E8E"/>
    <w:rsid w:val="00FD15D3"/>
    <w:rsid w:val="00FD20CF"/>
    <w:rsid w:val="00FD3DD0"/>
    <w:rsid w:val="00FD3E2B"/>
    <w:rsid w:val="00FD4EF2"/>
    <w:rsid w:val="00FD5FE2"/>
    <w:rsid w:val="00FE22C9"/>
    <w:rsid w:val="00FE291B"/>
    <w:rsid w:val="00FE3041"/>
    <w:rsid w:val="00FE306F"/>
    <w:rsid w:val="00FE35A0"/>
    <w:rsid w:val="00FE4406"/>
    <w:rsid w:val="00FE455D"/>
    <w:rsid w:val="00FE6E2E"/>
    <w:rsid w:val="00FF07E0"/>
    <w:rsid w:val="00FF126C"/>
    <w:rsid w:val="00FF135D"/>
    <w:rsid w:val="00FF3AB9"/>
    <w:rsid w:val="00FF4EEF"/>
    <w:rsid w:val="00FF555C"/>
    <w:rsid w:val="00FF5D81"/>
    <w:rsid w:val="00FF5E9E"/>
    <w:rsid w:val="00FF7743"/>
    <w:rsid w:val="01052307"/>
    <w:rsid w:val="010977A0"/>
    <w:rsid w:val="01307E5A"/>
    <w:rsid w:val="01333955"/>
    <w:rsid w:val="014AFBB7"/>
    <w:rsid w:val="01642116"/>
    <w:rsid w:val="016D1326"/>
    <w:rsid w:val="018D6E69"/>
    <w:rsid w:val="019956C8"/>
    <w:rsid w:val="01A6C8D4"/>
    <w:rsid w:val="01ADB38E"/>
    <w:rsid w:val="01C23ECD"/>
    <w:rsid w:val="01D77242"/>
    <w:rsid w:val="0210A567"/>
    <w:rsid w:val="02137405"/>
    <w:rsid w:val="02251812"/>
    <w:rsid w:val="02291831"/>
    <w:rsid w:val="023B103B"/>
    <w:rsid w:val="025E8F7A"/>
    <w:rsid w:val="02778FA4"/>
    <w:rsid w:val="028A2401"/>
    <w:rsid w:val="02C8F7AF"/>
    <w:rsid w:val="031340E8"/>
    <w:rsid w:val="0377D92C"/>
    <w:rsid w:val="03943861"/>
    <w:rsid w:val="03D217AD"/>
    <w:rsid w:val="03D2E410"/>
    <w:rsid w:val="03DEA1D3"/>
    <w:rsid w:val="03EBF615"/>
    <w:rsid w:val="0426DFC4"/>
    <w:rsid w:val="04275544"/>
    <w:rsid w:val="042AC5D0"/>
    <w:rsid w:val="042C608E"/>
    <w:rsid w:val="043D0DB5"/>
    <w:rsid w:val="044ABDB7"/>
    <w:rsid w:val="044F194A"/>
    <w:rsid w:val="04782370"/>
    <w:rsid w:val="04869CE6"/>
    <w:rsid w:val="04A00701"/>
    <w:rsid w:val="04A3F781"/>
    <w:rsid w:val="04A540AA"/>
    <w:rsid w:val="04C8B6C5"/>
    <w:rsid w:val="04C8CF81"/>
    <w:rsid w:val="052264EA"/>
    <w:rsid w:val="052C0AE7"/>
    <w:rsid w:val="05396E5E"/>
    <w:rsid w:val="057F77A6"/>
    <w:rsid w:val="05A73AE3"/>
    <w:rsid w:val="05B13FA0"/>
    <w:rsid w:val="05B24A74"/>
    <w:rsid w:val="05B40631"/>
    <w:rsid w:val="05B8DD58"/>
    <w:rsid w:val="05BD3068"/>
    <w:rsid w:val="05E106B8"/>
    <w:rsid w:val="05E96B3A"/>
    <w:rsid w:val="05EAFD64"/>
    <w:rsid w:val="0601E259"/>
    <w:rsid w:val="061DE9A5"/>
    <w:rsid w:val="0634B013"/>
    <w:rsid w:val="063FD9A5"/>
    <w:rsid w:val="0645EF73"/>
    <w:rsid w:val="066EACFE"/>
    <w:rsid w:val="067D0662"/>
    <w:rsid w:val="067E73FC"/>
    <w:rsid w:val="068E3C05"/>
    <w:rsid w:val="06921F71"/>
    <w:rsid w:val="0695E68B"/>
    <w:rsid w:val="069AF3C9"/>
    <w:rsid w:val="06A1526D"/>
    <w:rsid w:val="06CE7C0E"/>
    <w:rsid w:val="06F7DA84"/>
    <w:rsid w:val="06FBD6D6"/>
    <w:rsid w:val="06FE2329"/>
    <w:rsid w:val="07037BCE"/>
    <w:rsid w:val="071AE22F"/>
    <w:rsid w:val="0722675B"/>
    <w:rsid w:val="0746B9EB"/>
    <w:rsid w:val="0753B2AB"/>
    <w:rsid w:val="075958D8"/>
    <w:rsid w:val="07773EEC"/>
    <w:rsid w:val="077BC840"/>
    <w:rsid w:val="078F214D"/>
    <w:rsid w:val="07A9B51F"/>
    <w:rsid w:val="07C28D39"/>
    <w:rsid w:val="07CF3F4D"/>
    <w:rsid w:val="07E489A4"/>
    <w:rsid w:val="080A36A3"/>
    <w:rsid w:val="082EE5CA"/>
    <w:rsid w:val="083BF627"/>
    <w:rsid w:val="085FCF56"/>
    <w:rsid w:val="0878C952"/>
    <w:rsid w:val="08EEC438"/>
    <w:rsid w:val="08EF6FCC"/>
    <w:rsid w:val="08F4C429"/>
    <w:rsid w:val="09031750"/>
    <w:rsid w:val="093872E5"/>
    <w:rsid w:val="09400B48"/>
    <w:rsid w:val="095E2152"/>
    <w:rsid w:val="096FC6FA"/>
    <w:rsid w:val="09ACD488"/>
    <w:rsid w:val="09C1947A"/>
    <w:rsid w:val="09CE73DA"/>
    <w:rsid w:val="09E327A4"/>
    <w:rsid w:val="09F20222"/>
    <w:rsid w:val="09FEB96E"/>
    <w:rsid w:val="0A21C82C"/>
    <w:rsid w:val="0A3D7D17"/>
    <w:rsid w:val="0A534F27"/>
    <w:rsid w:val="0A6E1E6B"/>
    <w:rsid w:val="0A8D8DDE"/>
    <w:rsid w:val="0A913719"/>
    <w:rsid w:val="0AD044C0"/>
    <w:rsid w:val="0AF7631D"/>
    <w:rsid w:val="0B027F8F"/>
    <w:rsid w:val="0B0F2FE8"/>
    <w:rsid w:val="0B11DB8F"/>
    <w:rsid w:val="0B58BAB7"/>
    <w:rsid w:val="0B68DCC0"/>
    <w:rsid w:val="0B8B3C27"/>
    <w:rsid w:val="0B8DA0D0"/>
    <w:rsid w:val="0B96DC8E"/>
    <w:rsid w:val="0BA248EB"/>
    <w:rsid w:val="0BAF32E8"/>
    <w:rsid w:val="0BC5729D"/>
    <w:rsid w:val="0BEC7E36"/>
    <w:rsid w:val="0BF849C9"/>
    <w:rsid w:val="0C1AB288"/>
    <w:rsid w:val="0C1B8F3E"/>
    <w:rsid w:val="0C281828"/>
    <w:rsid w:val="0C32A453"/>
    <w:rsid w:val="0C5EB174"/>
    <w:rsid w:val="0C5FC3F7"/>
    <w:rsid w:val="0C836350"/>
    <w:rsid w:val="0C8C9E68"/>
    <w:rsid w:val="0C93E434"/>
    <w:rsid w:val="0CDD9F3E"/>
    <w:rsid w:val="0CF0DD86"/>
    <w:rsid w:val="0D05BE49"/>
    <w:rsid w:val="0D10B31D"/>
    <w:rsid w:val="0D287852"/>
    <w:rsid w:val="0D384EBA"/>
    <w:rsid w:val="0D482E29"/>
    <w:rsid w:val="0D519D1F"/>
    <w:rsid w:val="0D547E30"/>
    <w:rsid w:val="0D5B3EF3"/>
    <w:rsid w:val="0D6104FA"/>
    <w:rsid w:val="0D6B1A3A"/>
    <w:rsid w:val="0D6FF2F9"/>
    <w:rsid w:val="0D728D0E"/>
    <w:rsid w:val="0D72BD3A"/>
    <w:rsid w:val="0D80EA42"/>
    <w:rsid w:val="0D87FFC9"/>
    <w:rsid w:val="0D9895BE"/>
    <w:rsid w:val="0D9BA435"/>
    <w:rsid w:val="0DB14401"/>
    <w:rsid w:val="0DC415F0"/>
    <w:rsid w:val="0DC8CC02"/>
    <w:rsid w:val="0DD9E152"/>
    <w:rsid w:val="0E011045"/>
    <w:rsid w:val="0E036763"/>
    <w:rsid w:val="0E2FBEB2"/>
    <w:rsid w:val="0E3693C2"/>
    <w:rsid w:val="0E428248"/>
    <w:rsid w:val="0E5E7492"/>
    <w:rsid w:val="0E632EEC"/>
    <w:rsid w:val="0E6680D0"/>
    <w:rsid w:val="0E6C2A80"/>
    <w:rsid w:val="0E73E918"/>
    <w:rsid w:val="0E92B9FB"/>
    <w:rsid w:val="0EC8ACE8"/>
    <w:rsid w:val="0EDCE12A"/>
    <w:rsid w:val="0EF72096"/>
    <w:rsid w:val="0F0F2E43"/>
    <w:rsid w:val="0F14EBC2"/>
    <w:rsid w:val="0F33426B"/>
    <w:rsid w:val="0F3A0FA2"/>
    <w:rsid w:val="0F42EEB1"/>
    <w:rsid w:val="0F5C513A"/>
    <w:rsid w:val="0F77CCB9"/>
    <w:rsid w:val="0FB4B5AE"/>
    <w:rsid w:val="0FBA97DE"/>
    <w:rsid w:val="0FBC4153"/>
    <w:rsid w:val="0FBD500F"/>
    <w:rsid w:val="0FE187E6"/>
    <w:rsid w:val="0FE60E3F"/>
    <w:rsid w:val="10034250"/>
    <w:rsid w:val="101C4795"/>
    <w:rsid w:val="101E292D"/>
    <w:rsid w:val="1030199C"/>
    <w:rsid w:val="1047C4CE"/>
    <w:rsid w:val="1068E70B"/>
    <w:rsid w:val="107F7FC1"/>
    <w:rsid w:val="108C0232"/>
    <w:rsid w:val="1096D773"/>
    <w:rsid w:val="10AB98F6"/>
    <w:rsid w:val="10D4A375"/>
    <w:rsid w:val="1100C0C0"/>
    <w:rsid w:val="110AADC4"/>
    <w:rsid w:val="110F57C6"/>
    <w:rsid w:val="11504201"/>
    <w:rsid w:val="115F955B"/>
    <w:rsid w:val="11D4DF3D"/>
    <w:rsid w:val="1206580C"/>
    <w:rsid w:val="12114D7A"/>
    <w:rsid w:val="122B7B08"/>
    <w:rsid w:val="12356C00"/>
    <w:rsid w:val="123E6750"/>
    <w:rsid w:val="12404C63"/>
    <w:rsid w:val="12429F5F"/>
    <w:rsid w:val="125456AE"/>
    <w:rsid w:val="127F24FA"/>
    <w:rsid w:val="12929B7D"/>
    <w:rsid w:val="12954675"/>
    <w:rsid w:val="12A78327"/>
    <w:rsid w:val="12BEFA0F"/>
    <w:rsid w:val="12DE7782"/>
    <w:rsid w:val="1309FF73"/>
    <w:rsid w:val="130AED5B"/>
    <w:rsid w:val="13157415"/>
    <w:rsid w:val="13258069"/>
    <w:rsid w:val="132907C3"/>
    <w:rsid w:val="1341A980"/>
    <w:rsid w:val="134E6A81"/>
    <w:rsid w:val="136F1C92"/>
    <w:rsid w:val="13DAD98F"/>
    <w:rsid w:val="13ED4BDB"/>
    <w:rsid w:val="13F39715"/>
    <w:rsid w:val="13F70A9C"/>
    <w:rsid w:val="1404EFFA"/>
    <w:rsid w:val="14279216"/>
    <w:rsid w:val="142C30A2"/>
    <w:rsid w:val="143B2716"/>
    <w:rsid w:val="145049E1"/>
    <w:rsid w:val="14528B3C"/>
    <w:rsid w:val="145B4FB2"/>
    <w:rsid w:val="1460C4E0"/>
    <w:rsid w:val="1461D23D"/>
    <w:rsid w:val="1467FDBA"/>
    <w:rsid w:val="146B105C"/>
    <w:rsid w:val="14762042"/>
    <w:rsid w:val="1482FF94"/>
    <w:rsid w:val="148866D3"/>
    <w:rsid w:val="15064C14"/>
    <w:rsid w:val="153C1926"/>
    <w:rsid w:val="153E0AF2"/>
    <w:rsid w:val="1563826A"/>
    <w:rsid w:val="15722B3E"/>
    <w:rsid w:val="159BBA0D"/>
    <w:rsid w:val="15A4F783"/>
    <w:rsid w:val="15AD74BC"/>
    <w:rsid w:val="15E7B32C"/>
    <w:rsid w:val="167A1B07"/>
    <w:rsid w:val="1685C744"/>
    <w:rsid w:val="168BC811"/>
    <w:rsid w:val="168EA522"/>
    <w:rsid w:val="169FFDFE"/>
    <w:rsid w:val="16BC3151"/>
    <w:rsid w:val="16C082CB"/>
    <w:rsid w:val="16C86340"/>
    <w:rsid w:val="16CDFDAE"/>
    <w:rsid w:val="16D748F8"/>
    <w:rsid w:val="16EC013B"/>
    <w:rsid w:val="17083C60"/>
    <w:rsid w:val="17531CBA"/>
    <w:rsid w:val="1764B02F"/>
    <w:rsid w:val="17767FC0"/>
    <w:rsid w:val="17919827"/>
    <w:rsid w:val="17984D97"/>
    <w:rsid w:val="17CF89B5"/>
    <w:rsid w:val="17DFA6D4"/>
    <w:rsid w:val="18399C14"/>
    <w:rsid w:val="183EAC40"/>
    <w:rsid w:val="187E6556"/>
    <w:rsid w:val="18927629"/>
    <w:rsid w:val="18951EAE"/>
    <w:rsid w:val="18C35390"/>
    <w:rsid w:val="18CFDA51"/>
    <w:rsid w:val="190A3543"/>
    <w:rsid w:val="1930A800"/>
    <w:rsid w:val="19409E82"/>
    <w:rsid w:val="19420413"/>
    <w:rsid w:val="19582042"/>
    <w:rsid w:val="1958C031"/>
    <w:rsid w:val="195EF023"/>
    <w:rsid w:val="199CB00B"/>
    <w:rsid w:val="19F16CA3"/>
    <w:rsid w:val="1A007AB8"/>
    <w:rsid w:val="1A1E6A3B"/>
    <w:rsid w:val="1A380C05"/>
    <w:rsid w:val="1A5E7436"/>
    <w:rsid w:val="1A6C6BFD"/>
    <w:rsid w:val="1A9698CC"/>
    <w:rsid w:val="1AA04FC5"/>
    <w:rsid w:val="1AAD1E07"/>
    <w:rsid w:val="1AEFEB47"/>
    <w:rsid w:val="1B13D7B2"/>
    <w:rsid w:val="1B2186F2"/>
    <w:rsid w:val="1B57D36A"/>
    <w:rsid w:val="1B70051C"/>
    <w:rsid w:val="1B705F59"/>
    <w:rsid w:val="1B881BE7"/>
    <w:rsid w:val="1B982209"/>
    <w:rsid w:val="1B99EEE2"/>
    <w:rsid w:val="1B9C1E9E"/>
    <w:rsid w:val="1BA240F8"/>
    <w:rsid w:val="1BC1B3F8"/>
    <w:rsid w:val="1BDAFDF9"/>
    <w:rsid w:val="1BDF95C3"/>
    <w:rsid w:val="1C1F6AEF"/>
    <w:rsid w:val="1C43BF80"/>
    <w:rsid w:val="1C47DA18"/>
    <w:rsid w:val="1C7318CC"/>
    <w:rsid w:val="1CA6E1E5"/>
    <w:rsid w:val="1CB02F02"/>
    <w:rsid w:val="1CBA7CDC"/>
    <w:rsid w:val="1CC84A58"/>
    <w:rsid w:val="1CD4E118"/>
    <w:rsid w:val="1CF680F5"/>
    <w:rsid w:val="1CFA9229"/>
    <w:rsid w:val="1D51D9BB"/>
    <w:rsid w:val="1D5309CA"/>
    <w:rsid w:val="1D54A323"/>
    <w:rsid w:val="1D656E6F"/>
    <w:rsid w:val="1D725044"/>
    <w:rsid w:val="1D776A5E"/>
    <w:rsid w:val="1D78E62D"/>
    <w:rsid w:val="1DAA09E5"/>
    <w:rsid w:val="1DAD7009"/>
    <w:rsid w:val="1DF19F37"/>
    <w:rsid w:val="1E031234"/>
    <w:rsid w:val="1E092BEA"/>
    <w:rsid w:val="1E13C01C"/>
    <w:rsid w:val="1E1B195E"/>
    <w:rsid w:val="1E643E1A"/>
    <w:rsid w:val="1E80E81F"/>
    <w:rsid w:val="1EBE615F"/>
    <w:rsid w:val="1EF0C44E"/>
    <w:rsid w:val="1EFF99CF"/>
    <w:rsid w:val="1F023B47"/>
    <w:rsid w:val="1F03C23A"/>
    <w:rsid w:val="1F55C14C"/>
    <w:rsid w:val="1F95D2E9"/>
    <w:rsid w:val="1F9A9B20"/>
    <w:rsid w:val="1FE34269"/>
    <w:rsid w:val="200A7666"/>
    <w:rsid w:val="2025AB24"/>
    <w:rsid w:val="202BD815"/>
    <w:rsid w:val="2035E6A2"/>
    <w:rsid w:val="203E3D14"/>
    <w:rsid w:val="2046AC0A"/>
    <w:rsid w:val="207B4B34"/>
    <w:rsid w:val="20AD3D05"/>
    <w:rsid w:val="20DCA94D"/>
    <w:rsid w:val="211B4D62"/>
    <w:rsid w:val="212BBD89"/>
    <w:rsid w:val="214034F2"/>
    <w:rsid w:val="216AC5F4"/>
    <w:rsid w:val="217080F0"/>
    <w:rsid w:val="21868D8A"/>
    <w:rsid w:val="21A417B0"/>
    <w:rsid w:val="21CD0E83"/>
    <w:rsid w:val="21D3FEED"/>
    <w:rsid w:val="21E7F15D"/>
    <w:rsid w:val="21EA01AD"/>
    <w:rsid w:val="21EE8628"/>
    <w:rsid w:val="2210CDFC"/>
    <w:rsid w:val="221A0598"/>
    <w:rsid w:val="2220147A"/>
    <w:rsid w:val="2233A28A"/>
    <w:rsid w:val="2269A40B"/>
    <w:rsid w:val="2276E0B1"/>
    <w:rsid w:val="22B4C472"/>
    <w:rsid w:val="22BF15C6"/>
    <w:rsid w:val="22CBC9BC"/>
    <w:rsid w:val="22E74543"/>
    <w:rsid w:val="230342B7"/>
    <w:rsid w:val="23095787"/>
    <w:rsid w:val="232ADCDC"/>
    <w:rsid w:val="236F9BF0"/>
    <w:rsid w:val="23741C04"/>
    <w:rsid w:val="23785276"/>
    <w:rsid w:val="238236EB"/>
    <w:rsid w:val="239E5B53"/>
    <w:rsid w:val="23B93EDC"/>
    <w:rsid w:val="23C31D5A"/>
    <w:rsid w:val="23C37C83"/>
    <w:rsid w:val="23C79E1B"/>
    <w:rsid w:val="23EBB3BE"/>
    <w:rsid w:val="23FA4AAD"/>
    <w:rsid w:val="2406D1C6"/>
    <w:rsid w:val="241D5048"/>
    <w:rsid w:val="2423B081"/>
    <w:rsid w:val="242F6A16"/>
    <w:rsid w:val="244370A3"/>
    <w:rsid w:val="24476FAC"/>
    <w:rsid w:val="246ECBF8"/>
    <w:rsid w:val="247BF189"/>
    <w:rsid w:val="247F6E6F"/>
    <w:rsid w:val="249FFFA4"/>
    <w:rsid w:val="24B77225"/>
    <w:rsid w:val="24BBB767"/>
    <w:rsid w:val="250C6ED3"/>
    <w:rsid w:val="2521510F"/>
    <w:rsid w:val="252D2EA4"/>
    <w:rsid w:val="253C7A4F"/>
    <w:rsid w:val="25586467"/>
    <w:rsid w:val="25ABF66E"/>
    <w:rsid w:val="25B5F0A4"/>
    <w:rsid w:val="25BCA954"/>
    <w:rsid w:val="25BF0569"/>
    <w:rsid w:val="25CB8B25"/>
    <w:rsid w:val="25D762AC"/>
    <w:rsid w:val="25D889C4"/>
    <w:rsid w:val="25EB726A"/>
    <w:rsid w:val="261336CA"/>
    <w:rsid w:val="2613E4BD"/>
    <w:rsid w:val="2621EB88"/>
    <w:rsid w:val="2624A1F6"/>
    <w:rsid w:val="263FD00F"/>
    <w:rsid w:val="26423FF1"/>
    <w:rsid w:val="26480D1D"/>
    <w:rsid w:val="264C57FE"/>
    <w:rsid w:val="265028D6"/>
    <w:rsid w:val="26529245"/>
    <w:rsid w:val="265D30E8"/>
    <w:rsid w:val="26662552"/>
    <w:rsid w:val="26751A92"/>
    <w:rsid w:val="2681AC6F"/>
    <w:rsid w:val="269D420C"/>
    <w:rsid w:val="26C85E08"/>
    <w:rsid w:val="26D31169"/>
    <w:rsid w:val="26D42962"/>
    <w:rsid w:val="26D90D1B"/>
    <w:rsid w:val="26EABD1E"/>
    <w:rsid w:val="26FCA4DD"/>
    <w:rsid w:val="2708E50E"/>
    <w:rsid w:val="270ECA89"/>
    <w:rsid w:val="2728EAFF"/>
    <w:rsid w:val="27341FC7"/>
    <w:rsid w:val="2741A27B"/>
    <w:rsid w:val="27640BBC"/>
    <w:rsid w:val="276D5D16"/>
    <w:rsid w:val="27741230"/>
    <w:rsid w:val="278A5E93"/>
    <w:rsid w:val="27902BFE"/>
    <w:rsid w:val="279149E5"/>
    <w:rsid w:val="279ED1E4"/>
    <w:rsid w:val="27B4971B"/>
    <w:rsid w:val="27C22C55"/>
    <w:rsid w:val="27FBE15F"/>
    <w:rsid w:val="27FED60D"/>
    <w:rsid w:val="2826DD74"/>
    <w:rsid w:val="2829FE27"/>
    <w:rsid w:val="2830E8F8"/>
    <w:rsid w:val="283A148F"/>
    <w:rsid w:val="285ABBC2"/>
    <w:rsid w:val="2863C90E"/>
    <w:rsid w:val="2870A4DD"/>
    <w:rsid w:val="2875C379"/>
    <w:rsid w:val="289042D2"/>
    <w:rsid w:val="289A1951"/>
    <w:rsid w:val="289CFF53"/>
    <w:rsid w:val="28A6F68D"/>
    <w:rsid w:val="28C9262F"/>
    <w:rsid w:val="28CACF98"/>
    <w:rsid w:val="291286F7"/>
    <w:rsid w:val="2947BA7C"/>
    <w:rsid w:val="294FCA66"/>
    <w:rsid w:val="29505469"/>
    <w:rsid w:val="2960AB63"/>
    <w:rsid w:val="29785CD5"/>
    <w:rsid w:val="2986DDD4"/>
    <w:rsid w:val="29C692BB"/>
    <w:rsid w:val="29CBB9E1"/>
    <w:rsid w:val="29E03C63"/>
    <w:rsid w:val="29E31466"/>
    <w:rsid w:val="2A1E5E8D"/>
    <w:rsid w:val="2A4FC2C1"/>
    <w:rsid w:val="2A690498"/>
    <w:rsid w:val="2A72A1C7"/>
    <w:rsid w:val="2A98661E"/>
    <w:rsid w:val="2A9A0C29"/>
    <w:rsid w:val="2AAA24F9"/>
    <w:rsid w:val="2ABE3F09"/>
    <w:rsid w:val="2AD20440"/>
    <w:rsid w:val="2AEF5868"/>
    <w:rsid w:val="2AF712D0"/>
    <w:rsid w:val="2B31D92B"/>
    <w:rsid w:val="2B3AC616"/>
    <w:rsid w:val="2B4CB27C"/>
    <w:rsid w:val="2B691632"/>
    <w:rsid w:val="2BAC1F3F"/>
    <w:rsid w:val="2BACFA9D"/>
    <w:rsid w:val="2BAF098B"/>
    <w:rsid w:val="2BB25314"/>
    <w:rsid w:val="2BC5D225"/>
    <w:rsid w:val="2BCB0803"/>
    <w:rsid w:val="2BD72D61"/>
    <w:rsid w:val="2BE67C97"/>
    <w:rsid w:val="2BED1BEE"/>
    <w:rsid w:val="2BED3B52"/>
    <w:rsid w:val="2C12202D"/>
    <w:rsid w:val="2C20A3BB"/>
    <w:rsid w:val="2C23390D"/>
    <w:rsid w:val="2C24F519"/>
    <w:rsid w:val="2C608800"/>
    <w:rsid w:val="2C794F12"/>
    <w:rsid w:val="2C7E97D8"/>
    <w:rsid w:val="2C7FBABA"/>
    <w:rsid w:val="2C86FC3B"/>
    <w:rsid w:val="2C88ACBF"/>
    <w:rsid w:val="2C982CDC"/>
    <w:rsid w:val="2C98C3B9"/>
    <w:rsid w:val="2CA21120"/>
    <w:rsid w:val="2D24C8A5"/>
    <w:rsid w:val="2D7F8D5F"/>
    <w:rsid w:val="2DAD0838"/>
    <w:rsid w:val="2DB8259A"/>
    <w:rsid w:val="2DB86ED2"/>
    <w:rsid w:val="2DC5DA8A"/>
    <w:rsid w:val="2DE30F60"/>
    <w:rsid w:val="2DE3FBE5"/>
    <w:rsid w:val="2E12D67A"/>
    <w:rsid w:val="2E3AFB53"/>
    <w:rsid w:val="2E5855DB"/>
    <w:rsid w:val="2E5985E8"/>
    <w:rsid w:val="2E66D6D2"/>
    <w:rsid w:val="2E7B13B7"/>
    <w:rsid w:val="2E99FB40"/>
    <w:rsid w:val="2EA8C9B5"/>
    <w:rsid w:val="2EA8CCF9"/>
    <w:rsid w:val="2EB425C2"/>
    <w:rsid w:val="2EC221A3"/>
    <w:rsid w:val="2ECBE30A"/>
    <w:rsid w:val="2EDF89EF"/>
    <w:rsid w:val="2EE23176"/>
    <w:rsid w:val="2EFEF916"/>
    <w:rsid w:val="2EFFD7CD"/>
    <w:rsid w:val="2F007203"/>
    <w:rsid w:val="2F092965"/>
    <w:rsid w:val="2F2C4D8F"/>
    <w:rsid w:val="2F7DC56B"/>
    <w:rsid w:val="2F853F38"/>
    <w:rsid w:val="2F89C74B"/>
    <w:rsid w:val="2F91C078"/>
    <w:rsid w:val="2FB799EA"/>
    <w:rsid w:val="2FC82A17"/>
    <w:rsid w:val="2FF2AC6A"/>
    <w:rsid w:val="2FF65C3E"/>
    <w:rsid w:val="2FFFA06C"/>
    <w:rsid w:val="30017E45"/>
    <w:rsid w:val="30535759"/>
    <w:rsid w:val="306A26D8"/>
    <w:rsid w:val="30CE0490"/>
    <w:rsid w:val="30E5EA7B"/>
    <w:rsid w:val="30F6E8DD"/>
    <w:rsid w:val="310EA006"/>
    <w:rsid w:val="3131C5E6"/>
    <w:rsid w:val="314C2CB2"/>
    <w:rsid w:val="31714CD1"/>
    <w:rsid w:val="318D1D53"/>
    <w:rsid w:val="319737B9"/>
    <w:rsid w:val="319F1AF8"/>
    <w:rsid w:val="31CB40A3"/>
    <w:rsid w:val="31E78B84"/>
    <w:rsid w:val="321657FE"/>
    <w:rsid w:val="323D354C"/>
    <w:rsid w:val="324D0487"/>
    <w:rsid w:val="3256AED3"/>
    <w:rsid w:val="32ADAC80"/>
    <w:rsid w:val="32B88BE3"/>
    <w:rsid w:val="32E76C40"/>
    <w:rsid w:val="32F41D03"/>
    <w:rsid w:val="33135517"/>
    <w:rsid w:val="331C253A"/>
    <w:rsid w:val="3323380E"/>
    <w:rsid w:val="332745FD"/>
    <w:rsid w:val="334FAD98"/>
    <w:rsid w:val="33516E30"/>
    <w:rsid w:val="335708B0"/>
    <w:rsid w:val="3360D2E0"/>
    <w:rsid w:val="3369D79F"/>
    <w:rsid w:val="33A91C7D"/>
    <w:rsid w:val="33B04A65"/>
    <w:rsid w:val="33CAC53F"/>
    <w:rsid w:val="33CB34FC"/>
    <w:rsid w:val="33E8C3FE"/>
    <w:rsid w:val="33EEDF34"/>
    <w:rsid w:val="340961C5"/>
    <w:rsid w:val="341ACB85"/>
    <w:rsid w:val="342CF9D0"/>
    <w:rsid w:val="342D5CDD"/>
    <w:rsid w:val="346B53E7"/>
    <w:rsid w:val="3491751B"/>
    <w:rsid w:val="3494A6DC"/>
    <w:rsid w:val="34A3EEC9"/>
    <w:rsid w:val="34D9CEED"/>
    <w:rsid w:val="34DC4CFC"/>
    <w:rsid w:val="34DEDFEB"/>
    <w:rsid w:val="34EF6422"/>
    <w:rsid w:val="34F0809D"/>
    <w:rsid w:val="351FF828"/>
    <w:rsid w:val="352B3DE1"/>
    <w:rsid w:val="353DD3B1"/>
    <w:rsid w:val="3567BABF"/>
    <w:rsid w:val="356ACE9A"/>
    <w:rsid w:val="357CE68B"/>
    <w:rsid w:val="3592EFE3"/>
    <w:rsid w:val="359F3335"/>
    <w:rsid w:val="35A48D8B"/>
    <w:rsid w:val="35BAEC2B"/>
    <w:rsid w:val="35C64BD7"/>
    <w:rsid w:val="35E0A33F"/>
    <w:rsid w:val="35F82764"/>
    <w:rsid w:val="36223242"/>
    <w:rsid w:val="3632AFDE"/>
    <w:rsid w:val="3640049D"/>
    <w:rsid w:val="364F25E1"/>
    <w:rsid w:val="36593127"/>
    <w:rsid w:val="365E1FB7"/>
    <w:rsid w:val="367575F0"/>
    <w:rsid w:val="367C6750"/>
    <w:rsid w:val="367CCD7B"/>
    <w:rsid w:val="368B8B73"/>
    <w:rsid w:val="36946CF4"/>
    <w:rsid w:val="369F666A"/>
    <w:rsid w:val="36B06CAE"/>
    <w:rsid w:val="36F80D03"/>
    <w:rsid w:val="3702BDD1"/>
    <w:rsid w:val="3728E2CB"/>
    <w:rsid w:val="375179C9"/>
    <w:rsid w:val="375ECD85"/>
    <w:rsid w:val="3767CC8F"/>
    <w:rsid w:val="376BA392"/>
    <w:rsid w:val="377505D1"/>
    <w:rsid w:val="377E347B"/>
    <w:rsid w:val="3785C347"/>
    <w:rsid w:val="379F01BC"/>
    <w:rsid w:val="37BB765E"/>
    <w:rsid w:val="37BEE846"/>
    <w:rsid w:val="37C27ACD"/>
    <w:rsid w:val="37C9974D"/>
    <w:rsid w:val="37DB83C1"/>
    <w:rsid w:val="380B5166"/>
    <w:rsid w:val="385C5D23"/>
    <w:rsid w:val="38810FF6"/>
    <w:rsid w:val="38900BAB"/>
    <w:rsid w:val="38C5988E"/>
    <w:rsid w:val="38F8DA53"/>
    <w:rsid w:val="391A5C00"/>
    <w:rsid w:val="3923A215"/>
    <w:rsid w:val="394178C6"/>
    <w:rsid w:val="3964B7BD"/>
    <w:rsid w:val="3979C19B"/>
    <w:rsid w:val="39827594"/>
    <w:rsid w:val="39880D9C"/>
    <w:rsid w:val="39A39A55"/>
    <w:rsid w:val="39C1973A"/>
    <w:rsid w:val="39D98933"/>
    <w:rsid w:val="39E17B4C"/>
    <w:rsid w:val="3A04C261"/>
    <w:rsid w:val="3A1AA3FB"/>
    <w:rsid w:val="3A236811"/>
    <w:rsid w:val="3A2C6D72"/>
    <w:rsid w:val="3A9E45DB"/>
    <w:rsid w:val="3AB29C96"/>
    <w:rsid w:val="3AE19D4E"/>
    <w:rsid w:val="3B2D02CD"/>
    <w:rsid w:val="3B2E1B83"/>
    <w:rsid w:val="3B4E5F5A"/>
    <w:rsid w:val="3B5A1F0E"/>
    <w:rsid w:val="3B85131B"/>
    <w:rsid w:val="3B94B5E7"/>
    <w:rsid w:val="3BB78154"/>
    <w:rsid w:val="3BD29020"/>
    <w:rsid w:val="3BDE3B9B"/>
    <w:rsid w:val="3BEAAD97"/>
    <w:rsid w:val="3C16ACB4"/>
    <w:rsid w:val="3C310193"/>
    <w:rsid w:val="3C572934"/>
    <w:rsid w:val="3C713B02"/>
    <w:rsid w:val="3C73BE1C"/>
    <w:rsid w:val="3C9E65C7"/>
    <w:rsid w:val="3CA29B6D"/>
    <w:rsid w:val="3CB8D0CE"/>
    <w:rsid w:val="3CC71940"/>
    <w:rsid w:val="3CF6DCD4"/>
    <w:rsid w:val="3CFFEFBE"/>
    <w:rsid w:val="3D02B359"/>
    <w:rsid w:val="3D143F11"/>
    <w:rsid w:val="3D561170"/>
    <w:rsid w:val="3D6F9DD0"/>
    <w:rsid w:val="3D70C369"/>
    <w:rsid w:val="3D76E4F3"/>
    <w:rsid w:val="3DA91CF4"/>
    <w:rsid w:val="3DABF2D7"/>
    <w:rsid w:val="3DCA3603"/>
    <w:rsid w:val="3DCC40D2"/>
    <w:rsid w:val="3DDBA9DA"/>
    <w:rsid w:val="3E2445D4"/>
    <w:rsid w:val="3E40E01E"/>
    <w:rsid w:val="3E7276A8"/>
    <w:rsid w:val="3E94DC29"/>
    <w:rsid w:val="3EA28C7E"/>
    <w:rsid w:val="3EB66CDB"/>
    <w:rsid w:val="3EB890C3"/>
    <w:rsid w:val="3EE4DDB6"/>
    <w:rsid w:val="3EFD5145"/>
    <w:rsid w:val="3F3860E1"/>
    <w:rsid w:val="3F670665"/>
    <w:rsid w:val="3F8C3D82"/>
    <w:rsid w:val="3FBBE334"/>
    <w:rsid w:val="3FE54614"/>
    <w:rsid w:val="3FF44924"/>
    <w:rsid w:val="402BDDE5"/>
    <w:rsid w:val="403D5C93"/>
    <w:rsid w:val="40415C96"/>
    <w:rsid w:val="40993E88"/>
    <w:rsid w:val="40A0CA20"/>
    <w:rsid w:val="40C5A299"/>
    <w:rsid w:val="40C76CFB"/>
    <w:rsid w:val="40F8527A"/>
    <w:rsid w:val="40F8D7CC"/>
    <w:rsid w:val="41132F87"/>
    <w:rsid w:val="412E007F"/>
    <w:rsid w:val="41448DA7"/>
    <w:rsid w:val="41468640"/>
    <w:rsid w:val="417189C7"/>
    <w:rsid w:val="4188AD6A"/>
    <w:rsid w:val="4194ACE8"/>
    <w:rsid w:val="41A9E8DC"/>
    <w:rsid w:val="41AFF6F5"/>
    <w:rsid w:val="41D1640B"/>
    <w:rsid w:val="420A846B"/>
    <w:rsid w:val="4228A2F0"/>
    <w:rsid w:val="422B0222"/>
    <w:rsid w:val="42332A1C"/>
    <w:rsid w:val="42349ABB"/>
    <w:rsid w:val="423660FA"/>
    <w:rsid w:val="4248CEDA"/>
    <w:rsid w:val="425CD356"/>
    <w:rsid w:val="4285B7D1"/>
    <w:rsid w:val="428B710F"/>
    <w:rsid w:val="42A7F6EA"/>
    <w:rsid w:val="42B18AF5"/>
    <w:rsid w:val="42B64518"/>
    <w:rsid w:val="42B9556C"/>
    <w:rsid w:val="42F0F286"/>
    <w:rsid w:val="4300DB54"/>
    <w:rsid w:val="430711D5"/>
    <w:rsid w:val="430DB790"/>
    <w:rsid w:val="431E0931"/>
    <w:rsid w:val="436A4F6D"/>
    <w:rsid w:val="437F8871"/>
    <w:rsid w:val="4385E81F"/>
    <w:rsid w:val="438B577D"/>
    <w:rsid w:val="43B58212"/>
    <w:rsid w:val="43DB171C"/>
    <w:rsid w:val="442A7F68"/>
    <w:rsid w:val="443C97E6"/>
    <w:rsid w:val="44415127"/>
    <w:rsid w:val="44639A30"/>
    <w:rsid w:val="447CA956"/>
    <w:rsid w:val="447FA056"/>
    <w:rsid w:val="448508A0"/>
    <w:rsid w:val="448C8B8A"/>
    <w:rsid w:val="448D247D"/>
    <w:rsid w:val="448D9B39"/>
    <w:rsid w:val="44BA79A3"/>
    <w:rsid w:val="44BE5DE9"/>
    <w:rsid w:val="44EB9ACC"/>
    <w:rsid w:val="45168D69"/>
    <w:rsid w:val="45368501"/>
    <w:rsid w:val="4552EDC1"/>
    <w:rsid w:val="4561017C"/>
    <w:rsid w:val="456D75E2"/>
    <w:rsid w:val="457BEFA6"/>
    <w:rsid w:val="458BFF64"/>
    <w:rsid w:val="45BAFBA8"/>
    <w:rsid w:val="45BF7561"/>
    <w:rsid w:val="45C3167C"/>
    <w:rsid w:val="45D70407"/>
    <w:rsid w:val="45DED686"/>
    <w:rsid w:val="45F9B812"/>
    <w:rsid w:val="45FD0E9E"/>
    <w:rsid w:val="4615264A"/>
    <w:rsid w:val="461EB75C"/>
    <w:rsid w:val="462778C6"/>
    <w:rsid w:val="4640EEC6"/>
    <w:rsid w:val="46412BC4"/>
    <w:rsid w:val="46576232"/>
    <w:rsid w:val="4661B47A"/>
    <w:rsid w:val="4663B662"/>
    <w:rsid w:val="4670CE2C"/>
    <w:rsid w:val="4680DD58"/>
    <w:rsid w:val="46C1B300"/>
    <w:rsid w:val="46C82EAE"/>
    <w:rsid w:val="46DCAFF1"/>
    <w:rsid w:val="46DD78FD"/>
    <w:rsid w:val="46FBF09B"/>
    <w:rsid w:val="473B06CF"/>
    <w:rsid w:val="4741AABD"/>
    <w:rsid w:val="4763E2EE"/>
    <w:rsid w:val="47917EE3"/>
    <w:rsid w:val="479DEEFA"/>
    <w:rsid w:val="479FCFEC"/>
    <w:rsid w:val="47B900A7"/>
    <w:rsid w:val="47C34320"/>
    <w:rsid w:val="47C905EA"/>
    <w:rsid w:val="47DC9C50"/>
    <w:rsid w:val="47F9C20A"/>
    <w:rsid w:val="480C19B4"/>
    <w:rsid w:val="4828C97B"/>
    <w:rsid w:val="48415FE9"/>
    <w:rsid w:val="48462DFF"/>
    <w:rsid w:val="48527AD2"/>
    <w:rsid w:val="48585552"/>
    <w:rsid w:val="485D5797"/>
    <w:rsid w:val="486A81F2"/>
    <w:rsid w:val="487F39A6"/>
    <w:rsid w:val="488D789D"/>
    <w:rsid w:val="48DA9F3C"/>
    <w:rsid w:val="48DF9533"/>
    <w:rsid w:val="48EEB171"/>
    <w:rsid w:val="490BC9A1"/>
    <w:rsid w:val="490DFE8A"/>
    <w:rsid w:val="49231C2E"/>
    <w:rsid w:val="4954C55F"/>
    <w:rsid w:val="496106E5"/>
    <w:rsid w:val="49936D8A"/>
    <w:rsid w:val="49CC5B6D"/>
    <w:rsid w:val="49CEED41"/>
    <w:rsid w:val="49FE8E9B"/>
    <w:rsid w:val="4A00338E"/>
    <w:rsid w:val="4A31F7D9"/>
    <w:rsid w:val="4A5A5414"/>
    <w:rsid w:val="4A5C1F25"/>
    <w:rsid w:val="4A7280B6"/>
    <w:rsid w:val="4AD40D2A"/>
    <w:rsid w:val="4AD7DE28"/>
    <w:rsid w:val="4ADF4A1D"/>
    <w:rsid w:val="4AF98C6D"/>
    <w:rsid w:val="4AFD7F58"/>
    <w:rsid w:val="4B057B45"/>
    <w:rsid w:val="4B0E75B9"/>
    <w:rsid w:val="4B1630A7"/>
    <w:rsid w:val="4B8C0FBB"/>
    <w:rsid w:val="4B90F862"/>
    <w:rsid w:val="4BD59239"/>
    <w:rsid w:val="4BE44953"/>
    <w:rsid w:val="4BE893B7"/>
    <w:rsid w:val="4BEA1975"/>
    <w:rsid w:val="4C1CF778"/>
    <w:rsid w:val="4C1E8CE6"/>
    <w:rsid w:val="4C2DD65B"/>
    <w:rsid w:val="4C378E5D"/>
    <w:rsid w:val="4C47A491"/>
    <w:rsid w:val="4C6B085F"/>
    <w:rsid w:val="4C6CEC9A"/>
    <w:rsid w:val="4C8178A9"/>
    <w:rsid w:val="4C84B2E2"/>
    <w:rsid w:val="4C8F657C"/>
    <w:rsid w:val="4C911424"/>
    <w:rsid w:val="4C9CD5E3"/>
    <w:rsid w:val="4CC4B20B"/>
    <w:rsid w:val="4CCD2A08"/>
    <w:rsid w:val="4CDA1A53"/>
    <w:rsid w:val="4D075C93"/>
    <w:rsid w:val="4D354810"/>
    <w:rsid w:val="4D630354"/>
    <w:rsid w:val="4D6B00BD"/>
    <w:rsid w:val="4D78159C"/>
    <w:rsid w:val="4D7A3E9A"/>
    <w:rsid w:val="4D80A6DD"/>
    <w:rsid w:val="4D81DC04"/>
    <w:rsid w:val="4D8517ED"/>
    <w:rsid w:val="4D86A655"/>
    <w:rsid w:val="4DB61000"/>
    <w:rsid w:val="4DBD6636"/>
    <w:rsid w:val="4E15F98F"/>
    <w:rsid w:val="4E27C6BC"/>
    <w:rsid w:val="4E2B646E"/>
    <w:rsid w:val="4E3583F7"/>
    <w:rsid w:val="4E4663E0"/>
    <w:rsid w:val="4E4B8EBD"/>
    <w:rsid w:val="4E8367F1"/>
    <w:rsid w:val="4E86022F"/>
    <w:rsid w:val="4EA7069D"/>
    <w:rsid w:val="4EB055EB"/>
    <w:rsid w:val="4EB7B80D"/>
    <w:rsid w:val="4EE5492B"/>
    <w:rsid w:val="4EF0926A"/>
    <w:rsid w:val="4F0B670B"/>
    <w:rsid w:val="4F24F6CF"/>
    <w:rsid w:val="4F748E6D"/>
    <w:rsid w:val="4F8E4164"/>
    <w:rsid w:val="4F8F680E"/>
    <w:rsid w:val="4F9EF21E"/>
    <w:rsid w:val="4FDE5B01"/>
    <w:rsid w:val="4FE7C703"/>
    <w:rsid w:val="4FF419C5"/>
    <w:rsid w:val="502CD713"/>
    <w:rsid w:val="5049C511"/>
    <w:rsid w:val="506712A9"/>
    <w:rsid w:val="506BC86D"/>
    <w:rsid w:val="50807380"/>
    <w:rsid w:val="508BDB75"/>
    <w:rsid w:val="508D645F"/>
    <w:rsid w:val="50C59004"/>
    <w:rsid w:val="50D70FD8"/>
    <w:rsid w:val="50EE6A12"/>
    <w:rsid w:val="512540C7"/>
    <w:rsid w:val="5151621B"/>
    <w:rsid w:val="5161B2A3"/>
    <w:rsid w:val="516668EB"/>
    <w:rsid w:val="5167B531"/>
    <w:rsid w:val="5170728A"/>
    <w:rsid w:val="51C5372F"/>
    <w:rsid w:val="51E262DD"/>
    <w:rsid w:val="5208F132"/>
    <w:rsid w:val="52239187"/>
    <w:rsid w:val="52368333"/>
    <w:rsid w:val="523B1BE4"/>
    <w:rsid w:val="523F7011"/>
    <w:rsid w:val="5247C0DA"/>
    <w:rsid w:val="5253C99E"/>
    <w:rsid w:val="525CDCC9"/>
    <w:rsid w:val="526636D5"/>
    <w:rsid w:val="52663BB0"/>
    <w:rsid w:val="5275DE84"/>
    <w:rsid w:val="52AED09C"/>
    <w:rsid w:val="52C7B18D"/>
    <w:rsid w:val="52CC1F12"/>
    <w:rsid w:val="52D0C859"/>
    <w:rsid w:val="52D49B52"/>
    <w:rsid w:val="52D7FD21"/>
    <w:rsid w:val="52EB764F"/>
    <w:rsid w:val="52FB5E0D"/>
    <w:rsid w:val="52FD0F88"/>
    <w:rsid w:val="534E57BA"/>
    <w:rsid w:val="534EE19D"/>
    <w:rsid w:val="5354BC8F"/>
    <w:rsid w:val="53595ACA"/>
    <w:rsid w:val="53A9408E"/>
    <w:rsid w:val="53B0E6D6"/>
    <w:rsid w:val="53B0F5E7"/>
    <w:rsid w:val="53B8B63F"/>
    <w:rsid w:val="53BA013E"/>
    <w:rsid w:val="53C3F7EA"/>
    <w:rsid w:val="53C7F291"/>
    <w:rsid w:val="53DC7E17"/>
    <w:rsid w:val="53E17CB5"/>
    <w:rsid w:val="53E2D7DE"/>
    <w:rsid w:val="53E5A20A"/>
    <w:rsid w:val="53EC7064"/>
    <w:rsid w:val="5458741C"/>
    <w:rsid w:val="54716F22"/>
    <w:rsid w:val="547EDEB1"/>
    <w:rsid w:val="548FCDF9"/>
    <w:rsid w:val="54914D50"/>
    <w:rsid w:val="54A0D04C"/>
    <w:rsid w:val="54A262AD"/>
    <w:rsid w:val="54A369F4"/>
    <w:rsid w:val="54AE453E"/>
    <w:rsid w:val="54BF80AE"/>
    <w:rsid w:val="54CA46A4"/>
    <w:rsid w:val="54E131E6"/>
    <w:rsid w:val="550C10A1"/>
    <w:rsid w:val="550F1990"/>
    <w:rsid w:val="551B8ED3"/>
    <w:rsid w:val="552FF1CC"/>
    <w:rsid w:val="5533F176"/>
    <w:rsid w:val="554473D9"/>
    <w:rsid w:val="55569D5F"/>
    <w:rsid w:val="556154AE"/>
    <w:rsid w:val="556AC308"/>
    <w:rsid w:val="55A028A8"/>
    <w:rsid w:val="55D8DD7C"/>
    <w:rsid w:val="55F40858"/>
    <w:rsid w:val="55F84E17"/>
    <w:rsid w:val="561238B5"/>
    <w:rsid w:val="5616A639"/>
    <w:rsid w:val="5622B984"/>
    <w:rsid w:val="5625A1C8"/>
    <w:rsid w:val="56659A16"/>
    <w:rsid w:val="56901942"/>
    <w:rsid w:val="569465E1"/>
    <w:rsid w:val="56AFCD85"/>
    <w:rsid w:val="56B2F89C"/>
    <w:rsid w:val="56B9DA4C"/>
    <w:rsid w:val="56C15507"/>
    <w:rsid w:val="56D8D9F3"/>
    <w:rsid w:val="56E673DB"/>
    <w:rsid w:val="56F836C3"/>
    <w:rsid w:val="5752C2EF"/>
    <w:rsid w:val="5778CFEE"/>
    <w:rsid w:val="57880634"/>
    <w:rsid w:val="57A9AC57"/>
    <w:rsid w:val="57AE21CE"/>
    <w:rsid w:val="57EFA6A9"/>
    <w:rsid w:val="580BED56"/>
    <w:rsid w:val="58102D2B"/>
    <w:rsid w:val="581A0219"/>
    <w:rsid w:val="583AD089"/>
    <w:rsid w:val="584ADADB"/>
    <w:rsid w:val="585025C5"/>
    <w:rsid w:val="5864C7C9"/>
    <w:rsid w:val="586A0BA5"/>
    <w:rsid w:val="586D6F17"/>
    <w:rsid w:val="589058B2"/>
    <w:rsid w:val="58ADE49C"/>
    <w:rsid w:val="58D810B9"/>
    <w:rsid w:val="58E9C231"/>
    <w:rsid w:val="58F653E5"/>
    <w:rsid w:val="592B43EA"/>
    <w:rsid w:val="59477F44"/>
    <w:rsid w:val="5949DADA"/>
    <w:rsid w:val="594F5731"/>
    <w:rsid w:val="5958F869"/>
    <w:rsid w:val="595CDC29"/>
    <w:rsid w:val="59800C06"/>
    <w:rsid w:val="599551C4"/>
    <w:rsid w:val="599A63DF"/>
    <w:rsid w:val="59B7445C"/>
    <w:rsid w:val="59BBD9BD"/>
    <w:rsid w:val="59CEED38"/>
    <w:rsid w:val="59CFF261"/>
    <w:rsid w:val="59DABE38"/>
    <w:rsid w:val="59E80292"/>
    <w:rsid w:val="5A0F2742"/>
    <w:rsid w:val="5A2C08BE"/>
    <w:rsid w:val="5A33BA44"/>
    <w:rsid w:val="5A36B9B2"/>
    <w:rsid w:val="5A434377"/>
    <w:rsid w:val="5A57AC6C"/>
    <w:rsid w:val="5A598DC2"/>
    <w:rsid w:val="5A6E645B"/>
    <w:rsid w:val="5AA11F80"/>
    <w:rsid w:val="5AD15B07"/>
    <w:rsid w:val="5AD305AB"/>
    <w:rsid w:val="5AD43258"/>
    <w:rsid w:val="5AD54055"/>
    <w:rsid w:val="5AD8E5F2"/>
    <w:rsid w:val="5ADEC543"/>
    <w:rsid w:val="5AE85B54"/>
    <w:rsid w:val="5AEC59F9"/>
    <w:rsid w:val="5AF1BCE1"/>
    <w:rsid w:val="5AF6F49B"/>
    <w:rsid w:val="5AF91A2F"/>
    <w:rsid w:val="5B1BBA6B"/>
    <w:rsid w:val="5B1CECA4"/>
    <w:rsid w:val="5B33A58A"/>
    <w:rsid w:val="5B349D5D"/>
    <w:rsid w:val="5B3F0F0C"/>
    <w:rsid w:val="5B6CB2B5"/>
    <w:rsid w:val="5B75AF77"/>
    <w:rsid w:val="5BA902BD"/>
    <w:rsid w:val="5BCBBC4E"/>
    <w:rsid w:val="5BCD0C68"/>
    <w:rsid w:val="5BCF516A"/>
    <w:rsid w:val="5C29CDFF"/>
    <w:rsid w:val="5C2EAE99"/>
    <w:rsid w:val="5C4D2311"/>
    <w:rsid w:val="5C68FE99"/>
    <w:rsid w:val="5C7E72F8"/>
    <w:rsid w:val="5C902F37"/>
    <w:rsid w:val="5CCB92FA"/>
    <w:rsid w:val="5CFC656C"/>
    <w:rsid w:val="5D2518C3"/>
    <w:rsid w:val="5D27437D"/>
    <w:rsid w:val="5D349B04"/>
    <w:rsid w:val="5D3D6B15"/>
    <w:rsid w:val="5DAF9BBF"/>
    <w:rsid w:val="5DB35045"/>
    <w:rsid w:val="5DC8CE46"/>
    <w:rsid w:val="5DD6E5A9"/>
    <w:rsid w:val="5DDD5731"/>
    <w:rsid w:val="5DFD523D"/>
    <w:rsid w:val="5DFD7BAF"/>
    <w:rsid w:val="5DFE06F0"/>
    <w:rsid w:val="5E2C0867"/>
    <w:rsid w:val="5E32EC80"/>
    <w:rsid w:val="5E5F0CA0"/>
    <w:rsid w:val="5E75B7A5"/>
    <w:rsid w:val="5E78C828"/>
    <w:rsid w:val="5E80FB6C"/>
    <w:rsid w:val="5EC43201"/>
    <w:rsid w:val="5ED512D5"/>
    <w:rsid w:val="5F0A7F37"/>
    <w:rsid w:val="5F0C1AA3"/>
    <w:rsid w:val="5F220803"/>
    <w:rsid w:val="5F3AB136"/>
    <w:rsid w:val="5F77D970"/>
    <w:rsid w:val="5F8AC4BA"/>
    <w:rsid w:val="5FBDA75A"/>
    <w:rsid w:val="5FC8A3E0"/>
    <w:rsid w:val="5FC98817"/>
    <w:rsid w:val="5FD4C7A4"/>
    <w:rsid w:val="5FDC8839"/>
    <w:rsid w:val="5FFCCAC7"/>
    <w:rsid w:val="601E6F66"/>
    <w:rsid w:val="60216473"/>
    <w:rsid w:val="6023EA89"/>
    <w:rsid w:val="604FB1A0"/>
    <w:rsid w:val="6090B6C6"/>
    <w:rsid w:val="60968B19"/>
    <w:rsid w:val="60CFC791"/>
    <w:rsid w:val="60DE4979"/>
    <w:rsid w:val="60E7F92E"/>
    <w:rsid w:val="60EB774E"/>
    <w:rsid w:val="6102AE0B"/>
    <w:rsid w:val="610C1211"/>
    <w:rsid w:val="610E8824"/>
    <w:rsid w:val="6119505F"/>
    <w:rsid w:val="612B62E0"/>
    <w:rsid w:val="6147C938"/>
    <w:rsid w:val="6154CE0E"/>
    <w:rsid w:val="61551AB8"/>
    <w:rsid w:val="6156B4E4"/>
    <w:rsid w:val="61878F3A"/>
    <w:rsid w:val="6196139C"/>
    <w:rsid w:val="61A156A1"/>
    <w:rsid w:val="61A556E3"/>
    <w:rsid w:val="61AAE446"/>
    <w:rsid w:val="61BE2B56"/>
    <w:rsid w:val="61E2631E"/>
    <w:rsid w:val="61EAEA8D"/>
    <w:rsid w:val="61FF57FE"/>
    <w:rsid w:val="620B5754"/>
    <w:rsid w:val="620E780B"/>
    <w:rsid w:val="6217053E"/>
    <w:rsid w:val="62186417"/>
    <w:rsid w:val="6222AF51"/>
    <w:rsid w:val="62254C87"/>
    <w:rsid w:val="625954A9"/>
    <w:rsid w:val="62640887"/>
    <w:rsid w:val="627632C8"/>
    <w:rsid w:val="628384DD"/>
    <w:rsid w:val="62906576"/>
    <w:rsid w:val="629BE8FA"/>
    <w:rsid w:val="629D2D3C"/>
    <w:rsid w:val="62A01281"/>
    <w:rsid w:val="62AAD781"/>
    <w:rsid w:val="62C277BE"/>
    <w:rsid w:val="62D98BA8"/>
    <w:rsid w:val="62E88EA6"/>
    <w:rsid w:val="62EF5A02"/>
    <w:rsid w:val="62F295E8"/>
    <w:rsid w:val="630F2686"/>
    <w:rsid w:val="63131CD3"/>
    <w:rsid w:val="63199BCB"/>
    <w:rsid w:val="631C47B2"/>
    <w:rsid w:val="632E7EBF"/>
    <w:rsid w:val="6335C9EB"/>
    <w:rsid w:val="63401E52"/>
    <w:rsid w:val="6344B9FA"/>
    <w:rsid w:val="635866EF"/>
    <w:rsid w:val="6377136C"/>
    <w:rsid w:val="638EEBFC"/>
    <w:rsid w:val="63A190BA"/>
    <w:rsid w:val="63B5F473"/>
    <w:rsid w:val="63DA391B"/>
    <w:rsid w:val="63E1064B"/>
    <w:rsid w:val="63FA78A4"/>
    <w:rsid w:val="6425E3EF"/>
    <w:rsid w:val="644BC04C"/>
    <w:rsid w:val="644CE29F"/>
    <w:rsid w:val="645C5A79"/>
    <w:rsid w:val="64626FC4"/>
    <w:rsid w:val="646DD5B6"/>
    <w:rsid w:val="64705AA2"/>
    <w:rsid w:val="64828E6D"/>
    <w:rsid w:val="64850395"/>
    <w:rsid w:val="64B9065A"/>
    <w:rsid w:val="64D38787"/>
    <w:rsid w:val="64D82D19"/>
    <w:rsid w:val="64F52B2A"/>
    <w:rsid w:val="64FFE092"/>
    <w:rsid w:val="6508266F"/>
    <w:rsid w:val="6532A9DD"/>
    <w:rsid w:val="654217BB"/>
    <w:rsid w:val="654A7624"/>
    <w:rsid w:val="655750EB"/>
    <w:rsid w:val="6561C1E2"/>
    <w:rsid w:val="658EE14B"/>
    <w:rsid w:val="65B7DEAF"/>
    <w:rsid w:val="65E8916B"/>
    <w:rsid w:val="65F5A585"/>
    <w:rsid w:val="65F86C46"/>
    <w:rsid w:val="65FE3A2B"/>
    <w:rsid w:val="661EF898"/>
    <w:rsid w:val="6631111F"/>
    <w:rsid w:val="6651894B"/>
    <w:rsid w:val="6654B19B"/>
    <w:rsid w:val="665D0490"/>
    <w:rsid w:val="669102DA"/>
    <w:rsid w:val="66C29696"/>
    <w:rsid w:val="66CC6811"/>
    <w:rsid w:val="66DCD7FE"/>
    <w:rsid w:val="66DFF865"/>
    <w:rsid w:val="66E5F6E7"/>
    <w:rsid w:val="66FA806F"/>
    <w:rsid w:val="6706941F"/>
    <w:rsid w:val="670D8167"/>
    <w:rsid w:val="67228C6B"/>
    <w:rsid w:val="67239E00"/>
    <w:rsid w:val="6738912C"/>
    <w:rsid w:val="674189B5"/>
    <w:rsid w:val="67730C8D"/>
    <w:rsid w:val="6798E75A"/>
    <w:rsid w:val="67BB6D2A"/>
    <w:rsid w:val="67BE15F0"/>
    <w:rsid w:val="682908AA"/>
    <w:rsid w:val="68291D04"/>
    <w:rsid w:val="682F3D5F"/>
    <w:rsid w:val="685734EC"/>
    <w:rsid w:val="68592774"/>
    <w:rsid w:val="685AACC3"/>
    <w:rsid w:val="6879BFA7"/>
    <w:rsid w:val="688E98AF"/>
    <w:rsid w:val="68F35F23"/>
    <w:rsid w:val="68F88AF6"/>
    <w:rsid w:val="690E4BFB"/>
    <w:rsid w:val="691AA84D"/>
    <w:rsid w:val="69221DE9"/>
    <w:rsid w:val="6929EF0F"/>
    <w:rsid w:val="6939173E"/>
    <w:rsid w:val="69795F5B"/>
    <w:rsid w:val="697E44E1"/>
    <w:rsid w:val="6986B617"/>
    <w:rsid w:val="69A544C2"/>
    <w:rsid w:val="69A9D2F7"/>
    <w:rsid w:val="69B68541"/>
    <w:rsid w:val="69BBECE1"/>
    <w:rsid w:val="69C4D695"/>
    <w:rsid w:val="6A08C19F"/>
    <w:rsid w:val="6A17F4DE"/>
    <w:rsid w:val="6A416EE5"/>
    <w:rsid w:val="6A5A1657"/>
    <w:rsid w:val="6A78B670"/>
    <w:rsid w:val="6A96C799"/>
    <w:rsid w:val="6AAF79EE"/>
    <w:rsid w:val="6AB1D26F"/>
    <w:rsid w:val="6AC5FFC7"/>
    <w:rsid w:val="6ACBA035"/>
    <w:rsid w:val="6ACE878D"/>
    <w:rsid w:val="6AD05F31"/>
    <w:rsid w:val="6AD72A3F"/>
    <w:rsid w:val="6ADA9590"/>
    <w:rsid w:val="6AEFC254"/>
    <w:rsid w:val="6B0F709B"/>
    <w:rsid w:val="6B123FD3"/>
    <w:rsid w:val="6B3F82F8"/>
    <w:rsid w:val="6B5551D7"/>
    <w:rsid w:val="6B57C646"/>
    <w:rsid w:val="6B649709"/>
    <w:rsid w:val="6B6532CF"/>
    <w:rsid w:val="6B9747E3"/>
    <w:rsid w:val="6B97ACF1"/>
    <w:rsid w:val="6BD0A8AA"/>
    <w:rsid w:val="6BEF872C"/>
    <w:rsid w:val="6BF5B15B"/>
    <w:rsid w:val="6C0E08FB"/>
    <w:rsid w:val="6C40B323"/>
    <w:rsid w:val="6C411F94"/>
    <w:rsid w:val="6C4AA4CB"/>
    <w:rsid w:val="6C9B1C77"/>
    <w:rsid w:val="6CFFB589"/>
    <w:rsid w:val="6D102A3B"/>
    <w:rsid w:val="6D24B0CC"/>
    <w:rsid w:val="6D30C56B"/>
    <w:rsid w:val="6D37205D"/>
    <w:rsid w:val="6D43CB27"/>
    <w:rsid w:val="6D5DAD70"/>
    <w:rsid w:val="6D726B24"/>
    <w:rsid w:val="6D85B35E"/>
    <w:rsid w:val="6D8B3B76"/>
    <w:rsid w:val="6DAB3A47"/>
    <w:rsid w:val="6DB0D60F"/>
    <w:rsid w:val="6DB67ED9"/>
    <w:rsid w:val="6DCCAFBB"/>
    <w:rsid w:val="6E3F4814"/>
    <w:rsid w:val="6E43AD43"/>
    <w:rsid w:val="6E45DC8A"/>
    <w:rsid w:val="6E5D66FA"/>
    <w:rsid w:val="6E626812"/>
    <w:rsid w:val="6E6C24F4"/>
    <w:rsid w:val="6E7493D7"/>
    <w:rsid w:val="6E892C03"/>
    <w:rsid w:val="6E9A232E"/>
    <w:rsid w:val="6ED67236"/>
    <w:rsid w:val="6EDD80F9"/>
    <w:rsid w:val="6F0D62BB"/>
    <w:rsid w:val="6F2B02CD"/>
    <w:rsid w:val="6F41659E"/>
    <w:rsid w:val="6F4758CE"/>
    <w:rsid w:val="6F571B54"/>
    <w:rsid w:val="6F59AAAB"/>
    <w:rsid w:val="6F5ECC09"/>
    <w:rsid w:val="6F7050FD"/>
    <w:rsid w:val="6F795B37"/>
    <w:rsid w:val="6F80C137"/>
    <w:rsid w:val="6F89064A"/>
    <w:rsid w:val="6FB048F8"/>
    <w:rsid w:val="6FB4216F"/>
    <w:rsid w:val="6FB7F102"/>
    <w:rsid w:val="6FD0EFA3"/>
    <w:rsid w:val="6FD8041C"/>
    <w:rsid w:val="6FDA538C"/>
    <w:rsid w:val="703D5D2E"/>
    <w:rsid w:val="706446CF"/>
    <w:rsid w:val="7089F8D6"/>
    <w:rsid w:val="708F33F2"/>
    <w:rsid w:val="709CACCE"/>
    <w:rsid w:val="70D1EBAB"/>
    <w:rsid w:val="70D6F38F"/>
    <w:rsid w:val="70DA5FA6"/>
    <w:rsid w:val="70F66995"/>
    <w:rsid w:val="70FD949B"/>
    <w:rsid w:val="71319018"/>
    <w:rsid w:val="7139F42A"/>
    <w:rsid w:val="713A0489"/>
    <w:rsid w:val="714A501C"/>
    <w:rsid w:val="7176308C"/>
    <w:rsid w:val="717DCE62"/>
    <w:rsid w:val="71967CEC"/>
    <w:rsid w:val="71CDB881"/>
    <w:rsid w:val="71CFDE35"/>
    <w:rsid w:val="71E38918"/>
    <w:rsid w:val="720A47BF"/>
    <w:rsid w:val="7240D11E"/>
    <w:rsid w:val="728C3528"/>
    <w:rsid w:val="72AE8E3D"/>
    <w:rsid w:val="72C21E73"/>
    <w:rsid w:val="72FDE71F"/>
    <w:rsid w:val="7313215C"/>
    <w:rsid w:val="7316DC11"/>
    <w:rsid w:val="73276392"/>
    <w:rsid w:val="732877CC"/>
    <w:rsid w:val="734D5CFF"/>
    <w:rsid w:val="739835FE"/>
    <w:rsid w:val="73CA6085"/>
    <w:rsid w:val="73F8D731"/>
    <w:rsid w:val="73FA8563"/>
    <w:rsid w:val="740320DD"/>
    <w:rsid w:val="7416B217"/>
    <w:rsid w:val="7419AE09"/>
    <w:rsid w:val="74427BEC"/>
    <w:rsid w:val="7445E13F"/>
    <w:rsid w:val="744DD826"/>
    <w:rsid w:val="7453F964"/>
    <w:rsid w:val="74556E8C"/>
    <w:rsid w:val="74D34E1E"/>
    <w:rsid w:val="74E4613A"/>
    <w:rsid w:val="7513DF2C"/>
    <w:rsid w:val="7515CD8D"/>
    <w:rsid w:val="7543BF90"/>
    <w:rsid w:val="75479B47"/>
    <w:rsid w:val="754E31A4"/>
    <w:rsid w:val="755105AB"/>
    <w:rsid w:val="75519688"/>
    <w:rsid w:val="75541F45"/>
    <w:rsid w:val="75773284"/>
    <w:rsid w:val="757A3DCE"/>
    <w:rsid w:val="75ACDC7B"/>
    <w:rsid w:val="75BC4408"/>
    <w:rsid w:val="75DD690C"/>
    <w:rsid w:val="75E6A86B"/>
    <w:rsid w:val="75EC9B3D"/>
    <w:rsid w:val="75FC99FD"/>
    <w:rsid w:val="761DAC51"/>
    <w:rsid w:val="7630FFDD"/>
    <w:rsid w:val="7645AE40"/>
    <w:rsid w:val="7657738E"/>
    <w:rsid w:val="765F0E18"/>
    <w:rsid w:val="76641919"/>
    <w:rsid w:val="7680D199"/>
    <w:rsid w:val="76A0A7A6"/>
    <w:rsid w:val="76B82194"/>
    <w:rsid w:val="76BF152B"/>
    <w:rsid w:val="76C61711"/>
    <w:rsid w:val="76CDB6FA"/>
    <w:rsid w:val="76EC05C7"/>
    <w:rsid w:val="76F5063D"/>
    <w:rsid w:val="7703680A"/>
    <w:rsid w:val="77051E1D"/>
    <w:rsid w:val="771B7784"/>
    <w:rsid w:val="77A58737"/>
    <w:rsid w:val="77AD42B3"/>
    <w:rsid w:val="77C52692"/>
    <w:rsid w:val="77DA579B"/>
    <w:rsid w:val="77E6F8A6"/>
    <w:rsid w:val="77F4B746"/>
    <w:rsid w:val="7841DCDE"/>
    <w:rsid w:val="7898FA3B"/>
    <w:rsid w:val="78A7EDE9"/>
    <w:rsid w:val="78CA7F7E"/>
    <w:rsid w:val="7904D282"/>
    <w:rsid w:val="7922C3EA"/>
    <w:rsid w:val="792E1718"/>
    <w:rsid w:val="793EEADF"/>
    <w:rsid w:val="79569C0F"/>
    <w:rsid w:val="797225D5"/>
    <w:rsid w:val="7984DB66"/>
    <w:rsid w:val="7987AFCB"/>
    <w:rsid w:val="7993CB85"/>
    <w:rsid w:val="79A794EB"/>
    <w:rsid w:val="79B1E07A"/>
    <w:rsid w:val="79B95996"/>
    <w:rsid w:val="79E28CC0"/>
    <w:rsid w:val="79F2B82A"/>
    <w:rsid w:val="7A04282B"/>
    <w:rsid w:val="7A59E2FE"/>
    <w:rsid w:val="7AB39C96"/>
    <w:rsid w:val="7AD5DAC9"/>
    <w:rsid w:val="7AE77D75"/>
    <w:rsid w:val="7AE94B41"/>
    <w:rsid w:val="7B0507D9"/>
    <w:rsid w:val="7B15E68D"/>
    <w:rsid w:val="7B81AFFC"/>
    <w:rsid w:val="7B8EA192"/>
    <w:rsid w:val="7BC1C96D"/>
    <w:rsid w:val="7BD4F11C"/>
    <w:rsid w:val="7C085CBE"/>
    <w:rsid w:val="7C17C5C3"/>
    <w:rsid w:val="7C2FDD33"/>
    <w:rsid w:val="7C39201C"/>
    <w:rsid w:val="7C3F6ABA"/>
    <w:rsid w:val="7C7E6444"/>
    <w:rsid w:val="7C7E82D6"/>
    <w:rsid w:val="7CBDB11E"/>
    <w:rsid w:val="7CBF56F7"/>
    <w:rsid w:val="7CCA8534"/>
    <w:rsid w:val="7CFE4D02"/>
    <w:rsid w:val="7D37918A"/>
    <w:rsid w:val="7D4E547F"/>
    <w:rsid w:val="7DAAFC7B"/>
    <w:rsid w:val="7DB83058"/>
    <w:rsid w:val="7DDC5947"/>
    <w:rsid w:val="7E4B3860"/>
    <w:rsid w:val="7E4CB230"/>
    <w:rsid w:val="7E5C6EFF"/>
    <w:rsid w:val="7E78906C"/>
    <w:rsid w:val="7E802495"/>
    <w:rsid w:val="7EA1AF34"/>
    <w:rsid w:val="7EC84DCF"/>
    <w:rsid w:val="7ECB6D94"/>
    <w:rsid w:val="7ECCAC6D"/>
    <w:rsid w:val="7EDEA5AF"/>
    <w:rsid w:val="7EE25DA6"/>
    <w:rsid w:val="7EECE368"/>
    <w:rsid w:val="7F0294D1"/>
    <w:rsid w:val="7F033892"/>
    <w:rsid w:val="7F048DCE"/>
    <w:rsid w:val="7F285DD7"/>
    <w:rsid w:val="7F4688F7"/>
    <w:rsid w:val="7F74D413"/>
    <w:rsid w:val="7F7D6C84"/>
    <w:rsid w:val="7F7E91A9"/>
    <w:rsid w:val="7F882D34"/>
    <w:rsid w:val="7F8AA947"/>
    <w:rsid w:val="7F906857"/>
    <w:rsid w:val="7FAE3501"/>
    <w:rsid w:val="7FCE2769"/>
    <w:rsid w:val="7FF41E32"/>
    <w:rsid w:val="7FF653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0DC47"/>
  <w14:defaultImageDpi w14:val="300"/>
  <w15:docId w15:val="{74C90383-D149-40DD-81FC-EBDF417BB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7997"/>
    <w:pPr>
      <w:spacing w:after="0" w:line="240" w:lineRule="auto"/>
    </w:pPr>
    <w:rPr>
      <w:rFonts w:ascii="Times New Roman" w:hAnsi="Times New Roman" w:eastAsia="Times New Roman" w:cs="Times New Roman"/>
      <w:sz w:val="24"/>
      <w:szCs w:val="24"/>
    </w:rPr>
  </w:style>
  <w:style w:type="paragraph" w:styleId="Heading1">
    <w:name w:val="heading 1"/>
    <w:aliases w:val="SAHeading 1,H1 R5_GSD, H1 R5_GSD"/>
    <w:basedOn w:val="Normal"/>
    <w:next w:val="Normal"/>
    <w:link w:val="Heading1Char"/>
    <w:uiPriority w:val="9"/>
    <w:qFormat/>
    <w:rsid w:val="00FC693F"/>
    <w:pPr>
      <w:keepNext/>
      <w:keepLines/>
      <w:spacing w:before="480" w:line="276" w:lineRule="auto"/>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hAnsiTheme="majorHAnsi" w:eastAsiaTheme="majorEastAsia" w:cstheme="majorBidi"/>
      <w:b/>
      <w:bCs/>
      <w:color w:val="4F81BD" w:themeColor="accent1"/>
      <w:sz w:val="22"/>
      <w:szCs w:val="22"/>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hAnsiTheme="majorHAnsi" w:eastAsiaTheme="majorEastAsia"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hAnsiTheme="majorHAnsi" w:eastAsiaTheme="majorEastAsia"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hAnsiTheme="majorHAnsi" w:eastAsiaTheme="majorEastAsia"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hAnsiTheme="majorHAnsi" w:eastAsiaTheme="majorEastAsia"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qFormat/>
    <w:rsid w:val="00E618BF"/>
    <w:pPr>
      <w:tabs>
        <w:tab w:val="center" w:pos="4680"/>
        <w:tab w:val="right" w:pos="9360"/>
      </w:tabs>
    </w:pPr>
    <w:rPr>
      <w:rFonts w:asciiTheme="minorHAnsi" w:hAnsiTheme="minorHAnsi" w:eastAsiaTheme="minorEastAsia" w:cstheme="minorBidi"/>
      <w:sz w:val="22"/>
      <w:szCs w:val="22"/>
    </w:rPr>
  </w:style>
  <w:style w:type="character" w:styleId="HeaderChar" w:customStyle="1">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hAnsiTheme="minorHAnsi" w:eastAsiaTheme="minorEastAsia" w:cstheme="minorBidi"/>
      <w:sz w:val="22"/>
      <w:szCs w:val="22"/>
    </w:r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aliases w:val="SAHeading 1 Char,H1 R5_GSD Char, H1 R5_GSD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spacing w:after="200" w:line="276" w:lineRule="auto"/>
      <w:ind w:left="720"/>
      <w:contextualSpacing/>
    </w:pPr>
    <w:rPr>
      <w:rFonts w:asciiTheme="minorHAnsi" w:hAnsiTheme="minorHAnsi" w:eastAsiaTheme="minorEastAsia"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hAnsiTheme="minorHAnsi" w:eastAsiaTheme="minorEastAsia" w:cstheme="minorBidi"/>
      <w:sz w:val="22"/>
      <w:szCs w:val="22"/>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hAnsiTheme="minorHAnsi" w:eastAsiaTheme="minorEastAsia" w:cstheme="minorBidi"/>
      <w:sz w:val="22"/>
      <w:szCs w:val="22"/>
    </w:r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hAnsiTheme="minorHAnsi" w:eastAsiaTheme="minorEastAsia" w:cstheme="minorBidi"/>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hAnsiTheme="minorHAnsi" w:eastAsiaTheme="minorEastAsia"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hAnsiTheme="minorHAnsi" w:eastAsiaTheme="minorEastAsia"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hAnsiTheme="minorHAnsi" w:eastAsiaTheme="minorEastAsia"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hAnsiTheme="minorHAnsi" w:eastAsiaTheme="minorEastAsia"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hAnsiTheme="minorHAnsi" w:eastAsiaTheme="minorEastAsia"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hAnsiTheme="minorHAnsi" w:eastAsiaTheme="minorEastAsia"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hAnsiTheme="minorHAnsi" w:eastAsiaTheme="minorEastAsia"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hAnsiTheme="minorHAnsi" w:eastAsiaTheme="minorEastAsia"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hAnsiTheme="minorHAnsi" w:eastAsiaTheme="minorEastAsia"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hAnsiTheme="minorHAnsi" w:eastAsiaTheme="minorEastAsia"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hAnsiTheme="minorHAnsi" w:eastAsiaTheme="minorEastAsia"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hAnsiTheme="minorHAnsi" w:eastAsiaTheme="minorEastAsia"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hAnsiTheme="minorHAnsi" w:eastAsiaTheme="minorEastAsia" w:cstheme="minorBidi"/>
      <w:i/>
      <w:iCs/>
      <w:color w:val="000000" w:themeColor="text1"/>
      <w:sz w:val="22"/>
      <w:szCs w:val="22"/>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Theme="minorHAnsi" w:hAnsiTheme="minorHAnsi" w:eastAsiaTheme="minorEastAsia"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line="276" w:lineRule="auto"/>
      <w:ind w:left="936" w:right="936"/>
    </w:pPr>
    <w:rPr>
      <w:rFonts w:asciiTheme="minorHAnsi" w:hAnsiTheme="minorHAnsi" w:eastAsiaTheme="minorEastAsia" w:cstheme="minorBidi"/>
      <w:b/>
      <w:bCs/>
      <w:i/>
      <w:iCs/>
      <w:color w:val="4F81BD" w:themeColor="accent1"/>
      <w:sz w:val="22"/>
      <w:szCs w:val="22"/>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0B73"/>
    <w:pPr>
      <w:spacing w:after="100" w:line="276" w:lineRule="auto"/>
    </w:pPr>
    <w:rPr>
      <w:rFonts w:asciiTheme="minorHAnsi" w:hAnsiTheme="minorHAnsi" w:eastAsiaTheme="minorEastAsia" w:cstheme="minorBidi"/>
      <w:sz w:val="22"/>
      <w:szCs w:val="22"/>
    </w:rPr>
  </w:style>
  <w:style w:type="paragraph" w:styleId="TOC2">
    <w:name w:val="toc 2"/>
    <w:basedOn w:val="Normal"/>
    <w:next w:val="Normal"/>
    <w:autoRedefine/>
    <w:uiPriority w:val="39"/>
    <w:unhideWhenUsed/>
    <w:rsid w:val="008E0B73"/>
    <w:pPr>
      <w:spacing w:after="100" w:line="276" w:lineRule="auto"/>
      <w:ind w:left="220"/>
    </w:pPr>
    <w:rPr>
      <w:rFonts w:asciiTheme="minorHAnsi" w:hAnsiTheme="minorHAnsi" w:eastAsiaTheme="minorEastAsia" w:cstheme="minorBidi"/>
      <w:sz w:val="22"/>
      <w:szCs w:val="22"/>
    </w:rPr>
  </w:style>
  <w:style w:type="paragraph" w:styleId="TOC3">
    <w:name w:val="toc 3"/>
    <w:basedOn w:val="Normal"/>
    <w:next w:val="Normal"/>
    <w:autoRedefine/>
    <w:uiPriority w:val="39"/>
    <w:unhideWhenUsed/>
    <w:rsid w:val="008E0B73"/>
    <w:pPr>
      <w:spacing w:after="100" w:line="276" w:lineRule="auto"/>
      <w:ind w:left="440"/>
    </w:pPr>
    <w:rPr>
      <w:rFonts w:asciiTheme="minorHAnsi" w:hAnsiTheme="minorHAnsi" w:eastAsiaTheme="minorEastAsia" w:cstheme="minorBidi"/>
      <w:sz w:val="22"/>
      <w:szCs w:val="22"/>
    </w:rPr>
  </w:style>
  <w:style w:type="paragraph" w:styleId="Documenttitle" w:customStyle="1">
    <w:name w:val="Document title"/>
    <w:link w:val="DocumenttitleChar"/>
    <w:qFormat/>
    <w:rsid w:val="008E0B73"/>
    <w:pPr>
      <w:spacing w:after="240" w:line="240" w:lineRule="auto"/>
      <w:jc w:val="center"/>
    </w:pPr>
    <w:rPr>
      <w:rFonts w:asciiTheme="majorHAnsi" w:hAnsiTheme="majorHAnsi" w:eastAsiaTheme="majorEastAsia" w:cstheme="majorBidi"/>
      <w:b/>
      <w:bCs/>
      <w:sz w:val="36"/>
      <w:szCs w:val="28"/>
      <w:lang w:val="en-GB"/>
    </w:rPr>
  </w:style>
  <w:style w:type="character" w:styleId="DocumenttitleChar" w:customStyle="1">
    <w:name w:val="Document title Char"/>
    <w:basedOn w:val="DefaultParagraphFont"/>
    <w:link w:val="Documenttitle"/>
    <w:rsid w:val="008E0B73"/>
    <w:rPr>
      <w:rFonts w:asciiTheme="majorHAnsi" w:hAnsiTheme="majorHAnsi" w:eastAsiaTheme="majorEastAsia" w:cstheme="majorBidi"/>
      <w:b/>
      <w:bCs/>
      <w:sz w:val="36"/>
      <w:szCs w:val="28"/>
      <w:lang w:val="en-GB"/>
    </w:rPr>
  </w:style>
  <w:style w:type="character" w:styleId="Hyperlink">
    <w:name w:val="Hyperlink"/>
    <w:basedOn w:val="DefaultParagraphFont"/>
    <w:uiPriority w:val="99"/>
    <w:unhideWhenUsed/>
    <w:rsid w:val="008E0B73"/>
    <w:rPr>
      <w:color w:val="0000FF" w:themeColor="hyperlink"/>
      <w:u w:val="single"/>
    </w:rPr>
  </w:style>
  <w:style w:type="paragraph" w:styleId="Tablehead1" w:customStyle="1">
    <w:name w:val="Tablehead1"/>
    <w:basedOn w:val="Normal"/>
    <w:qFormat/>
    <w:rsid w:val="008E0B73"/>
    <w:pPr>
      <w:keepNext/>
      <w:spacing w:before="60" w:after="60"/>
      <w:jc w:val="center"/>
    </w:pPr>
    <w:rPr>
      <w:rFonts w:ascii="Calibri" w:hAnsi="Calibri"/>
      <w:b/>
      <w:bCs/>
      <w:i/>
      <w:color w:val="FFFFFF"/>
      <w:sz w:val="18"/>
      <w:szCs w:val="20"/>
      <w:lang w:val="en-GB"/>
    </w:rPr>
  </w:style>
  <w:style w:type="paragraph" w:styleId="DocumentHeader1" w:customStyle="1">
    <w:name w:val="Document Header 1"/>
    <w:basedOn w:val="Normal"/>
    <w:link w:val="DocumentHeader1Char"/>
    <w:qFormat/>
    <w:rsid w:val="008E0B73"/>
    <w:pPr>
      <w:spacing w:before="120" w:line="240" w:lineRule="atLeast"/>
    </w:pPr>
    <w:rPr>
      <w:rFonts w:asciiTheme="minorHAnsi" w:hAnsiTheme="minorHAnsi" w:eastAsiaTheme="minorHAnsi" w:cstheme="minorBidi"/>
      <w:b/>
      <w:color w:val="4F81BD" w:themeColor="accent1"/>
      <w:szCs w:val="20"/>
      <w:lang w:val="en-GB"/>
    </w:rPr>
  </w:style>
  <w:style w:type="character" w:styleId="DocumentHeader1Char" w:customStyle="1">
    <w:name w:val="Document Header 1 Char"/>
    <w:basedOn w:val="DefaultParagraphFont"/>
    <w:link w:val="DocumentHeader1"/>
    <w:rsid w:val="008E0B73"/>
    <w:rPr>
      <w:rFonts w:eastAsiaTheme="minorHAnsi"/>
      <w:b/>
      <w:color w:val="4F81BD" w:themeColor="accent1"/>
      <w:sz w:val="24"/>
      <w:szCs w:val="20"/>
      <w:lang w:val="en-GB"/>
    </w:rPr>
  </w:style>
  <w:style w:type="paragraph" w:styleId="DocumentHeader2" w:customStyle="1">
    <w:name w:val="Document Header 2"/>
    <w:basedOn w:val="Normal"/>
    <w:link w:val="DocumentHeader2Char"/>
    <w:qFormat/>
    <w:rsid w:val="008E0B73"/>
    <w:pPr>
      <w:spacing w:before="120" w:line="240" w:lineRule="atLeast"/>
    </w:pPr>
    <w:rPr>
      <w:rFonts w:asciiTheme="minorHAnsi" w:hAnsiTheme="minorHAnsi" w:eastAsiaTheme="minorHAnsi" w:cstheme="minorBidi"/>
      <w:b/>
      <w:sz w:val="20"/>
      <w:szCs w:val="20"/>
      <w:lang w:val="en-GB"/>
    </w:rPr>
  </w:style>
  <w:style w:type="character" w:styleId="DocumentHeader2Char" w:customStyle="1">
    <w:name w:val="Document Header 2 Char"/>
    <w:basedOn w:val="DefaultParagraphFont"/>
    <w:link w:val="DocumentHeader2"/>
    <w:rsid w:val="008E0B73"/>
    <w:rPr>
      <w:rFonts w:eastAsiaTheme="minorHAnsi"/>
      <w:b/>
      <w:sz w:val="20"/>
      <w:szCs w:val="20"/>
      <w:lang w:val="en-GB"/>
    </w:rPr>
  </w:style>
  <w:style w:type="paragraph" w:styleId="StyleToolordeliverablenameCustomColorRGB039118Left" w:customStyle="1">
    <w:name w:val="Style Tool or deliverable name + Custom Color(RGB(039118)) Left:..."/>
    <w:basedOn w:val="Normal"/>
    <w:rsid w:val="008E0B73"/>
    <w:pPr>
      <w:spacing w:before="360"/>
      <w:ind w:left="1440"/>
    </w:pPr>
    <w:rPr>
      <w:color w:val="002776"/>
      <w:sz w:val="60"/>
      <w:szCs w:val="20"/>
    </w:rPr>
  </w:style>
  <w:style w:type="paragraph" w:styleId="DocumentInformation" w:customStyle="1">
    <w:name w:val="Document Information"/>
    <w:link w:val="DocumentInformationChar"/>
    <w:autoRedefine/>
    <w:rsid w:val="008E0B73"/>
    <w:pPr>
      <w:spacing w:before="240" w:after="180" w:line="240" w:lineRule="auto"/>
    </w:pPr>
    <w:rPr>
      <w:rFonts w:ascii="Calibri" w:hAnsi="Calibri" w:cs="Calibri"/>
      <w:b/>
      <w:color w:val="002776"/>
      <w:sz w:val="24"/>
      <w:szCs w:val="24"/>
    </w:rPr>
  </w:style>
  <w:style w:type="character" w:styleId="DocumentInformationChar" w:customStyle="1">
    <w:name w:val="Document Information Char"/>
    <w:basedOn w:val="DefaultParagraphFont"/>
    <w:link w:val="DocumentInformation"/>
    <w:rsid w:val="008E0B73"/>
    <w:rPr>
      <w:rFonts w:ascii="Calibri" w:hAnsi="Calibri" w:cs="Calibri"/>
      <w:b/>
      <w:color w:val="002776"/>
      <w:sz w:val="24"/>
      <w:szCs w:val="24"/>
    </w:rPr>
  </w:style>
  <w:style w:type="paragraph" w:styleId="ReportTitle" w:customStyle="1">
    <w:name w:val="Report Title"/>
    <w:next w:val="Normal"/>
    <w:rsid w:val="008E0B73"/>
    <w:pPr>
      <w:widowControl w:val="0"/>
      <w:spacing w:after="0" w:line="240" w:lineRule="atLeast"/>
      <w:jc w:val="center"/>
    </w:pPr>
    <w:rPr>
      <w:rFonts w:ascii="Arial" w:hAnsi="Arial" w:eastAsia="Times New Roman" w:cs="Times New Roman"/>
      <w:b/>
      <w:sz w:val="48"/>
      <w:szCs w:val="20"/>
    </w:rPr>
  </w:style>
  <w:style w:type="paragraph" w:styleId="TOC4">
    <w:name w:val="toc 4"/>
    <w:basedOn w:val="Normal"/>
    <w:next w:val="Normal"/>
    <w:autoRedefine/>
    <w:uiPriority w:val="39"/>
    <w:unhideWhenUsed/>
    <w:rsid w:val="00480B4D"/>
    <w:pPr>
      <w:spacing w:after="100" w:line="276" w:lineRule="auto"/>
      <w:ind w:left="660"/>
    </w:pPr>
    <w:rPr>
      <w:rFonts w:asciiTheme="minorHAnsi" w:hAnsiTheme="minorHAnsi" w:eastAsiaTheme="minorEastAsia" w:cstheme="minorBidi"/>
      <w:sz w:val="22"/>
      <w:szCs w:val="22"/>
    </w:rPr>
  </w:style>
  <w:style w:type="table" w:styleId="DEDTable" w:customStyle="1">
    <w:name w:val="DED Table"/>
    <w:basedOn w:val="TableGrid4"/>
    <w:uiPriority w:val="99"/>
    <w:rsid w:val="00AD6D9F"/>
    <w:pPr>
      <w:spacing w:before="20" w:after="20" w:line="240" w:lineRule="auto"/>
    </w:pPr>
    <w:rPr>
      <w:rFonts w:eastAsiaTheme="minorHAnsi"/>
      <w:sz w:val="20"/>
      <w:szCs w:val="20"/>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spacing w:before="120" w:beforeLines="0" w:beforeAutospacing="0" w:after="120" w:afterLines="0" w:afterAutospacing="0"/>
        <w:jc w:val="left"/>
      </w:pPr>
      <w:rPr>
        <w:rFonts w:asciiTheme="majorHAnsi" w:hAnsiTheme="majorHAnsi"/>
        <w:b/>
        <w:i w:val="0"/>
        <w:color w:val="auto"/>
        <w:sz w:val="17"/>
      </w:rPr>
      <w:tblPr/>
      <w:trPr>
        <w:tblHeader/>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l2br w:val="none" w:color="auto" w:sz="0" w:space="0"/>
          <w:tr2bl w:val="none" w:color="auto" w:sz="0" w:space="0"/>
        </w:tcBorders>
        <w:shd w:val="clear" w:color="auto" w:fill="000000" w:themeFill="text1"/>
        <w:vAlign w:val="center"/>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firstCol">
      <w:rPr>
        <w:rFonts w:asciiTheme="minorHAnsi" w:hAnsiTheme="minorHAnsi"/>
        <w:b/>
        <w:sz w:val="18"/>
      </w:rPr>
    </w:tblStylePr>
    <w:tblStylePr w:type="lastCol">
      <w:rPr>
        <w:b/>
        <w:bCs/>
        <w:color w:val="auto"/>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AD6D9F"/>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paragraph" w:styleId="Style3" w:customStyle="1">
    <w:name w:val="Style3"/>
    <w:basedOn w:val="Heading3"/>
    <w:next w:val="Normal"/>
    <w:link w:val="Style3Char"/>
    <w:qFormat/>
    <w:rsid w:val="00AA256C"/>
    <w:pPr>
      <w:numPr>
        <w:ilvl w:val="2"/>
      </w:numPr>
      <w:spacing w:before="240" w:line="240" w:lineRule="atLeast"/>
      <w:ind w:left="1890" w:hanging="720"/>
    </w:pPr>
    <w:rPr>
      <w:rFonts w:ascii="Calibri" w:hAnsi="Calibri" w:cs="Calibri"/>
      <w:b w:val="0"/>
      <w:i/>
      <w:noProof/>
      <w:sz w:val="24"/>
      <w:szCs w:val="24"/>
      <w:lang w:val="en-GB"/>
    </w:rPr>
  </w:style>
  <w:style w:type="character" w:styleId="Style3Char" w:customStyle="1">
    <w:name w:val="Style3 Char"/>
    <w:basedOn w:val="Heading3Char"/>
    <w:link w:val="Style3"/>
    <w:rsid w:val="00AA256C"/>
    <w:rPr>
      <w:rFonts w:ascii="Calibri" w:hAnsi="Calibri" w:cs="Calibri" w:eastAsiaTheme="majorEastAsia"/>
      <w:b w:val="0"/>
      <w:bCs/>
      <w:i/>
      <w:noProof/>
      <w:color w:val="4F81BD" w:themeColor="accent1"/>
      <w:sz w:val="24"/>
      <w:szCs w:val="24"/>
      <w:lang w:val="en-GB"/>
    </w:rPr>
  </w:style>
  <w:style w:type="paragraph" w:styleId="TableText10" w:customStyle="1">
    <w:name w:val="Table Text 10"/>
    <w:basedOn w:val="Normal"/>
    <w:link w:val="TableText10Char"/>
    <w:rsid w:val="00AA256C"/>
    <w:pPr>
      <w:spacing w:before="20" w:after="120"/>
    </w:pPr>
    <w:rPr>
      <w:rFonts w:ascii="Arial" w:hAnsi="Arial"/>
      <w:sz w:val="20"/>
    </w:rPr>
  </w:style>
  <w:style w:type="character" w:styleId="TableText10Char" w:customStyle="1">
    <w:name w:val="Table Text 10 Char"/>
    <w:basedOn w:val="DefaultParagraphFont"/>
    <w:link w:val="TableText10"/>
    <w:locked/>
    <w:rsid w:val="00AA256C"/>
    <w:rPr>
      <w:rFonts w:ascii="Arial" w:hAnsi="Arial" w:eastAsia="Times New Roman" w:cs="Times New Roman"/>
      <w:sz w:val="20"/>
      <w:szCs w:val="24"/>
    </w:rPr>
  </w:style>
  <w:style w:type="paragraph" w:styleId="TableText10HeaderCenter" w:customStyle="1">
    <w:name w:val="Table Text 10 Header Center"/>
    <w:basedOn w:val="Normal"/>
    <w:link w:val="TableText10HeaderCenterChar"/>
    <w:rsid w:val="00AA256C"/>
    <w:pPr>
      <w:keepNext/>
      <w:spacing w:after="120"/>
      <w:jc w:val="center"/>
    </w:pPr>
    <w:rPr>
      <w:rFonts w:ascii="Arial" w:hAnsi="Arial"/>
      <w:b/>
      <w:sz w:val="20"/>
    </w:rPr>
  </w:style>
  <w:style w:type="character" w:styleId="TableText10HeaderCenterChar" w:customStyle="1">
    <w:name w:val="Table Text 10 Header Center Char"/>
    <w:basedOn w:val="DefaultParagraphFont"/>
    <w:link w:val="TableText10HeaderCenter"/>
    <w:locked/>
    <w:rsid w:val="00AA256C"/>
    <w:rPr>
      <w:rFonts w:ascii="Arial" w:hAnsi="Arial" w:eastAsia="Times New Roman" w:cs="Times New Roman"/>
      <w:b/>
      <w:sz w:val="20"/>
      <w:szCs w:val="24"/>
    </w:rPr>
  </w:style>
  <w:style w:type="character" w:styleId="ListParagraphChar" w:customStyle="1">
    <w:name w:val="List Paragraph Char"/>
    <w:link w:val="ListParagraph"/>
    <w:uiPriority w:val="34"/>
    <w:locked/>
    <w:rsid w:val="00A40524"/>
  </w:style>
  <w:style w:type="character" w:styleId="CommentReference">
    <w:name w:val="annotation reference"/>
    <w:basedOn w:val="DefaultParagraphFont"/>
    <w:uiPriority w:val="99"/>
    <w:semiHidden/>
    <w:unhideWhenUsed/>
    <w:rsid w:val="008F3600"/>
    <w:rPr>
      <w:sz w:val="16"/>
      <w:szCs w:val="16"/>
    </w:rPr>
  </w:style>
  <w:style w:type="paragraph" w:styleId="CommentText">
    <w:name w:val="annotation text"/>
    <w:basedOn w:val="Normal"/>
    <w:link w:val="CommentTextChar"/>
    <w:uiPriority w:val="99"/>
    <w:unhideWhenUsed/>
    <w:rsid w:val="008F3600"/>
    <w:pPr>
      <w:spacing w:after="200"/>
    </w:pPr>
    <w:rPr>
      <w:rFonts w:asciiTheme="minorHAnsi" w:hAnsiTheme="minorHAnsi" w:eastAsiaTheme="minorEastAsia" w:cstheme="minorBidi"/>
      <w:sz w:val="20"/>
      <w:szCs w:val="20"/>
    </w:rPr>
  </w:style>
  <w:style w:type="character" w:styleId="CommentTextChar" w:customStyle="1">
    <w:name w:val="Comment Text Char"/>
    <w:basedOn w:val="DefaultParagraphFont"/>
    <w:link w:val="CommentText"/>
    <w:uiPriority w:val="99"/>
    <w:rsid w:val="008F3600"/>
    <w:rPr>
      <w:sz w:val="20"/>
      <w:szCs w:val="20"/>
    </w:rPr>
  </w:style>
  <w:style w:type="paragraph" w:styleId="CommentSubject">
    <w:name w:val="annotation subject"/>
    <w:basedOn w:val="CommentText"/>
    <w:next w:val="CommentText"/>
    <w:link w:val="CommentSubjectChar"/>
    <w:uiPriority w:val="99"/>
    <w:semiHidden/>
    <w:unhideWhenUsed/>
    <w:rsid w:val="008F3600"/>
    <w:rPr>
      <w:b/>
      <w:bCs/>
    </w:rPr>
  </w:style>
  <w:style w:type="character" w:styleId="CommentSubjectChar" w:customStyle="1">
    <w:name w:val="Comment Subject Char"/>
    <w:basedOn w:val="CommentTextChar"/>
    <w:link w:val="CommentSubject"/>
    <w:uiPriority w:val="99"/>
    <w:semiHidden/>
    <w:rsid w:val="008F3600"/>
    <w:rPr>
      <w:b/>
      <w:bCs/>
      <w:sz w:val="20"/>
      <w:szCs w:val="20"/>
    </w:rPr>
  </w:style>
  <w:style w:type="paragraph" w:styleId="Revision">
    <w:name w:val="Revision"/>
    <w:hidden/>
    <w:uiPriority w:val="99"/>
    <w:semiHidden/>
    <w:rsid w:val="00431200"/>
    <w:pPr>
      <w:spacing w:after="0" w:line="240" w:lineRule="auto"/>
    </w:pPr>
  </w:style>
  <w:style w:type="character" w:styleId="Mention">
    <w:name w:val="Mention"/>
    <w:basedOn w:val="DefaultParagraphFont"/>
    <w:uiPriority w:val="99"/>
    <w:unhideWhenUsed/>
    <w:rsid w:val="00431200"/>
    <w:rPr>
      <w:color w:val="2B579A"/>
      <w:shd w:val="clear" w:color="auto" w:fill="E1DFDD"/>
    </w:rPr>
  </w:style>
  <w:style w:type="character" w:styleId="normaltextrun" w:customStyle="1">
    <w:name w:val="normaltextrun"/>
    <w:basedOn w:val="DefaultParagraphFont"/>
    <w:rsid w:val="00271DEB"/>
  </w:style>
  <w:style w:type="character" w:styleId="eop" w:customStyle="1">
    <w:name w:val="eop"/>
    <w:basedOn w:val="DefaultParagraphFont"/>
    <w:rsid w:val="00271DEB"/>
  </w:style>
  <w:style w:type="paragraph" w:styleId="paragraph" w:customStyle="1">
    <w:name w:val="paragraph"/>
    <w:basedOn w:val="Normal"/>
    <w:rsid w:val="00EF475A"/>
    <w:pPr>
      <w:spacing w:before="100" w:beforeAutospacing="1" w:after="100" w:afterAutospacing="1"/>
    </w:pPr>
  </w:style>
  <w:style w:type="character" w:styleId="findhit" w:customStyle="1">
    <w:name w:val="findhit"/>
    <w:basedOn w:val="DefaultParagraphFont"/>
    <w:rsid w:val="00DC3856"/>
  </w:style>
  <w:style w:type="character" w:styleId="UnresolvedMention">
    <w:name w:val="Unresolved Mention"/>
    <w:basedOn w:val="DefaultParagraphFont"/>
    <w:uiPriority w:val="99"/>
    <w:semiHidden/>
    <w:unhideWhenUsed/>
    <w:rsid w:val="004A16A6"/>
    <w:rPr>
      <w:color w:val="605E5C"/>
      <w:shd w:val="clear" w:color="auto" w:fill="E1DFDD"/>
    </w:rPr>
  </w:style>
  <w:style w:type="character" w:styleId="FollowedHyperlink">
    <w:name w:val="FollowedHyperlink"/>
    <w:basedOn w:val="DefaultParagraphFont"/>
    <w:uiPriority w:val="99"/>
    <w:semiHidden/>
    <w:unhideWhenUsed/>
    <w:rsid w:val="00806B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29083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microsoft.com/office/2019/05/relationships/documenttasks" Target="documenttasks/documenttasks1.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ovgov.sharepoint.com/:f:/r/sites/DMAS-HR1-Project-Collaboration/Shared%20Documents/Shared/EDWS_Integration/JSONs?d=w2b9f8a2899a04cbd80a19ea50816b6da&amp;csf=1&amp;web=1&amp;e=gNhT6a"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documenttasks/documenttasks1.xml><?xml version="1.0" encoding="utf-8"?>
<t:Tasks xmlns:t="http://schemas.microsoft.com/office/tasks/2019/documenttasks" xmlns:oel="http://schemas.microsoft.com/office/2019/extlst">
  <t:Task id="{5D3AF402-E111-45AE-9D09-DE42E8976446}">
    <t:Anchor>
      <t:Comment id="1542250545"/>
    </t:Anchor>
    <t:History>
      <t:Event id="{1B494B80-92A4-44BA-8BA4-22D2A0616678}" time="2026-05-29T02:10:11.146Z">
        <t:Attribution userId="S::srockwell@deloitte.com::2a330498-ae65-40ee-83d8-f4870528d32a" userProvider="AD" userName="Rockwell, Seon"/>
        <t:Anchor>
          <t:Comment id="1542250545"/>
        </t:Anchor>
        <t:Create/>
      </t:Event>
      <t:Event id="{3404B863-6310-43D9-B3AA-E25A70B7F99C}" time="2026-05-29T02:10:11.146Z">
        <t:Attribution userId="S::srockwell@deloitte.com::2a330498-ae65-40ee-83d8-f4870528d32a" userProvider="AD" userName="Rockwell, Seon"/>
        <t:Anchor>
          <t:Comment id="1542250545"/>
        </t:Anchor>
        <t:Assign userId="S::ampurohit@deloitte.com::ed83d9d0-317b-463c-93ba-13434fea295a" userProvider="AD" userName="Purohit, Amit"/>
      </t:Event>
      <t:Event id="{CE3F5D2C-8999-4B2F-87B1-CF16C385484C}" time="2026-05-29T02:10:11.146Z">
        <t:Attribution userId="S::srockwell@deloitte.com::2a330498-ae65-40ee-83d8-f4870528d32a" userProvider="AD" userName="Rockwell, Seon"/>
        <t:Anchor>
          <t:Comment id="1542250545"/>
        </t:Anchor>
        <t:SetTitle title="@Purohit, Amit is it hours worked per month?"/>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f14404-0338-41d5-96e8-e558cb354ec9" xsi:nil="true"/>
    <lcf76f155ced4ddcb4097134ff3c332f xmlns="a66456f1-4b7e-4c75-905e-932a12d62c8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FBF6AAE3733F4392F07C9B9E29487D" ma:contentTypeVersion="11" ma:contentTypeDescription="Create a new document." ma:contentTypeScope="" ma:versionID="51c7703dd86d56fc90030c6bd2d8e8f8">
  <xsd:schema xmlns:xsd="http://www.w3.org/2001/XMLSchema" xmlns:xs="http://www.w3.org/2001/XMLSchema" xmlns:p="http://schemas.microsoft.com/office/2006/metadata/properties" xmlns:ns2="a66456f1-4b7e-4c75-905e-932a12d62c88" xmlns:ns3="53f14404-0338-41d5-96e8-e558cb354ec9" targetNamespace="http://schemas.microsoft.com/office/2006/metadata/properties" ma:root="true" ma:fieldsID="53f5fe369480834f89e5888a4b29e16e" ns2:_="" ns3:_="">
    <xsd:import namespace="a66456f1-4b7e-4c75-905e-932a12d62c88"/>
    <xsd:import namespace="53f14404-0338-41d5-96e8-e558cb354e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456f1-4b7e-4c75-905e-932a12d62c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f14404-0338-41d5-96e8-e558cb354ec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9280df6-282a-43fe-927e-cd820c86ae8d}" ma:internalName="TaxCatchAll" ma:showField="CatchAllData" ma:web="53f14404-0338-41d5-96e8-e558cb354e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C43F0-5703-407F-B38B-C79366FF5B8A}">
  <ds:schemaRefs>
    <ds:schemaRef ds:uri="http://schemas.microsoft.com/office/2006/metadata/properties"/>
    <ds:schemaRef ds:uri="http://schemas.microsoft.com/office/infopath/2007/PartnerControls"/>
    <ds:schemaRef ds:uri="53f14404-0338-41d5-96e8-e558cb354ec9"/>
    <ds:schemaRef ds:uri="a66456f1-4b7e-4c75-905e-932a12d62c88"/>
  </ds:schemaRefs>
</ds:datastoreItem>
</file>

<file path=customXml/itemProps2.xml><?xml version="1.0" encoding="utf-8"?>
<ds:datastoreItem xmlns:ds="http://schemas.openxmlformats.org/officeDocument/2006/customXml" ds:itemID="{AA361C5A-4DBA-455F-92D5-20337FECE0F1}">
  <ds:schemaRefs>
    <ds:schemaRef ds:uri="http://schemas.microsoft.com/sharepoint/v3/contenttype/forms"/>
  </ds:schemaRefs>
</ds:datastoreItem>
</file>

<file path=customXml/itemProps3.xml><?xml version="1.0" encoding="utf-8"?>
<ds:datastoreItem xmlns:ds="http://schemas.openxmlformats.org/officeDocument/2006/customXml" ds:itemID="{A875681D-4F4F-40A7-9752-9BCA72D6A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456f1-4b7e-4c75-905e-932a12d62c88"/>
    <ds:schemaRef ds:uri="53f14404-0338-41d5-96e8-e558cb354e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aadeleye@deloitte.com</dc:creator>
  <cp:keywords/>
  <dc:description>generated by python-docx</dc:description>
  <cp:lastModifiedBy>Mallur, Kishan</cp:lastModifiedBy>
  <cp:revision>196</cp:revision>
  <dcterms:created xsi:type="dcterms:W3CDTF">2026-09-24T15:22:00Z</dcterms:created>
  <dcterms:modified xsi:type="dcterms:W3CDTF">2026-10-23T02:34:25Z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0x010100A9FBF6AAE3733F4392F07C9B9E29487D</vt:lpwstr>
  </property>
  <property fmtid="{D5CDD505-2E9C-101B-9397-08002B2CF9AE}" pid="3" name="MediaServiceImageTags">
    <vt:lpwstr/>
  </property>
  <property fmtid="{D5CDD505-2E9C-101B-9397-08002B2CF9AE}" pid="4" name="docLang">
    <vt:lpwstr>en</vt:lpwstr>
  </property>
  <property fmtid="{D5CDD505-2E9C-101B-9397-08002B2CF9AE}" pid="5" name="Order">
    <vt:r8>311600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