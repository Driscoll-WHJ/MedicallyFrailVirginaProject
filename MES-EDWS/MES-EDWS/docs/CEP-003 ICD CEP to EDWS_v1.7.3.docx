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E753" w14:textId="10758064" w:rsidR="008E0B73" w:rsidRPr="009F017A" w:rsidRDefault="00FE4406" w:rsidP="0082384E">
      <w:pPr>
        <w:tabs>
          <w:tab w:val="left" w:pos="6450"/>
        </w:tabs>
        <w:rPr>
          <w:rFonts w:asciiTheme="majorHAnsi" w:hAnsiTheme="majorHAnsi" w:cstheme="majorBidi"/>
          <w:b/>
          <w:bCs/>
          <w:spacing w:val="-10"/>
          <w:position w:val="6"/>
          <w:sz w:val="72"/>
          <w:szCs w:val="72"/>
          <w14:shadow w14:blurRad="50800" w14:dist="38100" w14:dir="2700000" w14:sx="100000" w14:sy="100000" w14:kx="0" w14:ky="0" w14:algn="tl">
            <w14:srgbClr w14:val="000000">
              <w14:alpha w14:val="60000"/>
            </w14:srgbClr>
          </w14:shadow>
        </w:rPr>
      </w:pPr>
      <w:r>
        <w:rPr>
          <w:rFonts w:asciiTheme="majorHAnsi" w:hAnsiTheme="majorHAnsi" w:cstheme="majorHAnsi"/>
          <w:b/>
          <w:bCs/>
          <w:spacing w:val="-10"/>
          <w:position w:val="6"/>
          <w:sz w:val="72"/>
          <w:szCs w:val="72"/>
          <w14:shadow w14:blurRad="50800" w14:dist="38100" w14:dir="2700000" w14:sx="100000" w14:sy="100000" w14:kx="0" w14:ky="0" w14:algn="tl">
            <w14:srgbClr w14:val="000000">
              <w14:alpha w14:val="60000"/>
            </w14:srgbClr>
          </w14:shadow>
        </w:rPr>
        <w:tab/>
      </w:r>
    </w:p>
    <w:p w14:paraId="2BF8ADF4" w14:textId="1A75E9D7" w:rsidR="6AAF79EE" w:rsidRDefault="6AAF79EE" w:rsidP="6AAF79EE">
      <w:pPr>
        <w:tabs>
          <w:tab w:val="left" w:pos="6450"/>
        </w:tabs>
        <w:rPr>
          <w:rFonts w:asciiTheme="majorHAnsi" w:hAnsiTheme="majorHAnsi" w:cstheme="majorBidi"/>
          <w:b/>
          <w:bCs/>
          <w:sz w:val="72"/>
          <w:szCs w:val="72"/>
        </w:rPr>
      </w:pPr>
    </w:p>
    <w:p w14:paraId="750D0B5A" w14:textId="77777777" w:rsidR="00561D99" w:rsidRPr="009F017A" w:rsidRDefault="00561D99" w:rsidP="00561D99">
      <w:pPr>
        <w:pStyle w:val="DocumentHeader2"/>
        <w:rPr>
          <w:rFonts w:asciiTheme="majorHAnsi" w:hAnsiTheme="majorHAnsi" w:cstheme="majorHAnsi"/>
          <w:b w:val="0"/>
          <w:sz w:val="72"/>
          <w:szCs w:val="72"/>
        </w:rPr>
      </w:pPr>
      <w:r w:rsidRPr="009F017A">
        <w:rPr>
          <w:rFonts w:asciiTheme="majorHAnsi" w:hAnsiTheme="majorHAnsi" w:cstheme="majorHAnsi"/>
          <w:b w:val="0"/>
          <w:sz w:val="72"/>
          <w:szCs w:val="72"/>
        </w:rPr>
        <w:t>Interface Control Document:</w:t>
      </w:r>
    </w:p>
    <w:p w14:paraId="48CE1BB7" w14:textId="4C32ECB6" w:rsidR="008E0B73" w:rsidRPr="009F017A" w:rsidRDefault="00D66F6E" w:rsidP="00024574">
      <w:pPr>
        <w:pStyle w:val="DocumentHeader2"/>
        <w:rPr>
          <w:rFonts w:asciiTheme="majorHAnsi" w:hAnsiTheme="majorHAnsi" w:cstheme="majorBidi"/>
          <w:b w:val="0"/>
          <w:sz w:val="72"/>
          <w:szCs w:val="72"/>
        </w:rPr>
      </w:pPr>
      <w:r w:rsidRPr="23B93EDC">
        <w:rPr>
          <w:rFonts w:asciiTheme="majorHAnsi" w:hAnsiTheme="majorHAnsi" w:cstheme="majorBidi"/>
          <w:b w:val="0"/>
          <w:sz w:val="72"/>
          <w:szCs w:val="72"/>
        </w:rPr>
        <w:t>MWRP</w:t>
      </w:r>
      <w:r w:rsidR="00A63E1C" w:rsidRPr="23B93EDC">
        <w:rPr>
          <w:rFonts w:asciiTheme="majorHAnsi" w:hAnsiTheme="majorHAnsi" w:cstheme="majorBidi"/>
          <w:b w:val="0"/>
          <w:sz w:val="72"/>
          <w:szCs w:val="72"/>
        </w:rPr>
        <w:t xml:space="preserve"> </w:t>
      </w:r>
      <w:r w:rsidR="00561D99" w:rsidRPr="23B93EDC">
        <w:rPr>
          <w:rFonts w:asciiTheme="majorHAnsi" w:hAnsiTheme="majorHAnsi" w:cstheme="majorBidi"/>
          <w:b w:val="0"/>
          <w:sz w:val="72"/>
          <w:szCs w:val="72"/>
        </w:rPr>
        <w:t xml:space="preserve">to </w:t>
      </w:r>
      <w:r w:rsidR="00CB7F38" w:rsidRPr="23B93EDC">
        <w:rPr>
          <w:rFonts w:asciiTheme="majorHAnsi" w:hAnsiTheme="majorHAnsi" w:cstheme="majorBidi"/>
          <w:b w:val="0"/>
          <w:sz w:val="72"/>
          <w:szCs w:val="72"/>
        </w:rPr>
        <w:t>EDWS</w:t>
      </w:r>
      <w:r w:rsidR="00561D99" w:rsidRPr="23B93EDC">
        <w:rPr>
          <w:rFonts w:asciiTheme="majorHAnsi" w:hAnsiTheme="majorHAnsi" w:cstheme="majorBidi"/>
          <w:b w:val="0"/>
          <w:sz w:val="72"/>
          <w:szCs w:val="72"/>
        </w:rPr>
        <w:t xml:space="preserve"> </w:t>
      </w:r>
    </w:p>
    <w:p w14:paraId="6A626DA9" w14:textId="77777777" w:rsidR="008E0B73" w:rsidRPr="009F017A" w:rsidRDefault="008E0B73" w:rsidP="008E0B73">
      <w:pPr>
        <w:rPr>
          <w:rFonts w:asciiTheme="majorHAnsi" w:hAnsiTheme="majorHAnsi" w:cstheme="majorHAnsi"/>
          <w:lang w:val="nl-NL"/>
        </w:rPr>
      </w:pPr>
    </w:p>
    <w:p w14:paraId="5D15D0CC" w14:textId="77777777" w:rsidR="008E0B73" w:rsidRPr="009F017A" w:rsidRDefault="008E0B73" w:rsidP="008E0B73">
      <w:pPr>
        <w:rPr>
          <w:rFonts w:asciiTheme="majorHAnsi" w:hAnsiTheme="majorHAnsi" w:cstheme="majorHAnsi"/>
          <w:lang w:val="nl-NL"/>
        </w:rPr>
      </w:pPr>
    </w:p>
    <w:p w14:paraId="28F80B3C" w14:textId="77777777" w:rsidR="008E0B73" w:rsidRPr="009F017A" w:rsidRDefault="008E0B73" w:rsidP="008E0B73">
      <w:pPr>
        <w:rPr>
          <w:rFonts w:asciiTheme="majorHAnsi" w:hAnsiTheme="majorHAnsi" w:cstheme="majorHAnsi"/>
          <w:lang w:val="nl-NL"/>
        </w:rPr>
      </w:pPr>
    </w:p>
    <w:p w14:paraId="4ED3D091" w14:textId="77777777" w:rsidR="008E0B73" w:rsidRPr="009F017A" w:rsidRDefault="008E0B73" w:rsidP="008E0B73">
      <w:pPr>
        <w:tabs>
          <w:tab w:val="left" w:pos="3405"/>
        </w:tabs>
        <w:rPr>
          <w:rFonts w:asciiTheme="majorHAnsi" w:hAnsiTheme="majorHAnsi" w:cstheme="majorHAnsi"/>
          <w:lang w:val="nl-NL"/>
        </w:rPr>
      </w:pPr>
      <w:r w:rsidRPr="009F017A">
        <w:rPr>
          <w:rFonts w:asciiTheme="majorHAnsi" w:hAnsiTheme="majorHAnsi" w:cstheme="majorHAnsi"/>
          <w:lang w:val="nl-NL"/>
        </w:rPr>
        <w:tab/>
      </w:r>
    </w:p>
    <w:p w14:paraId="2EF5275D" w14:textId="77777777" w:rsidR="008E0B73" w:rsidRPr="009F017A" w:rsidRDefault="008E0B73" w:rsidP="008E0B73">
      <w:pPr>
        <w:rPr>
          <w:rFonts w:asciiTheme="majorHAnsi" w:hAnsiTheme="majorHAnsi" w:cstheme="majorHAnsi"/>
          <w:lang w:val="nl-NL"/>
        </w:rPr>
      </w:pPr>
    </w:p>
    <w:p w14:paraId="0DF3E8B7" w14:textId="77777777" w:rsidR="008E0B73" w:rsidRPr="009F017A" w:rsidRDefault="008E0B73" w:rsidP="008E0B73">
      <w:pPr>
        <w:tabs>
          <w:tab w:val="left" w:pos="0"/>
        </w:tabs>
        <w:rPr>
          <w:rFonts w:asciiTheme="majorHAnsi" w:hAnsiTheme="majorHAnsi" w:cstheme="majorHAnsi"/>
          <w:b/>
          <w:color w:val="0000FF"/>
          <w:szCs w:val="20"/>
          <w14:shadow w14:blurRad="50800" w14:dist="38100" w14:dir="2700000" w14:sx="100000" w14:sy="100000" w14:kx="0" w14:ky="0" w14:algn="tl">
            <w14:srgbClr w14:val="000000">
              <w14:alpha w14:val="60000"/>
            </w14:srgbClr>
          </w14:shadow>
        </w:rPr>
      </w:pPr>
    </w:p>
    <w:tbl>
      <w:tblPr>
        <w:tblpPr w:leftFromText="180" w:rightFromText="180" w:vertAnchor="text" w:horzAnchor="margin" w:tblpY="743"/>
        <w:tblW w:w="0" w:type="auto"/>
        <w:tblLook w:val="01E0" w:firstRow="1" w:lastRow="1" w:firstColumn="1" w:lastColumn="1" w:noHBand="0" w:noVBand="0"/>
      </w:tblPr>
      <w:tblGrid>
        <w:gridCol w:w="2054"/>
        <w:gridCol w:w="7306"/>
      </w:tblGrid>
      <w:tr w:rsidR="008E0B73" w:rsidRPr="009F017A" w14:paraId="4688327C" w14:textId="77777777">
        <w:tc>
          <w:tcPr>
            <w:tcW w:w="2067" w:type="dxa"/>
          </w:tcPr>
          <w:p w14:paraId="6133645C" w14:textId="77777777" w:rsidR="008E0B73" w:rsidRPr="009F017A" w:rsidRDefault="008E0B73" w:rsidP="00F677CA">
            <w:pPr>
              <w:spacing w:before="120" w:line="240" w:lineRule="atLeast"/>
              <w:rPr>
                <w:rFonts w:asciiTheme="majorHAnsi" w:eastAsiaTheme="minorHAnsi" w:hAnsiTheme="majorHAnsi" w:cstheme="majorHAnsi"/>
                <w:sz w:val="36"/>
                <w:szCs w:val="36"/>
                <w:lang w:val="nl-NL"/>
              </w:rPr>
            </w:pPr>
            <w:r w:rsidRPr="009F017A">
              <w:rPr>
                <w:rFonts w:asciiTheme="majorHAnsi" w:eastAsiaTheme="minorHAnsi" w:hAnsiTheme="majorHAnsi" w:cstheme="majorHAnsi"/>
                <w:sz w:val="36"/>
                <w:szCs w:val="36"/>
                <w:lang w:val="nl-NL"/>
              </w:rPr>
              <w:t>Client:</w:t>
            </w:r>
            <w:r w:rsidRPr="009F017A">
              <w:rPr>
                <w:rFonts w:asciiTheme="majorHAnsi" w:eastAsiaTheme="minorHAnsi" w:hAnsiTheme="majorHAnsi" w:cstheme="majorHAnsi"/>
                <w:sz w:val="36"/>
                <w:szCs w:val="36"/>
                <w:lang w:val="nl-NL"/>
              </w:rPr>
              <w:tab/>
            </w:r>
          </w:p>
        </w:tc>
        <w:tc>
          <w:tcPr>
            <w:tcW w:w="7419" w:type="dxa"/>
          </w:tcPr>
          <w:p w14:paraId="0B9DF9E3" w14:textId="77777777" w:rsidR="008E0B73" w:rsidRPr="009F017A" w:rsidRDefault="008E0B73" w:rsidP="00F677CA">
            <w:pPr>
              <w:spacing w:before="120" w:line="240" w:lineRule="atLeast"/>
              <w:rPr>
                <w:rFonts w:asciiTheme="majorHAnsi" w:eastAsiaTheme="minorHAnsi" w:hAnsiTheme="majorHAnsi" w:cstheme="majorHAnsi"/>
                <w:sz w:val="36"/>
                <w:szCs w:val="36"/>
                <w:lang w:val="nl-NL"/>
              </w:rPr>
            </w:pPr>
            <w:r w:rsidRPr="009F017A">
              <w:rPr>
                <w:rFonts w:asciiTheme="majorHAnsi" w:eastAsiaTheme="minorHAnsi" w:hAnsiTheme="majorHAnsi" w:cstheme="majorHAnsi"/>
                <w:sz w:val="36"/>
                <w:szCs w:val="36"/>
                <w:lang w:val="nl-NL"/>
              </w:rPr>
              <w:t>Virginia DMAS</w:t>
            </w:r>
          </w:p>
        </w:tc>
      </w:tr>
      <w:tr w:rsidR="008E0B73" w:rsidRPr="009F017A" w14:paraId="64A49363" w14:textId="77777777">
        <w:tc>
          <w:tcPr>
            <w:tcW w:w="2067" w:type="dxa"/>
          </w:tcPr>
          <w:p w14:paraId="7205A1A6" w14:textId="77777777" w:rsidR="008E0B73" w:rsidRPr="009F017A" w:rsidRDefault="008E0B73" w:rsidP="00F677CA">
            <w:pPr>
              <w:spacing w:before="120" w:line="240" w:lineRule="atLeast"/>
              <w:rPr>
                <w:rFonts w:asciiTheme="majorHAnsi" w:eastAsiaTheme="minorHAnsi" w:hAnsiTheme="majorHAnsi" w:cstheme="majorHAnsi"/>
                <w:sz w:val="36"/>
                <w:szCs w:val="36"/>
                <w:lang w:val="nl-NL"/>
              </w:rPr>
            </w:pPr>
            <w:r w:rsidRPr="009F017A">
              <w:rPr>
                <w:rFonts w:asciiTheme="majorHAnsi" w:eastAsiaTheme="minorHAnsi" w:hAnsiTheme="majorHAnsi" w:cstheme="majorHAnsi"/>
                <w:sz w:val="36"/>
                <w:szCs w:val="36"/>
                <w:lang w:val="nl-NL"/>
              </w:rPr>
              <w:t>Version:</w:t>
            </w:r>
          </w:p>
        </w:tc>
        <w:tc>
          <w:tcPr>
            <w:tcW w:w="7419" w:type="dxa"/>
          </w:tcPr>
          <w:p w14:paraId="5D175F01" w14:textId="484C9F8D" w:rsidR="002F0F50" w:rsidRPr="009F017A" w:rsidRDefault="008E0B73" w:rsidP="00F677CA">
            <w:pPr>
              <w:spacing w:before="120" w:line="240" w:lineRule="atLeast"/>
              <w:rPr>
                <w:rFonts w:asciiTheme="majorHAnsi" w:eastAsiaTheme="minorEastAsia" w:hAnsiTheme="majorHAnsi" w:cstheme="majorBidi"/>
                <w:sz w:val="36"/>
                <w:szCs w:val="36"/>
                <w:lang w:val="nl-NL"/>
              </w:rPr>
            </w:pPr>
            <w:r w:rsidRPr="547EDEB1">
              <w:rPr>
                <w:rFonts w:asciiTheme="majorHAnsi" w:eastAsiaTheme="minorEastAsia" w:hAnsiTheme="majorHAnsi" w:cstheme="majorBidi"/>
                <w:sz w:val="36"/>
                <w:szCs w:val="36"/>
                <w:lang w:val="nl-NL"/>
              </w:rPr>
              <w:t>1.</w:t>
            </w:r>
            <w:r w:rsidR="00B472AA">
              <w:rPr>
                <w:rFonts w:asciiTheme="majorHAnsi" w:eastAsiaTheme="minorEastAsia" w:hAnsiTheme="majorHAnsi" w:cstheme="majorBidi"/>
                <w:sz w:val="36"/>
                <w:szCs w:val="36"/>
                <w:lang w:val="nl-NL"/>
              </w:rPr>
              <w:t>7</w:t>
            </w:r>
            <w:r w:rsidR="1309FF73" w:rsidRPr="19420413">
              <w:rPr>
                <w:rFonts w:asciiTheme="majorHAnsi" w:eastAsiaTheme="minorEastAsia" w:hAnsiTheme="majorHAnsi" w:cstheme="majorBidi"/>
                <w:sz w:val="36"/>
                <w:szCs w:val="36"/>
                <w:lang w:val="nl-NL"/>
              </w:rPr>
              <w:t>.</w:t>
            </w:r>
            <w:r w:rsidR="00E74E7B">
              <w:rPr>
                <w:rFonts w:asciiTheme="majorHAnsi" w:eastAsiaTheme="minorEastAsia" w:hAnsiTheme="majorHAnsi" w:cstheme="majorBidi"/>
                <w:sz w:val="36"/>
                <w:szCs w:val="36"/>
                <w:lang w:val="nl-NL"/>
              </w:rPr>
              <w:t>3</w:t>
            </w:r>
          </w:p>
        </w:tc>
      </w:tr>
      <w:tr w:rsidR="008E0B73" w:rsidRPr="009F017A" w14:paraId="3024176A" w14:textId="77777777">
        <w:tc>
          <w:tcPr>
            <w:tcW w:w="2067" w:type="dxa"/>
          </w:tcPr>
          <w:p w14:paraId="18B717A1" w14:textId="77777777" w:rsidR="008E0B73" w:rsidRPr="009F017A" w:rsidRDefault="008E0B73" w:rsidP="00F677CA">
            <w:pPr>
              <w:spacing w:before="120" w:line="240" w:lineRule="atLeast"/>
              <w:rPr>
                <w:rFonts w:asciiTheme="majorHAnsi" w:eastAsiaTheme="minorHAnsi" w:hAnsiTheme="majorHAnsi" w:cstheme="majorHAnsi"/>
                <w:sz w:val="36"/>
                <w:szCs w:val="36"/>
                <w:lang w:val="nl-NL"/>
              </w:rPr>
            </w:pPr>
            <w:r w:rsidRPr="009F017A">
              <w:rPr>
                <w:rFonts w:asciiTheme="majorHAnsi" w:eastAsiaTheme="minorHAnsi" w:hAnsiTheme="majorHAnsi" w:cstheme="majorHAnsi"/>
                <w:sz w:val="36"/>
                <w:szCs w:val="36"/>
                <w:lang w:val="nl-NL"/>
              </w:rPr>
              <w:t>Date:</w:t>
            </w:r>
          </w:p>
        </w:tc>
        <w:tc>
          <w:tcPr>
            <w:tcW w:w="7419" w:type="dxa"/>
          </w:tcPr>
          <w:p w14:paraId="43124D16" w14:textId="2A9F748F" w:rsidR="008E0B73" w:rsidRPr="009F017A" w:rsidRDefault="005E0446" w:rsidP="00F677CA">
            <w:pPr>
              <w:spacing w:before="120" w:line="240" w:lineRule="atLeast"/>
              <w:rPr>
                <w:rFonts w:asciiTheme="majorHAnsi" w:eastAsiaTheme="minorEastAsia" w:hAnsiTheme="majorHAnsi" w:cstheme="majorBidi"/>
                <w:sz w:val="36"/>
                <w:szCs w:val="36"/>
                <w:lang w:val="nl-NL"/>
              </w:rPr>
            </w:pPr>
            <w:r>
              <w:rPr>
                <w:rFonts w:asciiTheme="majorHAnsi" w:eastAsiaTheme="minorEastAsia" w:hAnsiTheme="majorHAnsi" w:cstheme="majorBidi"/>
                <w:sz w:val="36"/>
                <w:szCs w:val="36"/>
                <w:lang w:val="nl-NL"/>
              </w:rPr>
              <w:t xml:space="preserve">October </w:t>
            </w:r>
            <w:r w:rsidR="00B56800">
              <w:rPr>
                <w:rFonts w:asciiTheme="majorHAnsi" w:eastAsiaTheme="minorEastAsia" w:hAnsiTheme="majorHAnsi" w:cstheme="majorBidi"/>
                <w:sz w:val="36"/>
                <w:szCs w:val="36"/>
                <w:lang w:val="nl-NL"/>
              </w:rPr>
              <w:t>5</w:t>
            </w:r>
            <w:r w:rsidR="00561D99" w:rsidRPr="547EDEB1">
              <w:rPr>
                <w:rFonts w:asciiTheme="majorHAnsi" w:eastAsiaTheme="minorEastAsia" w:hAnsiTheme="majorHAnsi" w:cstheme="majorBidi"/>
                <w:sz w:val="36"/>
                <w:szCs w:val="36"/>
                <w:lang w:val="nl-NL"/>
              </w:rPr>
              <w:t>,</w:t>
            </w:r>
            <w:r w:rsidR="008E0B73" w:rsidRPr="547EDEB1">
              <w:rPr>
                <w:rFonts w:asciiTheme="majorHAnsi" w:eastAsiaTheme="minorEastAsia" w:hAnsiTheme="majorHAnsi" w:cstheme="majorBidi"/>
                <w:sz w:val="36"/>
                <w:szCs w:val="36"/>
                <w:lang w:val="nl-NL"/>
              </w:rPr>
              <w:t xml:space="preserve"> 2026</w:t>
            </w:r>
          </w:p>
        </w:tc>
      </w:tr>
      <w:tr w:rsidR="008E0B73" w:rsidRPr="009F017A" w14:paraId="1E0439D7" w14:textId="77777777">
        <w:tc>
          <w:tcPr>
            <w:tcW w:w="2067" w:type="dxa"/>
          </w:tcPr>
          <w:p w14:paraId="73A30FDA" w14:textId="77777777" w:rsidR="008E0B73" w:rsidRPr="009F017A" w:rsidRDefault="008E0B73" w:rsidP="00F677CA">
            <w:pPr>
              <w:spacing w:before="120" w:line="240" w:lineRule="atLeast"/>
              <w:rPr>
                <w:rFonts w:asciiTheme="majorHAnsi" w:eastAsiaTheme="minorHAnsi" w:hAnsiTheme="majorHAnsi" w:cstheme="majorHAnsi"/>
                <w:sz w:val="36"/>
                <w:szCs w:val="36"/>
                <w:lang w:val="nl-NL"/>
              </w:rPr>
            </w:pPr>
            <w:r w:rsidRPr="009F017A">
              <w:rPr>
                <w:rFonts w:asciiTheme="majorHAnsi" w:eastAsiaTheme="minorHAnsi" w:hAnsiTheme="majorHAnsi" w:cstheme="majorHAnsi"/>
                <w:sz w:val="36"/>
                <w:szCs w:val="36"/>
                <w:lang w:val="nl-NL"/>
              </w:rPr>
              <w:t>File Name:</w:t>
            </w:r>
          </w:p>
        </w:tc>
        <w:tc>
          <w:tcPr>
            <w:tcW w:w="7419" w:type="dxa"/>
          </w:tcPr>
          <w:p w14:paraId="51EF0DCD" w14:textId="44CBACEC" w:rsidR="008E0B73" w:rsidRPr="009F017A" w:rsidRDefault="008E0B73" w:rsidP="00F677CA">
            <w:pPr>
              <w:spacing w:before="120" w:line="240" w:lineRule="atLeast"/>
              <w:rPr>
                <w:rFonts w:asciiTheme="majorHAnsi" w:eastAsiaTheme="minorHAnsi" w:hAnsiTheme="majorHAnsi" w:cstheme="majorHAnsi"/>
                <w:sz w:val="36"/>
                <w:szCs w:val="36"/>
                <w:lang w:val="nl-NL"/>
              </w:rPr>
            </w:pPr>
            <w:r w:rsidRPr="009F017A">
              <w:rPr>
                <w:rFonts w:asciiTheme="majorHAnsi" w:eastAsiaTheme="minorHAnsi" w:hAnsiTheme="majorHAnsi" w:cstheme="majorHAnsi"/>
                <w:sz w:val="36"/>
                <w:szCs w:val="36"/>
                <w:lang w:val="nl-NL"/>
              </w:rPr>
              <w:t>CEP-00</w:t>
            </w:r>
            <w:r w:rsidR="00CD24A0" w:rsidRPr="009F017A">
              <w:rPr>
                <w:rFonts w:asciiTheme="majorHAnsi" w:eastAsiaTheme="minorHAnsi" w:hAnsiTheme="majorHAnsi" w:cstheme="majorHAnsi"/>
                <w:sz w:val="36"/>
                <w:szCs w:val="36"/>
                <w:lang w:val="nl-NL"/>
              </w:rPr>
              <w:t>3</w:t>
            </w:r>
            <w:r w:rsidRPr="009F017A">
              <w:rPr>
                <w:rFonts w:asciiTheme="majorHAnsi" w:eastAsiaTheme="minorHAnsi" w:hAnsiTheme="majorHAnsi" w:cstheme="majorHAnsi"/>
                <w:sz w:val="36"/>
                <w:szCs w:val="36"/>
                <w:lang w:val="nl-NL"/>
              </w:rPr>
              <w:t xml:space="preserve"> ICD </w:t>
            </w:r>
            <w:r w:rsidR="00A17308" w:rsidRPr="009F017A">
              <w:rPr>
                <w:rFonts w:asciiTheme="majorHAnsi" w:eastAsiaTheme="minorHAnsi" w:hAnsiTheme="majorHAnsi" w:cstheme="majorHAnsi"/>
                <w:sz w:val="36"/>
                <w:szCs w:val="36"/>
                <w:lang w:val="nl-NL"/>
              </w:rPr>
              <w:t>CEP</w:t>
            </w:r>
            <w:r w:rsidRPr="009F017A">
              <w:rPr>
                <w:rFonts w:asciiTheme="majorHAnsi" w:eastAsiaTheme="minorHAnsi" w:hAnsiTheme="majorHAnsi" w:cstheme="majorHAnsi"/>
                <w:sz w:val="36"/>
                <w:szCs w:val="36"/>
                <w:lang w:val="nl-NL"/>
              </w:rPr>
              <w:t xml:space="preserve"> to </w:t>
            </w:r>
            <w:r w:rsidR="00CB7F38" w:rsidRPr="009F017A">
              <w:rPr>
                <w:rFonts w:asciiTheme="majorHAnsi" w:eastAsiaTheme="minorHAnsi" w:hAnsiTheme="majorHAnsi" w:cstheme="majorHAnsi"/>
                <w:sz w:val="36"/>
                <w:szCs w:val="36"/>
                <w:lang w:val="nl-NL"/>
              </w:rPr>
              <w:t>E</w:t>
            </w:r>
            <w:r w:rsidR="00202DA4" w:rsidRPr="009F017A">
              <w:rPr>
                <w:rFonts w:asciiTheme="majorHAnsi" w:eastAsiaTheme="minorHAnsi" w:hAnsiTheme="majorHAnsi" w:cstheme="majorHAnsi"/>
                <w:sz w:val="36"/>
                <w:szCs w:val="36"/>
                <w:lang w:val="nl-NL"/>
              </w:rPr>
              <w:t>DW</w:t>
            </w:r>
            <w:r w:rsidR="00CB7F38" w:rsidRPr="009F017A">
              <w:rPr>
                <w:rFonts w:asciiTheme="majorHAnsi" w:eastAsiaTheme="minorHAnsi" w:hAnsiTheme="majorHAnsi" w:cstheme="majorHAnsi"/>
                <w:sz w:val="36"/>
                <w:szCs w:val="36"/>
                <w:lang w:val="nl-NL"/>
              </w:rPr>
              <w:t>S</w:t>
            </w:r>
            <w:r w:rsidRPr="009F017A">
              <w:rPr>
                <w:rFonts w:asciiTheme="majorHAnsi" w:eastAsiaTheme="minorHAnsi" w:hAnsiTheme="majorHAnsi" w:cstheme="majorHAnsi"/>
                <w:sz w:val="36"/>
                <w:szCs w:val="36"/>
                <w:lang w:val="nl-NL"/>
              </w:rPr>
              <w:t>.docx</w:t>
            </w:r>
          </w:p>
          <w:p w14:paraId="380D22DB" w14:textId="77777777" w:rsidR="00024574" w:rsidRPr="009F017A" w:rsidRDefault="00024574" w:rsidP="00F677CA">
            <w:pPr>
              <w:spacing w:before="120" w:line="240" w:lineRule="atLeast"/>
              <w:rPr>
                <w:rFonts w:asciiTheme="majorHAnsi" w:eastAsiaTheme="minorHAnsi" w:hAnsiTheme="majorHAnsi" w:cstheme="majorHAnsi"/>
                <w:sz w:val="36"/>
                <w:szCs w:val="36"/>
                <w:lang w:val="nl-NL"/>
              </w:rPr>
            </w:pPr>
          </w:p>
          <w:p w14:paraId="5137917D" w14:textId="77777777" w:rsidR="00F677CA" w:rsidRPr="009F017A" w:rsidRDefault="00F677CA" w:rsidP="00F677CA">
            <w:pPr>
              <w:spacing w:before="120" w:line="240" w:lineRule="atLeast"/>
              <w:rPr>
                <w:rFonts w:asciiTheme="majorHAnsi" w:eastAsiaTheme="minorHAnsi" w:hAnsiTheme="majorHAnsi" w:cstheme="majorHAnsi"/>
                <w:sz w:val="36"/>
                <w:szCs w:val="36"/>
                <w:lang w:val="nl-NL"/>
              </w:rPr>
            </w:pPr>
          </w:p>
          <w:p w14:paraId="51A40FF0" w14:textId="61C63E0E" w:rsidR="00F677CA" w:rsidRPr="009F017A" w:rsidRDefault="00F677CA" w:rsidP="00F677CA">
            <w:pPr>
              <w:spacing w:before="120" w:line="240" w:lineRule="atLeast"/>
              <w:rPr>
                <w:rFonts w:asciiTheme="majorHAnsi" w:eastAsiaTheme="minorHAnsi" w:hAnsiTheme="majorHAnsi" w:cstheme="majorHAnsi"/>
                <w:sz w:val="36"/>
                <w:szCs w:val="36"/>
                <w:lang w:val="nl-NL"/>
              </w:rPr>
            </w:pPr>
          </w:p>
        </w:tc>
      </w:tr>
    </w:tbl>
    <w:p w14:paraId="66A26C29" w14:textId="5660A1DC" w:rsidR="008E0B73" w:rsidRPr="009F017A" w:rsidRDefault="008E0B73" w:rsidP="008E0B73">
      <w:pPr>
        <w:rPr>
          <w:rFonts w:asciiTheme="majorHAnsi" w:hAnsiTheme="majorHAnsi" w:cstheme="majorHAnsi"/>
        </w:rPr>
      </w:pPr>
    </w:p>
    <w:p w14:paraId="0DEFD0F6" w14:textId="77777777" w:rsidR="00E81863" w:rsidRDefault="00E81863">
      <w:pPr>
        <w:rPr>
          <w:rFonts w:asciiTheme="majorHAnsi" w:eastAsiaTheme="minorHAnsi" w:hAnsiTheme="majorHAnsi" w:cstheme="majorHAnsi"/>
          <w:color w:val="4F81BD" w:themeColor="accent1"/>
          <w:sz w:val="28"/>
          <w:lang w:val="en-GB"/>
        </w:rPr>
      </w:pPr>
      <w:r>
        <w:rPr>
          <w:rFonts w:asciiTheme="majorHAnsi" w:hAnsiTheme="majorHAnsi" w:cstheme="majorHAnsi"/>
          <w:b/>
          <w:sz w:val="28"/>
        </w:rPr>
        <w:br w:type="page"/>
      </w:r>
    </w:p>
    <w:p w14:paraId="001C3F3C" w14:textId="4C30F9E6" w:rsidR="008E0B73" w:rsidRPr="009F017A" w:rsidRDefault="008E0B73" w:rsidP="008E0B73">
      <w:pPr>
        <w:pStyle w:val="DocumentHeader1"/>
        <w:rPr>
          <w:rFonts w:asciiTheme="majorHAnsi" w:hAnsiTheme="majorHAnsi" w:cstheme="majorHAnsi"/>
          <w:b w:val="0"/>
          <w:sz w:val="28"/>
          <w:szCs w:val="22"/>
        </w:rPr>
      </w:pPr>
      <w:r w:rsidRPr="009F017A">
        <w:rPr>
          <w:rFonts w:asciiTheme="majorHAnsi" w:hAnsiTheme="majorHAnsi" w:cstheme="majorHAnsi"/>
          <w:b w:val="0"/>
          <w:sz w:val="28"/>
          <w:szCs w:val="22"/>
        </w:rPr>
        <w:t>Document Control Information</w:t>
      </w:r>
    </w:p>
    <w:p w14:paraId="56B28835" w14:textId="77777777" w:rsidR="008E0B73" w:rsidRPr="009F017A" w:rsidRDefault="008E0B73" w:rsidP="008E0B73">
      <w:pPr>
        <w:pStyle w:val="DocumentInformation"/>
        <w:rPr>
          <w:rFonts w:asciiTheme="majorHAnsi" w:hAnsiTheme="majorHAnsi" w:cstheme="majorHAnsi"/>
        </w:rPr>
      </w:pPr>
      <w:r w:rsidRPr="009F017A">
        <w:rPr>
          <w:rFonts w:asciiTheme="majorHAnsi" w:hAnsiTheme="majorHAnsi" w:cstheme="majorHAnsi"/>
        </w:rPr>
        <w:t>Document Information</w:t>
      </w:r>
    </w:p>
    <w:p w14:paraId="1A2047ED" w14:textId="77777777" w:rsidR="008E0B73" w:rsidRPr="009F017A" w:rsidRDefault="008E0B73" w:rsidP="008E0B73">
      <w:pPr>
        <w:pStyle w:val="DocumentHeader2"/>
        <w:rPr>
          <w:rFonts w:asciiTheme="majorHAnsi" w:hAnsiTheme="majorHAnsi" w:cstheme="majorHAnsi"/>
          <w:b w:val="0"/>
        </w:rPr>
      </w:pPr>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8E0B73" w:rsidRPr="009F017A" w14:paraId="072F7E73" w14:textId="77777777" w:rsidTr="6B0F709B">
        <w:trPr>
          <w:trHeight w:val="288"/>
        </w:trPr>
        <w:tc>
          <w:tcPr>
            <w:tcW w:w="3114" w:type="dxa"/>
            <w:vAlign w:val="center"/>
          </w:tcPr>
          <w:p w14:paraId="63741BD3"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Name</w:t>
            </w:r>
          </w:p>
        </w:tc>
        <w:tc>
          <w:tcPr>
            <w:tcW w:w="6125" w:type="dxa"/>
            <w:vAlign w:val="center"/>
          </w:tcPr>
          <w:p w14:paraId="785C477D" w14:textId="5106F55D"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CEP-ICD-00</w:t>
            </w:r>
            <w:r w:rsidR="00CD24A0" w:rsidRPr="00F3072C">
              <w:rPr>
                <w:rFonts w:asciiTheme="majorHAnsi" w:hAnsiTheme="majorHAnsi" w:cstheme="majorHAnsi"/>
                <w:b w:val="0"/>
                <w:sz w:val="22"/>
                <w:szCs w:val="22"/>
              </w:rPr>
              <w:t>3</w:t>
            </w:r>
            <w:r w:rsidR="004049A1">
              <w:rPr>
                <w:rFonts w:asciiTheme="majorHAnsi" w:hAnsiTheme="majorHAnsi" w:cstheme="majorHAnsi"/>
                <w:b w:val="0"/>
                <w:sz w:val="22"/>
                <w:szCs w:val="22"/>
              </w:rPr>
              <w:t xml:space="preserve"> </w:t>
            </w:r>
            <w:r w:rsidR="004446C9" w:rsidRPr="00F3072C">
              <w:rPr>
                <w:rFonts w:asciiTheme="majorHAnsi" w:hAnsiTheme="majorHAnsi" w:cstheme="majorHAnsi"/>
                <w:b w:val="0"/>
                <w:sz w:val="22"/>
                <w:szCs w:val="22"/>
              </w:rPr>
              <w:t>CEP to EDWS</w:t>
            </w:r>
          </w:p>
        </w:tc>
      </w:tr>
      <w:tr w:rsidR="00A67ADC" w:rsidRPr="009F017A" w14:paraId="5FBB3258" w14:textId="77777777" w:rsidTr="6B0F709B">
        <w:trPr>
          <w:trHeight w:val="288"/>
        </w:trPr>
        <w:tc>
          <w:tcPr>
            <w:tcW w:w="3114" w:type="dxa"/>
            <w:vAlign w:val="center"/>
          </w:tcPr>
          <w:p w14:paraId="4412B4F4" w14:textId="77777777" w:rsidR="00A67ADC" w:rsidRPr="00F3072C" w:rsidRDefault="00A67ADC" w:rsidP="00A67ADC">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Project Name</w:t>
            </w:r>
          </w:p>
        </w:tc>
        <w:tc>
          <w:tcPr>
            <w:tcW w:w="6125" w:type="dxa"/>
            <w:vAlign w:val="center"/>
          </w:tcPr>
          <w:p w14:paraId="1CB4D0CE" w14:textId="63E45C3F" w:rsidR="00A67ADC" w:rsidRPr="00F3072C" w:rsidRDefault="00A67ADC" w:rsidP="6B0F709B">
            <w:pPr>
              <w:pStyle w:val="DocumentHeader2"/>
              <w:rPr>
                <w:rFonts w:asciiTheme="majorHAnsi" w:hAnsiTheme="majorHAnsi" w:cstheme="majorBidi"/>
                <w:b w:val="0"/>
                <w:sz w:val="22"/>
                <w:szCs w:val="22"/>
              </w:rPr>
            </w:pPr>
            <w:r w:rsidRPr="6B0F709B">
              <w:rPr>
                <w:rFonts w:asciiTheme="majorHAnsi" w:hAnsiTheme="majorHAnsi" w:cstheme="majorBidi"/>
                <w:b w:val="0"/>
                <w:sz w:val="22"/>
                <w:szCs w:val="22"/>
              </w:rPr>
              <w:t xml:space="preserve">DMAS </w:t>
            </w:r>
            <w:r w:rsidR="1BDAFDF9" w:rsidRPr="6B0F709B">
              <w:rPr>
                <w:rFonts w:ascii="Calibri" w:eastAsia="Calibri" w:hAnsi="Calibri" w:cs="Calibri"/>
                <w:b w:val="0"/>
                <w:color w:val="000000" w:themeColor="text1"/>
                <w:sz w:val="22"/>
                <w:szCs w:val="22"/>
              </w:rPr>
              <w:t>Medicaid WorkReport</w:t>
            </w:r>
            <w:r w:rsidR="1BDAFDF9" w:rsidRPr="6B0F709B">
              <w:t xml:space="preserve"> </w:t>
            </w:r>
            <w:r w:rsidRPr="6B0F709B">
              <w:rPr>
                <w:rFonts w:asciiTheme="majorHAnsi" w:hAnsiTheme="majorHAnsi" w:cstheme="majorBidi"/>
                <w:b w:val="0"/>
                <w:sz w:val="22"/>
                <w:szCs w:val="22"/>
              </w:rPr>
              <w:t>Portal</w:t>
            </w:r>
          </w:p>
        </w:tc>
      </w:tr>
      <w:tr w:rsidR="008E0B73" w:rsidRPr="009F017A" w14:paraId="315E728E" w14:textId="77777777" w:rsidTr="6B0F709B">
        <w:trPr>
          <w:trHeight w:val="288"/>
        </w:trPr>
        <w:tc>
          <w:tcPr>
            <w:tcW w:w="3114" w:type="dxa"/>
            <w:vAlign w:val="center"/>
          </w:tcPr>
          <w:p w14:paraId="2B874D0F"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Client</w:t>
            </w:r>
          </w:p>
        </w:tc>
        <w:tc>
          <w:tcPr>
            <w:tcW w:w="6125" w:type="dxa"/>
            <w:vAlign w:val="center"/>
          </w:tcPr>
          <w:p w14:paraId="00A4124B"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Virginia Department of Medical Assistance Services (DMAS)</w:t>
            </w:r>
          </w:p>
        </w:tc>
      </w:tr>
      <w:tr w:rsidR="008E0B73" w:rsidRPr="009F017A" w14:paraId="099C3F44" w14:textId="77777777" w:rsidTr="6B0F709B">
        <w:trPr>
          <w:trHeight w:val="288"/>
        </w:trPr>
        <w:tc>
          <w:tcPr>
            <w:tcW w:w="3114" w:type="dxa"/>
            <w:vAlign w:val="center"/>
          </w:tcPr>
          <w:p w14:paraId="0F5D8AFB"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Author</w:t>
            </w:r>
          </w:p>
        </w:tc>
        <w:tc>
          <w:tcPr>
            <w:tcW w:w="6125" w:type="dxa"/>
            <w:vAlign w:val="center"/>
          </w:tcPr>
          <w:p w14:paraId="12A9728D"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Deloitte Consulting LLP</w:t>
            </w:r>
          </w:p>
        </w:tc>
      </w:tr>
      <w:tr w:rsidR="008E0B73" w:rsidRPr="009F017A" w14:paraId="017BA6A9" w14:textId="77777777" w:rsidTr="6B0F709B">
        <w:trPr>
          <w:trHeight w:val="288"/>
        </w:trPr>
        <w:tc>
          <w:tcPr>
            <w:tcW w:w="3114" w:type="dxa"/>
            <w:vAlign w:val="center"/>
          </w:tcPr>
          <w:p w14:paraId="4A33B9BB"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Version</w:t>
            </w:r>
          </w:p>
        </w:tc>
        <w:tc>
          <w:tcPr>
            <w:tcW w:w="6125" w:type="dxa"/>
            <w:vAlign w:val="center"/>
          </w:tcPr>
          <w:p w14:paraId="3D690899" w14:textId="4A8A82BC" w:rsidR="008E0B73" w:rsidRPr="00F3072C" w:rsidRDefault="008E0B73">
            <w:pPr>
              <w:pStyle w:val="DocumentHeader2"/>
              <w:rPr>
                <w:rFonts w:asciiTheme="majorHAnsi" w:hAnsiTheme="majorHAnsi" w:cstheme="majorBidi"/>
                <w:b w:val="0"/>
                <w:sz w:val="22"/>
                <w:szCs w:val="22"/>
              </w:rPr>
            </w:pPr>
            <w:r w:rsidRPr="547EDEB1">
              <w:rPr>
                <w:rFonts w:asciiTheme="majorHAnsi" w:hAnsiTheme="majorHAnsi" w:cstheme="majorBidi"/>
                <w:b w:val="0"/>
                <w:sz w:val="22"/>
                <w:szCs w:val="22"/>
              </w:rPr>
              <w:t>1.</w:t>
            </w:r>
            <w:r w:rsidR="00B472AA">
              <w:rPr>
                <w:rFonts w:asciiTheme="majorHAnsi" w:hAnsiTheme="majorHAnsi" w:cstheme="majorBidi"/>
                <w:b w:val="0"/>
                <w:sz w:val="22"/>
                <w:szCs w:val="22"/>
              </w:rPr>
              <w:t>7</w:t>
            </w:r>
            <w:r w:rsidR="005E0446">
              <w:rPr>
                <w:rFonts w:asciiTheme="majorHAnsi" w:hAnsiTheme="majorHAnsi" w:cstheme="majorBidi"/>
                <w:b w:val="0"/>
                <w:sz w:val="22"/>
                <w:szCs w:val="22"/>
              </w:rPr>
              <w:t>.2</w:t>
            </w:r>
          </w:p>
        </w:tc>
      </w:tr>
      <w:tr w:rsidR="008E0B73" w:rsidRPr="009F017A" w14:paraId="22C76C87" w14:textId="77777777" w:rsidTr="6B0F709B">
        <w:trPr>
          <w:trHeight w:val="288"/>
        </w:trPr>
        <w:tc>
          <w:tcPr>
            <w:tcW w:w="3114" w:type="dxa"/>
            <w:vAlign w:val="center"/>
          </w:tcPr>
          <w:p w14:paraId="7FB54309"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Status</w:t>
            </w:r>
          </w:p>
        </w:tc>
        <w:tc>
          <w:tcPr>
            <w:tcW w:w="6125" w:type="dxa"/>
            <w:vAlign w:val="center"/>
          </w:tcPr>
          <w:p w14:paraId="67D99F76"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Draft</w:t>
            </w:r>
          </w:p>
        </w:tc>
      </w:tr>
      <w:tr w:rsidR="008E0B73" w:rsidRPr="009F017A" w14:paraId="3DF756F3" w14:textId="77777777" w:rsidTr="6B0F709B">
        <w:trPr>
          <w:trHeight w:val="288"/>
        </w:trPr>
        <w:tc>
          <w:tcPr>
            <w:tcW w:w="3114" w:type="dxa"/>
            <w:vAlign w:val="center"/>
          </w:tcPr>
          <w:p w14:paraId="579B37C8" w14:textId="77777777" w:rsidR="008E0B73" w:rsidRPr="00F3072C" w:rsidRDefault="008E0B73">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Date Released</w:t>
            </w:r>
          </w:p>
        </w:tc>
        <w:tc>
          <w:tcPr>
            <w:tcW w:w="6125" w:type="dxa"/>
            <w:vAlign w:val="center"/>
          </w:tcPr>
          <w:p w14:paraId="78B7CB18" w14:textId="6687F829" w:rsidR="008E0B73" w:rsidRPr="00F3072C" w:rsidRDefault="005E0446">
            <w:pPr>
              <w:pStyle w:val="DocumentHeader2"/>
              <w:rPr>
                <w:rFonts w:asciiTheme="majorHAnsi" w:hAnsiTheme="majorHAnsi" w:cstheme="majorBidi"/>
                <w:b w:val="0"/>
                <w:sz w:val="22"/>
                <w:szCs w:val="22"/>
              </w:rPr>
            </w:pPr>
            <w:r>
              <w:rPr>
                <w:rFonts w:asciiTheme="majorHAnsi" w:hAnsiTheme="majorHAnsi" w:cstheme="majorBidi"/>
                <w:b w:val="0"/>
                <w:sz w:val="22"/>
                <w:szCs w:val="22"/>
              </w:rPr>
              <w:t>October 2</w:t>
            </w:r>
            <w:r w:rsidR="008E0B73" w:rsidRPr="547EDEB1">
              <w:rPr>
                <w:rFonts w:asciiTheme="majorHAnsi" w:hAnsiTheme="majorHAnsi" w:cstheme="majorBidi"/>
                <w:b w:val="0"/>
                <w:sz w:val="22"/>
                <w:szCs w:val="22"/>
              </w:rPr>
              <w:t>, 2026</w:t>
            </w:r>
          </w:p>
        </w:tc>
      </w:tr>
    </w:tbl>
    <w:p w14:paraId="54CF6C3D" w14:textId="77777777" w:rsidR="008E0B73" w:rsidRPr="009F017A" w:rsidRDefault="008E0B73" w:rsidP="008E0B73">
      <w:pPr>
        <w:pStyle w:val="DocumentInformation"/>
        <w:rPr>
          <w:rFonts w:asciiTheme="majorHAnsi" w:hAnsiTheme="majorHAnsi" w:cstheme="majorHAnsi"/>
        </w:rPr>
      </w:pPr>
      <w:r w:rsidRPr="009F017A">
        <w:rPr>
          <w:rFonts w:asciiTheme="majorHAnsi" w:hAnsiTheme="majorHAnsi" w:cstheme="majorHAnsi"/>
        </w:rPr>
        <w:t>Document Edit History</w:t>
      </w:r>
    </w:p>
    <w:tbl>
      <w:tblPr>
        <w:tblW w:w="912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96"/>
        <w:gridCol w:w="1800"/>
        <w:gridCol w:w="3427"/>
        <w:gridCol w:w="2606"/>
      </w:tblGrid>
      <w:tr w:rsidR="005F6D96" w:rsidRPr="001332F6" w14:paraId="0FDC156F" w14:textId="77777777" w:rsidTr="000D596E">
        <w:trPr>
          <w:cantSplit/>
          <w:trHeight w:val="367"/>
          <w:tblHeader/>
        </w:trPr>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45336A9" w14:textId="77777777" w:rsidR="005F6D96" w:rsidRPr="001332F6" w:rsidRDefault="005F6D96" w:rsidP="000D596E">
            <w:pPr>
              <w:pStyle w:val="Tablehead1"/>
              <w:rPr>
                <w:rFonts w:eastAsiaTheme="minorEastAsia" w:cs="Calibri"/>
                <w:sz w:val="22"/>
                <w:szCs w:val="22"/>
              </w:rPr>
            </w:pPr>
            <w:r w:rsidRPr="001332F6">
              <w:rPr>
                <w:rFonts w:eastAsiaTheme="minorEastAsia" w:cs="Calibri"/>
                <w:sz w:val="22"/>
                <w:szCs w:val="22"/>
              </w:rPr>
              <w:t>Version</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764D7AB" w14:textId="77777777" w:rsidR="005F6D96" w:rsidRPr="001332F6" w:rsidRDefault="005F6D96" w:rsidP="000D596E">
            <w:pPr>
              <w:pStyle w:val="Tablehead1"/>
              <w:rPr>
                <w:rFonts w:eastAsiaTheme="minorEastAsia" w:cs="Calibri"/>
                <w:sz w:val="22"/>
                <w:szCs w:val="22"/>
              </w:rPr>
            </w:pPr>
            <w:r w:rsidRPr="001332F6">
              <w:rPr>
                <w:rFonts w:eastAsiaTheme="minorEastAsia" w:cs="Calibri"/>
                <w:sz w:val="22"/>
                <w:szCs w:val="22"/>
              </w:rPr>
              <w:t>Date</w:t>
            </w:r>
          </w:p>
        </w:tc>
        <w:tc>
          <w:tcPr>
            <w:tcW w:w="3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22B2B901" w14:textId="77777777" w:rsidR="005F6D96" w:rsidRPr="001332F6" w:rsidRDefault="005F6D96" w:rsidP="000D596E">
            <w:pPr>
              <w:pStyle w:val="Tablehead1"/>
              <w:rPr>
                <w:rFonts w:eastAsiaTheme="minorEastAsia" w:cs="Calibri"/>
                <w:sz w:val="22"/>
                <w:szCs w:val="22"/>
              </w:rPr>
            </w:pPr>
            <w:r w:rsidRPr="001332F6">
              <w:rPr>
                <w:rFonts w:eastAsiaTheme="minorEastAsia" w:cs="Calibri"/>
                <w:sz w:val="22"/>
                <w:szCs w:val="22"/>
              </w:rPr>
              <w:t>Additions/Modifications</w:t>
            </w:r>
          </w:p>
        </w:tc>
        <w:tc>
          <w:tcPr>
            <w:tcW w:w="26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D7014D5" w14:textId="77777777" w:rsidR="005F6D96" w:rsidRPr="001332F6" w:rsidRDefault="005F6D96" w:rsidP="000D596E">
            <w:pPr>
              <w:pStyle w:val="Tablehead1"/>
              <w:rPr>
                <w:rFonts w:eastAsiaTheme="minorEastAsia" w:cs="Calibri"/>
                <w:sz w:val="22"/>
                <w:szCs w:val="22"/>
              </w:rPr>
            </w:pPr>
            <w:r w:rsidRPr="001332F6">
              <w:rPr>
                <w:rFonts w:eastAsiaTheme="minorEastAsia" w:cs="Calibri"/>
                <w:sz w:val="22"/>
                <w:szCs w:val="22"/>
              </w:rPr>
              <w:t>Prepared/Revised by</w:t>
            </w:r>
          </w:p>
        </w:tc>
      </w:tr>
      <w:tr w:rsidR="005F6D96" w:rsidRPr="001332F6" w14:paraId="38051778" w14:textId="77777777" w:rsidTr="000D596E">
        <w:tc>
          <w:tcPr>
            <w:tcW w:w="1296" w:type="dxa"/>
            <w:tcBorders>
              <w:top w:val="single" w:sz="4" w:space="0" w:color="FFFFFF" w:themeColor="background1"/>
            </w:tcBorders>
          </w:tcPr>
          <w:p w14:paraId="092F05F0"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1.0</w:t>
            </w:r>
          </w:p>
        </w:tc>
        <w:tc>
          <w:tcPr>
            <w:tcW w:w="1800" w:type="dxa"/>
            <w:tcBorders>
              <w:top w:val="single" w:sz="4" w:space="0" w:color="FFFFFF" w:themeColor="background1"/>
            </w:tcBorders>
          </w:tcPr>
          <w:p w14:paraId="6C038E05"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April 30, 2026</w:t>
            </w:r>
          </w:p>
        </w:tc>
        <w:tc>
          <w:tcPr>
            <w:tcW w:w="3427" w:type="dxa"/>
            <w:tcBorders>
              <w:top w:val="single" w:sz="4" w:space="0" w:color="FFFFFF" w:themeColor="background1"/>
            </w:tcBorders>
          </w:tcPr>
          <w:p w14:paraId="5F6C3ABE"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Initial Draft</w:t>
            </w:r>
          </w:p>
        </w:tc>
        <w:tc>
          <w:tcPr>
            <w:tcW w:w="2606" w:type="dxa"/>
            <w:tcBorders>
              <w:top w:val="single" w:sz="4" w:space="0" w:color="FFFFFF" w:themeColor="background1"/>
            </w:tcBorders>
          </w:tcPr>
          <w:p w14:paraId="56167EA3"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Deloitte Consulting LLP</w:t>
            </w:r>
          </w:p>
        </w:tc>
      </w:tr>
      <w:tr w:rsidR="005F6D96" w:rsidRPr="001332F6" w14:paraId="2CAC86D5" w14:textId="77777777" w:rsidTr="000D596E">
        <w:tc>
          <w:tcPr>
            <w:tcW w:w="1296" w:type="dxa"/>
            <w:shd w:val="clear" w:color="auto" w:fill="FFFFFF" w:themeFill="background1"/>
          </w:tcPr>
          <w:p w14:paraId="366231C8"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1.1</w:t>
            </w:r>
          </w:p>
        </w:tc>
        <w:tc>
          <w:tcPr>
            <w:tcW w:w="1800" w:type="dxa"/>
            <w:shd w:val="clear" w:color="auto" w:fill="FFFFFF" w:themeFill="background1"/>
          </w:tcPr>
          <w:p w14:paraId="701CA1AA" w14:textId="08234ADD" w:rsidR="005F6D96" w:rsidRPr="001332F6" w:rsidRDefault="00527A1A" w:rsidP="000D596E">
            <w:pPr>
              <w:pStyle w:val="DocumentHeader2"/>
              <w:spacing w:before="0"/>
              <w:rPr>
                <w:rFonts w:ascii="Calibri" w:hAnsi="Calibri" w:cs="Calibri"/>
                <w:b w:val="0"/>
                <w:sz w:val="22"/>
                <w:szCs w:val="22"/>
              </w:rPr>
            </w:pPr>
            <w:r>
              <w:rPr>
                <w:rFonts w:ascii="Calibri" w:hAnsi="Calibri" w:cs="Calibri"/>
                <w:b w:val="0"/>
                <w:sz w:val="22"/>
                <w:szCs w:val="22"/>
              </w:rPr>
              <w:t>May 28</w:t>
            </w:r>
            <w:r w:rsidR="005F6D96" w:rsidRPr="001332F6">
              <w:rPr>
                <w:rFonts w:ascii="Calibri" w:hAnsi="Calibri" w:cs="Calibri"/>
                <w:b w:val="0"/>
                <w:sz w:val="22"/>
                <w:szCs w:val="22"/>
              </w:rPr>
              <w:t>, 2026</w:t>
            </w:r>
          </w:p>
        </w:tc>
        <w:tc>
          <w:tcPr>
            <w:tcW w:w="3427" w:type="dxa"/>
            <w:shd w:val="clear" w:color="auto" w:fill="FFFFFF" w:themeFill="background1"/>
          </w:tcPr>
          <w:p w14:paraId="1572F910"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Updated to incorporate review comments from DMAS and DSS business/policy teams</w:t>
            </w:r>
          </w:p>
        </w:tc>
        <w:tc>
          <w:tcPr>
            <w:tcW w:w="2606" w:type="dxa"/>
            <w:shd w:val="clear" w:color="auto" w:fill="FFFFFF" w:themeFill="background1"/>
          </w:tcPr>
          <w:p w14:paraId="76C9897D" w14:textId="77777777" w:rsidR="005F6D96" w:rsidRPr="001332F6" w:rsidRDefault="005F6D96" w:rsidP="000D596E">
            <w:pPr>
              <w:pStyle w:val="DocumentHeader2"/>
              <w:spacing w:before="0"/>
              <w:rPr>
                <w:rFonts w:ascii="Calibri" w:hAnsi="Calibri" w:cs="Calibri"/>
                <w:b w:val="0"/>
                <w:sz w:val="22"/>
                <w:szCs w:val="22"/>
              </w:rPr>
            </w:pPr>
            <w:r w:rsidRPr="001332F6">
              <w:rPr>
                <w:rFonts w:ascii="Calibri" w:hAnsi="Calibri" w:cs="Calibri"/>
                <w:b w:val="0"/>
                <w:sz w:val="22"/>
                <w:szCs w:val="22"/>
              </w:rPr>
              <w:t>Deloitte Consulting LLP</w:t>
            </w:r>
          </w:p>
        </w:tc>
      </w:tr>
      <w:tr w:rsidR="002F0F50" w:rsidRPr="001332F6" w14:paraId="47168A86" w14:textId="77777777" w:rsidTr="000D596E">
        <w:tc>
          <w:tcPr>
            <w:tcW w:w="1296" w:type="dxa"/>
            <w:shd w:val="clear" w:color="auto" w:fill="FFFFFF" w:themeFill="background1"/>
          </w:tcPr>
          <w:p w14:paraId="4016E24D" w14:textId="23204A19" w:rsidR="002F0F50" w:rsidRDefault="002F0F50" w:rsidP="002F0F50">
            <w:pPr>
              <w:pStyle w:val="DocumentHeader2"/>
              <w:spacing w:before="0"/>
              <w:rPr>
                <w:rFonts w:ascii="Calibri" w:hAnsi="Calibri" w:cs="Calibri"/>
                <w:b w:val="0"/>
                <w:sz w:val="22"/>
                <w:szCs w:val="22"/>
              </w:rPr>
            </w:pPr>
            <w:r>
              <w:rPr>
                <w:rFonts w:ascii="Calibri" w:hAnsi="Calibri" w:cs="Calibri"/>
                <w:b w:val="0"/>
                <w:sz w:val="22"/>
                <w:szCs w:val="22"/>
              </w:rPr>
              <w:t>1.2, 1.3</w:t>
            </w:r>
          </w:p>
        </w:tc>
        <w:tc>
          <w:tcPr>
            <w:tcW w:w="1800" w:type="dxa"/>
            <w:shd w:val="clear" w:color="auto" w:fill="FFFFFF" w:themeFill="background1"/>
          </w:tcPr>
          <w:p w14:paraId="48F469CE" w14:textId="28C76BB6" w:rsidR="002F0F50" w:rsidRDefault="002F0F50" w:rsidP="002F0F50">
            <w:pPr>
              <w:pStyle w:val="DocumentHeader2"/>
              <w:spacing w:before="0"/>
              <w:rPr>
                <w:rFonts w:ascii="Calibri" w:hAnsi="Calibri" w:cs="Calibri"/>
                <w:b w:val="0"/>
                <w:sz w:val="22"/>
                <w:szCs w:val="22"/>
              </w:rPr>
            </w:pPr>
            <w:r>
              <w:rPr>
                <w:rFonts w:ascii="Calibri" w:hAnsi="Calibri" w:cs="Calibri"/>
                <w:b w:val="0"/>
                <w:sz w:val="22"/>
                <w:szCs w:val="22"/>
              </w:rPr>
              <w:t>June 19, 2026</w:t>
            </w:r>
          </w:p>
        </w:tc>
        <w:tc>
          <w:tcPr>
            <w:tcW w:w="3427" w:type="dxa"/>
            <w:shd w:val="clear" w:color="auto" w:fill="FFFFFF" w:themeFill="background1"/>
          </w:tcPr>
          <w:p w14:paraId="638BE8C3" w14:textId="057BFBAA" w:rsidR="002F0F50" w:rsidRPr="001332F6" w:rsidRDefault="002F0F50" w:rsidP="002F0F50">
            <w:pPr>
              <w:pStyle w:val="DocumentHeader2"/>
              <w:spacing w:before="0"/>
              <w:rPr>
                <w:rFonts w:ascii="Calibri" w:hAnsi="Calibri" w:cs="Calibri"/>
                <w:b w:val="0"/>
                <w:sz w:val="22"/>
                <w:szCs w:val="22"/>
              </w:rPr>
            </w:pPr>
            <w:r w:rsidRPr="001332F6">
              <w:rPr>
                <w:rFonts w:ascii="Calibri" w:hAnsi="Calibri" w:cs="Calibri"/>
                <w:b w:val="0"/>
                <w:sz w:val="22"/>
                <w:szCs w:val="22"/>
              </w:rPr>
              <w:t>Updated to incorporate review comments from DMAS and DSS business/policy teams</w:t>
            </w:r>
          </w:p>
        </w:tc>
        <w:tc>
          <w:tcPr>
            <w:tcW w:w="2606" w:type="dxa"/>
            <w:shd w:val="clear" w:color="auto" w:fill="FFFFFF" w:themeFill="background1"/>
          </w:tcPr>
          <w:p w14:paraId="096D7462" w14:textId="0072545F" w:rsidR="002F0F50" w:rsidRPr="001332F6" w:rsidRDefault="002F0F50" w:rsidP="002F0F50">
            <w:pPr>
              <w:pStyle w:val="DocumentHeader2"/>
              <w:spacing w:before="0"/>
              <w:rPr>
                <w:rFonts w:ascii="Calibri" w:hAnsi="Calibri" w:cs="Calibri"/>
                <w:b w:val="0"/>
                <w:sz w:val="22"/>
                <w:szCs w:val="22"/>
              </w:rPr>
            </w:pPr>
            <w:r w:rsidRPr="001332F6">
              <w:rPr>
                <w:rFonts w:ascii="Calibri" w:hAnsi="Calibri" w:cs="Calibri"/>
                <w:b w:val="0"/>
                <w:sz w:val="22"/>
                <w:szCs w:val="22"/>
              </w:rPr>
              <w:t>Deloitte Consulting LLP</w:t>
            </w:r>
          </w:p>
        </w:tc>
      </w:tr>
      <w:tr w:rsidR="006E3A5B" w:rsidRPr="001332F6" w14:paraId="4FFB6D9F" w14:textId="77777777" w:rsidTr="000D596E">
        <w:tc>
          <w:tcPr>
            <w:tcW w:w="1296" w:type="dxa"/>
            <w:shd w:val="clear" w:color="auto" w:fill="FFFFFF" w:themeFill="background1"/>
          </w:tcPr>
          <w:p w14:paraId="41777F15" w14:textId="5B121BB5" w:rsidR="006E3A5B" w:rsidRPr="001332F6" w:rsidRDefault="006E3A5B" w:rsidP="006E3A5B">
            <w:pPr>
              <w:pStyle w:val="DocumentHeader2"/>
              <w:spacing w:before="0"/>
              <w:rPr>
                <w:rFonts w:ascii="Calibri" w:hAnsi="Calibri" w:cs="Calibri"/>
                <w:b w:val="0"/>
                <w:sz w:val="22"/>
                <w:szCs w:val="22"/>
              </w:rPr>
            </w:pPr>
            <w:r>
              <w:rPr>
                <w:rFonts w:ascii="Calibri" w:hAnsi="Calibri" w:cs="Calibri"/>
                <w:b w:val="0"/>
                <w:sz w:val="22"/>
                <w:szCs w:val="22"/>
              </w:rPr>
              <w:t>1.</w:t>
            </w:r>
            <w:r w:rsidR="006005E5">
              <w:rPr>
                <w:rFonts w:ascii="Calibri" w:hAnsi="Calibri" w:cs="Calibri"/>
                <w:b w:val="0"/>
                <w:sz w:val="22"/>
                <w:szCs w:val="22"/>
              </w:rPr>
              <w:t>4</w:t>
            </w:r>
          </w:p>
        </w:tc>
        <w:tc>
          <w:tcPr>
            <w:tcW w:w="1800" w:type="dxa"/>
            <w:shd w:val="clear" w:color="auto" w:fill="FFFFFF" w:themeFill="background1"/>
          </w:tcPr>
          <w:p w14:paraId="20532491" w14:textId="0789A219" w:rsidR="006E3A5B" w:rsidRDefault="00D626A0" w:rsidP="006E3A5B">
            <w:pPr>
              <w:pStyle w:val="DocumentHeader2"/>
              <w:spacing w:before="0"/>
              <w:rPr>
                <w:rFonts w:ascii="Calibri" w:hAnsi="Calibri" w:cs="Calibri"/>
                <w:b w:val="0"/>
                <w:sz w:val="22"/>
                <w:szCs w:val="22"/>
              </w:rPr>
            </w:pPr>
            <w:r w:rsidRPr="00D626A0">
              <w:rPr>
                <w:rFonts w:ascii="Calibri" w:hAnsi="Calibri" w:cs="Calibri"/>
                <w:b w:val="0"/>
                <w:sz w:val="22"/>
                <w:szCs w:val="22"/>
              </w:rPr>
              <w:t>July 1</w:t>
            </w:r>
            <w:r w:rsidR="006E3A5B">
              <w:rPr>
                <w:rFonts w:ascii="Calibri" w:hAnsi="Calibri" w:cs="Calibri"/>
                <w:b w:val="0"/>
                <w:sz w:val="22"/>
                <w:szCs w:val="22"/>
              </w:rPr>
              <w:t>, 2026</w:t>
            </w:r>
          </w:p>
        </w:tc>
        <w:tc>
          <w:tcPr>
            <w:tcW w:w="3427" w:type="dxa"/>
            <w:shd w:val="clear" w:color="auto" w:fill="FFFFFF" w:themeFill="background1"/>
          </w:tcPr>
          <w:p w14:paraId="30AEA3A5" w14:textId="2BC0BEC9" w:rsidR="006E3A5B" w:rsidRPr="001332F6" w:rsidRDefault="006E3A5B" w:rsidP="006E3A5B">
            <w:pPr>
              <w:pStyle w:val="DocumentHeader2"/>
              <w:spacing w:before="0"/>
              <w:rPr>
                <w:rFonts w:ascii="Calibri" w:hAnsi="Calibri" w:cs="Calibri"/>
                <w:b w:val="0"/>
                <w:sz w:val="22"/>
                <w:szCs w:val="22"/>
              </w:rPr>
            </w:pPr>
            <w:r w:rsidRPr="00C85EC7">
              <w:rPr>
                <w:rFonts w:ascii="Calibri" w:hAnsi="Calibri" w:cs="Calibri"/>
                <w:b w:val="0"/>
                <w:sz w:val="22"/>
                <w:szCs w:val="22"/>
              </w:rPr>
              <w:t>Updated to incorporate in-kind and unpaid employment activities</w:t>
            </w:r>
          </w:p>
        </w:tc>
        <w:tc>
          <w:tcPr>
            <w:tcW w:w="2606" w:type="dxa"/>
            <w:shd w:val="clear" w:color="auto" w:fill="FFFFFF" w:themeFill="background1"/>
          </w:tcPr>
          <w:p w14:paraId="36C8CA08" w14:textId="5BE07AA8" w:rsidR="006E3A5B" w:rsidRPr="00884A0E" w:rsidRDefault="006E3A5B" w:rsidP="006E3A5B">
            <w:pPr>
              <w:pStyle w:val="DocumentHeader2"/>
              <w:spacing w:before="0"/>
              <w:rPr>
                <w:rFonts w:ascii="Calibri" w:hAnsi="Calibri" w:cs="Calibri"/>
                <w:bCs/>
                <w:sz w:val="22"/>
                <w:szCs w:val="22"/>
              </w:rPr>
            </w:pPr>
            <w:r w:rsidRPr="001332F6">
              <w:rPr>
                <w:rFonts w:ascii="Calibri" w:hAnsi="Calibri" w:cs="Calibri"/>
                <w:b w:val="0"/>
                <w:sz w:val="22"/>
                <w:szCs w:val="22"/>
              </w:rPr>
              <w:t>Deloitte Consulting LLP</w:t>
            </w:r>
          </w:p>
        </w:tc>
      </w:tr>
      <w:tr w:rsidR="547EDEB1" w14:paraId="338FC9C3" w14:textId="77777777" w:rsidTr="547EDEB1">
        <w:trPr>
          <w:trHeight w:val="300"/>
        </w:trPr>
        <w:tc>
          <w:tcPr>
            <w:tcW w:w="1296" w:type="dxa"/>
            <w:shd w:val="clear" w:color="auto" w:fill="FFFFFF" w:themeFill="background1"/>
          </w:tcPr>
          <w:p w14:paraId="17C1368D" w14:textId="1252626C" w:rsidR="547EDEB1" w:rsidRDefault="547EDEB1" w:rsidP="547EDEB1">
            <w:pPr>
              <w:pStyle w:val="DocumentHeader2"/>
              <w:spacing w:before="0"/>
              <w:rPr>
                <w:rFonts w:ascii="Calibri" w:hAnsi="Calibri" w:cs="Calibri"/>
                <w:b w:val="0"/>
                <w:sz w:val="22"/>
                <w:szCs w:val="22"/>
              </w:rPr>
            </w:pPr>
            <w:r w:rsidRPr="547EDEB1">
              <w:rPr>
                <w:rFonts w:ascii="Calibri" w:hAnsi="Calibri" w:cs="Calibri"/>
                <w:b w:val="0"/>
                <w:sz w:val="22"/>
                <w:szCs w:val="22"/>
              </w:rPr>
              <w:t>1.</w:t>
            </w:r>
            <w:r w:rsidR="448C8B8A" w:rsidRPr="547EDEB1">
              <w:rPr>
                <w:rFonts w:ascii="Calibri" w:hAnsi="Calibri" w:cs="Calibri"/>
                <w:b w:val="0"/>
                <w:sz w:val="22"/>
                <w:szCs w:val="22"/>
              </w:rPr>
              <w:t>5</w:t>
            </w:r>
          </w:p>
        </w:tc>
        <w:tc>
          <w:tcPr>
            <w:tcW w:w="1800" w:type="dxa"/>
            <w:shd w:val="clear" w:color="auto" w:fill="FFFFFF" w:themeFill="background1"/>
          </w:tcPr>
          <w:p w14:paraId="59B28339" w14:textId="39446D65" w:rsidR="547EDEB1" w:rsidRDefault="547EDEB1" w:rsidP="547EDEB1">
            <w:pPr>
              <w:pStyle w:val="DocumentHeader2"/>
              <w:spacing w:before="0"/>
              <w:rPr>
                <w:rFonts w:ascii="Calibri" w:hAnsi="Calibri" w:cs="Calibri"/>
                <w:b w:val="0"/>
                <w:sz w:val="22"/>
                <w:szCs w:val="22"/>
              </w:rPr>
            </w:pPr>
            <w:r w:rsidRPr="547EDEB1">
              <w:rPr>
                <w:rFonts w:ascii="Calibri" w:hAnsi="Calibri" w:cs="Calibri"/>
                <w:b w:val="0"/>
                <w:sz w:val="22"/>
                <w:szCs w:val="22"/>
              </w:rPr>
              <w:t xml:space="preserve">July </w:t>
            </w:r>
            <w:r w:rsidR="00F26E46">
              <w:rPr>
                <w:rFonts w:ascii="Calibri" w:hAnsi="Calibri" w:cs="Calibri"/>
                <w:b w:val="0"/>
                <w:sz w:val="22"/>
                <w:szCs w:val="22"/>
              </w:rPr>
              <w:t>31</w:t>
            </w:r>
            <w:r w:rsidR="33E8C3FE" w:rsidRPr="547EDEB1">
              <w:rPr>
                <w:rFonts w:ascii="Calibri" w:hAnsi="Calibri" w:cs="Calibri"/>
                <w:b w:val="0"/>
                <w:sz w:val="22"/>
                <w:szCs w:val="22"/>
              </w:rPr>
              <w:t>,</w:t>
            </w:r>
            <w:r w:rsidRPr="547EDEB1">
              <w:rPr>
                <w:rFonts w:ascii="Calibri" w:hAnsi="Calibri" w:cs="Calibri"/>
                <w:b w:val="0"/>
                <w:sz w:val="22"/>
                <w:szCs w:val="22"/>
              </w:rPr>
              <w:t xml:space="preserve"> 2026</w:t>
            </w:r>
          </w:p>
        </w:tc>
        <w:tc>
          <w:tcPr>
            <w:tcW w:w="3427" w:type="dxa"/>
            <w:shd w:val="clear" w:color="auto" w:fill="FFFFFF" w:themeFill="background1"/>
          </w:tcPr>
          <w:p w14:paraId="798D1B26" w14:textId="753B52ED" w:rsidR="547EDEB1" w:rsidRDefault="00E25F2C" w:rsidP="547EDEB1">
            <w:pPr>
              <w:pStyle w:val="DocumentHeader2"/>
              <w:spacing w:before="0"/>
              <w:rPr>
                <w:rFonts w:ascii="Calibri" w:hAnsi="Calibri" w:cs="Calibri"/>
                <w:b w:val="0"/>
                <w:sz w:val="22"/>
                <w:szCs w:val="22"/>
              </w:rPr>
            </w:pPr>
            <w:r w:rsidRPr="001332F6">
              <w:rPr>
                <w:rFonts w:ascii="Calibri" w:hAnsi="Calibri" w:cs="Calibri"/>
                <w:b w:val="0"/>
                <w:sz w:val="22"/>
                <w:szCs w:val="22"/>
              </w:rPr>
              <w:t>Updated to incorporate review comments from DMAS and DSS business/policy teams</w:t>
            </w:r>
          </w:p>
        </w:tc>
        <w:tc>
          <w:tcPr>
            <w:tcW w:w="2606" w:type="dxa"/>
            <w:shd w:val="clear" w:color="auto" w:fill="FFFFFF" w:themeFill="background1"/>
          </w:tcPr>
          <w:p w14:paraId="17D81BED" w14:textId="5BE07AA8" w:rsidR="547EDEB1" w:rsidRDefault="547EDEB1" w:rsidP="547EDEB1">
            <w:pPr>
              <w:pStyle w:val="DocumentHeader2"/>
              <w:spacing w:before="0"/>
              <w:rPr>
                <w:rFonts w:ascii="Calibri" w:hAnsi="Calibri" w:cs="Calibri"/>
                <w:sz w:val="22"/>
                <w:szCs w:val="22"/>
              </w:rPr>
            </w:pPr>
            <w:r w:rsidRPr="547EDEB1">
              <w:rPr>
                <w:rFonts w:ascii="Calibri" w:hAnsi="Calibri" w:cs="Calibri"/>
                <w:b w:val="0"/>
                <w:sz w:val="22"/>
                <w:szCs w:val="22"/>
              </w:rPr>
              <w:t>Deloitte Consulting LLP</w:t>
            </w:r>
          </w:p>
        </w:tc>
      </w:tr>
      <w:tr w:rsidR="005A49B8" w14:paraId="340ADF66" w14:textId="77777777" w:rsidTr="004020A5">
        <w:trPr>
          <w:trHeight w:val="300"/>
        </w:trPr>
        <w:tc>
          <w:tcPr>
            <w:tcW w:w="1296" w:type="dxa"/>
            <w:shd w:val="clear" w:color="auto" w:fill="FFFFFF" w:themeFill="background1"/>
          </w:tcPr>
          <w:p w14:paraId="16878019" w14:textId="23D415C9" w:rsidR="005A49B8" w:rsidRPr="547EDEB1" w:rsidRDefault="005A49B8" w:rsidP="547EDEB1">
            <w:pPr>
              <w:pStyle w:val="DocumentHeader2"/>
              <w:spacing w:before="0"/>
              <w:rPr>
                <w:rFonts w:ascii="Calibri" w:hAnsi="Calibri" w:cs="Calibri"/>
                <w:b w:val="0"/>
                <w:sz w:val="22"/>
                <w:szCs w:val="22"/>
              </w:rPr>
            </w:pPr>
            <w:r>
              <w:rPr>
                <w:rFonts w:ascii="Calibri" w:hAnsi="Calibri" w:cs="Calibri"/>
                <w:b w:val="0"/>
                <w:sz w:val="22"/>
                <w:szCs w:val="22"/>
              </w:rPr>
              <w:t>1.6</w:t>
            </w:r>
          </w:p>
        </w:tc>
        <w:tc>
          <w:tcPr>
            <w:tcW w:w="1800" w:type="dxa"/>
            <w:shd w:val="clear" w:color="auto" w:fill="FFFFFF" w:themeFill="background1"/>
          </w:tcPr>
          <w:p w14:paraId="6749F81A" w14:textId="46EEE6D9" w:rsidR="005A49B8" w:rsidRPr="547EDEB1" w:rsidRDefault="005A49B8" w:rsidP="547EDEB1">
            <w:pPr>
              <w:pStyle w:val="DocumentHeader2"/>
              <w:spacing w:before="0"/>
              <w:rPr>
                <w:rFonts w:ascii="Calibri" w:hAnsi="Calibri" w:cs="Calibri"/>
                <w:b w:val="0"/>
                <w:sz w:val="22"/>
                <w:szCs w:val="22"/>
              </w:rPr>
            </w:pPr>
            <w:r>
              <w:rPr>
                <w:rFonts w:ascii="Calibri" w:hAnsi="Calibri" w:cs="Calibri"/>
                <w:b w:val="0"/>
                <w:sz w:val="22"/>
                <w:szCs w:val="22"/>
              </w:rPr>
              <w:t>August 25, 2026</w:t>
            </w:r>
          </w:p>
        </w:tc>
        <w:tc>
          <w:tcPr>
            <w:tcW w:w="3427" w:type="dxa"/>
            <w:shd w:val="clear" w:color="auto" w:fill="FFFFFF" w:themeFill="background1"/>
          </w:tcPr>
          <w:p w14:paraId="1BBFE00E" w14:textId="35AC97DC" w:rsidR="005A49B8" w:rsidRPr="001332F6" w:rsidRDefault="00455305" w:rsidP="547EDEB1">
            <w:pPr>
              <w:pStyle w:val="DocumentHeader2"/>
              <w:spacing w:before="0"/>
              <w:rPr>
                <w:rFonts w:ascii="Calibri" w:hAnsi="Calibri" w:cs="Calibri"/>
                <w:b w:val="0"/>
                <w:sz w:val="22"/>
                <w:szCs w:val="22"/>
              </w:rPr>
            </w:pPr>
            <w:r w:rsidRPr="001332F6">
              <w:rPr>
                <w:rFonts w:ascii="Calibri" w:hAnsi="Calibri" w:cs="Calibri"/>
                <w:b w:val="0"/>
                <w:sz w:val="22"/>
                <w:szCs w:val="22"/>
              </w:rPr>
              <w:t>Updated to incorporate review comments from DMAS and DSS business/policy teams</w:t>
            </w:r>
          </w:p>
        </w:tc>
        <w:tc>
          <w:tcPr>
            <w:tcW w:w="2606" w:type="dxa"/>
            <w:shd w:val="clear" w:color="auto" w:fill="FFFFFF" w:themeFill="background1"/>
          </w:tcPr>
          <w:p w14:paraId="2B032E10" w14:textId="2748A94F" w:rsidR="005A49B8" w:rsidRPr="547EDEB1" w:rsidRDefault="00455305" w:rsidP="547EDEB1">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4D78A2" w14:paraId="6DAE110B" w14:textId="77777777" w:rsidTr="004020A5">
        <w:trPr>
          <w:trHeight w:val="300"/>
        </w:trPr>
        <w:tc>
          <w:tcPr>
            <w:tcW w:w="1296" w:type="dxa"/>
            <w:shd w:val="clear" w:color="auto" w:fill="FFFFFF" w:themeFill="background1"/>
          </w:tcPr>
          <w:p w14:paraId="37D2B599" w14:textId="35E7E6B9" w:rsidR="004D78A2" w:rsidRDefault="004D78A2" w:rsidP="547EDEB1">
            <w:pPr>
              <w:pStyle w:val="DocumentHeader2"/>
              <w:spacing w:before="0"/>
              <w:rPr>
                <w:rFonts w:ascii="Calibri" w:hAnsi="Calibri" w:cs="Calibri"/>
                <w:b w:val="0"/>
                <w:sz w:val="22"/>
                <w:szCs w:val="22"/>
              </w:rPr>
            </w:pPr>
            <w:r>
              <w:rPr>
                <w:rFonts w:ascii="Calibri" w:hAnsi="Calibri" w:cs="Calibri"/>
                <w:b w:val="0"/>
                <w:sz w:val="22"/>
                <w:szCs w:val="22"/>
              </w:rPr>
              <w:t>1.7</w:t>
            </w:r>
          </w:p>
        </w:tc>
        <w:tc>
          <w:tcPr>
            <w:tcW w:w="1800" w:type="dxa"/>
            <w:shd w:val="clear" w:color="auto" w:fill="FFFFFF" w:themeFill="background1"/>
          </w:tcPr>
          <w:p w14:paraId="298D86B3" w14:textId="3E32F97D" w:rsidR="004D78A2" w:rsidRDefault="004D78A2" w:rsidP="547EDEB1">
            <w:pPr>
              <w:pStyle w:val="DocumentHeader2"/>
              <w:spacing w:before="0"/>
              <w:rPr>
                <w:rFonts w:ascii="Calibri" w:hAnsi="Calibri" w:cs="Calibri"/>
                <w:b w:val="0"/>
                <w:sz w:val="22"/>
                <w:szCs w:val="22"/>
              </w:rPr>
            </w:pPr>
            <w:r>
              <w:rPr>
                <w:rFonts w:ascii="Calibri" w:hAnsi="Calibri" w:cs="Calibri"/>
                <w:b w:val="0"/>
                <w:sz w:val="22"/>
                <w:szCs w:val="22"/>
              </w:rPr>
              <w:t>September 11, 2026</w:t>
            </w:r>
          </w:p>
        </w:tc>
        <w:tc>
          <w:tcPr>
            <w:tcW w:w="3427" w:type="dxa"/>
            <w:shd w:val="clear" w:color="auto" w:fill="FFFFFF" w:themeFill="background1"/>
          </w:tcPr>
          <w:p w14:paraId="35754BE2" w14:textId="7D32534D" w:rsidR="004D78A2" w:rsidRPr="001332F6" w:rsidRDefault="00FA1B48" w:rsidP="547EDEB1">
            <w:pPr>
              <w:pStyle w:val="DocumentHeader2"/>
              <w:spacing w:before="0"/>
              <w:rPr>
                <w:rFonts w:ascii="Calibri" w:hAnsi="Calibri" w:cs="Calibri"/>
                <w:b w:val="0"/>
                <w:sz w:val="22"/>
                <w:szCs w:val="22"/>
              </w:rPr>
            </w:pPr>
            <w:r>
              <w:rPr>
                <w:rFonts w:ascii="Calibri" w:hAnsi="Calibri" w:cs="Calibri"/>
                <w:b w:val="0"/>
                <w:sz w:val="22"/>
                <w:szCs w:val="22"/>
              </w:rPr>
              <w:t xml:space="preserve">Updated to refine DTO fields </w:t>
            </w:r>
            <w:r w:rsidR="00161A4B">
              <w:rPr>
                <w:rFonts w:ascii="Calibri" w:hAnsi="Calibri" w:cs="Calibri"/>
                <w:b w:val="0"/>
                <w:sz w:val="22"/>
                <w:szCs w:val="22"/>
              </w:rPr>
              <w:t xml:space="preserve">per design changes; </w:t>
            </w:r>
            <w:r w:rsidR="008241DC">
              <w:rPr>
                <w:rFonts w:ascii="Calibri" w:hAnsi="Calibri" w:cs="Calibri"/>
                <w:b w:val="0"/>
                <w:sz w:val="22"/>
                <w:szCs w:val="22"/>
              </w:rPr>
              <w:t xml:space="preserve">Updated interface transport mechanism </w:t>
            </w:r>
            <w:r w:rsidR="000E21B1">
              <w:rPr>
                <w:rFonts w:ascii="Calibri" w:hAnsi="Calibri" w:cs="Calibri"/>
                <w:b w:val="0"/>
                <w:sz w:val="22"/>
                <w:szCs w:val="22"/>
              </w:rPr>
              <w:t>and refreshed endpoint details</w:t>
            </w:r>
          </w:p>
        </w:tc>
        <w:tc>
          <w:tcPr>
            <w:tcW w:w="2606" w:type="dxa"/>
            <w:shd w:val="clear" w:color="auto" w:fill="FFFFFF" w:themeFill="background1"/>
          </w:tcPr>
          <w:p w14:paraId="6FECE22F" w14:textId="3747A9F7" w:rsidR="004D78A2" w:rsidRDefault="000E21B1" w:rsidP="547EDEB1">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773622" w14:paraId="72404532" w14:textId="77777777" w:rsidTr="004020A5">
        <w:trPr>
          <w:trHeight w:val="300"/>
        </w:trPr>
        <w:tc>
          <w:tcPr>
            <w:tcW w:w="1296" w:type="dxa"/>
            <w:shd w:val="clear" w:color="auto" w:fill="FFFFFF" w:themeFill="background1"/>
          </w:tcPr>
          <w:p w14:paraId="1B8FAA82" w14:textId="3DD9FC77" w:rsidR="00773622" w:rsidRDefault="00773622" w:rsidP="00773622">
            <w:pPr>
              <w:pStyle w:val="DocumentHeader2"/>
              <w:spacing w:before="0"/>
              <w:rPr>
                <w:rFonts w:ascii="Calibri" w:hAnsi="Calibri" w:cs="Calibri"/>
                <w:b w:val="0"/>
                <w:sz w:val="22"/>
                <w:szCs w:val="22"/>
              </w:rPr>
            </w:pPr>
            <w:r>
              <w:rPr>
                <w:rFonts w:ascii="Calibri" w:hAnsi="Calibri" w:cs="Calibri"/>
                <w:b w:val="0"/>
                <w:sz w:val="22"/>
                <w:szCs w:val="22"/>
              </w:rPr>
              <w:t>1.7.</w:t>
            </w:r>
            <w:r w:rsidR="008F7835">
              <w:rPr>
                <w:rFonts w:ascii="Calibri" w:hAnsi="Calibri" w:cs="Calibri"/>
                <w:b w:val="0"/>
                <w:sz w:val="22"/>
                <w:szCs w:val="22"/>
              </w:rPr>
              <w:t>1</w:t>
            </w:r>
          </w:p>
        </w:tc>
        <w:tc>
          <w:tcPr>
            <w:tcW w:w="1800" w:type="dxa"/>
            <w:shd w:val="clear" w:color="auto" w:fill="FFFFFF" w:themeFill="background1"/>
          </w:tcPr>
          <w:p w14:paraId="718D04C8" w14:textId="5D329C05" w:rsidR="00773622" w:rsidRPr="008F7835" w:rsidRDefault="00773622" w:rsidP="00773622">
            <w:pPr>
              <w:pStyle w:val="DocumentHeader2"/>
              <w:spacing w:before="0"/>
              <w:rPr>
                <w:rFonts w:ascii="Calibri" w:hAnsi="Calibri" w:cs="Calibri"/>
                <w:b w:val="0"/>
                <w:sz w:val="22"/>
                <w:szCs w:val="22"/>
              </w:rPr>
            </w:pPr>
            <w:r w:rsidRPr="008F7835">
              <w:rPr>
                <w:rFonts w:ascii="Calibri" w:hAnsi="Calibri" w:cs="Calibri"/>
                <w:b w:val="0"/>
                <w:sz w:val="22"/>
                <w:szCs w:val="22"/>
              </w:rPr>
              <w:t>September 2</w:t>
            </w:r>
            <w:r w:rsidR="008F7835" w:rsidRPr="008F7835">
              <w:rPr>
                <w:rFonts w:ascii="Calibri" w:hAnsi="Calibri" w:cs="Calibri"/>
                <w:b w:val="0"/>
                <w:sz w:val="22"/>
                <w:szCs w:val="22"/>
              </w:rPr>
              <w:t>5</w:t>
            </w:r>
            <w:r w:rsidRPr="008F7835">
              <w:rPr>
                <w:rFonts w:ascii="Calibri" w:hAnsi="Calibri" w:cs="Calibri"/>
                <w:b w:val="0"/>
                <w:sz w:val="22"/>
                <w:szCs w:val="22"/>
              </w:rPr>
              <w:t>, 2026</w:t>
            </w:r>
          </w:p>
        </w:tc>
        <w:tc>
          <w:tcPr>
            <w:tcW w:w="3427" w:type="dxa"/>
            <w:shd w:val="clear" w:color="auto" w:fill="FFFFFF" w:themeFill="background1"/>
          </w:tcPr>
          <w:p w14:paraId="49FD5867" w14:textId="27A2EFD1" w:rsidR="00773622" w:rsidRPr="008F7835" w:rsidRDefault="008F7835" w:rsidP="00773622">
            <w:pPr>
              <w:pStyle w:val="DocumentHeader2"/>
              <w:spacing w:before="0"/>
              <w:rPr>
                <w:rFonts w:ascii="Calibri" w:hAnsi="Calibri" w:cs="Calibri"/>
                <w:b w:val="0"/>
                <w:sz w:val="22"/>
                <w:szCs w:val="22"/>
              </w:rPr>
            </w:pPr>
            <w:r w:rsidRPr="008F7835">
              <w:rPr>
                <w:rFonts w:ascii="Calibri" w:hAnsi="Calibri" w:cs="Calibri"/>
                <w:b w:val="0"/>
                <w:sz w:val="22"/>
                <w:szCs w:val="22"/>
                <w:lang w:val="en-US"/>
              </w:rPr>
              <w:t>Updated to address comments</w:t>
            </w:r>
            <w:r w:rsidRPr="008F7835">
              <w:rPr>
                <w:rFonts w:ascii="Calibri" w:hAnsi="Calibri" w:cs="Calibri"/>
                <w:b w:val="0"/>
                <w:bCs/>
                <w:sz w:val="22"/>
                <w:szCs w:val="22"/>
                <w:lang w:val="en-US"/>
              </w:rPr>
              <w:t> </w:t>
            </w:r>
          </w:p>
        </w:tc>
        <w:tc>
          <w:tcPr>
            <w:tcW w:w="2606" w:type="dxa"/>
            <w:shd w:val="clear" w:color="auto" w:fill="FFFFFF" w:themeFill="background1"/>
          </w:tcPr>
          <w:p w14:paraId="1735490D" w14:textId="06B1642A" w:rsidR="00773622" w:rsidRPr="008F7835" w:rsidRDefault="00773622" w:rsidP="00773622">
            <w:pPr>
              <w:pStyle w:val="DocumentHeader2"/>
              <w:spacing w:before="0"/>
              <w:rPr>
                <w:rFonts w:ascii="Calibri" w:hAnsi="Calibri" w:cs="Calibri"/>
                <w:b w:val="0"/>
                <w:sz w:val="22"/>
                <w:szCs w:val="22"/>
              </w:rPr>
            </w:pPr>
            <w:r w:rsidRPr="008F7835">
              <w:rPr>
                <w:rFonts w:ascii="Calibri" w:hAnsi="Calibri" w:cs="Calibri"/>
                <w:b w:val="0"/>
                <w:sz w:val="22"/>
                <w:szCs w:val="22"/>
              </w:rPr>
              <w:t>Deloitte Consulting LLP</w:t>
            </w:r>
          </w:p>
        </w:tc>
      </w:tr>
      <w:tr w:rsidR="00773622" w14:paraId="70E0F855" w14:textId="77777777" w:rsidTr="004020A5">
        <w:trPr>
          <w:trHeight w:val="300"/>
        </w:trPr>
        <w:tc>
          <w:tcPr>
            <w:tcW w:w="1296" w:type="dxa"/>
            <w:shd w:val="clear" w:color="auto" w:fill="FFFFFF" w:themeFill="background1"/>
          </w:tcPr>
          <w:p w14:paraId="28B1837D" w14:textId="1EDFA5D6" w:rsidR="00773622" w:rsidRDefault="00773622" w:rsidP="00773622">
            <w:pPr>
              <w:pStyle w:val="DocumentHeader2"/>
              <w:spacing w:before="0"/>
              <w:rPr>
                <w:rFonts w:ascii="Calibri" w:hAnsi="Calibri" w:cs="Calibri"/>
                <w:b w:val="0"/>
                <w:sz w:val="22"/>
                <w:szCs w:val="22"/>
              </w:rPr>
            </w:pPr>
            <w:r>
              <w:rPr>
                <w:rFonts w:ascii="Calibri" w:hAnsi="Calibri" w:cs="Calibri"/>
                <w:b w:val="0"/>
                <w:sz w:val="22"/>
                <w:szCs w:val="22"/>
              </w:rPr>
              <w:t>1.7.2</w:t>
            </w:r>
          </w:p>
        </w:tc>
        <w:tc>
          <w:tcPr>
            <w:tcW w:w="1800" w:type="dxa"/>
            <w:shd w:val="clear" w:color="auto" w:fill="FFFFFF" w:themeFill="background1"/>
          </w:tcPr>
          <w:p w14:paraId="3D0E0895" w14:textId="5733B7F4" w:rsidR="00773622" w:rsidRDefault="00773622" w:rsidP="00773622">
            <w:pPr>
              <w:pStyle w:val="DocumentHeader2"/>
              <w:spacing w:before="0"/>
              <w:rPr>
                <w:rFonts w:ascii="Calibri" w:hAnsi="Calibri" w:cs="Calibri"/>
                <w:b w:val="0"/>
                <w:sz w:val="22"/>
                <w:szCs w:val="22"/>
              </w:rPr>
            </w:pPr>
            <w:r>
              <w:rPr>
                <w:rFonts w:ascii="Calibri" w:hAnsi="Calibri" w:cs="Calibri"/>
                <w:b w:val="0"/>
                <w:sz w:val="22"/>
                <w:szCs w:val="22"/>
              </w:rPr>
              <w:t>October 2, 2026</w:t>
            </w:r>
          </w:p>
        </w:tc>
        <w:tc>
          <w:tcPr>
            <w:tcW w:w="3427" w:type="dxa"/>
            <w:shd w:val="clear" w:color="auto" w:fill="FFFFFF" w:themeFill="background1"/>
          </w:tcPr>
          <w:p w14:paraId="5E6C227B" w14:textId="3757B59C" w:rsidR="00773622" w:rsidRDefault="00773622" w:rsidP="00773622">
            <w:pPr>
              <w:pStyle w:val="DocumentHeader2"/>
              <w:spacing w:before="0"/>
              <w:rPr>
                <w:rFonts w:ascii="Calibri" w:hAnsi="Calibri" w:cs="Calibri"/>
                <w:b w:val="0"/>
                <w:sz w:val="22"/>
                <w:szCs w:val="22"/>
              </w:rPr>
            </w:pPr>
            <w:r>
              <w:rPr>
                <w:rFonts w:ascii="Calibri" w:hAnsi="Calibri" w:cs="Calibri"/>
                <w:b w:val="0"/>
                <w:sz w:val="22"/>
                <w:szCs w:val="22"/>
              </w:rPr>
              <w:t>Updated to refine DTO fields per design changes</w:t>
            </w:r>
          </w:p>
        </w:tc>
        <w:tc>
          <w:tcPr>
            <w:tcW w:w="2606" w:type="dxa"/>
            <w:shd w:val="clear" w:color="auto" w:fill="FFFFFF" w:themeFill="background1"/>
          </w:tcPr>
          <w:p w14:paraId="7573A72A" w14:textId="4CA3C66F" w:rsidR="00773622" w:rsidRDefault="00773622" w:rsidP="00773622">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294767" w14:paraId="406A1843" w14:textId="77777777" w:rsidTr="004020A5">
        <w:trPr>
          <w:trHeight w:val="300"/>
        </w:trPr>
        <w:tc>
          <w:tcPr>
            <w:tcW w:w="1296" w:type="dxa"/>
            <w:shd w:val="clear" w:color="auto" w:fill="FFFFFF" w:themeFill="background1"/>
          </w:tcPr>
          <w:p w14:paraId="222FF4F7" w14:textId="222FC253" w:rsidR="00294767" w:rsidRDefault="00294767" w:rsidP="00773622">
            <w:pPr>
              <w:pStyle w:val="DocumentHeader2"/>
              <w:spacing w:before="0"/>
              <w:rPr>
                <w:rFonts w:ascii="Calibri" w:hAnsi="Calibri" w:cs="Calibri"/>
                <w:b w:val="0"/>
                <w:sz w:val="22"/>
                <w:szCs w:val="22"/>
              </w:rPr>
            </w:pPr>
            <w:r>
              <w:rPr>
                <w:rFonts w:ascii="Calibri" w:hAnsi="Calibri" w:cs="Calibri"/>
                <w:b w:val="0"/>
                <w:sz w:val="22"/>
                <w:szCs w:val="22"/>
              </w:rPr>
              <w:t>1.7.3</w:t>
            </w:r>
          </w:p>
        </w:tc>
        <w:tc>
          <w:tcPr>
            <w:tcW w:w="1800" w:type="dxa"/>
            <w:shd w:val="clear" w:color="auto" w:fill="FFFFFF" w:themeFill="background1"/>
          </w:tcPr>
          <w:p w14:paraId="24D5719D" w14:textId="00D9B9CC" w:rsidR="00294767" w:rsidRDefault="00294767" w:rsidP="00773622">
            <w:pPr>
              <w:pStyle w:val="DocumentHeader2"/>
              <w:spacing w:before="0"/>
              <w:rPr>
                <w:rFonts w:ascii="Calibri" w:hAnsi="Calibri" w:cs="Calibri"/>
                <w:b w:val="0"/>
                <w:sz w:val="22"/>
                <w:szCs w:val="22"/>
              </w:rPr>
            </w:pPr>
            <w:r>
              <w:rPr>
                <w:rFonts w:ascii="Calibri" w:hAnsi="Calibri" w:cs="Calibri"/>
                <w:b w:val="0"/>
                <w:sz w:val="22"/>
                <w:szCs w:val="22"/>
              </w:rPr>
              <w:t>October 5, 2026</w:t>
            </w:r>
          </w:p>
        </w:tc>
        <w:tc>
          <w:tcPr>
            <w:tcW w:w="3427" w:type="dxa"/>
            <w:shd w:val="clear" w:color="auto" w:fill="FFFFFF" w:themeFill="background1"/>
          </w:tcPr>
          <w:p w14:paraId="2B744B42" w14:textId="02E66CAD" w:rsidR="00294767" w:rsidRDefault="00294767" w:rsidP="00773622">
            <w:pPr>
              <w:pStyle w:val="DocumentHeader2"/>
              <w:spacing w:before="0"/>
              <w:rPr>
                <w:rFonts w:ascii="Calibri" w:hAnsi="Calibri" w:cs="Calibri"/>
                <w:b w:val="0"/>
                <w:sz w:val="22"/>
                <w:szCs w:val="22"/>
              </w:rPr>
            </w:pPr>
            <w:r>
              <w:rPr>
                <w:rFonts w:ascii="Calibri" w:hAnsi="Calibri" w:cs="Calibri"/>
                <w:b w:val="0"/>
                <w:sz w:val="22"/>
                <w:szCs w:val="22"/>
              </w:rPr>
              <w:t>Updated</w:t>
            </w:r>
            <w:r w:rsidR="00011D0A">
              <w:rPr>
                <w:rFonts w:ascii="Calibri" w:hAnsi="Calibri" w:cs="Calibri"/>
                <w:b w:val="0"/>
                <w:sz w:val="22"/>
                <w:szCs w:val="22"/>
              </w:rPr>
              <w:t xml:space="preserve"> to address comments</w:t>
            </w:r>
          </w:p>
        </w:tc>
        <w:tc>
          <w:tcPr>
            <w:tcW w:w="2606" w:type="dxa"/>
            <w:shd w:val="clear" w:color="auto" w:fill="FFFFFF" w:themeFill="background1"/>
          </w:tcPr>
          <w:p w14:paraId="2777F7CC" w14:textId="54BF56B7" w:rsidR="00294767" w:rsidRDefault="00011D0A" w:rsidP="00773622">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bl>
    <w:p w14:paraId="4F17EFB1" w14:textId="77777777" w:rsidR="008E0B73" w:rsidRPr="009F017A" w:rsidRDefault="008E0B73" w:rsidP="008E0B73">
      <w:pPr>
        <w:pStyle w:val="DocumentInformation"/>
        <w:rPr>
          <w:rFonts w:asciiTheme="majorHAnsi" w:hAnsiTheme="majorHAnsi" w:cstheme="majorHAnsi"/>
        </w:rPr>
      </w:pPr>
    </w:p>
    <w:p w14:paraId="04C41AF9" w14:textId="77777777" w:rsidR="008E0B73" w:rsidRPr="00BD0952" w:rsidRDefault="008E0B73" w:rsidP="008E0B73">
      <w:pPr>
        <w:pStyle w:val="DocumentInformation"/>
      </w:pPr>
      <w:r w:rsidRPr="009F017A">
        <w:rPr>
          <w:rFonts w:asciiTheme="majorHAnsi" w:hAnsiTheme="majorHAnsi" w:cstheme="majorHAnsi"/>
        </w:rPr>
        <w:t>Document Review/Approv</w:t>
      </w:r>
      <w:r w:rsidRPr="00BD0952">
        <w:t>al History</w:t>
      </w:r>
    </w:p>
    <w:tbl>
      <w:tblPr>
        <w:tblW w:w="9301"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91"/>
        <w:gridCol w:w="1800"/>
        <w:gridCol w:w="3420"/>
        <w:gridCol w:w="2790"/>
      </w:tblGrid>
      <w:tr w:rsidR="008E0B73" w:rsidRPr="009F017A" w14:paraId="648D36A9" w14:textId="77777777" w:rsidTr="000A48F6">
        <w:trPr>
          <w:cantSplit/>
          <w:trHeight w:val="369"/>
          <w:tblHeader/>
        </w:trPr>
        <w:tc>
          <w:tcPr>
            <w:tcW w:w="12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24B848B" w14:textId="77777777" w:rsidR="008E0B73" w:rsidRPr="00BD0952" w:rsidRDefault="008E0B73">
            <w:pPr>
              <w:pStyle w:val="Tablehead1"/>
              <w:rPr>
                <w:rFonts w:eastAsiaTheme="minorEastAsia" w:cs="Calibri"/>
                <w:sz w:val="22"/>
                <w:szCs w:val="22"/>
              </w:rPr>
            </w:pPr>
            <w:r w:rsidRPr="00BD0952">
              <w:rPr>
                <w:rFonts w:eastAsiaTheme="minorEastAsia" w:cs="Calibri"/>
                <w:sz w:val="22"/>
                <w:szCs w:val="22"/>
              </w:rPr>
              <w:t>Date</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5628AA47" w14:textId="77777777" w:rsidR="008E0B73" w:rsidRPr="00BD0952" w:rsidRDefault="008E0B73">
            <w:pPr>
              <w:pStyle w:val="Tablehead1"/>
              <w:rPr>
                <w:rFonts w:eastAsiaTheme="minorEastAsia" w:cs="Calibri"/>
                <w:sz w:val="22"/>
                <w:szCs w:val="22"/>
              </w:rPr>
            </w:pPr>
            <w:r w:rsidRPr="00BD0952">
              <w:rPr>
                <w:rFonts w:eastAsiaTheme="minorEastAsia" w:cs="Calibri"/>
                <w:sz w:val="22"/>
                <w:szCs w:val="22"/>
              </w:rPr>
              <w:t>Name</w:t>
            </w:r>
          </w:p>
        </w:tc>
        <w:tc>
          <w:tcPr>
            <w:tcW w:w="3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1194147" w14:textId="77777777" w:rsidR="008E0B73" w:rsidRPr="00BD0952" w:rsidRDefault="008E0B73">
            <w:pPr>
              <w:pStyle w:val="Tablehead1"/>
              <w:rPr>
                <w:rFonts w:eastAsiaTheme="minorEastAsia" w:cs="Calibri"/>
                <w:sz w:val="22"/>
                <w:szCs w:val="22"/>
              </w:rPr>
            </w:pPr>
            <w:r w:rsidRPr="00BD0952">
              <w:rPr>
                <w:rFonts w:eastAsiaTheme="minorEastAsia" w:cs="Calibri"/>
                <w:sz w:val="22"/>
                <w:szCs w:val="22"/>
              </w:rPr>
              <w:t>Organization/Title</w:t>
            </w:r>
          </w:p>
        </w:tc>
        <w:tc>
          <w:tcPr>
            <w:tcW w:w="2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0EA38AD" w14:textId="77777777" w:rsidR="008E0B73" w:rsidRPr="00BD0952" w:rsidRDefault="008E0B73">
            <w:pPr>
              <w:pStyle w:val="Tablehead1"/>
              <w:rPr>
                <w:rFonts w:eastAsiaTheme="minorEastAsia" w:cs="Calibri"/>
                <w:sz w:val="22"/>
                <w:szCs w:val="22"/>
              </w:rPr>
            </w:pPr>
            <w:r w:rsidRPr="00BD0952">
              <w:rPr>
                <w:rFonts w:eastAsiaTheme="minorEastAsia" w:cs="Calibri"/>
                <w:sz w:val="22"/>
                <w:szCs w:val="22"/>
              </w:rPr>
              <w:t>Comments</w:t>
            </w:r>
          </w:p>
        </w:tc>
      </w:tr>
      <w:tr w:rsidR="008E0B73" w:rsidRPr="009F017A" w14:paraId="289F1760" w14:textId="77777777" w:rsidTr="000A48F6">
        <w:trPr>
          <w:trHeight w:val="271"/>
        </w:trPr>
        <w:tc>
          <w:tcPr>
            <w:tcW w:w="1291" w:type="dxa"/>
            <w:tcBorders>
              <w:top w:val="single" w:sz="4" w:space="0" w:color="FFFFFF" w:themeColor="background1"/>
            </w:tcBorders>
          </w:tcPr>
          <w:p w14:paraId="1876EE4D" w14:textId="77777777" w:rsidR="008E0B73" w:rsidRPr="00BD0952" w:rsidRDefault="008E0B73">
            <w:pPr>
              <w:pStyle w:val="DocumentHeader2"/>
              <w:spacing w:before="0"/>
              <w:rPr>
                <w:rFonts w:ascii="Calibri" w:hAnsi="Calibri" w:cs="Calibri"/>
                <w:b w:val="0"/>
                <w:sz w:val="22"/>
                <w:szCs w:val="22"/>
              </w:rPr>
            </w:pPr>
          </w:p>
        </w:tc>
        <w:tc>
          <w:tcPr>
            <w:tcW w:w="1800" w:type="dxa"/>
            <w:tcBorders>
              <w:top w:val="single" w:sz="4" w:space="0" w:color="FFFFFF" w:themeColor="background1"/>
            </w:tcBorders>
          </w:tcPr>
          <w:p w14:paraId="25A0D1F2" w14:textId="77777777" w:rsidR="008E0B73" w:rsidRPr="00BD0952" w:rsidRDefault="008E0B73">
            <w:pPr>
              <w:pStyle w:val="DocumentHeader2"/>
              <w:spacing w:before="0"/>
              <w:rPr>
                <w:rFonts w:ascii="Calibri" w:hAnsi="Calibri" w:cs="Calibri"/>
                <w:b w:val="0"/>
                <w:sz w:val="22"/>
                <w:szCs w:val="22"/>
              </w:rPr>
            </w:pPr>
          </w:p>
        </w:tc>
        <w:tc>
          <w:tcPr>
            <w:tcW w:w="3420" w:type="dxa"/>
            <w:tcBorders>
              <w:top w:val="single" w:sz="4" w:space="0" w:color="FFFFFF" w:themeColor="background1"/>
            </w:tcBorders>
          </w:tcPr>
          <w:p w14:paraId="25A2FFD1" w14:textId="77777777" w:rsidR="008E0B73" w:rsidRPr="00BD0952" w:rsidRDefault="008E0B73">
            <w:pPr>
              <w:pStyle w:val="DocumentHeader2"/>
              <w:spacing w:before="0"/>
              <w:rPr>
                <w:rFonts w:ascii="Calibri" w:hAnsi="Calibri" w:cs="Calibri"/>
                <w:b w:val="0"/>
                <w:sz w:val="22"/>
                <w:szCs w:val="22"/>
              </w:rPr>
            </w:pPr>
          </w:p>
        </w:tc>
        <w:tc>
          <w:tcPr>
            <w:tcW w:w="2790" w:type="dxa"/>
            <w:tcBorders>
              <w:top w:val="single" w:sz="4" w:space="0" w:color="FFFFFF" w:themeColor="background1"/>
            </w:tcBorders>
          </w:tcPr>
          <w:p w14:paraId="793CB2AA" w14:textId="77777777" w:rsidR="008E0B73" w:rsidRPr="00BD0952" w:rsidRDefault="008E0B73">
            <w:pPr>
              <w:pStyle w:val="DocumentHeader2"/>
              <w:spacing w:before="0"/>
              <w:rPr>
                <w:rFonts w:ascii="Calibri" w:hAnsi="Calibri" w:cs="Calibri"/>
                <w:b w:val="0"/>
                <w:sz w:val="22"/>
                <w:szCs w:val="22"/>
              </w:rPr>
            </w:pPr>
          </w:p>
        </w:tc>
      </w:tr>
    </w:tbl>
    <w:p w14:paraId="7A507BD6" w14:textId="77777777" w:rsidR="008E0B73" w:rsidRPr="00BD0952" w:rsidRDefault="008E0B73" w:rsidP="008E0B73">
      <w:pPr>
        <w:pStyle w:val="DocumentInformation"/>
      </w:pPr>
    </w:p>
    <w:p w14:paraId="4CC2C7FD" w14:textId="77777777" w:rsidR="00143569" w:rsidRDefault="00143569" w:rsidP="008E0B73">
      <w:pPr>
        <w:pStyle w:val="DocumentInformation"/>
      </w:pPr>
    </w:p>
    <w:p w14:paraId="02C95E1D" w14:textId="77777777" w:rsidR="00143569" w:rsidRPr="00BD0952" w:rsidRDefault="00143569" w:rsidP="008E0B73">
      <w:pPr>
        <w:pStyle w:val="DocumentInformation"/>
      </w:pPr>
    </w:p>
    <w:p w14:paraId="7CABC942" w14:textId="77777777" w:rsidR="008E0B73" w:rsidRPr="00BD0952" w:rsidRDefault="008E0B73" w:rsidP="008E0B73">
      <w:pPr>
        <w:pStyle w:val="DocumentInformation"/>
      </w:pPr>
      <w:r w:rsidRPr="00BD0952">
        <w:t>Distribution of Final Document</w:t>
      </w:r>
    </w:p>
    <w:p w14:paraId="6554E761" w14:textId="77777777" w:rsidR="008E0B73" w:rsidRPr="00BD0952" w:rsidRDefault="008E0B73" w:rsidP="008E0B73">
      <w:pPr>
        <w:pStyle w:val="DocumentHeader2"/>
        <w:rPr>
          <w:rFonts w:ascii="Calibri" w:hAnsi="Calibri" w:cs="Calibri"/>
          <w:b w:val="0"/>
          <w:sz w:val="22"/>
          <w:szCs w:val="22"/>
        </w:rPr>
      </w:pPr>
      <w:r w:rsidRPr="00BD0952">
        <w:rPr>
          <w:rFonts w:ascii="Calibri" w:hAnsi="Calibri" w:cs="Calibri"/>
          <w:b w:val="0"/>
          <w:sz w:val="22"/>
          <w:szCs w:val="22"/>
        </w:rPr>
        <w:t>The following people are designated recipients of the final version of this document:</w:t>
      </w:r>
    </w:p>
    <w:tbl>
      <w:tblPr>
        <w:tblW w:w="9182"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2632"/>
        <w:gridCol w:w="6550"/>
      </w:tblGrid>
      <w:tr w:rsidR="008E0B73" w:rsidRPr="009F017A" w14:paraId="1F0A9E86" w14:textId="77777777">
        <w:trPr>
          <w:cantSplit/>
          <w:trHeight w:val="367"/>
          <w:tblHeader/>
        </w:trPr>
        <w:tc>
          <w:tcPr>
            <w:tcW w:w="2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053D5E91" w14:textId="77777777" w:rsidR="008E0B73" w:rsidRPr="00BD0952" w:rsidRDefault="008E0B73">
            <w:pPr>
              <w:pStyle w:val="Tablehead1"/>
              <w:rPr>
                <w:rFonts w:eastAsiaTheme="minorEastAsia" w:cs="Calibri"/>
                <w:sz w:val="22"/>
                <w:szCs w:val="22"/>
              </w:rPr>
            </w:pPr>
            <w:r w:rsidRPr="00BD0952">
              <w:rPr>
                <w:rFonts w:eastAsiaTheme="minorEastAsia" w:cs="Calibri"/>
                <w:sz w:val="22"/>
                <w:szCs w:val="22"/>
              </w:rPr>
              <w:t>Name</w:t>
            </w:r>
          </w:p>
        </w:tc>
        <w:tc>
          <w:tcPr>
            <w:tcW w:w="65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1E618A7D" w14:textId="77777777" w:rsidR="008E0B73" w:rsidRPr="00BD0952" w:rsidRDefault="008E0B73">
            <w:pPr>
              <w:pStyle w:val="Tablehead1"/>
              <w:rPr>
                <w:rFonts w:eastAsiaTheme="minorEastAsia" w:cs="Calibri"/>
                <w:sz w:val="22"/>
                <w:szCs w:val="22"/>
              </w:rPr>
            </w:pPr>
            <w:r w:rsidRPr="00BD0952">
              <w:rPr>
                <w:rFonts w:eastAsiaTheme="minorEastAsia" w:cs="Calibri"/>
                <w:sz w:val="22"/>
                <w:szCs w:val="22"/>
              </w:rPr>
              <w:t>Organization/Title</w:t>
            </w:r>
          </w:p>
        </w:tc>
      </w:tr>
      <w:tr w:rsidR="008E0B73" w:rsidRPr="009F017A" w14:paraId="5D08A284" w14:textId="77777777">
        <w:tc>
          <w:tcPr>
            <w:tcW w:w="2632" w:type="dxa"/>
          </w:tcPr>
          <w:p w14:paraId="58F1A482" w14:textId="77777777" w:rsidR="008E0B73" w:rsidRPr="00BD0952" w:rsidRDefault="008E0B73">
            <w:pPr>
              <w:pStyle w:val="DocumentHeader2"/>
              <w:spacing w:before="0"/>
              <w:rPr>
                <w:rFonts w:ascii="Calibri" w:hAnsi="Calibri" w:cs="Calibri"/>
                <w:b w:val="0"/>
                <w:sz w:val="22"/>
                <w:szCs w:val="22"/>
              </w:rPr>
            </w:pPr>
          </w:p>
        </w:tc>
        <w:tc>
          <w:tcPr>
            <w:tcW w:w="6550" w:type="dxa"/>
          </w:tcPr>
          <w:p w14:paraId="4940FBCC" w14:textId="77777777" w:rsidR="008E0B73" w:rsidRPr="00BD0952" w:rsidRDefault="008E0B73">
            <w:pPr>
              <w:pStyle w:val="DocumentHeader2"/>
              <w:spacing w:before="0"/>
              <w:rPr>
                <w:rFonts w:ascii="Calibri" w:hAnsi="Calibri" w:cs="Calibri"/>
                <w:b w:val="0"/>
                <w:sz w:val="22"/>
                <w:szCs w:val="22"/>
              </w:rPr>
            </w:pPr>
          </w:p>
        </w:tc>
      </w:tr>
      <w:tr w:rsidR="008E0B73" w:rsidRPr="009F017A" w14:paraId="47CABED3" w14:textId="77777777">
        <w:tc>
          <w:tcPr>
            <w:tcW w:w="2632" w:type="dxa"/>
          </w:tcPr>
          <w:p w14:paraId="2F4F80E3" w14:textId="77777777" w:rsidR="008E0B73" w:rsidRPr="00BD0952" w:rsidRDefault="008E0B73">
            <w:pPr>
              <w:pStyle w:val="DocumentHeader2"/>
              <w:spacing w:before="0"/>
              <w:rPr>
                <w:rFonts w:ascii="Calibri" w:hAnsi="Calibri" w:cs="Calibri"/>
                <w:b w:val="0"/>
                <w:sz w:val="22"/>
                <w:szCs w:val="22"/>
              </w:rPr>
            </w:pPr>
          </w:p>
        </w:tc>
        <w:tc>
          <w:tcPr>
            <w:tcW w:w="6550" w:type="dxa"/>
          </w:tcPr>
          <w:p w14:paraId="181063A0" w14:textId="77777777" w:rsidR="008E0B73" w:rsidRPr="00BD0952" w:rsidRDefault="008E0B73">
            <w:pPr>
              <w:pStyle w:val="DocumentHeader2"/>
              <w:spacing w:before="0"/>
              <w:rPr>
                <w:rFonts w:ascii="Calibri" w:hAnsi="Calibri" w:cs="Calibri"/>
                <w:b w:val="0"/>
                <w:sz w:val="22"/>
                <w:szCs w:val="22"/>
              </w:rPr>
            </w:pPr>
          </w:p>
        </w:tc>
      </w:tr>
      <w:tr w:rsidR="008E0B73" w:rsidRPr="009F017A" w14:paraId="72FE6993" w14:textId="77777777">
        <w:tc>
          <w:tcPr>
            <w:tcW w:w="2632" w:type="dxa"/>
            <w:shd w:val="clear" w:color="auto" w:fill="FFFFFF" w:themeFill="background1"/>
          </w:tcPr>
          <w:p w14:paraId="48078C5A" w14:textId="77777777" w:rsidR="008E0B73" w:rsidRPr="00BD0952" w:rsidRDefault="008E0B73">
            <w:pPr>
              <w:pStyle w:val="DocumentHeader2"/>
              <w:spacing w:before="0"/>
              <w:rPr>
                <w:rFonts w:ascii="Calibri" w:hAnsi="Calibri" w:cs="Calibri"/>
                <w:b w:val="0"/>
                <w:sz w:val="22"/>
                <w:szCs w:val="22"/>
              </w:rPr>
            </w:pPr>
          </w:p>
        </w:tc>
        <w:tc>
          <w:tcPr>
            <w:tcW w:w="6550" w:type="dxa"/>
            <w:shd w:val="clear" w:color="auto" w:fill="FFFFFF" w:themeFill="background1"/>
          </w:tcPr>
          <w:p w14:paraId="64A04185" w14:textId="77777777" w:rsidR="008E0B73" w:rsidRPr="00BD0952" w:rsidRDefault="008E0B73">
            <w:pPr>
              <w:pStyle w:val="DocumentHeader2"/>
              <w:spacing w:before="0"/>
              <w:rPr>
                <w:rFonts w:ascii="Calibri" w:hAnsi="Calibri" w:cs="Calibri"/>
                <w:b w:val="0"/>
                <w:sz w:val="22"/>
                <w:szCs w:val="22"/>
              </w:rPr>
            </w:pPr>
          </w:p>
        </w:tc>
      </w:tr>
      <w:tr w:rsidR="008E0B73" w:rsidRPr="009F017A" w14:paraId="56BDD137" w14:textId="77777777">
        <w:tc>
          <w:tcPr>
            <w:tcW w:w="2632" w:type="dxa"/>
            <w:shd w:val="clear" w:color="auto" w:fill="FFFFFF" w:themeFill="background1"/>
          </w:tcPr>
          <w:p w14:paraId="25251993" w14:textId="77777777" w:rsidR="008E0B73" w:rsidRPr="00BD0952" w:rsidRDefault="008E0B73">
            <w:pPr>
              <w:pStyle w:val="DocumentHeader2"/>
              <w:spacing w:before="0"/>
              <w:rPr>
                <w:rFonts w:ascii="Calibri" w:hAnsi="Calibri" w:cs="Calibri"/>
                <w:b w:val="0"/>
                <w:sz w:val="22"/>
                <w:szCs w:val="22"/>
              </w:rPr>
            </w:pPr>
          </w:p>
        </w:tc>
        <w:tc>
          <w:tcPr>
            <w:tcW w:w="6550" w:type="dxa"/>
            <w:shd w:val="clear" w:color="auto" w:fill="FFFFFF" w:themeFill="background1"/>
          </w:tcPr>
          <w:p w14:paraId="1B52E8E8" w14:textId="77777777" w:rsidR="008E0B73" w:rsidRPr="00BD0952" w:rsidRDefault="008E0B73">
            <w:pPr>
              <w:pStyle w:val="DocumentHeader2"/>
              <w:spacing w:before="0"/>
              <w:rPr>
                <w:rFonts w:ascii="Calibri" w:hAnsi="Calibri" w:cs="Calibri"/>
                <w:b w:val="0"/>
                <w:sz w:val="22"/>
                <w:szCs w:val="22"/>
              </w:rPr>
            </w:pPr>
          </w:p>
        </w:tc>
      </w:tr>
      <w:tr w:rsidR="008E0B73" w:rsidRPr="009F017A" w14:paraId="6B0C89A2" w14:textId="77777777">
        <w:tc>
          <w:tcPr>
            <w:tcW w:w="2632" w:type="dxa"/>
            <w:shd w:val="clear" w:color="auto" w:fill="FFFFFF" w:themeFill="background1"/>
          </w:tcPr>
          <w:p w14:paraId="4B100904" w14:textId="77777777" w:rsidR="008E0B73" w:rsidRPr="00BD0952" w:rsidRDefault="008E0B73">
            <w:pPr>
              <w:pStyle w:val="DocumentHeader2"/>
              <w:spacing w:before="0"/>
              <w:rPr>
                <w:rFonts w:ascii="Calibri" w:hAnsi="Calibri" w:cs="Calibri"/>
                <w:b w:val="0"/>
                <w:sz w:val="22"/>
                <w:szCs w:val="22"/>
              </w:rPr>
            </w:pPr>
          </w:p>
        </w:tc>
        <w:tc>
          <w:tcPr>
            <w:tcW w:w="6550" w:type="dxa"/>
            <w:shd w:val="clear" w:color="auto" w:fill="FFFFFF" w:themeFill="background1"/>
          </w:tcPr>
          <w:p w14:paraId="4136B6B8" w14:textId="77777777" w:rsidR="008E0B73" w:rsidRPr="00BD0952" w:rsidRDefault="008E0B73">
            <w:pPr>
              <w:pStyle w:val="DocumentHeader2"/>
              <w:spacing w:before="0"/>
              <w:rPr>
                <w:rFonts w:ascii="Calibri" w:hAnsi="Calibri" w:cs="Calibri"/>
                <w:b w:val="0"/>
                <w:sz w:val="22"/>
                <w:szCs w:val="22"/>
              </w:rPr>
            </w:pPr>
          </w:p>
        </w:tc>
      </w:tr>
    </w:tbl>
    <w:sdt>
      <w:sdtPr>
        <w:rPr>
          <w:rFonts w:ascii="Calibri" w:eastAsiaTheme="minorEastAsia" w:hAnsi="Calibri" w:cs="Calibri"/>
          <w:b w:val="0"/>
          <w:bCs w:val="0"/>
          <w:color w:val="auto"/>
          <w:sz w:val="22"/>
          <w:szCs w:val="22"/>
        </w:rPr>
        <w:id w:val="328953467"/>
        <w:docPartObj>
          <w:docPartGallery w:val="Table of Contents"/>
          <w:docPartUnique/>
        </w:docPartObj>
      </w:sdtPr>
      <w:sdtEndPr>
        <w:rPr>
          <w:sz w:val="24"/>
          <w:szCs w:val="24"/>
        </w:rPr>
      </w:sdtEndPr>
      <w:sdtContent>
        <w:p w14:paraId="6A98D161" w14:textId="1A92B8F2" w:rsidR="004049A1" w:rsidRPr="004049A1" w:rsidRDefault="004049A1">
          <w:pPr>
            <w:pStyle w:val="TOCHeading"/>
            <w:rPr>
              <w:rFonts w:ascii="Calibri" w:hAnsi="Calibri" w:cs="Calibri"/>
              <w:color w:val="auto"/>
            </w:rPr>
          </w:pPr>
          <w:r w:rsidRPr="004049A1">
            <w:rPr>
              <w:rFonts w:ascii="Calibri" w:hAnsi="Calibri" w:cs="Calibri"/>
              <w:color w:val="auto"/>
            </w:rPr>
            <w:t>Table of Contents</w:t>
          </w:r>
        </w:p>
        <w:p w14:paraId="45FC38D4" w14:textId="596BAC65" w:rsidR="001D5269" w:rsidRDefault="004049A1">
          <w:pPr>
            <w:pStyle w:val="TOC1"/>
            <w:tabs>
              <w:tab w:val="left" w:pos="440"/>
              <w:tab w:val="right" w:leader="dot" w:pos="9350"/>
            </w:tabs>
            <w:rPr>
              <w:noProof/>
              <w:kern w:val="2"/>
              <w:sz w:val="24"/>
              <w:szCs w:val="24"/>
              <w14:ligatures w14:val="standardContextual"/>
            </w:rPr>
          </w:pPr>
          <w:r w:rsidRPr="004049A1">
            <w:rPr>
              <w:rFonts w:ascii="Calibri" w:hAnsi="Calibri" w:cs="Calibri"/>
            </w:rPr>
            <w:fldChar w:fldCharType="begin"/>
          </w:r>
          <w:r w:rsidRPr="004049A1">
            <w:rPr>
              <w:rFonts w:ascii="Calibri" w:hAnsi="Calibri" w:cs="Calibri"/>
            </w:rPr>
            <w:instrText xml:space="preserve"> TOC \o "1-3" \h \z \u </w:instrText>
          </w:r>
          <w:r w:rsidRPr="004049A1">
            <w:rPr>
              <w:rFonts w:ascii="Calibri" w:hAnsi="Calibri" w:cs="Calibri"/>
            </w:rPr>
            <w:fldChar w:fldCharType="separate"/>
          </w:r>
          <w:hyperlink w:anchor="_Toc240043673" w:history="1">
            <w:r w:rsidR="001D5269" w:rsidRPr="00F16F82">
              <w:rPr>
                <w:rStyle w:val="Hyperlink"/>
                <w:rFonts w:ascii="Calibri" w:hAnsi="Calibri" w:cs="Calibri"/>
                <w:noProof/>
                <w:lang w:val="en-GB"/>
              </w:rPr>
              <w:t>1.</w:t>
            </w:r>
            <w:r w:rsidR="001D5269">
              <w:rPr>
                <w:noProof/>
                <w:kern w:val="2"/>
                <w:sz w:val="24"/>
                <w:szCs w:val="24"/>
                <w14:ligatures w14:val="standardContextual"/>
              </w:rPr>
              <w:tab/>
            </w:r>
            <w:r w:rsidR="001D5269" w:rsidRPr="00F16F82">
              <w:rPr>
                <w:rStyle w:val="Hyperlink"/>
                <w:rFonts w:ascii="Calibri" w:hAnsi="Calibri" w:cs="Calibri"/>
                <w:noProof/>
                <w:lang w:val="en-GB"/>
              </w:rPr>
              <w:t>Introduction</w:t>
            </w:r>
            <w:r w:rsidR="001D5269">
              <w:rPr>
                <w:noProof/>
                <w:webHidden/>
              </w:rPr>
              <w:tab/>
            </w:r>
            <w:r w:rsidR="001D5269">
              <w:rPr>
                <w:noProof/>
                <w:webHidden/>
              </w:rPr>
              <w:fldChar w:fldCharType="begin"/>
            </w:r>
            <w:r w:rsidR="001D5269">
              <w:rPr>
                <w:noProof/>
                <w:webHidden/>
              </w:rPr>
              <w:instrText xml:space="preserve"> PAGEREF _Toc240043673 \h </w:instrText>
            </w:r>
            <w:r w:rsidR="001D5269">
              <w:rPr>
                <w:noProof/>
                <w:webHidden/>
              </w:rPr>
            </w:r>
            <w:r w:rsidR="001D5269">
              <w:rPr>
                <w:noProof/>
                <w:webHidden/>
              </w:rPr>
              <w:fldChar w:fldCharType="separate"/>
            </w:r>
            <w:r w:rsidR="001D5269">
              <w:rPr>
                <w:noProof/>
                <w:webHidden/>
              </w:rPr>
              <w:t>4</w:t>
            </w:r>
            <w:r w:rsidR="001D5269">
              <w:rPr>
                <w:noProof/>
                <w:webHidden/>
              </w:rPr>
              <w:fldChar w:fldCharType="end"/>
            </w:r>
          </w:hyperlink>
        </w:p>
        <w:p w14:paraId="781D04F0" w14:textId="235C4987" w:rsidR="001D5269" w:rsidRDefault="001D5269">
          <w:pPr>
            <w:pStyle w:val="TOC1"/>
            <w:tabs>
              <w:tab w:val="left" w:pos="660"/>
              <w:tab w:val="right" w:leader="dot" w:pos="9350"/>
            </w:tabs>
            <w:rPr>
              <w:noProof/>
              <w:kern w:val="2"/>
              <w:sz w:val="24"/>
              <w:szCs w:val="24"/>
              <w14:ligatures w14:val="standardContextual"/>
            </w:rPr>
          </w:pPr>
          <w:hyperlink w:anchor="_Toc240043674" w:history="1">
            <w:r w:rsidRPr="00F16F82">
              <w:rPr>
                <w:rStyle w:val="Hyperlink"/>
                <w:rFonts w:ascii="Calibri" w:hAnsi="Calibri" w:cs="Calibri"/>
                <w:noProof/>
                <w:lang w:val="en-GB"/>
              </w:rPr>
              <w:t>1.1.</w:t>
            </w:r>
            <w:r>
              <w:rPr>
                <w:noProof/>
                <w:kern w:val="2"/>
                <w:sz w:val="24"/>
                <w:szCs w:val="24"/>
                <w14:ligatures w14:val="standardContextual"/>
              </w:rPr>
              <w:tab/>
            </w:r>
            <w:r w:rsidRPr="00F16F82">
              <w:rPr>
                <w:rStyle w:val="Hyperlink"/>
                <w:rFonts w:ascii="Calibri" w:hAnsi="Calibri" w:cs="Calibri"/>
                <w:noProof/>
                <w:lang w:val="en-GB"/>
              </w:rPr>
              <w:t>Purpose and Rationale</w:t>
            </w:r>
            <w:r>
              <w:rPr>
                <w:noProof/>
                <w:webHidden/>
              </w:rPr>
              <w:tab/>
            </w:r>
            <w:r>
              <w:rPr>
                <w:noProof/>
                <w:webHidden/>
              </w:rPr>
              <w:fldChar w:fldCharType="begin"/>
            </w:r>
            <w:r>
              <w:rPr>
                <w:noProof/>
                <w:webHidden/>
              </w:rPr>
              <w:instrText xml:space="preserve"> PAGEREF _Toc240043674 \h </w:instrText>
            </w:r>
            <w:r>
              <w:rPr>
                <w:noProof/>
                <w:webHidden/>
              </w:rPr>
            </w:r>
            <w:r>
              <w:rPr>
                <w:noProof/>
                <w:webHidden/>
              </w:rPr>
              <w:fldChar w:fldCharType="separate"/>
            </w:r>
            <w:r>
              <w:rPr>
                <w:noProof/>
                <w:webHidden/>
              </w:rPr>
              <w:t>4</w:t>
            </w:r>
            <w:r>
              <w:rPr>
                <w:noProof/>
                <w:webHidden/>
              </w:rPr>
              <w:fldChar w:fldCharType="end"/>
            </w:r>
          </w:hyperlink>
        </w:p>
        <w:p w14:paraId="0C5368EC" w14:textId="39CA98B1" w:rsidR="001D5269" w:rsidRDefault="001D5269">
          <w:pPr>
            <w:pStyle w:val="TOC1"/>
            <w:tabs>
              <w:tab w:val="left" w:pos="660"/>
              <w:tab w:val="right" w:leader="dot" w:pos="9350"/>
            </w:tabs>
            <w:rPr>
              <w:noProof/>
              <w:kern w:val="2"/>
              <w:sz w:val="24"/>
              <w:szCs w:val="24"/>
              <w14:ligatures w14:val="standardContextual"/>
            </w:rPr>
          </w:pPr>
          <w:hyperlink w:anchor="_Toc240043675" w:history="1">
            <w:r w:rsidRPr="00F16F82">
              <w:rPr>
                <w:rStyle w:val="Hyperlink"/>
                <w:rFonts w:ascii="Calibri" w:hAnsi="Calibri" w:cs="Calibri"/>
                <w:noProof/>
                <w:lang w:val="en-GB"/>
              </w:rPr>
              <w:t>1.2.</w:t>
            </w:r>
            <w:r>
              <w:rPr>
                <w:noProof/>
                <w:kern w:val="2"/>
                <w:sz w:val="24"/>
                <w:szCs w:val="24"/>
                <w14:ligatures w14:val="standardContextual"/>
              </w:rPr>
              <w:tab/>
            </w:r>
            <w:r w:rsidRPr="00F16F82">
              <w:rPr>
                <w:rStyle w:val="Hyperlink"/>
                <w:rFonts w:ascii="Calibri" w:hAnsi="Calibri" w:cs="Calibri"/>
                <w:noProof/>
                <w:lang w:val="en-GB"/>
              </w:rPr>
              <w:t>Interface Details</w:t>
            </w:r>
            <w:r>
              <w:rPr>
                <w:noProof/>
                <w:webHidden/>
              </w:rPr>
              <w:tab/>
            </w:r>
            <w:r>
              <w:rPr>
                <w:noProof/>
                <w:webHidden/>
              </w:rPr>
              <w:fldChar w:fldCharType="begin"/>
            </w:r>
            <w:r>
              <w:rPr>
                <w:noProof/>
                <w:webHidden/>
              </w:rPr>
              <w:instrText xml:space="preserve"> PAGEREF _Toc240043675 \h </w:instrText>
            </w:r>
            <w:r>
              <w:rPr>
                <w:noProof/>
                <w:webHidden/>
              </w:rPr>
            </w:r>
            <w:r>
              <w:rPr>
                <w:noProof/>
                <w:webHidden/>
              </w:rPr>
              <w:fldChar w:fldCharType="separate"/>
            </w:r>
            <w:r>
              <w:rPr>
                <w:noProof/>
                <w:webHidden/>
              </w:rPr>
              <w:t>5</w:t>
            </w:r>
            <w:r>
              <w:rPr>
                <w:noProof/>
                <w:webHidden/>
              </w:rPr>
              <w:fldChar w:fldCharType="end"/>
            </w:r>
          </w:hyperlink>
        </w:p>
        <w:p w14:paraId="76ECD16A" w14:textId="28378DCA" w:rsidR="001D5269" w:rsidRDefault="001D5269">
          <w:pPr>
            <w:pStyle w:val="TOC1"/>
            <w:tabs>
              <w:tab w:val="left" w:pos="960"/>
              <w:tab w:val="right" w:leader="dot" w:pos="9350"/>
            </w:tabs>
            <w:rPr>
              <w:noProof/>
              <w:kern w:val="2"/>
              <w:sz w:val="24"/>
              <w:szCs w:val="24"/>
              <w14:ligatures w14:val="standardContextual"/>
            </w:rPr>
          </w:pPr>
          <w:hyperlink w:anchor="_Toc240043676" w:history="1">
            <w:r w:rsidRPr="00F16F82">
              <w:rPr>
                <w:rStyle w:val="Hyperlink"/>
                <w:rFonts w:ascii="Calibri" w:hAnsi="Calibri" w:cs="Calibri"/>
                <w:noProof/>
              </w:rPr>
              <w:t>1.2.1.</w:t>
            </w:r>
            <w:r>
              <w:rPr>
                <w:noProof/>
                <w:kern w:val="2"/>
                <w:sz w:val="24"/>
                <w:szCs w:val="24"/>
                <w14:ligatures w14:val="standardContextual"/>
              </w:rPr>
              <w:tab/>
            </w:r>
            <w:r w:rsidRPr="00F16F82">
              <w:rPr>
                <w:rStyle w:val="Hyperlink"/>
                <w:rFonts w:ascii="Calibri" w:hAnsi="Calibri" w:cs="Calibri"/>
                <w:noProof/>
              </w:rPr>
              <w:t>High Level Business Process Summary:</w:t>
            </w:r>
            <w:r>
              <w:rPr>
                <w:noProof/>
                <w:webHidden/>
              </w:rPr>
              <w:tab/>
            </w:r>
            <w:r>
              <w:rPr>
                <w:noProof/>
                <w:webHidden/>
              </w:rPr>
              <w:fldChar w:fldCharType="begin"/>
            </w:r>
            <w:r>
              <w:rPr>
                <w:noProof/>
                <w:webHidden/>
              </w:rPr>
              <w:instrText xml:space="preserve"> PAGEREF _Toc240043676 \h </w:instrText>
            </w:r>
            <w:r>
              <w:rPr>
                <w:noProof/>
                <w:webHidden/>
              </w:rPr>
            </w:r>
            <w:r>
              <w:rPr>
                <w:noProof/>
                <w:webHidden/>
              </w:rPr>
              <w:fldChar w:fldCharType="separate"/>
            </w:r>
            <w:r>
              <w:rPr>
                <w:noProof/>
                <w:webHidden/>
              </w:rPr>
              <w:t>5</w:t>
            </w:r>
            <w:r>
              <w:rPr>
                <w:noProof/>
                <w:webHidden/>
              </w:rPr>
              <w:fldChar w:fldCharType="end"/>
            </w:r>
          </w:hyperlink>
        </w:p>
        <w:p w14:paraId="762ACBBC" w14:textId="28BD23A4" w:rsidR="001D5269" w:rsidRDefault="001D5269">
          <w:pPr>
            <w:pStyle w:val="TOC1"/>
            <w:tabs>
              <w:tab w:val="left" w:pos="960"/>
              <w:tab w:val="right" w:leader="dot" w:pos="9350"/>
            </w:tabs>
            <w:rPr>
              <w:noProof/>
              <w:kern w:val="2"/>
              <w:sz w:val="24"/>
              <w:szCs w:val="24"/>
              <w14:ligatures w14:val="standardContextual"/>
            </w:rPr>
          </w:pPr>
          <w:hyperlink w:anchor="_Toc240043677" w:history="1">
            <w:r w:rsidRPr="00F16F82">
              <w:rPr>
                <w:rStyle w:val="Hyperlink"/>
                <w:rFonts w:ascii="Calibri" w:hAnsi="Calibri" w:cs="Calibri"/>
                <w:noProof/>
              </w:rPr>
              <w:t>1.2.2.</w:t>
            </w:r>
            <w:r>
              <w:rPr>
                <w:noProof/>
                <w:kern w:val="2"/>
                <w:sz w:val="24"/>
                <w:szCs w:val="24"/>
                <w14:ligatures w14:val="standardContextual"/>
              </w:rPr>
              <w:tab/>
            </w:r>
            <w:r w:rsidRPr="00F16F82">
              <w:rPr>
                <w:rStyle w:val="Hyperlink"/>
                <w:rFonts w:ascii="Calibri" w:hAnsi="Calibri" w:cs="Calibri"/>
                <w:noProof/>
              </w:rPr>
              <w:t>Job Description</w:t>
            </w:r>
            <w:r>
              <w:rPr>
                <w:noProof/>
                <w:webHidden/>
              </w:rPr>
              <w:tab/>
            </w:r>
            <w:r>
              <w:rPr>
                <w:noProof/>
                <w:webHidden/>
              </w:rPr>
              <w:fldChar w:fldCharType="begin"/>
            </w:r>
            <w:r>
              <w:rPr>
                <w:noProof/>
                <w:webHidden/>
              </w:rPr>
              <w:instrText xml:space="preserve"> PAGEREF _Toc240043677 \h </w:instrText>
            </w:r>
            <w:r>
              <w:rPr>
                <w:noProof/>
                <w:webHidden/>
              </w:rPr>
            </w:r>
            <w:r>
              <w:rPr>
                <w:noProof/>
                <w:webHidden/>
              </w:rPr>
              <w:fldChar w:fldCharType="separate"/>
            </w:r>
            <w:r>
              <w:rPr>
                <w:noProof/>
                <w:webHidden/>
              </w:rPr>
              <w:t>6</w:t>
            </w:r>
            <w:r>
              <w:rPr>
                <w:noProof/>
                <w:webHidden/>
              </w:rPr>
              <w:fldChar w:fldCharType="end"/>
            </w:r>
          </w:hyperlink>
        </w:p>
        <w:p w14:paraId="62D6F1CB" w14:textId="404C84CA" w:rsidR="001D5269" w:rsidRDefault="001D5269">
          <w:pPr>
            <w:pStyle w:val="TOC1"/>
            <w:tabs>
              <w:tab w:val="left" w:pos="440"/>
              <w:tab w:val="right" w:leader="dot" w:pos="9350"/>
            </w:tabs>
            <w:rPr>
              <w:noProof/>
              <w:kern w:val="2"/>
              <w:sz w:val="24"/>
              <w:szCs w:val="24"/>
              <w14:ligatures w14:val="standardContextual"/>
            </w:rPr>
          </w:pPr>
          <w:hyperlink w:anchor="_Toc240043678" w:history="1">
            <w:r w:rsidRPr="00F16F82">
              <w:rPr>
                <w:rStyle w:val="Hyperlink"/>
                <w:rFonts w:ascii="Calibri" w:hAnsi="Calibri" w:cs="Calibri"/>
                <w:noProof/>
                <w:lang w:val="en-GB"/>
              </w:rPr>
              <w:t>2.</w:t>
            </w:r>
            <w:r>
              <w:rPr>
                <w:noProof/>
                <w:kern w:val="2"/>
                <w:sz w:val="24"/>
                <w:szCs w:val="24"/>
                <w14:ligatures w14:val="standardContextual"/>
              </w:rPr>
              <w:tab/>
            </w:r>
            <w:r w:rsidRPr="00F16F82">
              <w:rPr>
                <w:rStyle w:val="Hyperlink"/>
                <w:rFonts w:ascii="Calibri" w:hAnsi="Calibri" w:cs="Calibri"/>
                <w:noProof/>
                <w:lang w:val="en-GB"/>
              </w:rPr>
              <w:t>Review Comments</w:t>
            </w:r>
            <w:r>
              <w:rPr>
                <w:noProof/>
                <w:webHidden/>
              </w:rPr>
              <w:tab/>
            </w:r>
            <w:r>
              <w:rPr>
                <w:noProof/>
                <w:webHidden/>
              </w:rPr>
              <w:fldChar w:fldCharType="begin"/>
            </w:r>
            <w:r>
              <w:rPr>
                <w:noProof/>
                <w:webHidden/>
              </w:rPr>
              <w:instrText xml:space="preserve"> PAGEREF _Toc240043678 \h </w:instrText>
            </w:r>
            <w:r>
              <w:rPr>
                <w:noProof/>
                <w:webHidden/>
              </w:rPr>
            </w:r>
            <w:r>
              <w:rPr>
                <w:noProof/>
                <w:webHidden/>
              </w:rPr>
              <w:fldChar w:fldCharType="separate"/>
            </w:r>
            <w:r>
              <w:rPr>
                <w:noProof/>
                <w:webHidden/>
              </w:rPr>
              <w:t>48</w:t>
            </w:r>
            <w:r>
              <w:rPr>
                <w:noProof/>
                <w:webHidden/>
              </w:rPr>
              <w:fldChar w:fldCharType="end"/>
            </w:r>
          </w:hyperlink>
        </w:p>
        <w:p w14:paraId="03A56C67" w14:textId="0EDC23E8" w:rsidR="004049A1" w:rsidRPr="004049A1" w:rsidRDefault="004049A1">
          <w:pPr>
            <w:rPr>
              <w:rFonts w:ascii="Calibri" w:hAnsi="Calibri" w:cs="Calibri"/>
            </w:rPr>
          </w:pPr>
          <w:r w:rsidRPr="004049A1">
            <w:rPr>
              <w:rFonts w:ascii="Calibri" w:hAnsi="Calibri" w:cs="Calibri"/>
              <w:b/>
              <w:bCs/>
              <w:noProof/>
            </w:rPr>
            <w:fldChar w:fldCharType="end"/>
          </w:r>
        </w:p>
      </w:sdtContent>
    </w:sdt>
    <w:p w14:paraId="0797F972" w14:textId="77777777" w:rsidR="008E0B73" w:rsidRPr="004049A1" w:rsidRDefault="008E0B73" w:rsidP="008E0B73">
      <w:pPr>
        <w:rPr>
          <w:rFonts w:ascii="Calibri" w:eastAsiaTheme="majorEastAsia" w:hAnsi="Calibri" w:cs="Calibri"/>
          <w:bCs/>
          <w:noProof/>
          <w:sz w:val="20"/>
          <w:szCs w:val="28"/>
        </w:rPr>
      </w:pPr>
      <w:r w:rsidRPr="004049A1">
        <w:rPr>
          <w:rFonts w:ascii="Calibri" w:hAnsi="Calibri" w:cs="Calibri"/>
        </w:rPr>
        <w:br w:type="page"/>
      </w:r>
    </w:p>
    <w:p w14:paraId="2549C2D0" w14:textId="379F12D2" w:rsidR="0016156D" w:rsidRPr="00BD0952" w:rsidRDefault="000C3C1D" w:rsidP="00194ED4">
      <w:pPr>
        <w:pStyle w:val="Heading1"/>
        <w:numPr>
          <w:ilvl w:val="0"/>
          <w:numId w:val="10"/>
        </w:numPr>
        <w:spacing w:before="120" w:line="240" w:lineRule="atLeast"/>
        <w:rPr>
          <w:rFonts w:ascii="Calibri" w:hAnsi="Calibri" w:cs="Calibri"/>
          <w:color w:val="auto"/>
          <w:sz w:val="22"/>
          <w:szCs w:val="22"/>
          <w:lang w:val="en-GB"/>
        </w:rPr>
      </w:pPr>
      <w:bookmarkStart w:id="0" w:name="_Toc240043673"/>
      <w:r w:rsidRPr="00BD0952">
        <w:rPr>
          <w:rFonts w:ascii="Calibri" w:hAnsi="Calibri" w:cs="Calibri"/>
          <w:color w:val="auto"/>
          <w:sz w:val="22"/>
          <w:szCs w:val="22"/>
          <w:lang w:val="en-GB"/>
        </w:rPr>
        <w:t>Introduction</w:t>
      </w:r>
      <w:bookmarkEnd w:id="0"/>
    </w:p>
    <w:p w14:paraId="5C1A2900" w14:textId="77777777" w:rsidR="00526380" w:rsidRPr="00BD0952" w:rsidRDefault="00526380" w:rsidP="00526380">
      <w:pPr>
        <w:rPr>
          <w:rFonts w:ascii="Calibri" w:hAnsi="Calibri" w:cs="Calibri"/>
        </w:rPr>
      </w:pPr>
    </w:p>
    <w:p w14:paraId="45E2BABA" w14:textId="15356180" w:rsidR="00526380" w:rsidRDefault="00526380" w:rsidP="00526380">
      <w:pPr>
        <w:rPr>
          <w:rFonts w:ascii="Calibri" w:hAnsi="Calibri" w:cs="Calibri"/>
        </w:rPr>
      </w:pPr>
      <w:r w:rsidRPr="6B0F709B">
        <w:rPr>
          <w:rFonts w:ascii="Calibri" w:hAnsi="Calibri" w:cs="Calibri"/>
        </w:rPr>
        <w:t xml:space="preserve">This Interface Control Document (ICD) </w:t>
      </w:r>
      <w:r w:rsidR="00BD4BA3" w:rsidRPr="6B0F709B">
        <w:rPr>
          <w:rFonts w:ascii="Calibri" w:hAnsi="Calibri" w:cs="Calibri"/>
          <w:sz w:val="22"/>
          <w:szCs w:val="22"/>
        </w:rPr>
        <w:t xml:space="preserve">describes </w:t>
      </w:r>
      <w:r w:rsidR="00BD4BA3" w:rsidRPr="6B0F709B">
        <w:rPr>
          <w:rFonts w:ascii="Calibri" w:hAnsi="Calibri" w:cs="Calibri"/>
        </w:rPr>
        <w:t>the</w:t>
      </w:r>
      <w:r w:rsidR="00BD4BA3" w:rsidRPr="6B0F709B">
        <w:rPr>
          <w:rFonts w:ascii="Calibri" w:hAnsi="Calibri" w:cs="Calibri"/>
          <w:sz w:val="22"/>
          <w:szCs w:val="22"/>
        </w:rPr>
        <w:t xml:space="preserve"> integration </w:t>
      </w:r>
      <w:r w:rsidR="00BD4BA3" w:rsidRPr="6B0F709B">
        <w:rPr>
          <w:rFonts w:ascii="Calibri" w:hAnsi="Calibri" w:cs="Calibri"/>
        </w:rPr>
        <w:t>of</w:t>
      </w:r>
      <w:r w:rsidRPr="6B0F709B">
        <w:rPr>
          <w:rFonts w:ascii="Calibri" w:hAnsi="Calibri" w:cs="Calibri"/>
        </w:rPr>
        <w:t xml:space="preserve"> </w:t>
      </w:r>
      <w:r w:rsidR="00AE02AF" w:rsidRPr="6B0F709B">
        <w:rPr>
          <w:rFonts w:ascii="Calibri" w:hAnsi="Calibri" w:cs="Calibri"/>
          <w:b/>
          <w:bCs/>
        </w:rPr>
        <w:t>Medicaid WorkReport</w:t>
      </w:r>
      <w:r w:rsidRPr="6B0F709B">
        <w:rPr>
          <w:rFonts w:ascii="Calibri" w:hAnsi="Calibri" w:cs="Calibri"/>
          <w:b/>
          <w:bCs/>
        </w:rPr>
        <w:t xml:space="preserve"> Portal (</w:t>
      </w:r>
      <w:r w:rsidR="00ED7BF5" w:rsidRPr="6B0F709B">
        <w:rPr>
          <w:rFonts w:ascii="Calibri" w:hAnsi="Calibri" w:cs="Calibri"/>
          <w:b/>
          <w:bCs/>
        </w:rPr>
        <w:t>MWRP</w:t>
      </w:r>
      <w:r w:rsidRPr="6B0F709B">
        <w:rPr>
          <w:rFonts w:ascii="Calibri" w:hAnsi="Calibri" w:cs="Calibri"/>
          <w:b/>
          <w:bCs/>
        </w:rPr>
        <w:t>)</w:t>
      </w:r>
      <w:r w:rsidRPr="6B0F709B">
        <w:rPr>
          <w:rFonts w:ascii="Calibri" w:hAnsi="Calibri" w:cs="Calibri"/>
        </w:rPr>
        <w:t xml:space="preserve"> (the source system) and </w:t>
      </w:r>
      <w:r w:rsidR="0038381E" w:rsidRPr="6B0F709B">
        <w:rPr>
          <w:rFonts w:ascii="Calibri" w:hAnsi="Calibri" w:cs="Calibri"/>
          <w:b/>
          <w:bCs/>
        </w:rPr>
        <w:t>EDWS</w:t>
      </w:r>
      <w:r w:rsidRPr="6B0F709B">
        <w:rPr>
          <w:rFonts w:ascii="Calibri" w:hAnsi="Calibri" w:cs="Calibri"/>
        </w:rPr>
        <w:t xml:space="preserve"> (the target system)</w:t>
      </w:r>
      <w:r w:rsidR="00CE0EC6" w:rsidRPr="6B0F709B">
        <w:rPr>
          <w:rFonts w:ascii="Calibri" w:hAnsi="Calibri" w:cs="Calibri"/>
        </w:rPr>
        <w:t xml:space="preserve"> to send the work requirement information captured </w:t>
      </w:r>
      <w:r w:rsidR="00DA632E" w:rsidRPr="6B0F709B">
        <w:rPr>
          <w:rFonts w:ascii="Calibri" w:hAnsi="Calibri" w:cs="Calibri"/>
        </w:rPr>
        <w:t xml:space="preserve">in MWRP. </w:t>
      </w:r>
    </w:p>
    <w:p w14:paraId="62068905" w14:textId="77777777" w:rsidR="008C008E" w:rsidRPr="00BD0952" w:rsidRDefault="008C008E" w:rsidP="00526380">
      <w:pPr>
        <w:rPr>
          <w:rFonts w:ascii="Calibri" w:hAnsi="Calibri" w:cs="Calibri"/>
        </w:rPr>
      </w:pPr>
    </w:p>
    <w:p w14:paraId="0DEA3EDA" w14:textId="77777777" w:rsidR="00526380" w:rsidRPr="00BD0952" w:rsidRDefault="00526380" w:rsidP="00526380">
      <w:pPr>
        <w:spacing w:line="270" w:lineRule="auto"/>
        <w:jc w:val="both"/>
        <w:rPr>
          <w:rFonts w:ascii="Calibri" w:hAnsi="Calibri" w:cs="Calibri"/>
        </w:rPr>
      </w:pPr>
      <w:r w:rsidRPr="00BD0952">
        <w:rPr>
          <w:rFonts w:ascii="Calibri" w:hAnsi="Calibri" w:cs="Calibri"/>
        </w:rPr>
        <w:t>This ICD specifies the interface requirements to be met by the participating systems and how those requirements will be implemented.  It describes the concept of operations for the interface, defines the message structure and protocols that govern the interchange of data, and identifies the communication paths along which the data are expected to flow.</w:t>
      </w:r>
    </w:p>
    <w:p w14:paraId="577F928C" w14:textId="3BE4D0DB" w:rsidR="00526380" w:rsidRPr="00BD0952" w:rsidRDefault="00526380" w:rsidP="00526380">
      <w:pPr>
        <w:spacing w:line="270" w:lineRule="auto"/>
        <w:jc w:val="both"/>
        <w:rPr>
          <w:rFonts w:ascii="Calibri" w:hAnsi="Calibri" w:cs="Calibri"/>
        </w:rPr>
      </w:pPr>
      <w:r w:rsidRPr="00BD0952">
        <w:rPr>
          <w:rFonts w:ascii="Calibri" w:hAnsi="Calibri" w:cs="Calibri"/>
        </w:rPr>
        <w:t xml:space="preserve">This ICD tracks the necessary information required to effectively define the </w:t>
      </w:r>
      <w:r w:rsidR="00A14740">
        <w:rPr>
          <w:rFonts w:ascii="Calibri" w:hAnsi="Calibri" w:cs="Calibri"/>
        </w:rPr>
        <w:t>MWRP</w:t>
      </w:r>
      <w:r w:rsidRPr="00BD0952">
        <w:rPr>
          <w:rFonts w:ascii="Calibri" w:hAnsi="Calibri" w:cs="Calibri"/>
        </w:rPr>
        <w:t xml:space="preserve"> system’s integration with </w:t>
      </w:r>
      <w:r w:rsidR="0038381E" w:rsidRPr="00BD0952">
        <w:rPr>
          <w:rFonts w:ascii="Calibri" w:hAnsi="Calibri" w:cs="Calibri"/>
        </w:rPr>
        <w:t>EDWS</w:t>
      </w:r>
      <w:r w:rsidRPr="00BD0952">
        <w:rPr>
          <w:rFonts w:ascii="Calibri" w:hAnsi="Calibri" w:cs="Calibri"/>
        </w:rPr>
        <w:t xml:space="preserve"> interface as well as any rules for communicating with them to give guidance on architecture of the system to be developed.  </w:t>
      </w:r>
    </w:p>
    <w:p w14:paraId="5425FA45" w14:textId="46D13CDA" w:rsidR="00526380" w:rsidRPr="00BD0952" w:rsidRDefault="00526380" w:rsidP="00526380">
      <w:pPr>
        <w:spacing w:line="270" w:lineRule="auto"/>
        <w:ind w:right="162"/>
        <w:jc w:val="both"/>
        <w:rPr>
          <w:rFonts w:ascii="Calibri" w:hAnsi="Calibri" w:cs="Calibri"/>
        </w:rPr>
      </w:pPr>
      <w:r w:rsidRPr="00BD0952">
        <w:rPr>
          <w:rFonts w:ascii="Calibri" w:hAnsi="Calibri" w:cs="Calibri"/>
        </w:rPr>
        <w:t xml:space="preserve">The intended audience of the </w:t>
      </w:r>
      <w:r w:rsidR="00A14740">
        <w:rPr>
          <w:rFonts w:ascii="Calibri" w:hAnsi="Calibri" w:cs="Calibri"/>
        </w:rPr>
        <w:t>MWRP</w:t>
      </w:r>
      <w:r w:rsidRPr="00BD0952">
        <w:rPr>
          <w:rFonts w:ascii="Calibri" w:hAnsi="Calibri" w:cs="Calibri"/>
        </w:rPr>
        <w:t xml:space="preserve"> Interface Control </w:t>
      </w:r>
      <w:r w:rsidR="00C5166E" w:rsidRPr="00BD0952">
        <w:rPr>
          <w:rFonts w:ascii="Calibri" w:hAnsi="Calibri" w:cs="Calibri"/>
        </w:rPr>
        <w:t xml:space="preserve">Document </w:t>
      </w:r>
      <w:r w:rsidRPr="00BD0952">
        <w:rPr>
          <w:rFonts w:ascii="Calibri" w:hAnsi="Calibri" w:cs="Calibri"/>
        </w:rPr>
        <w:t>is all project stakeholders.</w:t>
      </w:r>
    </w:p>
    <w:p w14:paraId="47656525" w14:textId="77777777" w:rsidR="00AD6D9F" w:rsidRPr="00BD0952" w:rsidRDefault="00AD6D9F" w:rsidP="00194ED4">
      <w:pPr>
        <w:pStyle w:val="Heading1"/>
        <w:numPr>
          <w:ilvl w:val="1"/>
          <w:numId w:val="10"/>
        </w:numPr>
        <w:spacing w:before="120" w:line="240" w:lineRule="atLeast"/>
        <w:rPr>
          <w:rFonts w:ascii="Calibri" w:hAnsi="Calibri" w:cs="Calibri"/>
          <w:color w:val="auto"/>
          <w:sz w:val="22"/>
          <w:szCs w:val="22"/>
          <w:lang w:val="en-GB"/>
        </w:rPr>
      </w:pPr>
      <w:bookmarkStart w:id="1" w:name="_Toc228307234"/>
      <w:bookmarkStart w:id="2" w:name="_Toc240043674"/>
      <w:r w:rsidRPr="00BD0952">
        <w:rPr>
          <w:rFonts w:ascii="Calibri" w:hAnsi="Calibri" w:cs="Calibri"/>
          <w:color w:val="auto"/>
          <w:sz w:val="22"/>
          <w:szCs w:val="22"/>
          <w:lang w:val="en-GB"/>
        </w:rPr>
        <w:t>Purpose and Rationale</w:t>
      </w:r>
      <w:bookmarkEnd w:id="1"/>
      <w:bookmarkEnd w:id="2"/>
    </w:p>
    <w:p w14:paraId="075977CF" w14:textId="6546C96E" w:rsidR="00A17308" w:rsidRPr="00BD0952" w:rsidRDefault="3F670665" w:rsidP="00A17308">
      <w:pPr>
        <w:ind w:left="792"/>
        <w:rPr>
          <w:rFonts w:ascii="Calibri" w:hAnsi="Calibri" w:cs="Calibri"/>
        </w:rPr>
      </w:pPr>
      <w:r w:rsidRPr="6B0F709B">
        <w:rPr>
          <w:rFonts w:ascii="Calibri" w:hAnsi="Calibri" w:cs="Calibri"/>
        </w:rPr>
        <w:t>MWRP</w:t>
      </w:r>
      <w:r w:rsidR="15064C14" w:rsidRPr="6B0F709B">
        <w:rPr>
          <w:rFonts w:ascii="Calibri" w:hAnsi="Calibri" w:cs="Calibri"/>
        </w:rPr>
        <w:t xml:space="preserve"> system will process the information received by VaCMS (Virginia Case Management System) or</w:t>
      </w:r>
      <w:r w:rsidR="669102DA" w:rsidRPr="6B0F709B">
        <w:rPr>
          <w:rFonts w:ascii="Calibri" w:hAnsi="Calibri" w:cs="Calibri"/>
        </w:rPr>
        <w:t xml:space="preserve"> details</w:t>
      </w:r>
      <w:r w:rsidR="15064C14" w:rsidRPr="6B0F709B">
        <w:rPr>
          <w:rFonts w:ascii="Calibri" w:hAnsi="Calibri" w:cs="Calibri"/>
        </w:rPr>
        <w:t xml:space="preserve"> updated</w:t>
      </w:r>
      <w:r w:rsidR="3FF44924" w:rsidRPr="6B0F709B">
        <w:rPr>
          <w:rFonts w:ascii="Calibri" w:hAnsi="Calibri" w:cs="Calibri"/>
        </w:rPr>
        <w:t>/provided by the end user in MWRP.</w:t>
      </w:r>
      <w:r w:rsidR="15064C14" w:rsidRPr="6B0F709B">
        <w:rPr>
          <w:rFonts w:ascii="Calibri" w:hAnsi="Calibri" w:cs="Calibri"/>
        </w:rPr>
        <w:t xml:space="preserve"> Once the information is processed</w:t>
      </w:r>
      <w:r w:rsidR="04869CE6" w:rsidRPr="6B0F709B">
        <w:rPr>
          <w:rFonts w:ascii="Calibri" w:hAnsi="Calibri" w:cs="Calibri"/>
        </w:rPr>
        <w:t xml:space="preserve">, </w:t>
      </w:r>
      <w:r w:rsidR="15064C14" w:rsidRPr="6B0F709B">
        <w:rPr>
          <w:rFonts w:ascii="Calibri" w:hAnsi="Calibri" w:cs="Calibri"/>
        </w:rPr>
        <w:t xml:space="preserve">individual will be marked </w:t>
      </w:r>
      <w:r w:rsidR="631C47B2" w:rsidRPr="6B0F709B">
        <w:rPr>
          <w:rFonts w:ascii="Calibri" w:hAnsi="Calibri" w:cs="Calibri"/>
        </w:rPr>
        <w:t>based on the final status that is determined by MWRP</w:t>
      </w:r>
      <w:r w:rsidR="00855478" w:rsidRPr="6B0F709B">
        <w:rPr>
          <w:rFonts w:ascii="Calibri" w:hAnsi="Calibri" w:cs="Calibri"/>
        </w:rPr>
        <w:t xml:space="preserve">. </w:t>
      </w:r>
      <w:r w:rsidR="15064C14" w:rsidRPr="6B0F709B">
        <w:rPr>
          <w:rFonts w:ascii="Calibri" w:hAnsi="Calibri" w:cs="Calibri"/>
        </w:rPr>
        <w:t xml:space="preserve">Information </w:t>
      </w:r>
      <w:r w:rsidR="0C8C9E68" w:rsidRPr="6B0F709B">
        <w:rPr>
          <w:rFonts w:ascii="Calibri" w:hAnsi="Calibri" w:cs="Calibri"/>
        </w:rPr>
        <w:t>from</w:t>
      </w:r>
      <w:r w:rsidR="15064C14" w:rsidRPr="6B0F709B">
        <w:rPr>
          <w:rFonts w:ascii="Calibri" w:hAnsi="Calibri" w:cs="Calibri"/>
        </w:rPr>
        <w:t xml:space="preserve"> </w:t>
      </w:r>
      <w:r w:rsidRPr="6B0F709B">
        <w:rPr>
          <w:rFonts w:ascii="Calibri" w:hAnsi="Calibri" w:cs="Calibri"/>
        </w:rPr>
        <w:t>MWRP</w:t>
      </w:r>
      <w:r w:rsidR="15064C14" w:rsidRPr="6B0F709B">
        <w:rPr>
          <w:rFonts w:ascii="Calibri" w:hAnsi="Calibri" w:cs="Calibri"/>
        </w:rPr>
        <w:t xml:space="preserve"> system </w:t>
      </w:r>
      <w:r w:rsidR="00CF57ED" w:rsidRPr="6B0F709B">
        <w:rPr>
          <w:rFonts w:ascii="Calibri" w:hAnsi="Calibri" w:cs="Calibri"/>
        </w:rPr>
        <w:t>will be</w:t>
      </w:r>
      <w:r w:rsidR="15064C14" w:rsidRPr="6B0F709B">
        <w:rPr>
          <w:rFonts w:ascii="Calibri" w:hAnsi="Calibri" w:cs="Calibri"/>
        </w:rPr>
        <w:t xml:space="preserve"> sent back to </w:t>
      </w:r>
      <w:r w:rsidR="0C8C9E68" w:rsidRPr="6B0F709B">
        <w:rPr>
          <w:rFonts w:ascii="Calibri" w:hAnsi="Calibri" w:cs="Calibri"/>
        </w:rPr>
        <w:t>E</w:t>
      </w:r>
      <w:r w:rsidR="195EF023" w:rsidRPr="6B0F709B">
        <w:rPr>
          <w:rFonts w:ascii="Calibri" w:hAnsi="Calibri" w:cs="Calibri"/>
        </w:rPr>
        <w:t>DW</w:t>
      </w:r>
      <w:r w:rsidR="0C8C9E68" w:rsidRPr="6B0F709B">
        <w:rPr>
          <w:rFonts w:ascii="Calibri" w:hAnsi="Calibri" w:cs="Calibri"/>
        </w:rPr>
        <w:t>S</w:t>
      </w:r>
      <w:r w:rsidR="15064C14" w:rsidRPr="6B0F709B">
        <w:rPr>
          <w:rFonts w:ascii="Calibri" w:hAnsi="Calibri" w:cs="Calibri"/>
        </w:rPr>
        <w:t xml:space="preserve"> </w:t>
      </w:r>
      <w:r w:rsidR="00933E0B" w:rsidRPr="6B0F709B">
        <w:rPr>
          <w:rFonts w:ascii="Calibri" w:hAnsi="Calibri" w:cs="Calibri"/>
        </w:rPr>
        <w:t xml:space="preserve">using ISS as the </w:t>
      </w:r>
      <w:r w:rsidR="00917875" w:rsidRPr="6B0F709B">
        <w:rPr>
          <w:rFonts w:ascii="Calibri" w:hAnsi="Calibri" w:cs="Calibri"/>
        </w:rPr>
        <w:t xml:space="preserve">passthrough layer </w:t>
      </w:r>
      <w:r w:rsidR="15064C14" w:rsidRPr="6B0F709B">
        <w:rPr>
          <w:rFonts w:ascii="Calibri" w:hAnsi="Calibri" w:cs="Calibri"/>
        </w:rPr>
        <w:t xml:space="preserve">to </w:t>
      </w:r>
      <w:r w:rsidR="00816BF4" w:rsidRPr="6B0F709B">
        <w:rPr>
          <w:rFonts w:ascii="Calibri" w:hAnsi="Calibri" w:cs="Calibri"/>
        </w:rPr>
        <w:t xml:space="preserve">keep </w:t>
      </w:r>
      <w:r w:rsidR="1461D23D" w:rsidRPr="6B0F709B">
        <w:rPr>
          <w:rFonts w:ascii="Calibri" w:hAnsi="Calibri" w:cs="Calibri"/>
        </w:rPr>
        <w:t>that</w:t>
      </w:r>
      <w:r w:rsidR="15064C14" w:rsidRPr="6B0F709B">
        <w:rPr>
          <w:rFonts w:ascii="Calibri" w:hAnsi="Calibri" w:cs="Calibri"/>
        </w:rPr>
        <w:t xml:space="preserve"> data synched across </w:t>
      </w:r>
      <w:r w:rsidR="00816BF4" w:rsidRPr="6B0F709B">
        <w:rPr>
          <w:rFonts w:ascii="Calibri" w:hAnsi="Calibri" w:cs="Calibri"/>
        </w:rPr>
        <w:t>MWRP and EDWS</w:t>
      </w:r>
      <w:r w:rsidR="15064C14" w:rsidRPr="6B0F709B">
        <w:rPr>
          <w:rFonts w:ascii="Calibri" w:hAnsi="Calibri" w:cs="Calibri"/>
        </w:rPr>
        <w:t>.</w:t>
      </w:r>
    </w:p>
    <w:p w14:paraId="6EC9B2A8" w14:textId="77777777" w:rsidR="00AD6D9F" w:rsidRPr="00BD0952" w:rsidRDefault="00AD6D9F" w:rsidP="00AD6D9F">
      <w:pPr>
        <w:spacing w:before="100" w:beforeAutospacing="1" w:after="100" w:afterAutospacing="1"/>
        <w:ind w:left="720"/>
        <w:rPr>
          <w:rFonts w:ascii="Calibri" w:hAnsi="Calibri" w:cs="Calibri"/>
        </w:rPr>
      </w:pPr>
      <w:r w:rsidRPr="00BD0952">
        <w:rPr>
          <w:rFonts w:ascii="Calibri" w:hAnsi="Calibri" w:cs="Calibri"/>
        </w:rPr>
        <w:t>The table below provides key summary information related to the interface as identified during requirements:</w:t>
      </w:r>
    </w:p>
    <w:tbl>
      <w:tblPr>
        <w:tblStyle w:val="DEDTable"/>
        <w:tblW w:w="8005" w:type="dxa"/>
        <w:tblInd w:w="720" w:type="dxa"/>
        <w:tblLook w:val="04A0" w:firstRow="1" w:lastRow="0" w:firstColumn="1" w:lastColumn="0" w:noHBand="0" w:noVBand="1"/>
      </w:tblPr>
      <w:tblGrid>
        <w:gridCol w:w="3220"/>
        <w:gridCol w:w="4785"/>
      </w:tblGrid>
      <w:tr w:rsidR="00AD6D9F" w:rsidRPr="00F3072C" w14:paraId="6A84D080" w14:textId="77777777" w:rsidTr="6B0F709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4AD7C866" w14:textId="77777777" w:rsidR="00AD6D9F" w:rsidRPr="00BD0952" w:rsidRDefault="00AD6D9F">
            <w:pPr>
              <w:spacing w:before="0"/>
              <w:rPr>
                <w:rFonts w:ascii="Calibri" w:hAnsi="Calibri" w:cs="Calibri"/>
                <w:b w:val="0"/>
                <w:sz w:val="22"/>
                <w:szCs w:val="22"/>
              </w:rPr>
            </w:pPr>
            <w:r w:rsidRPr="6B0F709B">
              <w:rPr>
                <w:rFonts w:ascii="Calibri" w:hAnsi="Calibri" w:cs="Calibri"/>
                <w:b w:val="0"/>
                <w:sz w:val="22"/>
                <w:szCs w:val="22"/>
              </w:rPr>
              <w:t>Category</w:t>
            </w:r>
          </w:p>
        </w:tc>
        <w:tc>
          <w:tcPr>
            <w:tcW w:w="4785" w:type="dxa"/>
          </w:tcPr>
          <w:p w14:paraId="532FC426" w14:textId="77777777" w:rsidR="00AD6D9F" w:rsidRPr="00BD0952" w:rsidRDefault="00AD6D9F">
            <w:pPr>
              <w:spacing w:before="0"/>
              <w:ind w:right="-378"/>
              <w:cnfStyle w:val="100000000000" w:firstRow="1" w:lastRow="0" w:firstColumn="0" w:lastColumn="0" w:oddVBand="0" w:evenVBand="0" w:oddHBand="0" w:evenHBand="0" w:firstRowFirstColumn="0" w:firstRowLastColumn="0" w:lastRowFirstColumn="0" w:lastRowLastColumn="0"/>
              <w:rPr>
                <w:rFonts w:ascii="Calibri" w:hAnsi="Calibri" w:cs="Calibri"/>
                <w:b w:val="0"/>
                <w:sz w:val="22"/>
                <w:szCs w:val="22"/>
              </w:rPr>
            </w:pPr>
            <w:r w:rsidRPr="00BD0952">
              <w:rPr>
                <w:rFonts w:ascii="Calibri" w:hAnsi="Calibri" w:cs="Calibri"/>
                <w:b w:val="0"/>
                <w:sz w:val="22"/>
                <w:szCs w:val="22"/>
              </w:rPr>
              <w:t>Details</w:t>
            </w:r>
          </w:p>
        </w:tc>
      </w:tr>
      <w:tr w:rsidR="00AD6D9F" w:rsidRPr="00F3072C" w14:paraId="378F5F72" w14:textId="77777777" w:rsidTr="6B0F709B">
        <w:trPr>
          <w:trHeight w:val="116"/>
        </w:trPr>
        <w:tc>
          <w:tcPr>
            <w:cnfStyle w:val="001000000000" w:firstRow="0" w:lastRow="0" w:firstColumn="1" w:lastColumn="0" w:oddVBand="0" w:evenVBand="0" w:oddHBand="0" w:evenHBand="0" w:firstRowFirstColumn="0" w:firstRowLastColumn="0" w:lastRowFirstColumn="0" w:lastRowLastColumn="0"/>
            <w:tcW w:w="3220" w:type="dxa"/>
            <w:noWrap/>
            <w:hideMark/>
          </w:tcPr>
          <w:p w14:paraId="043FB185" w14:textId="77777777" w:rsidR="00AD6D9F" w:rsidRPr="00BD0952" w:rsidRDefault="00AD6D9F">
            <w:pPr>
              <w:rPr>
                <w:rFonts w:ascii="Calibri" w:hAnsi="Calibri" w:cs="Calibri"/>
                <w:b w:val="0"/>
                <w:sz w:val="22"/>
                <w:szCs w:val="22"/>
              </w:rPr>
            </w:pPr>
            <w:r w:rsidRPr="00BD0952">
              <w:rPr>
                <w:rFonts w:ascii="Calibri" w:hAnsi="Calibri" w:cs="Calibri"/>
                <w:sz w:val="22"/>
                <w:szCs w:val="22"/>
              </w:rPr>
              <w:t>Trading Partner</w:t>
            </w:r>
          </w:p>
        </w:tc>
        <w:tc>
          <w:tcPr>
            <w:tcW w:w="4785" w:type="dxa"/>
          </w:tcPr>
          <w:p w14:paraId="1A89E7D4" w14:textId="1E0D925F" w:rsidR="00AD6D9F" w:rsidRPr="00BD0952" w:rsidRDefault="00B14D8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E</w:t>
            </w:r>
            <w:r w:rsidR="00202DA4" w:rsidRPr="00BD0952">
              <w:rPr>
                <w:rFonts w:ascii="Calibri" w:hAnsi="Calibri" w:cs="Calibri"/>
                <w:sz w:val="22"/>
                <w:szCs w:val="22"/>
              </w:rPr>
              <w:t>DW</w:t>
            </w:r>
            <w:r w:rsidRPr="00BD0952">
              <w:rPr>
                <w:rFonts w:ascii="Calibri" w:hAnsi="Calibri" w:cs="Calibri"/>
                <w:sz w:val="22"/>
                <w:szCs w:val="22"/>
              </w:rPr>
              <w:t>S</w:t>
            </w:r>
          </w:p>
        </w:tc>
      </w:tr>
      <w:tr w:rsidR="00AD6D9F" w:rsidRPr="00F3072C" w14:paraId="3BBF9736"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463ECCA4" w14:textId="77777777" w:rsidR="00AD6D9F" w:rsidRPr="00BD0952" w:rsidRDefault="00AD6D9F">
            <w:pPr>
              <w:rPr>
                <w:rFonts w:ascii="Calibri" w:hAnsi="Calibri" w:cs="Calibri"/>
                <w:b w:val="0"/>
                <w:sz w:val="22"/>
                <w:szCs w:val="22"/>
              </w:rPr>
            </w:pPr>
            <w:r w:rsidRPr="00BD0952">
              <w:rPr>
                <w:rFonts w:ascii="Calibri" w:hAnsi="Calibri" w:cs="Calibri"/>
                <w:sz w:val="22"/>
                <w:szCs w:val="22"/>
              </w:rPr>
              <w:t>Interface Mode</w:t>
            </w:r>
          </w:p>
        </w:tc>
        <w:tc>
          <w:tcPr>
            <w:tcW w:w="4785" w:type="dxa"/>
          </w:tcPr>
          <w:p w14:paraId="723D7BB4" w14:textId="77777777" w:rsidR="00AD6D9F" w:rsidRPr="00BD0952" w:rsidRDefault="00AD6D9F">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Real-time</w:t>
            </w:r>
          </w:p>
        </w:tc>
      </w:tr>
      <w:tr w:rsidR="00AD6D9F" w:rsidRPr="00F3072C" w14:paraId="4308016B"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4018BEF8" w14:textId="77777777" w:rsidR="00AD6D9F" w:rsidRPr="00BD0952" w:rsidRDefault="00AD6D9F">
            <w:pPr>
              <w:rPr>
                <w:rFonts w:ascii="Calibri" w:hAnsi="Calibri" w:cs="Calibri"/>
                <w:b w:val="0"/>
                <w:sz w:val="22"/>
                <w:szCs w:val="22"/>
              </w:rPr>
            </w:pPr>
            <w:r w:rsidRPr="00BD0952">
              <w:rPr>
                <w:rFonts w:ascii="Calibri" w:hAnsi="Calibri" w:cs="Calibri"/>
                <w:sz w:val="22"/>
                <w:szCs w:val="22"/>
              </w:rPr>
              <w:t>Interface Protocol</w:t>
            </w:r>
          </w:p>
        </w:tc>
        <w:tc>
          <w:tcPr>
            <w:tcW w:w="4785" w:type="dxa"/>
          </w:tcPr>
          <w:p w14:paraId="10630D75" w14:textId="77777777" w:rsidR="00AD6D9F" w:rsidRPr="00BD0952" w:rsidRDefault="00AD6D9F">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REST</w:t>
            </w:r>
          </w:p>
        </w:tc>
      </w:tr>
      <w:tr w:rsidR="00AD6D9F" w:rsidRPr="00F3072C" w14:paraId="2F161E2A"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252B3D64" w14:textId="291D5908" w:rsidR="00AD6D9F" w:rsidRPr="00BD0952" w:rsidRDefault="00AD6D9F">
            <w:pPr>
              <w:rPr>
                <w:rFonts w:ascii="Calibri" w:hAnsi="Calibri" w:cs="Calibri"/>
                <w:sz w:val="22"/>
                <w:szCs w:val="22"/>
              </w:rPr>
            </w:pPr>
            <w:r w:rsidRPr="31714CD1">
              <w:rPr>
                <w:rFonts w:ascii="Calibri" w:hAnsi="Calibri" w:cs="Calibri"/>
                <w:sz w:val="22"/>
                <w:szCs w:val="22"/>
              </w:rPr>
              <w:t xml:space="preserve">Directionality from </w:t>
            </w:r>
            <w:r w:rsidR="278A5E93" w:rsidRPr="31714CD1">
              <w:rPr>
                <w:rFonts w:ascii="Calibri" w:hAnsi="Calibri" w:cs="Calibri"/>
                <w:sz w:val="22"/>
                <w:szCs w:val="22"/>
              </w:rPr>
              <w:t>MWRP</w:t>
            </w:r>
          </w:p>
        </w:tc>
        <w:tc>
          <w:tcPr>
            <w:tcW w:w="4785" w:type="dxa"/>
          </w:tcPr>
          <w:p w14:paraId="06DEDECD" w14:textId="5129A724" w:rsidR="00AD6D9F" w:rsidRPr="00BD0952" w:rsidRDefault="00A17308">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Outbound</w:t>
            </w:r>
          </w:p>
        </w:tc>
      </w:tr>
      <w:tr w:rsidR="00AD6D9F" w:rsidRPr="00F3072C" w14:paraId="48817E66"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7E8FF3DE" w14:textId="77777777" w:rsidR="00AD6D9F" w:rsidRPr="00BD0952" w:rsidRDefault="00AD6D9F">
            <w:pPr>
              <w:rPr>
                <w:rFonts w:ascii="Calibri" w:hAnsi="Calibri" w:cs="Calibri"/>
                <w:b w:val="0"/>
                <w:sz w:val="22"/>
                <w:szCs w:val="22"/>
              </w:rPr>
            </w:pPr>
            <w:r w:rsidRPr="00BD0952">
              <w:rPr>
                <w:rFonts w:ascii="Calibri" w:hAnsi="Calibri" w:cs="Calibri"/>
                <w:sz w:val="22"/>
                <w:szCs w:val="22"/>
              </w:rPr>
              <w:t>Frequency</w:t>
            </w:r>
          </w:p>
        </w:tc>
        <w:tc>
          <w:tcPr>
            <w:tcW w:w="4785" w:type="dxa"/>
          </w:tcPr>
          <w:p w14:paraId="738B77D8" w14:textId="77777777" w:rsidR="00AD6D9F" w:rsidRPr="00BD0952" w:rsidRDefault="00AD6D9F">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On-Demand</w:t>
            </w:r>
          </w:p>
        </w:tc>
      </w:tr>
      <w:tr w:rsidR="00AD6D9F" w:rsidRPr="00F3072C" w14:paraId="774BFC0A"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2ADADC4F" w14:textId="77777777" w:rsidR="00AD6D9F" w:rsidRPr="00BD0952" w:rsidRDefault="00AD6D9F">
            <w:pPr>
              <w:rPr>
                <w:rFonts w:ascii="Calibri" w:hAnsi="Calibri" w:cs="Calibri"/>
                <w:b w:val="0"/>
                <w:sz w:val="22"/>
                <w:szCs w:val="22"/>
              </w:rPr>
            </w:pPr>
            <w:r w:rsidRPr="00BD0952">
              <w:rPr>
                <w:rFonts w:ascii="Calibri" w:hAnsi="Calibri" w:cs="Calibri"/>
                <w:sz w:val="22"/>
                <w:szCs w:val="22"/>
              </w:rPr>
              <w:t>Transmission Media Format</w:t>
            </w:r>
          </w:p>
        </w:tc>
        <w:tc>
          <w:tcPr>
            <w:tcW w:w="4785" w:type="dxa"/>
          </w:tcPr>
          <w:p w14:paraId="29428097" w14:textId="3517B8C6" w:rsidR="00AD6D9F" w:rsidRPr="00605064" w:rsidRDefault="00AD6D9F">
            <w:pPr>
              <w:ind w:right="-378"/>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BD0952">
              <w:rPr>
                <w:rFonts w:ascii="Calibri" w:hAnsi="Calibri" w:cs="Calibri"/>
                <w:sz w:val="22"/>
                <w:szCs w:val="22"/>
              </w:rPr>
              <w:t>JSON</w:t>
            </w:r>
            <w:r w:rsidR="007241C1">
              <w:rPr>
                <w:rFonts w:ascii="Calibri" w:hAnsi="Calibri" w:cs="Calibri"/>
                <w:sz w:val="22"/>
                <w:szCs w:val="22"/>
              </w:rPr>
              <w:t xml:space="preserve">: </w:t>
            </w:r>
            <w:r w:rsidR="007138F2">
              <w:rPr>
                <w:rFonts w:ascii="Calibri" w:hAnsi="Calibri" w:cs="Calibri"/>
                <w:color w:val="000000"/>
              </w:rPr>
              <w:t xml:space="preserve">- </w:t>
            </w:r>
            <w:hyperlink r:id="rId11" w:history="1">
              <w:r w:rsidR="00806B99" w:rsidRPr="00605064">
                <w:rPr>
                  <w:rStyle w:val="Hyperlink"/>
                  <w:rFonts w:ascii="Calibri" w:hAnsi="Calibri" w:cs="Calibri"/>
                  <w:sz w:val="22"/>
                  <w:szCs w:val="22"/>
                </w:rPr>
                <w:t>All JSONs</w:t>
              </w:r>
            </w:hyperlink>
            <w:r w:rsidR="00806B99" w:rsidRPr="00605064">
              <w:rPr>
                <w:rFonts w:ascii="Calibri" w:hAnsi="Calibri" w:cs="Calibri"/>
                <w:sz w:val="22"/>
                <w:szCs w:val="22"/>
              </w:rPr>
              <w:t xml:space="preserve"> (to be updated as available)</w:t>
            </w:r>
          </w:p>
        </w:tc>
      </w:tr>
      <w:tr w:rsidR="00AD6D9F" w:rsidRPr="00F3072C" w14:paraId="3A97D4BA"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39110E02" w14:textId="77777777" w:rsidR="00AD6D9F" w:rsidRPr="00BD0952" w:rsidRDefault="00AD6D9F">
            <w:pPr>
              <w:rPr>
                <w:rFonts w:ascii="Calibri" w:hAnsi="Calibri" w:cs="Calibri"/>
                <w:b w:val="0"/>
                <w:sz w:val="22"/>
                <w:szCs w:val="22"/>
              </w:rPr>
            </w:pPr>
            <w:r w:rsidRPr="00BD0952">
              <w:rPr>
                <w:rFonts w:ascii="Calibri" w:hAnsi="Calibri" w:cs="Calibri"/>
                <w:sz w:val="22"/>
                <w:szCs w:val="22"/>
              </w:rPr>
              <w:t>Average Number of Records</w:t>
            </w:r>
          </w:p>
        </w:tc>
        <w:tc>
          <w:tcPr>
            <w:tcW w:w="4785" w:type="dxa"/>
          </w:tcPr>
          <w:p w14:paraId="5E533EA9" w14:textId="453B8766" w:rsidR="00AD6D9F" w:rsidRPr="00BD0952" w:rsidRDefault="00992EB6">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1</w:t>
            </w:r>
          </w:p>
        </w:tc>
      </w:tr>
      <w:tr w:rsidR="00AD6D9F" w:rsidRPr="00F3072C" w14:paraId="4BDEA669"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6DC8BCA8" w14:textId="77777777" w:rsidR="00AD6D9F" w:rsidRPr="00BD0952" w:rsidRDefault="00AD6D9F">
            <w:pPr>
              <w:rPr>
                <w:rFonts w:ascii="Calibri" w:hAnsi="Calibri" w:cs="Calibri"/>
                <w:b w:val="0"/>
                <w:sz w:val="22"/>
                <w:szCs w:val="22"/>
              </w:rPr>
            </w:pPr>
            <w:r w:rsidRPr="00BD0952">
              <w:rPr>
                <w:rFonts w:ascii="Calibri" w:hAnsi="Calibri" w:cs="Calibri"/>
                <w:sz w:val="22"/>
                <w:szCs w:val="22"/>
              </w:rPr>
              <w:t>File Message Record Size</w:t>
            </w:r>
          </w:p>
        </w:tc>
        <w:tc>
          <w:tcPr>
            <w:tcW w:w="4785" w:type="dxa"/>
          </w:tcPr>
          <w:p w14:paraId="48FA781C" w14:textId="44D57F00" w:rsidR="00AD6D9F" w:rsidRPr="00BD0952" w:rsidRDefault="00992EB6">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10-20 KB</w:t>
            </w:r>
          </w:p>
        </w:tc>
      </w:tr>
      <w:tr w:rsidR="00AD6D9F" w:rsidRPr="00F3072C" w14:paraId="7DABCE25"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37A2D4A0" w14:textId="77777777" w:rsidR="00AD6D9F" w:rsidRPr="00BD0952" w:rsidRDefault="00AD6D9F">
            <w:pPr>
              <w:rPr>
                <w:rFonts w:ascii="Calibri" w:hAnsi="Calibri" w:cs="Calibri"/>
                <w:b w:val="0"/>
                <w:sz w:val="22"/>
                <w:szCs w:val="22"/>
              </w:rPr>
            </w:pPr>
            <w:r w:rsidRPr="00BD0952">
              <w:rPr>
                <w:rFonts w:ascii="Calibri" w:hAnsi="Calibri" w:cs="Calibri"/>
                <w:sz w:val="22"/>
                <w:szCs w:val="22"/>
              </w:rPr>
              <w:t>Asynchronous/Synchronous</w:t>
            </w:r>
          </w:p>
        </w:tc>
        <w:tc>
          <w:tcPr>
            <w:tcW w:w="4785" w:type="dxa"/>
          </w:tcPr>
          <w:p w14:paraId="7CC3C6BA" w14:textId="418020A4" w:rsidR="00AD6D9F" w:rsidRPr="00BD0952" w:rsidRDefault="00992EB6">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S</w:t>
            </w:r>
            <w:r w:rsidR="00AD6D9F" w:rsidRPr="00BD0952">
              <w:rPr>
                <w:rFonts w:ascii="Calibri" w:hAnsi="Calibri" w:cs="Calibri"/>
                <w:sz w:val="22"/>
                <w:szCs w:val="22"/>
              </w:rPr>
              <w:t>ynchronous</w:t>
            </w:r>
          </w:p>
        </w:tc>
      </w:tr>
      <w:tr w:rsidR="00E31252" w:rsidRPr="00F3072C" w14:paraId="4DCC74C9"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632BD8CB" w14:textId="50930DF5" w:rsidR="00E31252" w:rsidRPr="00BD0952" w:rsidRDefault="00E31252" w:rsidP="00E31252">
            <w:pPr>
              <w:rPr>
                <w:rFonts w:ascii="Calibri" w:hAnsi="Calibri" w:cs="Calibri"/>
                <w:sz w:val="22"/>
                <w:szCs w:val="22"/>
              </w:rPr>
            </w:pPr>
            <w:r w:rsidRPr="00BD0952">
              <w:rPr>
                <w:rFonts w:ascii="Calibri" w:hAnsi="Calibri" w:cs="Calibri"/>
                <w:sz w:val="22"/>
                <w:szCs w:val="22"/>
              </w:rPr>
              <w:t>Number of daily invocations</w:t>
            </w:r>
          </w:p>
        </w:tc>
        <w:tc>
          <w:tcPr>
            <w:tcW w:w="4785" w:type="dxa"/>
          </w:tcPr>
          <w:p w14:paraId="2428D6FD" w14:textId="38D94E66" w:rsidR="00E31252" w:rsidRPr="00BD0952" w:rsidRDefault="00E31252" w:rsidP="00E31252">
            <w:pPr>
              <w:ind w:right="-378"/>
              <w:cnfStyle w:val="000000000000" w:firstRow="0" w:lastRow="0" w:firstColumn="0" w:lastColumn="0" w:oddVBand="0" w:evenVBand="0" w:oddHBand="0" w:evenHBand="0" w:firstRowFirstColumn="0" w:firstRowLastColumn="0" w:lastRowFirstColumn="0" w:lastRowLastColumn="0"/>
              <w:rPr>
                <w:rFonts w:ascii="Calibri" w:hAnsi="Calibri" w:cs="Calibri"/>
                <w:b/>
                <w:sz w:val="22"/>
                <w:szCs w:val="22"/>
              </w:rPr>
            </w:pPr>
            <w:r w:rsidRPr="00BD0952">
              <w:rPr>
                <w:rFonts w:ascii="Calibri" w:hAnsi="Calibri" w:cs="Calibri"/>
                <w:b/>
                <w:sz w:val="22"/>
                <w:szCs w:val="22"/>
              </w:rPr>
              <w:t xml:space="preserve">4,000 </w:t>
            </w:r>
            <w:r w:rsidR="00CC4A78" w:rsidRPr="00BD0952">
              <w:rPr>
                <w:rFonts w:ascii="Calibri" w:hAnsi="Calibri" w:cs="Calibri"/>
                <w:b/>
                <w:sz w:val="22"/>
                <w:szCs w:val="22"/>
              </w:rPr>
              <w:t>–</w:t>
            </w:r>
            <w:r w:rsidRPr="00BD0952">
              <w:rPr>
                <w:rFonts w:ascii="Calibri" w:hAnsi="Calibri" w:cs="Calibri"/>
                <w:b/>
                <w:sz w:val="22"/>
                <w:szCs w:val="22"/>
              </w:rPr>
              <w:t xml:space="preserve"> 5,000</w:t>
            </w:r>
          </w:p>
        </w:tc>
      </w:tr>
      <w:tr w:rsidR="00E31252" w:rsidRPr="00F3072C" w14:paraId="57379145" w14:textId="77777777" w:rsidTr="6B0F709B">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37A92ACC" w14:textId="5F01509D" w:rsidR="00E31252" w:rsidRPr="00BD0952" w:rsidRDefault="00E31252" w:rsidP="00E31252">
            <w:pPr>
              <w:rPr>
                <w:rFonts w:ascii="Calibri" w:hAnsi="Calibri" w:cs="Calibri"/>
                <w:sz w:val="22"/>
                <w:szCs w:val="22"/>
              </w:rPr>
            </w:pPr>
            <w:r w:rsidRPr="00BD0952">
              <w:rPr>
                <w:rFonts w:ascii="Calibri" w:hAnsi="Calibri" w:cs="Calibri"/>
                <w:sz w:val="22"/>
                <w:szCs w:val="22"/>
              </w:rPr>
              <w:t>Maximum number of transactions per day</w:t>
            </w:r>
          </w:p>
        </w:tc>
        <w:tc>
          <w:tcPr>
            <w:tcW w:w="4785" w:type="dxa"/>
          </w:tcPr>
          <w:p w14:paraId="6FDB9D89" w14:textId="507E79A4" w:rsidR="00E31252" w:rsidRPr="00BD0952" w:rsidRDefault="00E31252" w:rsidP="00E31252">
            <w:pPr>
              <w:ind w:right="-378"/>
              <w:cnfStyle w:val="000000000000" w:firstRow="0" w:lastRow="0" w:firstColumn="0" w:lastColumn="0" w:oddVBand="0" w:evenVBand="0" w:oddHBand="0" w:evenHBand="0" w:firstRowFirstColumn="0" w:firstRowLastColumn="0" w:lastRowFirstColumn="0" w:lastRowLastColumn="0"/>
              <w:rPr>
                <w:rFonts w:ascii="Calibri" w:hAnsi="Calibri" w:cs="Calibri"/>
                <w:b/>
                <w:sz w:val="22"/>
                <w:szCs w:val="22"/>
              </w:rPr>
            </w:pPr>
            <w:r w:rsidRPr="00BD0952">
              <w:rPr>
                <w:rFonts w:ascii="Calibri" w:hAnsi="Calibri" w:cs="Calibri"/>
                <w:b/>
                <w:sz w:val="22"/>
                <w:szCs w:val="22"/>
              </w:rPr>
              <w:t>1,500 – 2,000</w:t>
            </w:r>
          </w:p>
        </w:tc>
      </w:tr>
    </w:tbl>
    <w:p w14:paraId="7810F2D3" w14:textId="77777777" w:rsidR="00DC0BFF" w:rsidRPr="00BD0952" w:rsidRDefault="00DC0BFF" w:rsidP="00526380">
      <w:pPr>
        <w:spacing w:line="270" w:lineRule="auto"/>
        <w:ind w:right="162"/>
        <w:jc w:val="both"/>
        <w:rPr>
          <w:rFonts w:ascii="Calibri" w:hAnsi="Calibri" w:cs="Calibri"/>
        </w:rPr>
      </w:pPr>
    </w:p>
    <w:p w14:paraId="31C57D70" w14:textId="77777777" w:rsidR="00AA256C" w:rsidRPr="00BD0952" w:rsidRDefault="00AA256C" w:rsidP="00211BDE">
      <w:pPr>
        <w:pStyle w:val="Heading1"/>
        <w:numPr>
          <w:ilvl w:val="1"/>
          <w:numId w:val="10"/>
        </w:numPr>
        <w:spacing w:before="120" w:line="240" w:lineRule="atLeast"/>
        <w:rPr>
          <w:rFonts w:ascii="Calibri" w:hAnsi="Calibri" w:cs="Calibri"/>
          <w:color w:val="auto"/>
          <w:sz w:val="22"/>
          <w:szCs w:val="22"/>
          <w:lang w:val="en-GB"/>
        </w:rPr>
      </w:pPr>
      <w:bookmarkStart w:id="3" w:name="_Toc228307236"/>
      <w:bookmarkStart w:id="4" w:name="_Toc240043675"/>
      <w:r w:rsidRPr="00BD0952">
        <w:rPr>
          <w:rFonts w:ascii="Calibri" w:hAnsi="Calibri" w:cs="Calibri"/>
          <w:color w:val="auto"/>
          <w:sz w:val="22"/>
          <w:szCs w:val="22"/>
          <w:lang w:val="en-GB"/>
        </w:rPr>
        <w:t>Interface Details</w:t>
      </w:r>
      <w:bookmarkEnd w:id="3"/>
      <w:bookmarkEnd w:id="4"/>
    </w:p>
    <w:p w14:paraId="006A04F0" w14:textId="093FBA9D" w:rsidR="00AA256C" w:rsidRPr="00BD0952" w:rsidRDefault="00AA256C" w:rsidP="00AA256C">
      <w:pPr>
        <w:spacing w:before="100" w:beforeAutospacing="1" w:after="100" w:afterAutospacing="1"/>
        <w:ind w:left="288"/>
        <w:rPr>
          <w:rFonts w:ascii="Calibri" w:hAnsi="Calibri" w:cs="Calibri"/>
        </w:rPr>
      </w:pPr>
      <w:r w:rsidRPr="00BD0952">
        <w:rPr>
          <w:rFonts w:ascii="Calibri" w:hAnsi="Calibri" w:cs="Calibri"/>
        </w:rPr>
        <w:t xml:space="preserve">The subsections below give high level functional details specific to the </w:t>
      </w:r>
      <w:r w:rsidR="00CC4A78" w:rsidRPr="00BD0952">
        <w:rPr>
          <w:rFonts w:ascii="Calibri" w:hAnsi="Calibri" w:cs="Calibri"/>
        </w:rPr>
        <w:t>MWRP</w:t>
      </w:r>
      <w:r w:rsidR="00274F50" w:rsidRPr="00BD0952">
        <w:rPr>
          <w:rFonts w:ascii="Calibri" w:hAnsi="Calibri" w:cs="Calibri"/>
        </w:rPr>
        <w:t xml:space="preserve"> to </w:t>
      </w:r>
      <w:r w:rsidR="00655AF8" w:rsidRPr="00BD0952">
        <w:rPr>
          <w:rFonts w:ascii="Calibri" w:hAnsi="Calibri" w:cs="Calibri"/>
        </w:rPr>
        <w:t>E</w:t>
      </w:r>
      <w:r w:rsidR="00202DA4" w:rsidRPr="00BD0952">
        <w:rPr>
          <w:rFonts w:ascii="Calibri" w:hAnsi="Calibri" w:cs="Calibri"/>
        </w:rPr>
        <w:t>DW</w:t>
      </w:r>
      <w:r w:rsidR="00655AF8" w:rsidRPr="00BD0952">
        <w:rPr>
          <w:rFonts w:ascii="Calibri" w:hAnsi="Calibri" w:cs="Calibri"/>
        </w:rPr>
        <w:t>S</w:t>
      </w:r>
      <w:r w:rsidRPr="00BD0952">
        <w:rPr>
          <w:rFonts w:ascii="Calibri" w:hAnsi="Calibri" w:cs="Calibri"/>
        </w:rPr>
        <w:t xml:space="preserve"> Interface. </w:t>
      </w:r>
    </w:p>
    <w:p w14:paraId="7E4C1718" w14:textId="77777777" w:rsidR="00AA256C" w:rsidRPr="00BD0952" w:rsidRDefault="00AA256C" w:rsidP="000E0925">
      <w:pPr>
        <w:pStyle w:val="Heading1"/>
        <w:numPr>
          <w:ilvl w:val="2"/>
          <w:numId w:val="10"/>
        </w:numPr>
        <w:spacing w:before="120" w:line="240" w:lineRule="atLeast"/>
        <w:rPr>
          <w:rFonts w:ascii="Calibri" w:hAnsi="Calibri" w:cs="Calibri"/>
          <w:color w:val="auto"/>
          <w:sz w:val="22"/>
          <w:szCs w:val="22"/>
        </w:rPr>
      </w:pPr>
      <w:bookmarkStart w:id="5" w:name="_Toc228307237"/>
      <w:bookmarkStart w:id="6" w:name="_Toc240043676"/>
      <w:r w:rsidRPr="00BD0952">
        <w:rPr>
          <w:rFonts w:ascii="Calibri" w:hAnsi="Calibri" w:cs="Calibri"/>
          <w:color w:val="auto"/>
          <w:sz w:val="22"/>
          <w:szCs w:val="22"/>
        </w:rPr>
        <w:t>High Level Business Process Summary:</w:t>
      </w:r>
      <w:bookmarkEnd w:id="5"/>
      <w:bookmarkEnd w:id="6"/>
    </w:p>
    <w:p w14:paraId="481EDE7E" w14:textId="77777777" w:rsidR="00AA256C" w:rsidRPr="00BD0952" w:rsidRDefault="00AA256C" w:rsidP="00AA256C">
      <w:pPr>
        <w:ind w:left="1296"/>
        <w:rPr>
          <w:rFonts w:ascii="Calibri" w:hAnsi="Calibri" w:cs="Calibri"/>
        </w:rPr>
      </w:pPr>
      <w:r w:rsidRPr="00BD0952">
        <w:rPr>
          <w:rFonts w:ascii="Calibri" w:hAnsi="Calibri" w:cs="Calibri"/>
        </w:rPr>
        <w:t>Following is the high-level business process summary:</w:t>
      </w:r>
    </w:p>
    <w:tbl>
      <w:tblPr>
        <w:tblW w:w="8028"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5"/>
        <w:gridCol w:w="6323"/>
      </w:tblGrid>
      <w:tr w:rsidR="00AA256C" w:rsidRPr="009F017A" w14:paraId="7CB09A1D" w14:textId="77777777" w:rsidTr="6B0F709B">
        <w:trPr>
          <w:cantSplit/>
          <w:tblHeader/>
        </w:trPr>
        <w:tc>
          <w:tcPr>
            <w:tcW w:w="1705" w:type="dxa"/>
            <w:shd w:val="clear" w:color="auto" w:fill="000000" w:themeFill="text1"/>
            <w:vAlign w:val="center"/>
          </w:tcPr>
          <w:p w14:paraId="634A69DA" w14:textId="77777777" w:rsidR="00AA256C" w:rsidRPr="00BD0952" w:rsidRDefault="00AA256C">
            <w:pPr>
              <w:pStyle w:val="TableText10HeaderCenter"/>
              <w:rPr>
                <w:rFonts w:ascii="Calibri" w:hAnsi="Calibri" w:cs="Calibri"/>
                <w:b w:val="0"/>
                <w:sz w:val="22"/>
                <w:szCs w:val="22"/>
              </w:rPr>
            </w:pPr>
            <w:r w:rsidRPr="00BD0952">
              <w:rPr>
                <w:rFonts w:ascii="Calibri" w:hAnsi="Calibri" w:cs="Calibri"/>
                <w:b w:val="0"/>
                <w:sz w:val="22"/>
                <w:szCs w:val="22"/>
              </w:rPr>
              <w:t>Item</w:t>
            </w:r>
          </w:p>
        </w:tc>
        <w:tc>
          <w:tcPr>
            <w:tcW w:w="6323" w:type="dxa"/>
            <w:shd w:val="clear" w:color="auto" w:fill="000000" w:themeFill="text1"/>
            <w:vAlign w:val="center"/>
          </w:tcPr>
          <w:p w14:paraId="38CBC77B" w14:textId="77777777" w:rsidR="00AA256C" w:rsidRPr="00BD0952" w:rsidRDefault="00AA256C">
            <w:pPr>
              <w:pStyle w:val="TableText10HeaderCenter"/>
              <w:rPr>
                <w:rFonts w:ascii="Calibri" w:hAnsi="Calibri" w:cs="Calibri"/>
                <w:b w:val="0"/>
                <w:sz w:val="22"/>
                <w:szCs w:val="22"/>
              </w:rPr>
            </w:pPr>
            <w:r w:rsidRPr="00BD0952">
              <w:rPr>
                <w:rFonts w:ascii="Calibri" w:hAnsi="Calibri" w:cs="Calibri"/>
                <w:b w:val="0"/>
                <w:sz w:val="22"/>
                <w:szCs w:val="22"/>
              </w:rPr>
              <w:t>Details</w:t>
            </w:r>
          </w:p>
        </w:tc>
      </w:tr>
      <w:tr w:rsidR="00AA256C" w:rsidRPr="009F017A" w14:paraId="5F6E8559"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1E1541F9"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Description</w:t>
            </w:r>
          </w:p>
        </w:tc>
        <w:tc>
          <w:tcPr>
            <w:tcW w:w="6323" w:type="dxa"/>
            <w:tcBorders>
              <w:top w:val="single" w:sz="4" w:space="0" w:color="auto"/>
              <w:left w:val="single" w:sz="4" w:space="0" w:color="auto"/>
              <w:bottom w:val="single" w:sz="4" w:space="0" w:color="auto"/>
              <w:right w:val="single" w:sz="4" w:space="0" w:color="auto"/>
            </w:tcBorders>
          </w:tcPr>
          <w:p w14:paraId="3A941ECE" w14:textId="5038FE2E" w:rsidR="00AA256C" w:rsidRPr="00BD0952" w:rsidRDefault="05396E5E" w:rsidP="6B0F709B">
            <w:pPr>
              <w:pStyle w:val="TableText10"/>
              <w:rPr>
                <w:rFonts w:ascii="Calibri" w:eastAsiaTheme="minorEastAsia" w:hAnsi="Calibri" w:cs="Calibri"/>
                <w:sz w:val="22"/>
                <w:szCs w:val="22"/>
                <w:lang w:val="en-GB"/>
              </w:rPr>
            </w:pPr>
            <w:r w:rsidRPr="6B0F709B">
              <w:rPr>
                <w:rFonts w:ascii="Calibri" w:eastAsiaTheme="minorEastAsia" w:hAnsi="Calibri" w:cs="Calibri"/>
                <w:sz w:val="22"/>
                <w:szCs w:val="22"/>
                <w:lang w:val="en-GB"/>
              </w:rPr>
              <w:t xml:space="preserve">This business process is used to send the </w:t>
            </w:r>
            <w:r w:rsidR="2BCB0803" w:rsidRPr="6B0F709B">
              <w:rPr>
                <w:rFonts w:ascii="Calibri" w:eastAsiaTheme="minorEastAsia" w:hAnsi="Calibri" w:cs="Calibri"/>
                <w:sz w:val="22"/>
                <w:szCs w:val="22"/>
                <w:lang w:val="en-GB"/>
              </w:rPr>
              <w:t xml:space="preserve">Medicaid </w:t>
            </w:r>
            <w:r w:rsidRPr="6B0F709B">
              <w:rPr>
                <w:rFonts w:ascii="Calibri" w:eastAsiaTheme="minorEastAsia" w:hAnsi="Calibri" w:cs="Calibri"/>
                <w:sz w:val="22"/>
                <w:szCs w:val="22"/>
                <w:lang w:val="en-GB"/>
              </w:rPr>
              <w:t xml:space="preserve">Work Requirement information from MWRP </w:t>
            </w:r>
            <w:r w:rsidR="41132F87" w:rsidRPr="6B0F709B">
              <w:rPr>
                <w:rFonts w:ascii="Calibri" w:eastAsiaTheme="minorEastAsia" w:hAnsi="Calibri" w:cs="Calibri"/>
                <w:sz w:val="22"/>
                <w:szCs w:val="22"/>
                <w:lang w:val="en-GB"/>
              </w:rPr>
              <w:t xml:space="preserve">to </w:t>
            </w:r>
            <w:r w:rsidR="00946A2E" w:rsidRPr="6B0F709B">
              <w:rPr>
                <w:rFonts w:ascii="Calibri" w:eastAsiaTheme="minorEastAsia" w:hAnsi="Calibri" w:cs="Calibri"/>
                <w:sz w:val="22"/>
                <w:szCs w:val="22"/>
                <w:lang w:val="en-GB"/>
              </w:rPr>
              <w:t>E</w:t>
            </w:r>
            <w:r w:rsidR="00202DA4" w:rsidRPr="6B0F709B">
              <w:rPr>
                <w:rFonts w:ascii="Calibri" w:eastAsiaTheme="minorEastAsia" w:hAnsi="Calibri" w:cs="Calibri"/>
                <w:sz w:val="22"/>
                <w:szCs w:val="22"/>
                <w:lang w:val="en-GB"/>
              </w:rPr>
              <w:t>DW</w:t>
            </w:r>
            <w:r w:rsidR="00946A2E" w:rsidRPr="6B0F709B">
              <w:rPr>
                <w:rFonts w:ascii="Calibri" w:eastAsiaTheme="minorEastAsia" w:hAnsi="Calibri" w:cs="Calibri"/>
                <w:sz w:val="22"/>
                <w:szCs w:val="22"/>
                <w:lang w:val="en-GB"/>
              </w:rPr>
              <w:t>S</w:t>
            </w:r>
            <w:r w:rsidR="41132F87" w:rsidRPr="6B0F709B">
              <w:rPr>
                <w:rFonts w:ascii="Calibri" w:eastAsiaTheme="minorEastAsia" w:hAnsi="Calibri" w:cs="Calibri"/>
                <w:sz w:val="22"/>
                <w:szCs w:val="22"/>
                <w:lang w:val="en-GB"/>
              </w:rPr>
              <w:t xml:space="preserve"> </w:t>
            </w:r>
          </w:p>
        </w:tc>
      </w:tr>
      <w:tr w:rsidR="00AA256C" w:rsidRPr="009F017A" w14:paraId="290862EF"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2DFE903C"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Trigger Event(s)</w:t>
            </w:r>
          </w:p>
        </w:tc>
        <w:tc>
          <w:tcPr>
            <w:tcW w:w="6323" w:type="dxa"/>
            <w:tcBorders>
              <w:top w:val="single" w:sz="4" w:space="0" w:color="auto"/>
              <w:left w:val="single" w:sz="4" w:space="0" w:color="auto"/>
              <w:bottom w:val="single" w:sz="4" w:space="0" w:color="auto"/>
              <w:right w:val="single" w:sz="4" w:space="0" w:color="auto"/>
            </w:tcBorders>
          </w:tcPr>
          <w:p w14:paraId="22DD90CA" w14:textId="0E5EA52B" w:rsidR="00AA256C" w:rsidRPr="00BD0952" w:rsidRDefault="589058B2" w:rsidP="6B0F709B">
            <w:pPr>
              <w:pStyle w:val="TableText10"/>
              <w:rPr>
                <w:rFonts w:ascii="Calibri" w:eastAsiaTheme="minorEastAsia" w:hAnsi="Calibri" w:cs="Calibri"/>
                <w:sz w:val="22"/>
                <w:szCs w:val="22"/>
                <w:lang w:val="en-GB"/>
              </w:rPr>
            </w:pPr>
            <w:r w:rsidRPr="6B0F709B">
              <w:rPr>
                <w:rFonts w:ascii="Calibri" w:eastAsiaTheme="minorEastAsia" w:hAnsi="Calibri" w:cs="Calibri"/>
                <w:lang w:val="en-GB"/>
              </w:rPr>
              <w:t xml:space="preserve">This service initiates when </w:t>
            </w:r>
            <w:r w:rsidR="1B99EEE2" w:rsidRPr="6B0F709B">
              <w:rPr>
                <w:rFonts w:ascii="Calibri" w:eastAsiaTheme="minorEastAsia" w:hAnsi="Calibri" w:cs="Calibri"/>
                <w:lang w:val="en-GB"/>
              </w:rPr>
              <w:t xml:space="preserve">final WorkReport determination is made by </w:t>
            </w:r>
            <w:r w:rsidRPr="6B0F709B">
              <w:rPr>
                <w:rFonts w:ascii="Calibri" w:eastAsiaTheme="minorEastAsia" w:hAnsi="Calibri" w:cs="Calibri"/>
                <w:lang w:val="en-GB"/>
              </w:rPr>
              <w:t>MWRP</w:t>
            </w:r>
          </w:p>
        </w:tc>
      </w:tr>
      <w:tr w:rsidR="00AA256C" w:rsidRPr="009F017A" w14:paraId="218D12B8"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41C84497" w14:textId="77777777" w:rsidR="00AA256C" w:rsidRPr="00BD0952" w:rsidRDefault="00AA256C" w:rsidP="6B0F709B">
            <w:pPr>
              <w:pStyle w:val="TableText10"/>
              <w:rPr>
                <w:rFonts w:ascii="Calibri" w:eastAsiaTheme="minorEastAsia" w:hAnsi="Calibri" w:cs="Calibri"/>
                <w:sz w:val="22"/>
                <w:szCs w:val="22"/>
                <w:lang w:val="en-GB"/>
              </w:rPr>
            </w:pPr>
            <w:r w:rsidRPr="6B0F709B">
              <w:rPr>
                <w:rFonts w:ascii="Calibri" w:eastAsiaTheme="minorEastAsia" w:hAnsi="Calibri" w:cs="Calibri"/>
                <w:sz w:val="22"/>
                <w:szCs w:val="22"/>
                <w:lang w:val="en-GB"/>
              </w:rPr>
              <w:t>Result</w:t>
            </w:r>
          </w:p>
        </w:tc>
        <w:tc>
          <w:tcPr>
            <w:tcW w:w="6323" w:type="dxa"/>
            <w:tcBorders>
              <w:top w:val="single" w:sz="4" w:space="0" w:color="auto"/>
              <w:left w:val="single" w:sz="4" w:space="0" w:color="auto"/>
              <w:bottom w:val="single" w:sz="4" w:space="0" w:color="auto"/>
              <w:right w:val="single" w:sz="4" w:space="0" w:color="auto"/>
            </w:tcBorders>
          </w:tcPr>
          <w:p w14:paraId="75538E75" w14:textId="30914256" w:rsidR="00AA256C" w:rsidRPr="00BD0952" w:rsidRDefault="00511CDA">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Details sent from VaCMS are used to update verification/compliance/exception/exclusion information of an expansion individual, awaiting Work Requirement validation.</w:t>
            </w:r>
          </w:p>
        </w:tc>
      </w:tr>
      <w:tr w:rsidR="00AA256C" w:rsidRPr="009F017A" w14:paraId="67AF8695"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3C13EC32"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Business Process Step(s)</w:t>
            </w:r>
          </w:p>
        </w:tc>
        <w:tc>
          <w:tcPr>
            <w:tcW w:w="6323" w:type="dxa"/>
            <w:tcBorders>
              <w:top w:val="single" w:sz="4" w:space="0" w:color="auto"/>
              <w:left w:val="single" w:sz="4" w:space="0" w:color="auto"/>
              <w:bottom w:val="single" w:sz="4" w:space="0" w:color="auto"/>
              <w:right w:val="single" w:sz="4" w:space="0" w:color="auto"/>
            </w:tcBorders>
          </w:tcPr>
          <w:p w14:paraId="2FE143B3" w14:textId="77777777" w:rsidR="007A748C" w:rsidRDefault="007A748C" w:rsidP="007A748C">
            <w:pPr>
              <w:pStyle w:val="TableText10"/>
              <w:numPr>
                <w:ilvl w:val="0"/>
                <w:numId w:val="17"/>
              </w:numPr>
              <w:rPr>
                <w:rFonts w:ascii="Calibri" w:eastAsiaTheme="minorHAnsi" w:hAnsi="Calibri" w:cs="Calibri"/>
                <w:szCs w:val="20"/>
                <w:lang w:val="en-GB"/>
              </w:rPr>
            </w:pPr>
            <w:r>
              <w:rPr>
                <w:rFonts w:ascii="Calibri" w:eastAsiaTheme="minorHAnsi" w:hAnsi="Calibri" w:cs="Calibri"/>
                <w:szCs w:val="20"/>
                <w:lang w:val="en-GB"/>
              </w:rPr>
              <w:t>Case/Applicant information sent from VACMS to MWRP for Medicaid Expansion population (as per CEP-001 ICD VACMS to CEP)</w:t>
            </w:r>
          </w:p>
          <w:p w14:paraId="6FEEF10F" w14:textId="5FD0C0D1" w:rsidR="007A748C" w:rsidRDefault="5DC8CE46" w:rsidP="6B0F709B">
            <w:pPr>
              <w:pStyle w:val="TableText10"/>
              <w:numPr>
                <w:ilvl w:val="0"/>
                <w:numId w:val="17"/>
              </w:numPr>
              <w:rPr>
                <w:rFonts w:ascii="Calibri" w:eastAsiaTheme="minorEastAsia" w:hAnsi="Calibri" w:cs="Calibri"/>
                <w:lang w:val="en-GB"/>
              </w:rPr>
            </w:pPr>
            <w:r w:rsidRPr="6B0F709B">
              <w:rPr>
                <w:rFonts w:ascii="Calibri" w:eastAsiaTheme="minorEastAsia" w:hAnsi="Calibri" w:cs="Calibri"/>
                <w:lang w:val="en-GB"/>
              </w:rPr>
              <w:t xml:space="preserve">MWRP </w:t>
            </w:r>
            <w:r w:rsidR="15722B3E" w:rsidRPr="6B0F709B">
              <w:rPr>
                <w:rFonts w:ascii="Calibri" w:eastAsiaTheme="minorEastAsia" w:hAnsi="Calibri" w:cs="Calibri"/>
                <w:lang w:val="en-GB"/>
              </w:rPr>
              <w:t xml:space="preserve">determines </w:t>
            </w:r>
            <w:r w:rsidR="0E3693C2" w:rsidRPr="6B0F709B">
              <w:rPr>
                <w:rFonts w:ascii="Calibri" w:eastAsiaTheme="minorEastAsia" w:hAnsi="Calibri" w:cs="Calibri"/>
                <w:lang w:val="en-GB"/>
              </w:rPr>
              <w:t>Work requirement</w:t>
            </w:r>
            <w:r w:rsidR="134E6A81" w:rsidRPr="6B0F709B">
              <w:rPr>
                <w:rFonts w:ascii="Calibri" w:eastAsiaTheme="minorEastAsia" w:hAnsi="Calibri" w:cs="Calibri"/>
                <w:lang w:val="en-GB"/>
              </w:rPr>
              <w:t xml:space="preserve"> status (</w:t>
            </w:r>
            <w:r w:rsidRPr="6B0F709B">
              <w:rPr>
                <w:rFonts w:ascii="Calibri" w:eastAsiaTheme="minorEastAsia" w:hAnsi="Calibri" w:cs="Calibri"/>
                <w:lang w:val="en-GB"/>
              </w:rPr>
              <w:t>verification/compliance/exception/exclusion</w:t>
            </w:r>
            <w:r w:rsidR="3640049D" w:rsidRPr="6B0F709B">
              <w:rPr>
                <w:rFonts w:ascii="Calibri" w:eastAsiaTheme="minorEastAsia" w:hAnsi="Calibri" w:cs="Calibri"/>
                <w:lang w:val="en-GB"/>
              </w:rPr>
              <w:t>)</w:t>
            </w:r>
            <w:r w:rsidRPr="6B0F709B">
              <w:rPr>
                <w:rFonts w:ascii="Calibri" w:eastAsiaTheme="minorEastAsia" w:hAnsi="Calibri" w:cs="Calibri"/>
                <w:lang w:val="en-GB"/>
              </w:rPr>
              <w:t xml:space="preserve"> </w:t>
            </w:r>
          </w:p>
          <w:p w14:paraId="6358FB5A" w14:textId="44FB6F92" w:rsidR="00AA256C" w:rsidRPr="00E97812" w:rsidRDefault="5DC8CE46" w:rsidP="00011D0A">
            <w:pPr>
              <w:pStyle w:val="TableText10"/>
              <w:numPr>
                <w:ilvl w:val="0"/>
                <w:numId w:val="17"/>
              </w:numPr>
              <w:rPr>
                <w:rFonts w:ascii="Calibri" w:eastAsiaTheme="minorEastAsia" w:hAnsi="Calibri" w:cs="Calibri"/>
                <w:sz w:val="22"/>
                <w:szCs w:val="22"/>
                <w:lang w:val="en-GB"/>
              </w:rPr>
            </w:pPr>
            <w:r w:rsidRPr="6B0F709B">
              <w:rPr>
                <w:rFonts w:ascii="Calibri" w:eastAsiaTheme="minorEastAsia" w:hAnsi="Calibri" w:cs="Calibri"/>
                <w:lang w:val="en-GB"/>
              </w:rPr>
              <w:t>MWRP send</w:t>
            </w:r>
            <w:r w:rsidR="1BC1B3F8" w:rsidRPr="6B0F709B">
              <w:rPr>
                <w:rFonts w:ascii="Calibri" w:eastAsiaTheme="minorEastAsia" w:hAnsi="Calibri" w:cs="Calibri"/>
                <w:lang w:val="en-GB"/>
              </w:rPr>
              <w:t>s</w:t>
            </w:r>
            <w:r w:rsidRPr="6B0F709B">
              <w:rPr>
                <w:rFonts w:ascii="Calibri" w:eastAsiaTheme="minorEastAsia" w:hAnsi="Calibri" w:cs="Calibri"/>
                <w:lang w:val="en-GB"/>
              </w:rPr>
              <w:t xml:space="preserve"> the</w:t>
            </w:r>
            <w:r w:rsidR="6AEFC254" w:rsidRPr="6B0F709B">
              <w:rPr>
                <w:rFonts w:ascii="Calibri" w:eastAsiaTheme="minorEastAsia" w:hAnsi="Calibri" w:cs="Calibri"/>
                <w:lang w:val="en-GB"/>
              </w:rPr>
              <w:t xml:space="preserve"> applicant information from VaCMS,</w:t>
            </w:r>
            <w:r w:rsidRPr="6B0F709B">
              <w:rPr>
                <w:rFonts w:ascii="Calibri" w:eastAsiaTheme="minorEastAsia" w:hAnsi="Calibri" w:cs="Calibri"/>
                <w:lang w:val="en-GB"/>
              </w:rPr>
              <w:t xml:space="preserve"> attested information, electronic verification details</w:t>
            </w:r>
            <w:r w:rsidR="63E1064B" w:rsidRPr="6B0F709B">
              <w:rPr>
                <w:rFonts w:ascii="Calibri" w:eastAsiaTheme="minorEastAsia" w:hAnsi="Calibri" w:cs="Calibri"/>
                <w:lang w:val="en-GB"/>
              </w:rPr>
              <w:t>,</w:t>
            </w:r>
            <w:r w:rsidRPr="6B0F709B">
              <w:rPr>
                <w:rFonts w:ascii="Calibri" w:eastAsiaTheme="minorEastAsia" w:hAnsi="Calibri" w:cs="Calibri"/>
                <w:lang w:val="en-GB"/>
              </w:rPr>
              <w:t xml:space="preserve"> as well as the</w:t>
            </w:r>
            <w:r w:rsidR="2AD20440" w:rsidRPr="6B0F709B">
              <w:rPr>
                <w:rFonts w:ascii="Calibri" w:eastAsiaTheme="minorEastAsia" w:hAnsi="Calibri" w:cs="Calibri"/>
                <w:lang w:val="en-GB"/>
              </w:rPr>
              <w:t xml:space="preserve"> </w:t>
            </w:r>
            <w:r w:rsidR="561238B5" w:rsidRPr="6B0F709B">
              <w:rPr>
                <w:rFonts w:ascii="Calibri" w:eastAsiaTheme="minorEastAsia" w:hAnsi="Calibri" w:cs="Calibri"/>
                <w:lang w:val="en-GB"/>
              </w:rPr>
              <w:t xml:space="preserve">applicant’s/member’s final WR </w:t>
            </w:r>
            <w:r w:rsidR="2AD20440" w:rsidRPr="6B0F709B">
              <w:rPr>
                <w:rFonts w:ascii="Calibri" w:eastAsiaTheme="minorEastAsia" w:hAnsi="Calibri" w:cs="Calibri"/>
                <w:lang w:val="en-GB"/>
              </w:rPr>
              <w:t xml:space="preserve">status </w:t>
            </w:r>
            <w:r w:rsidRPr="6B0F709B">
              <w:rPr>
                <w:rFonts w:ascii="Calibri" w:eastAsiaTheme="minorEastAsia" w:hAnsi="Calibri" w:cs="Calibri"/>
                <w:lang w:val="en-GB"/>
              </w:rPr>
              <w:t xml:space="preserve">to </w:t>
            </w:r>
            <w:r w:rsidR="0878C952" w:rsidRPr="6B0F709B">
              <w:rPr>
                <w:rFonts w:ascii="Calibri" w:eastAsiaTheme="minorEastAsia" w:hAnsi="Calibri" w:cs="Calibri"/>
                <w:lang w:val="en-GB"/>
              </w:rPr>
              <w:t>EDWS</w:t>
            </w:r>
            <w:r w:rsidRPr="6B0F709B">
              <w:rPr>
                <w:rFonts w:ascii="Calibri" w:eastAsiaTheme="minorEastAsia" w:hAnsi="Calibri" w:cs="Calibri"/>
                <w:lang w:val="en-GB"/>
              </w:rPr>
              <w:t>.</w:t>
            </w:r>
          </w:p>
        </w:tc>
      </w:tr>
      <w:tr w:rsidR="00AA256C" w:rsidRPr="009F017A" w14:paraId="2705421E"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53CAE8A1"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Predecessor</w:t>
            </w:r>
          </w:p>
        </w:tc>
        <w:tc>
          <w:tcPr>
            <w:tcW w:w="6323" w:type="dxa"/>
            <w:tcBorders>
              <w:top w:val="single" w:sz="4" w:space="0" w:color="auto"/>
              <w:left w:val="single" w:sz="4" w:space="0" w:color="auto"/>
              <w:bottom w:val="single" w:sz="4" w:space="0" w:color="auto"/>
              <w:right w:val="single" w:sz="4" w:space="0" w:color="auto"/>
            </w:tcBorders>
          </w:tcPr>
          <w:p w14:paraId="2A4B54E9" w14:textId="39061A72" w:rsidR="00AA256C" w:rsidRPr="00BD0952" w:rsidRDefault="7C17C5C3" w:rsidP="6B0F709B">
            <w:pPr>
              <w:pStyle w:val="TableText10"/>
              <w:rPr>
                <w:rFonts w:ascii="Calibri" w:eastAsiaTheme="minorEastAsia" w:hAnsi="Calibri" w:cs="Calibri"/>
                <w:sz w:val="22"/>
                <w:szCs w:val="22"/>
                <w:lang w:val="en-GB"/>
              </w:rPr>
            </w:pPr>
            <w:r w:rsidRPr="6B0F709B">
              <w:rPr>
                <w:rFonts w:ascii="Calibri" w:eastAsiaTheme="minorEastAsia" w:hAnsi="Calibri" w:cs="Calibri"/>
                <w:sz w:val="22"/>
                <w:szCs w:val="22"/>
                <w:lang w:val="en-GB"/>
              </w:rPr>
              <w:t>Final WorkReport status determined</w:t>
            </w:r>
            <w:r w:rsidR="6ED67236" w:rsidRPr="6B0F709B">
              <w:rPr>
                <w:rFonts w:ascii="Calibri" w:eastAsiaTheme="minorEastAsia" w:hAnsi="Calibri" w:cs="Calibri"/>
                <w:sz w:val="22"/>
                <w:szCs w:val="22"/>
                <w:lang w:val="en-GB"/>
              </w:rPr>
              <w:t xml:space="preserve"> in</w:t>
            </w:r>
            <w:r w:rsidR="40F8D7CC" w:rsidRPr="6B0F709B">
              <w:rPr>
                <w:rFonts w:ascii="Calibri" w:eastAsiaTheme="minorEastAsia" w:hAnsi="Calibri" w:cs="Calibri"/>
                <w:sz w:val="22"/>
                <w:szCs w:val="22"/>
                <w:lang w:val="en-GB"/>
              </w:rPr>
              <w:t xml:space="preserve"> </w:t>
            </w:r>
            <w:r w:rsidR="6ED67236" w:rsidRPr="6B0F709B">
              <w:rPr>
                <w:rFonts w:ascii="Calibri" w:eastAsiaTheme="minorEastAsia" w:hAnsi="Calibri" w:cs="Calibri"/>
                <w:sz w:val="22"/>
                <w:szCs w:val="22"/>
                <w:lang w:val="en-GB"/>
              </w:rPr>
              <w:t>MWRP</w:t>
            </w:r>
          </w:p>
        </w:tc>
      </w:tr>
      <w:tr w:rsidR="00AA256C" w:rsidRPr="009F017A" w14:paraId="2FC5E4CA"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0FC639B7"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Successor</w:t>
            </w:r>
          </w:p>
        </w:tc>
        <w:tc>
          <w:tcPr>
            <w:tcW w:w="6323" w:type="dxa"/>
            <w:tcBorders>
              <w:top w:val="single" w:sz="4" w:space="0" w:color="auto"/>
              <w:left w:val="single" w:sz="4" w:space="0" w:color="auto"/>
              <w:bottom w:val="single" w:sz="4" w:space="0" w:color="auto"/>
              <w:right w:val="single" w:sz="4" w:space="0" w:color="auto"/>
            </w:tcBorders>
          </w:tcPr>
          <w:p w14:paraId="42A0D987" w14:textId="0C584C3C" w:rsidR="00AA256C" w:rsidRPr="00BD0952" w:rsidRDefault="00925109">
            <w:pPr>
              <w:pStyle w:val="TableText10"/>
              <w:rPr>
                <w:rFonts w:ascii="Calibri" w:eastAsiaTheme="minorHAnsi" w:hAnsi="Calibri" w:cs="Calibri"/>
                <w:sz w:val="22"/>
                <w:szCs w:val="22"/>
                <w:lang w:val="en-GB"/>
              </w:rPr>
            </w:pPr>
            <w:r>
              <w:rPr>
                <w:rFonts w:ascii="Calibri" w:eastAsiaTheme="minorHAnsi" w:hAnsi="Calibri" w:cs="Calibri"/>
                <w:sz w:val="22"/>
                <w:szCs w:val="22"/>
                <w:lang w:val="en-GB"/>
              </w:rPr>
              <w:t xml:space="preserve">EDWS </w:t>
            </w:r>
            <w:r w:rsidR="00A717EC">
              <w:rPr>
                <w:rFonts w:ascii="Calibri" w:eastAsiaTheme="minorHAnsi" w:hAnsi="Calibri" w:cs="Calibri"/>
                <w:sz w:val="22"/>
                <w:szCs w:val="22"/>
                <w:lang w:val="en-GB"/>
              </w:rPr>
              <w:t>store</w:t>
            </w:r>
            <w:r w:rsidR="00C64901">
              <w:rPr>
                <w:rFonts w:ascii="Calibri" w:eastAsiaTheme="minorHAnsi" w:hAnsi="Calibri" w:cs="Calibri"/>
                <w:sz w:val="22"/>
                <w:szCs w:val="22"/>
                <w:lang w:val="en-GB"/>
              </w:rPr>
              <w:t>s</w:t>
            </w:r>
            <w:r w:rsidR="00A717EC">
              <w:rPr>
                <w:rFonts w:ascii="Calibri" w:eastAsiaTheme="minorHAnsi" w:hAnsi="Calibri" w:cs="Calibri"/>
                <w:sz w:val="22"/>
                <w:szCs w:val="22"/>
                <w:lang w:val="en-GB"/>
              </w:rPr>
              <w:t xml:space="preserve"> the information </w:t>
            </w:r>
            <w:r w:rsidR="00CA103B">
              <w:rPr>
                <w:rFonts w:ascii="Calibri" w:eastAsiaTheme="minorHAnsi" w:hAnsi="Calibri" w:cs="Calibri"/>
                <w:sz w:val="22"/>
                <w:szCs w:val="22"/>
                <w:lang w:val="en-GB"/>
              </w:rPr>
              <w:t xml:space="preserve">received from MWRP for </w:t>
            </w:r>
            <w:r w:rsidR="00A91203">
              <w:rPr>
                <w:rFonts w:ascii="Calibri" w:eastAsiaTheme="minorHAnsi" w:hAnsi="Calibri" w:cs="Calibri"/>
                <w:sz w:val="22"/>
                <w:szCs w:val="22"/>
                <w:lang w:val="en-GB"/>
              </w:rPr>
              <w:t xml:space="preserve">future data warehouse </w:t>
            </w:r>
            <w:r w:rsidR="00320289">
              <w:rPr>
                <w:rFonts w:ascii="Calibri" w:eastAsiaTheme="minorHAnsi" w:hAnsi="Calibri" w:cs="Calibri"/>
                <w:sz w:val="22"/>
                <w:szCs w:val="22"/>
                <w:lang w:val="en-GB"/>
              </w:rPr>
              <w:t>needs.</w:t>
            </w:r>
          </w:p>
        </w:tc>
      </w:tr>
      <w:tr w:rsidR="00AA256C" w:rsidRPr="009F017A" w14:paraId="60C40F39"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55E6DD91"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Constraint(s)</w:t>
            </w:r>
          </w:p>
        </w:tc>
        <w:tc>
          <w:tcPr>
            <w:tcW w:w="6323" w:type="dxa"/>
            <w:tcBorders>
              <w:top w:val="single" w:sz="4" w:space="0" w:color="auto"/>
              <w:left w:val="single" w:sz="4" w:space="0" w:color="auto"/>
              <w:bottom w:val="single" w:sz="4" w:space="0" w:color="auto"/>
              <w:right w:val="single" w:sz="4" w:space="0" w:color="auto"/>
            </w:tcBorders>
          </w:tcPr>
          <w:p w14:paraId="14CEE8C2" w14:textId="22B1F6B0" w:rsidR="00AA256C" w:rsidRPr="00BD0952" w:rsidRDefault="00013907">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A real time web service interface should be setup on the EDWS layer to accept details from MWRP.</w:t>
            </w:r>
          </w:p>
        </w:tc>
      </w:tr>
      <w:tr w:rsidR="00AA256C" w:rsidRPr="009F017A" w14:paraId="0D1574D1"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5C88F91D"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Failure(s)</w:t>
            </w:r>
          </w:p>
        </w:tc>
        <w:tc>
          <w:tcPr>
            <w:tcW w:w="6323" w:type="dxa"/>
            <w:tcBorders>
              <w:top w:val="single" w:sz="4" w:space="0" w:color="auto"/>
              <w:left w:val="single" w:sz="4" w:space="0" w:color="auto"/>
              <w:bottom w:val="single" w:sz="4" w:space="0" w:color="auto"/>
              <w:right w:val="single" w:sz="4" w:space="0" w:color="auto"/>
            </w:tcBorders>
          </w:tcPr>
          <w:p w14:paraId="0DC9AD99" w14:textId="6AED13A8" w:rsidR="00AA256C" w:rsidRPr="00BD0952" w:rsidRDefault="00946A2E">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E</w:t>
            </w:r>
            <w:r w:rsidR="00202DA4" w:rsidRPr="00BD0952">
              <w:rPr>
                <w:rFonts w:ascii="Calibri" w:eastAsiaTheme="minorHAnsi" w:hAnsi="Calibri" w:cs="Calibri"/>
                <w:sz w:val="22"/>
                <w:szCs w:val="22"/>
                <w:lang w:val="en-GB"/>
              </w:rPr>
              <w:t>DW</w:t>
            </w:r>
            <w:r w:rsidRPr="00BD0952">
              <w:rPr>
                <w:rFonts w:ascii="Calibri" w:eastAsiaTheme="minorHAnsi" w:hAnsi="Calibri" w:cs="Calibri"/>
                <w:sz w:val="22"/>
                <w:szCs w:val="22"/>
                <w:lang w:val="en-GB"/>
              </w:rPr>
              <w:t>S</w:t>
            </w:r>
            <w:r w:rsidR="008F3600" w:rsidRPr="00BD0952">
              <w:rPr>
                <w:rFonts w:ascii="Calibri" w:eastAsiaTheme="minorHAnsi" w:hAnsi="Calibri" w:cs="Calibri"/>
                <w:sz w:val="22"/>
                <w:szCs w:val="22"/>
                <w:lang w:val="en-GB"/>
              </w:rPr>
              <w:t xml:space="preserve"> notifies if response sent is compliant to the standard format as defined. </w:t>
            </w:r>
          </w:p>
        </w:tc>
      </w:tr>
      <w:tr w:rsidR="00AA256C" w:rsidRPr="009F017A" w14:paraId="467367B3" w14:textId="77777777" w:rsidTr="6B0F70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0B2F2C2D" w14:textId="77777777" w:rsidR="00AA256C" w:rsidRPr="00BD0952" w:rsidRDefault="00AA256C">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Performance Measure(s)</w:t>
            </w:r>
          </w:p>
        </w:tc>
        <w:tc>
          <w:tcPr>
            <w:tcW w:w="6323" w:type="dxa"/>
            <w:tcBorders>
              <w:top w:val="single" w:sz="4" w:space="0" w:color="auto"/>
              <w:left w:val="single" w:sz="4" w:space="0" w:color="auto"/>
              <w:bottom w:val="single" w:sz="4" w:space="0" w:color="auto"/>
              <w:right w:val="single" w:sz="4" w:space="0" w:color="auto"/>
            </w:tcBorders>
          </w:tcPr>
          <w:p w14:paraId="70E74E2A" w14:textId="28FB4A6A" w:rsidR="006C4E2B" w:rsidRPr="00BD0952" w:rsidRDefault="006C4E2B" w:rsidP="006C4E2B">
            <w:pPr>
              <w:pStyle w:val="TableText10"/>
              <w:rPr>
                <w:rFonts w:ascii="Calibri" w:eastAsiaTheme="minorHAnsi" w:hAnsi="Calibri" w:cs="Calibri"/>
                <w:sz w:val="22"/>
                <w:szCs w:val="22"/>
                <w:lang w:val="en-GB"/>
              </w:rPr>
            </w:pPr>
            <w:r w:rsidRPr="00BD0952">
              <w:rPr>
                <w:rFonts w:ascii="Calibri" w:eastAsiaTheme="minorHAnsi" w:hAnsi="Calibri" w:cs="Calibri"/>
                <w:sz w:val="22"/>
                <w:szCs w:val="22"/>
                <w:lang w:val="en-GB"/>
              </w:rPr>
              <w:t xml:space="preserve">MWRP </w:t>
            </w:r>
            <w:r w:rsidR="00391A3E">
              <w:rPr>
                <w:rFonts w:ascii="Calibri" w:eastAsiaTheme="minorHAnsi" w:hAnsi="Calibri" w:cs="Calibri"/>
                <w:sz w:val="22"/>
                <w:szCs w:val="22"/>
                <w:lang w:val="en-GB"/>
              </w:rPr>
              <w:t xml:space="preserve">successfully </w:t>
            </w:r>
            <w:r w:rsidRPr="00BD0952">
              <w:rPr>
                <w:rFonts w:ascii="Calibri" w:eastAsiaTheme="minorHAnsi" w:hAnsi="Calibri" w:cs="Calibri"/>
                <w:sz w:val="22"/>
                <w:szCs w:val="22"/>
                <w:lang w:val="en-GB"/>
              </w:rPr>
              <w:t xml:space="preserve">sends request for EDWS to store data. </w:t>
            </w:r>
          </w:p>
          <w:p w14:paraId="2BBE814E" w14:textId="0B6AFBA8" w:rsidR="00AA256C" w:rsidRPr="00BD0952" w:rsidRDefault="5BA902BD" w:rsidP="6B0F709B">
            <w:pPr>
              <w:pStyle w:val="TableText10"/>
              <w:rPr>
                <w:rFonts w:ascii="Calibri" w:eastAsiaTheme="minorEastAsia" w:hAnsi="Calibri" w:cs="Calibri"/>
                <w:sz w:val="22"/>
                <w:szCs w:val="22"/>
                <w:lang w:val="en-GB"/>
              </w:rPr>
            </w:pPr>
            <w:r w:rsidRPr="6B0F709B">
              <w:rPr>
                <w:rFonts w:ascii="Calibri" w:eastAsiaTheme="minorEastAsia" w:hAnsi="Calibri" w:cs="Calibri"/>
                <w:sz w:val="22"/>
                <w:szCs w:val="22"/>
                <w:lang w:val="en-GB"/>
              </w:rPr>
              <w:t>Audit reports are configured to determine the number of applicants/recipients that were sent to MWRP and those that were identified as compliant/exempt/exception</w:t>
            </w:r>
            <w:r w:rsidR="4194ACE8" w:rsidRPr="6B0F709B">
              <w:rPr>
                <w:rFonts w:ascii="Calibri" w:eastAsiaTheme="minorEastAsia" w:hAnsi="Calibri" w:cs="Calibri"/>
                <w:sz w:val="22"/>
                <w:szCs w:val="22"/>
                <w:lang w:val="en-GB"/>
              </w:rPr>
              <w:t xml:space="preserve">/not compliant </w:t>
            </w:r>
          </w:p>
        </w:tc>
      </w:tr>
    </w:tbl>
    <w:p w14:paraId="3129E6BC" w14:textId="77777777" w:rsidR="00A40524" w:rsidRPr="00BD0952" w:rsidRDefault="00A40524" w:rsidP="00A40524">
      <w:pPr>
        <w:pStyle w:val="Heading1"/>
        <w:numPr>
          <w:ilvl w:val="2"/>
          <w:numId w:val="10"/>
        </w:numPr>
        <w:spacing w:before="120" w:line="240" w:lineRule="atLeast"/>
        <w:rPr>
          <w:rFonts w:ascii="Calibri" w:hAnsi="Calibri" w:cs="Calibri"/>
          <w:color w:val="auto"/>
          <w:sz w:val="22"/>
          <w:szCs w:val="22"/>
        </w:rPr>
      </w:pPr>
      <w:bookmarkStart w:id="7" w:name="_Toc228307238"/>
      <w:bookmarkStart w:id="8" w:name="_Toc240043677"/>
      <w:r w:rsidRPr="00BD0952">
        <w:rPr>
          <w:rFonts w:ascii="Calibri" w:hAnsi="Calibri" w:cs="Calibri"/>
          <w:color w:val="auto"/>
          <w:sz w:val="22"/>
          <w:szCs w:val="22"/>
        </w:rPr>
        <w:t>Job Description</w:t>
      </w:r>
      <w:bookmarkEnd w:id="7"/>
      <w:bookmarkEnd w:id="8"/>
    </w:p>
    <w:p w14:paraId="2F8578DD" w14:textId="3FBD4A2E" w:rsidR="00A40524" w:rsidRPr="00BD0952" w:rsidRDefault="00A40524" w:rsidP="00A40524">
      <w:pPr>
        <w:ind w:left="1296"/>
        <w:rPr>
          <w:rFonts w:ascii="Calibri" w:hAnsi="Calibri" w:cs="Calibri"/>
        </w:rPr>
      </w:pPr>
      <w:r w:rsidRPr="00BD0952">
        <w:rPr>
          <w:rFonts w:ascii="Calibri" w:hAnsi="Calibri" w:cs="Calibri"/>
        </w:rPr>
        <w:t xml:space="preserve">This section describes job requirements for the </w:t>
      </w:r>
      <w:r w:rsidR="00D6308F" w:rsidRPr="00BD0952">
        <w:rPr>
          <w:rFonts w:ascii="Calibri" w:hAnsi="Calibri" w:cs="Calibri"/>
        </w:rPr>
        <w:t>MWRP</w:t>
      </w:r>
      <w:r w:rsidRPr="00BD0952">
        <w:rPr>
          <w:rFonts w:ascii="Calibri" w:hAnsi="Calibri" w:cs="Calibri"/>
        </w:rPr>
        <w:t xml:space="preserve"> </w:t>
      </w:r>
      <w:r w:rsidR="00D93F3E" w:rsidRPr="00D93F3E">
        <w:rPr>
          <w:rFonts w:ascii="Wingdings" w:eastAsia="Wingdings" w:hAnsi="Wingdings" w:cs="Wingdings"/>
        </w:rPr>
        <w:t>à</w:t>
      </w:r>
      <w:r w:rsidRPr="00BD0952">
        <w:rPr>
          <w:rFonts w:ascii="Calibri" w:hAnsi="Calibri" w:cs="Calibri"/>
        </w:rPr>
        <w:t xml:space="preserve"> </w:t>
      </w:r>
      <w:r w:rsidR="00946A2E" w:rsidRPr="00BD0952">
        <w:rPr>
          <w:rFonts w:ascii="Calibri" w:hAnsi="Calibri" w:cs="Calibri"/>
        </w:rPr>
        <w:t>E</w:t>
      </w:r>
      <w:r w:rsidR="00202DA4" w:rsidRPr="00BD0952">
        <w:rPr>
          <w:rFonts w:ascii="Calibri" w:hAnsi="Calibri" w:cs="Calibri"/>
        </w:rPr>
        <w:t>DW</w:t>
      </w:r>
      <w:r w:rsidR="00946A2E" w:rsidRPr="00BD0952">
        <w:rPr>
          <w:rFonts w:ascii="Calibri" w:hAnsi="Calibri" w:cs="Calibri"/>
        </w:rPr>
        <w:t>S</w:t>
      </w:r>
      <w:r w:rsidRPr="00BD0952">
        <w:rPr>
          <w:rFonts w:ascii="Calibri" w:hAnsi="Calibri" w:cs="Calibri"/>
        </w:rPr>
        <w:t xml:space="preserve"> invocation: </w:t>
      </w:r>
    </w:p>
    <w:p w14:paraId="2D122328" w14:textId="55B4EE55" w:rsidR="00A40524" w:rsidRPr="00BD0952" w:rsidRDefault="00A40524" w:rsidP="00A40524">
      <w:pPr>
        <w:ind w:left="1296"/>
        <w:rPr>
          <w:rFonts w:ascii="Calibri" w:hAnsi="Calibri" w:cs="Calibri"/>
        </w:rPr>
      </w:pPr>
      <w:r w:rsidRPr="00BD0952">
        <w:rPr>
          <w:rFonts w:ascii="Calibri" w:hAnsi="Calibri" w:cs="Calibri"/>
        </w:rPr>
        <w:t xml:space="preserve">Job Rules for </w:t>
      </w:r>
      <w:r w:rsidR="000C5829" w:rsidRPr="00BD0952">
        <w:rPr>
          <w:rFonts w:ascii="Calibri" w:hAnsi="Calibri" w:cs="Calibri"/>
        </w:rPr>
        <w:t>MWRP</w:t>
      </w:r>
      <w:r w:rsidR="00806756">
        <w:rPr>
          <w:rFonts w:ascii="Calibri" w:hAnsi="Calibri" w:cs="Calibri"/>
        </w:rPr>
        <w:t xml:space="preserve"> - </w:t>
      </w:r>
      <w:r w:rsidR="00946A2E" w:rsidRPr="00BD0952">
        <w:rPr>
          <w:rFonts w:ascii="Calibri" w:hAnsi="Calibri" w:cs="Calibri"/>
        </w:rPr>
        <w:t>EDWS</w:t>
      </w:r>
      <w:r w:rsidRPr="00BD0952">
        <w:rPr>
          <w:rFonts w:ascii="Calibri" w:hAnsi="Calibri" w:cs="Calibri"/>
        </w:rPr>
        <w:t xml:space="preserve">: </w:t>
      </w:r>
    </w:p>
    <w:p w14:paraId="688F3C0C" w14:textId="0A18330B" w:rsidR="002F31FC" w:rsidRPr="00B15644" w:rsidRDefault="002F31FC" w:rsidP="6B0F709B">
      <w:pPr>
        <w:pStyle w:val="ListParagraph"/>
        <w:numPr>
          <w:ilvl w:val="0"/>
          <w:numId w:val="12"/>
        </w:numPr>
        <w:rPr>
          <w:rFonts w:asciiTheme="majorHAnsi" w:hAnsiTheme="majorHAnsi" w:cstheme="majorBidi"/>
        </w:rPr>
      </w:pPr>
      <w:r w:rsidRPr="6B0F709B">
        <w:rPr>
          <w:rFonts w:asciiTheme="majorHAnsi" w:hAnsiTheme="majorHAnsi" w:cstheme="majorBidi"/>
        </w:rPr>
        <w:t>MWRP will send web service requests to EDWS over the ISS Data Power. ISS Data Power will transmit the data to</w:t>
      </w:r>
      <w:r w:rsidR="00FE4406">
        <w:rPr>
          <w:rFonts w:asciiTheme="majorHAnsi" w:hAnsiTheme="majorHAnsi" w:cstheme="majorBidi"/>
        </w:rPr>
        <w:t xml:space="preserve"> </w:t>
      </w:r>
      <w:r w:rsidR="2830E8F8" w:rsidRPr="6B0F709B">
        <w:rPr>
          <w:rFonts w:asciiTheme="majorHAnsi" w:hAnsiTheme="majorHAnsi" w:cstheme="majorBidi"/>
        </w:rPr>
        <w:t>EDWS</w:t>
      </w:r>
      <w:r w:rsidRPr="6B0F709B">
        <w:rPr>
          <w:rFonts w:asciiTheme="majorHAnsi" w:hAnsiTheme="majorHAnsi" w:cstheme="majorBidi"/>
        </w:rPr>
        <w:t xml:space="preserve"> using existing secure connection.</w:t>
      </w:r>
    </w:p>
    <w:p w14:paraId="2EFC7D76" w14:textId="4BC68240" w:rsidR="00325DDE" w:rsidRPr="005A49B8" w:rsidRDefault="3B4E5F5A" w:rsidP="6B0F709B">
      <w:pPr>
        <w:pStyle w:val="ListParagraph"/>
        <w:numPr>
          <w:ilvl w:val="0"/>
          <w:numId w:val="12"/>
        </w:numPr>
        <w:rPr>
          <w:rFonts w:asciiTheme="majorHAnsi" w:hAnsiTheme="majorHAnsi" w:cstheme="majorBidi"/>
          <w:sz w:val="24"/>
          <w:szCs w:val="24"/>
        </w:rPr>
      </w:pPr>
      <w:r w:rsidRPr="6B0F709B">
        <w:rPr>
          <w:rFonts w:asciiTheme="majorHAnsi" w:eastAsia="Calibri" w:hAnsiTheme="majorHAnsi" w:cstheme="majorBidi"/>
          <w:color w:val="000000" w:themeColor="text1"/>
          <w:sz w:val="24"/>
          <w:szCs w:val="24"/>
        </w:rPr>
        <w:t>API calls from MWRP to ISS and ISS to EDWS will follow Mutual TLS authentication, a</w:t>
      </w:r>
      <w:r w:rsidRPr="6B0F709B">
        <w:rPr>
          <w:rFonts w:asciiTheme="majorHAnsi" w:eastAsia="Arial" w:hAnsiTheme="majorHAnsi" w:cstheme="majorBidi"/>
          <w:color w:val="000000" w:themeColor="text1"/>
          <w:sz w:val="24"/>
          <w:szCs w:val="24"/>
        </w:rPr>
        <w:t>uthenticating and authorizing the API call through public cert</w:t>
      </w:r>
      <w:r w:rsidR="6AD05F31" w:rsidRPr="6B0F709B">
        <w:rPr>
          <w:rFonts w:asciiTheme="majorHAnsi" w:eastAsia="Arial" w:hAnsiTheme="majorHAnsi" w:cstheme="majorBidi"/>
          <w:color w:val="000000" w:themeColor="text1"/>
          <w:sz w:val="24"/>
          <w:szCs w:val="24"/>
        </w:rPr>
        <w:t>ificate</w:t>
      </w:r>
      <w:r w:rsidRPr="6B0F709B">
        <w:rPr>
          <w:rFonts w:asciiTheme="majorHAnsi" w:eastAsia="Arial" w:hAnsiTheme="majorHAnsi" w:cstheme="majorBidi"/>
          <w:color w:val="000000" w:themeColor="text1"/>
          <w:sz w:val="24"/>
          <w:szCs w:val="24"/>
        </w:rPr>
        <w:t xml:space="preserve"> and performing TLS handshake</w:t>
      </w:r>
    </w:p>
    <w:p w14:paraId="2F53A74E" w14:textId="284AB703" w:rsidR="00141BB7" w:rsidRDefault="009B4FFE" w:rsidP="00B1101A">
      <w:pPr>
        <w:ind w:firstLine="720"/>
        <w:rPr>
          <w:rFonts w:ascii="Calibri" w:hAnsi="Calibri" w:cs="Calibri"/>
        </w:rPr>
      </w:pPr>
      <w:r w:rsidRPr="00B15644">
        <w:rPr>
          <w:rFonts w:ascii="Calibri" w:hAnsi="Calibri" w:cs="Calibri"/>
          <w:b/>
          <w:bCs/>
        </w:rPr>
        <w:t>Following are the details for the end points</w:t>
      </w:r>
      <w:r w:rsidRPr="00B15644">
        <w:rPr>
          <w:rFonts w:ascii="Calibri" w:hAnsi="Calibri" w:cs="Calibri"/>
        </w:rPr>
        <w:t>:</w:t>
      </w:r>
    </w:p>
    <w:p w14:paraId="1D072AF7" w14:textId="77777777" w:rsidR="00B1101A" w:rsidRDefault="00B1101A" w:rsidP="00B1101A">
      <w:pPr>
        <w:ind w:firstLine="720"/>
        <w:rPr>
          <w:rFonts w:ascii="Calibri" w:hAnsi="Calibri" w:cs="Calibri"/>
        </w:rPr>
      </w:pPr>
    </w:p>
    <w:tbl>
      <w:tblPr>
        <w:tblStyle w:val="DEDTable"/>
        <w:tblW w:w="5099" w:type="pct"/>
        <w:tblLook w:val="04A0" w:firstRow="1" w:lastRow="0" w:firstColumn="1" w:lastColumn="0" w:noHBand="0" w:noVBand="1"/>
      </w:tblPr>
      <w:tblGrid>
        <w:gridCol w:w="2140"/>
        <w:gridCol w:w="7395"/>
      </w:tblGrid>
      <w:tr w:rsidR="008A69E0" w:rsidRPr="000D7AA8" w14:paraId="37BC23A1" w14:textId="77777777" w:rsidTr="5AD8E5F2">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1E5EA303" w14:textId="77777777" w:rsidR="008A69E0" w:rsidRPr="00977255" w:rsidRDefault="008A69E0">
            <w:pPr>
              <w:spacing w:before="0"/>
              <w:rPr>
                <w:rFonts w:ascii="Calibri" w:hAnsi="Calibri" w:cs="Calibri"/>
                <w:b w:val="0"/>
                <w:sz w:val="22"/>
                <w:szCs w:val="22"/>
              </w:rPr>
            </w:pPr>
            <w:r w:rsidRPr="00977255">
              <w:rPr>
                <w:rFonts w:ascii="Calibri" w:hAnsi="Calibri" w:cs="Calibri"/>
                <w:b w:val="0"/>
                <w:sz w:val="22"/>
                <w:szCs w:val="22"/>
              </w:rPr>
              <w:t>Category</w:t>
            </w:r>
          </w:p>
        </w:tc>
        <w:tc>
          <w:tcPr>
            <w:tcW w:w="3878" w:type="pct"/>
          </w:tcPr>
          <w:p w14:paraId="2FA067D5" w14:textId="77777777" w:rsidR="008A69E0" w:rsidRPr="00977255" w:rsidRDefault="008A69E0">
            <w:pPr>
              <w:spacing w:before="0"/>
              <w:ind w:right="-378"/>
              <w:cnfStyle w:val="100000000000" w:firstRow="1" w:lastRow="0" w:firstColumn="0" w:lastColumn="0" w:oddVBand="0" w:evenVBand="0" w:oddHBand="0" w:evenHBand="0" w:firstRowFirstColumn="0" w:firstRowLastColumn="0" w:lastRowFirstColumn="0" w:lastRowLastColumn="0"/>
              <w:rPr>
                <w:rFonts w:ascii="Calibri" w:hAnsi="Calibri" w:cs="Calibri"/>
                <w:b w:val="0"/>
                <w:sz w:val="22"/>
                <w:szCs w:val="22"/>
              </w:rPr>
            </w:pPr>
            <w:r w:rsidRPr="00977255">
              <w:rPr>
                <w:rFonts w:ascii="Calibri" w:hAnsi="Calibri" w:cs="Calibri"/>
                <w:b w:val="0"/>
                <w:sz w:val="22"/>
                <w:szCs w:val="22"/>
              </w:rPr>
              <w:t>Details</w:t>
            </w:r>
          </w:p>
        </w:tc>
      </w:tr>
      <w:tr w:rsidR="008A69E0" w:rsidRPr="000D7AA8" w14:paraId="26994AA2" w14:textId="77777777" w:rsidTr="5AD8E5F2">
        <w:trPr>
          <w:trHeight w:val="116"/>
        </w:trPr>
        <w:tc>
          <w:tcPr>
            <w:cnfStyle w:val="001000000000" w:firstRow="0" w:lastRow="0" w:firstColumn="1" w:lastColumn="0" w:oddVBand="0" w:evenVBand="0" w:oddHBand="0" w:evenHBand="0" w:firstRowFirstColumn="0" w:firstRowLastColumn="0" w:lastRowFirstColumn="0" w:lastRowLastColumn="0"/>
            <w:tcW w:w="1122" w:type="pct"/>
            <w:noWrap/>
            <w:hideMark/>
          </w:tcPr>
          <w:p w14:paraId="47AFBBBE" w14:textId="77777777" w:rsidR="008A69E0" w:rsidRPr="00977255" w:rsidRDefault="008A69E0">
            <w:pPr>
              <w:rPr>
                <w:rFonts w:ascii="Calibri" w:hAnsi="Calibri" w:cs="Calibri"/>
                <w:b w:val="0"/>
                <w:sz w:val="22"/>
                <w:szCs w:val="22"/>
              </w:rPr>
            </w:pPr>
            <w:r w:rsidRPr="00977255">
              <w:rPr>
                <w:rFonts w:ascii="Calibri" w:hAnsi="Calibri" w:cs="Calibri"/>
                <w:sz w:val="22"/>
                <w:szCs w:val="22"/>
              </w:rPr>
              <w:t>Trading Partner</w:t>
            </w:r>
          </w:p>
        </w:tc>
        <w:tc>
          <w:tcPr>
            <w:tcW w:w="3878" w:type="pct"/>
          </w:tcPr>
          <w:p w14:paraId="3BC24336" w14:textId="0968F496" w:rsidR="008A69E0" w:rsidRPr="00BC4753" w:rsidRDefault="008A69E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EDWS</w:t>
            </w:r>
          </w:p>
        </w:tc>
      </w:tr>
      <w:tr w:rsidR="008A69E0" w:rsidRPr="000D7AA8" w14:paraId="6BDB23C3" w14:textId="77777777" w:rsidTr="5AD8E5F2">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61D0DE6C" w14:textId="77777777" w:rsidR="008A69E0" w:rsidRDefault="008A69E0">
            <w:pPr>
              <w:rPr>
                <w:rFonts w:ascii="Calibri" w:hAnsi="Calibri" w:cs="Calibri"/>
                <w:sz w:val="22"/>
                <w:szCs w:val="22"/>
              </w:rPr>
            </w:pPr>
            <w:r>
              <w:rPr>
                <w:rFonts w:ascii="Calibri" w:hAnsi="Calibri" w:cs="Calibri"/>
                <w:sz w:val="22"/>
                <w:szCs w:val="22"/>
              </w:rPr>
              <w:t>Call Sequence</w:t>
            </w:r>
          </w:p>
        </w:tc>
        <w:tc>
          <w:tcPr>
            <w:tcW w:w="3878" w:type="pct"/>
          </w:tcPr>
          <w:p w14:paraId="24F1D091" w14:textId="6FF72596" w:rsidR="008A69E0" w:rsidRPr="00BC4753" w:rsidRDefault="17531CBA" w:rsidP="6B0F709B">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0"/>
                <w:szCs w:val="20"/>
              </w:rPr>
            </w:pPr>
            <w:r w:rsidRPr="5AD8E5F2">
              <w:rPr>
                <w:rFonts w:asciiTheme="majorHAnsi" w:hAnsiTheme="majorHAnsi" w:cstheme="majorBidi"/>
                <w:sz w:val="20"/>
                <w:szCs w:val="20"/>
              </w:rPr>
              <w:t>MWRP</w:t>
            </w:r>
            <w:r w:rsidR="5AF91A2F" w:rsidRPr="5AD8E5F2">
              <w:rPr>
                <w:rFonts w:ascii="Wingdings" w:eastAsia="Wingdings" w:hAnsi="Wingdings" w:cs="Wingdings"/>
                <w:color w:val="000000" w:themeColor="text1"/>
                <w:sz w:val="22"/>
                <w:szCs w:val="22"/>
              </w:rPr>
              <w:t xml:space="preserve"> à</w:t>
            </w:r>
            <w:r w:rsidRPr="5AD8E5F2">
              <w:rPr>
                <w:rFonts w:asciiTheme="majorHAnsi" w:hAnsiTheme="majorHAnsi" w:cstheme="majorBidi"/>
                <w:sz w:val="20"/>
                <w:szCs w:val="20"/>
              </w:rPr>
              <w:t xml:space="preserve"> ISS DataPower </w:t>
            </w:r>
            <w:r w:rsidR="73276392" w:rsidRPr="5AD8E5F2">
              <w:rPr>
                <w:rFonts w:asciiTheme="majorHAnsi" w:eastAsia="Wingdings" w:hAnsiTheme="majorHAnsi" w:cstheme="majorBidi"/>
                <w:sz w:val="20"/>
                <w:szCs w:val="20"/>
              </w:rPr>
              <w:t xml:space="preserve"> </w:t>
            </w:r>
            <w:r w:rsidR="73276392" w:rsidRPr="5AD8E5F2">
              <w:rPr>
                <w:rFonts w:ascii="Wingdings" w:eastAsia="Wingdings" w:hAnsi="Wingdings" w:cs="Wingdings"/>
                <w:color w:val="000000" w:themeColor="text1"/>
                <w:sz w:val="22"/>
                <w:szCs w:val="22"/>
              </w:rPr>
              <w:t>à</w:t>
            </w:r>
            <w:r w:rsidRPr="5AD8E5F2">
              <w:rPr>
                <w:rFonts w:asciiTheme="majorHAnsi" w:hAnsiTheme="majorHAnsi" w:cstheme="majorBidi"/>
                <w:sz w:val="20"/>
                <w:szCs w:val="20"/>
              </w:rPr>
              <w:t xml:space="preserve"> EDWS</w:t>
            </w:r>
          </w:p>
        </w:tc>
      </w:tr>
      <w:tr w:rsidR="008A69E0" w:rsidRPr="000D7AA8" w14:paraId="4DCCF026" w14:textId="77777777" w:rsidTr="5AD8E5F2">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50F7EEEB" w14:textId="77777777" w:rsidR="008A69E0" w:rsidRPr="00977255" w:rsidRDefault="008A69E0">
            <w:pPr>
              <w:rPr>
                <w:rFonts w:ascii="Calibri" w:hAnsi="Calibri" w:cs="Calibri"/>
                <w:sz w:val="22"/>
                <w:szCs w:val="22"/>
              </w:rPr>
            </w:pPr>
            <w:r>
              <w:rPr>
                <w:rFonts w:ascii="Calibri" w:hAnsi="Calibri" w:cs="Calibri"/>
                <w:sz w:val="22"/>
                <w:szCs w:val="22"/>
              </w:rPr>
              <w:t>ISS End Point</w:t>
            </w:r>
          </w:p>
        </w:tc>
        <w:tc>
          <w:tcPr>
            <w:tcW w:w="3878" w:type="pct"/>
          </w:tcPr>
          <w:p w14:paraId="5295899B" w14:textId="015B51BE" w:rsidR="008A69E0" w:rsidRPr="00BC4753" w:rsidRDefault="008A69E0">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 xml:space="preserve">https://&lt;hostname&gt;: </w:t>
            </w:r>
            <w:r w:rsidR="009C7CDF" w:rsidRPr="00BC4753">
              <w:rPr>
                <w:rFonts w:asciiTheme="majorHAnsi" w:hAnsiTheme="majorHAnsi" w:cstheme="majorHAnsi"/>
                <w:sz w:val="20"/>
                <w:szCs w:val="20"/>
              </w:rPr>
              <w:t>4422/MWRPtoCEPEDWS</w:t>
            </w:r>
          </w:p>
        </w:tc>
      </w:tr>
      <w:tr w:rsidR="008A69E0" w:rsidRPr="000D7AA8" w14:paraId="1BA95798" w14:textId="77777777" w:rsidTr="5AD8E5F2">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4A25D0C6" w14:textId="39561C89" w:rsidR="008A69E0" w:rsidRPr="00977255" w:rsidRDefault="00FC5A26">
            <w:pPr>
              <w:rPr>
                <w:rFonts w:ascii="Calibri" w:hAnsi="Calibri" w:cs="Calibri"/>
                <w:sz w:val="22"/>
                <w:szCs w:val="22"/>
              </w:rPr>
            </w:pPr>
            <w:r>
              <w:rPr>
                <w:rFonts w:ascii="Calibri" w:hAnsi="Calibri" w:cs="Calibri"/>
                <w:sz w:val="22"/>
                <w:szCs w:val="22"/>
              </w:rPr>
              <w:t>EDWS</w:t>
            </w:r>
            <w:r w:rsidR="008A69E0">
              <w:rPr>
                <w:rFonts w:ascii="Calibri" w:hAnsi="Calibri" w:cs="Calibri"/>
                <w:sz w:val="22"/>
                <w:szCs w:val="22"/>
              </w:rPr>
              <w:t xml:space="preserve"> End Point</w:t>
            </w:r>
          </w:p>
        </w:tc>
        <w:tc>
          <w:tcPr>
            <w:tcW w:w="3878" w:type="pct"/>
          </w:tcPr>
          <w:p w14:paraId="27C71625" w14:textId="33FB5677" w:rsidR="008A69E0" w:rsidRPr="00BC4753" w:rsidRDefault="008A69E0">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https://&lt;hostname&gt;:</w:t>
            </w:r>
            <w:r w:rsidR="00BE2B31" w:rsidRPr="00BC4753">
              <w:rPr>
                <w:rFonts w:asciiTheme="majorHAnsi" w:hAnsiTheme="majorHAnsi" w:cstheme="majorHAnsi"/>
                <w:sz w:val="20"/>
                <w:szCs w:val="20"/>
              </w:rPr>
              <w:t>443/api/nvh/verification-request</w:t>
            </w:r>
          </w:p>
        </w:tc>
      </w:tr>
      <w:tr w:rsidR="008A69E0" w:rsidRPr="000D7AA8" w14:paraId="67E38C5F" w14:textId="77777777" w:rsidTr="5AD8E5F2">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4A922701" w14:textId="77777777" w:rsidR="008A69E0" w:rsidRDefault="008A69E0">
            <w:pPr>
              <w:rPr>
                <w:rFonts w:ascii="Calibri" w:hAnsi="Calibri" w:cs="Calibri"/>
                <w:sz w:val="22"/>
                <w:szCs w:val="22"/>
              </w:rPr>
            </w:pPr>
            <w:r>
              <w:rPr>
                <w:rFonts w:ascii="Calibri" w:hAnsi="Calibri" w:cs="Calibri"/>
                <w:sz w:val="22"/>
                <w:szCs w:val="22"/>
              </w:rPr>
              <w:t>Method</w:t>
            </w:r>
          </w:p>
        </w:tc>
        <w:tc>
          <w:tcPr>
            <w:tcW w:w="3878" w:type="pct"/>
          </w:tcPr>
          <w:p w14:paraId="63EF2176" w14:textId="77777777" w:rsidR="008A69E0" w:rsidRPr="00BC4753" w:rsidRDefault="008A69E0">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POST</w:t>
            </w:r>
          </w:p>
        </w:tc>
      </w:tr>
      <w:tr w:rsidR="008A69E0" w:rsidRPr="000D7AA8" w14:paraId="73CB222E" w14:textId="77777777" w:rsidTr="5AD8E5F2">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1F8D16EB" w14:textId="77777777" w:rsidR="008A69E0" w:rsidRDefault="008A69E0">
            <w:pPr>
              <w:rPr>
                <w:rFonts w:ascii="Calibri" w:hAnsi="Calibri" w:cs="Calibri"/>
                <w:sz w:val="22"/>
                <w:szCs w:val="22"/>
              </w:rPr>
            </w:pPr>
            <w:r w:rsidRPr="00705CDC">
              <w:rPr>
                <w:rFonts w:ascii="Calibri" w:hAnsi="Calibri" w:cs="Calibri"/>
                <w:sz w:val="22"/>
                <w:szCs w:val="22"/>
                <w:lang w:val="en-GB"/>
              </w:rPr>
              <w:t>Content-Type </w:t>
            </w:r>
          </w:p>
        </w:tc>
        <w:tc>
          <w:tcPr>
            <w:tcW w:w="3878" w:type="pct"/>
          </w:tcPr>
          <w:p w14:paraId="02B4F943" w14:textId="77777777" w:rsidR="008A69E0" w:rsidRPr="00BC4753" w:rsidRDefault="008A69E0">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JSON</w:t>
            </w:r>
          </w:p>
        </w:tc>
      </w:tr>
      <w:tr w:rsidR="008A69E0" w:rsidRPr="000D7AA8" w14:paraId="2E634CD6" w14:textId="77777777" w:rsidTr="5AD8E5F2">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14:paraId="52EB2A4F" w14:textId="77777777" w:rsidR="008A69E0" w:rsidRDefault="008A69E0">
            <w:pPr>
              <w:rPr>
                <w:rFonts w:ascii="Calibri" w:hAnsi="Calibri" w:cs="Calibri"/>
                <w:sz w:val="22"/>
                <w:szCs w:val="22"/>
              </w:rPr>
            </w:pPr>
            <w:r>
              <w:rPr>
                <w:rFonts w:ascii="Calibri" w:hAnsi="Calibri" w:cs="Calibri"/>
                <w:sz w:val="22"/>
                <w:szCs w:val="22"/>
              </w:rPr>
              <w:t>Authentication</w:t>
            </w:r>
          </w:p>
        </w:tc>
        <w:tc>
          <w:tcPr>
            <w:tcW w:w="3878" w:type="pct"/>
          </w:tcPr>
          <w:p w14:paraId="22C30353" w14:textId="3DB0A308" w:rsidR="008A69E0" w:rsidRPr="00BC4753" w:rsidRDefault="008A69E0">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mTLS based on certificate</w:t>
            </w:r>
          </w:p>
        </w:tc>
      </w:tr>
    </w:tbl>
    <w:p w14:paraId="4F5CAA5B" w14:textId="77777777" w:rsidR="008A69E0" w:rsidRPr="00BC4753" w:rsidRDefault="008A69E0" w:rsidP="00605064">
      <w:pPr>
        <w:rPr>
          <w:rFonts w:ascii="Calibri" w:hAnsi="Calibri" w:cs="Calibri"/>
        </w:rPr>
      </w:pPr>
    </w:p>
    <w:p w14:paraId="2A249707" w14:textId="7C6A1214" w:rsidR="009B4FFE" w:rsidRPr="00BC4753" w:rsidRDefault="004340DC" w:rsidP="00605064">
      <w:pPr>
        <w:ind w:right="162"/>
        <w:rPr>
          <w:rFonts w:ascii="Calibri" w:hAnsi="Calibri" w:cs="Calibri"/>
          <w:b/>
          <w:bCs/>
        </w:rPr>
      </w:pPr>
      <w:r w:rsidRPr="00BC4753">
        <w:rPr>
          <w:rFonts w:ascii="Calibri" w:hAnsi="Calibri" w:cs="Calibri"/>
          <w:b/>
          <w:bCs/>
        </w:rPr>
        <w:t>Following are the fields that will be sent as part of the request body:</w:t>
      </w:r>
    </w:p>
    <w:p w14:paraId="60A81031" w14:textId="77777777" w:rsidR="00D94B0D" w:rsidRPr="00BD0952" w:rsidRDefault="00D94B0D" w:rsidP="00D94B0D">
      <w:pPr>
        <w:pStyle w:val="ListParagraph"/>
        <w:tabs>
          <w:tab w:val="num" w:pos="1656"/>
        </w:tabs>
        <w:spacing w:after="0" w:line="240" w:lineRule="auto"/>
        <w:ind w:left="1800" w:right="162"/>
        <w:rPr>
          <w:rFonts w:ascii="Calibri" w:hAnsi="Calibri" w:cs="Calibri"/>
        </w:rPr>
      </w:pPr>
    </w:p>
    <w:tbl>
      <w:tblPr>
        <w:tblW w:w="964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98"/>
        <w:gridCol w:w="1890"/>
        <w:gridCol w:w="1350"/>
        <w:gridCol w:w="3510"/>
      </w:tblGrid>
      <w:tr w:rsidR="00D94B0D" w:rsidRPr="009F017A" w14:paraId="7980C342" w14:textId="6F66B1C7" w:rsidTr="5AD8E5F2">
        <w:trPr>
          <w:cantSplit/>
          <w:trHeight w:val="371"/>
          <w:tblHeader/>
        </w:trPr>
        <w:tc>
          <w:tcPr>
            <w:tcW w:w="2898" w:type="dxa"/>
            <w:shd w:val="clear" w:color="auto" w:fill="000000" w:themeFill="text1"/>
          </w:tcPr>
          <w:p w14:paraId="3A87D36E" w14:textId="089FFCBD" w:rsidR="00D94B0D" w:rsidRPr="00BD0952" w:rsidRDefault="00D94B0D" w:rsidP="00D94B0D">
            <w:pPr>
              <w:pStyle w:val="TableText10HeaderCenter"/>
              <w:rPr>
                <w:rFonts w:ascii="Calibri" w:hAnsi="Calibri" w:cs="Calibri"/>
                <w:b w:val="0"/>
                <w:sz w:val="22"/>
                <w:szCs w:val="22"/>
              </w:rPr>
            </w:pPr>
            <w:r w:rsidRPr="00BD0952">
              <w:rPr>
                <w:rFonts w:ascii="Calibri" w:hAnsi="Calibri" w:cs="Calibri"/>
                <w:sz w:val="22"/>
                <w:szCs w:val="22"/>
              </w:rPr>
              <w:t>Field</w:t>
            </w:r>
          </w:p>
        </w:tc>
        <w:tc>
          <w:tcPr>
            <w:tcW w:w="1890" w:type="dxa"/>
            <w:shd w:val="clear" w:color="auto" w:fill="000000" w:themeFill="text1"/>
          </w:tcPr>
          <w:p w14:paraId="07C707BE" w14:textId="76A5B8F6" w:rsidR="00D94B0D" w:rsidRPr="00BD0952" w:rsidRDefault="00D94B0D" w:rsidP="00D94B0D">
            <w:pPr>
              <w:pStyle w:val="TableText10HeaderCenter"/>
              <w:rPr>
                <w:rFonts w:ascii="Calibri" w:hAnsi="Calibri" w:cs="Calibri"/>
                <w:b w:val="0"/>
                <w:sz w:val="22"/>
                <w:szCs w:val="22"/>
              </w:rPr>
            </w:pPr>
            <w:r w:rsidRPr="00BD0952">
              <w:rPr>
                <w:rFonts w:ascii="Calibri" w:hAnsi="Calibri" w:cs="Calibri"/>
                <w:sz w:val="22"/>
                <w:szCs w:val="22"/>
              </w:rPr>
              <w:t>Type</w:t>
            </w:r>
          </w:p>
        </w:tc>
        <w:tc>
          <w:tcPr>
            <w:tcW w:w="1350" w:type="dxa"/>
            <w:shd w:val="clear" w:color="auto" w:fill="000000" w:themeFill="text1"/>
          </w:tcPr>
          <w:p w14:paraId="45D2A48E" w14:textId="4EB5AE3A" w:rsidR="00D94B0D" w:rsidRPr="00BD0952" w:rsidRDefault="00D94B0D" w:rsidP="00D94B0D">
            <w:pPr>
              <w:pStyle w:val="TableText10HeaderCenter"/>
              <w:rPr>
                <w:rFonts w:ascii="Calibri" w:hAnsi="Calibri" w:cs="Calibri"/>
                <w:b w:val="0"/>
                <w:sz w:val="22"/>
                <w:szCs w:val="22"/>
              </w:rPr>
            </w:pPr>
            <w:r w:rsidRPr="00BD0952">
              <w:rPr>
                <w:rFonts w:ascii="Calibri" w:hAnsi="Calibri" w:cs="Calibri"/>
                <w:sz w:val="22"/>
                <w:szCs w:val="22"/>
              </w:rPr>
              <w:t>Required</w:t>
            </w:r>
          </w:p>
        </w:tc>
        <w:tc>
          <w:tcPr>
            <w:tcW w:w="3510" w:type="dxa"/>
            <w:shd w:val="clear" w:color="auto" w:fill="000000" w:themeFill="text1"/>
          </w:tcPr>
          <w:p w14:paraId="51BF0B57" w14:textId="2AE9C076" w:rsidR="00D94B0D" w:rsidRPr="00BD0952" w:rsidRDefault="00D94B0D" w:rsidP="00D94B0D">
            <w:pPr>
              <w:pStyle w:val="TableText10HeaderCenter"/>
              <w:rPr>
                <w:rFonts w:ascii="Calibri" w:hAnsi="Calibri" w:cs="Calibri"/>
                <w:b w:val="0"/>
                <w:sz w:val="22"/>
                <w:szCs w:val="22"/>
              </w:rPr>
            </w:pPr>
            <w:r w:rsidRPr="00BD0952">
              <w:rPr>
                <w:rFonts w:ascii="Calibri" w:hAnsi="Calibri" w:cs="Calibri"/>
                <w:sz w:val="22"/>
                <w:szCs w:val="22"/>
              </w:rPr>
              <w:t>Description</w:t>
            </w:r>
          </w:p>
        </w:tc>
      </w:tr>
      <w:tr w:rsidR="00FC58BE" w:rsidRPr="009F017A" w14:paraId="095CE0CF" w14:textId="0E8D9E52"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72"/>
        </w:trPr>
        <w:tc>
          <w:tcPr>
            <w:tcW w:w="2898" w:type="dxa"/>
            <w:tcBorders>
              <w:top w:val="single" w:sz="4" w:space="0" w:color="auto"/>
              <w:left w:val="single" w:sz="4" w:space="0" w:color="auto"/>
              <w:bottom w:val="single" w:sz="4" w:space="0" w:color="auto"/>
              <w:right w:val="single" w:sz="4" w:space="0" w:color="auto"/>
            </w:tcBorders>
          </w:tcPr>
          <w:p w14:paraId="5BCFC6DE" w14:textId="5CF8B326" w:rsidR="00FC58BE" w:rsidRPr="005A49B8" w:rsidRDefault="1C43BF80" w:rsidP="00FC58BE">
            <w:pPr>
              <w:pStyle w:val="TableText10"/>
              <w:rPr>
                <w:rFonts w:ascii="Calibri" w:eastAsiaTheme="minorEastAsia" w:hAnsi="Calibri" w:cs="Calibri"/>
                <w:lang w:val="en-GB"/>
              </w:rPr>
            </w:pPr>
            <w:r w:rsidRPr="4E8367F1">
              <w:rPr>
                <w:rFonts w:ascii="Calibri" w:eastAsiaTheme="minorEastAsia" w:hAnsi="Calibri" w:cs="Calibri"/>
                <w:lang w:val="en-GB"/>
              </w:rPr>
              <w:t>request</w:t>
            </w:r>
            <w:r w:rsidR="001E30DE">
              <w:rPr>
                <w:rFonts w:ascii="Calibri" w:eastAsiaTheme="minorEastAsia" w:hAnsi="Calibri" w:cs="Calibri"/>
                <w:lang w:val="en-GB"/>
              </w:rPr>
              <w:t>T</w:t>
            </w:r>
            <w:r w:rsidR="38F8DA53" w:rsidRPr="4E8367F1">
              <w:rPr>
                <w:rFonts w:ascii="Calibri" w:eastAsiaTheme="minorEastAsia" w:hAnsi="Calibri" w:cs="Calibri"/>
                <w:lang w:val="en-GB"/>
              </w:rPr>
              <w:t>imestamp</w:t>
            </w:r>
          </w:p>
        </w:tc>
        <w:tc>
          <w:tcPr>
            <w:tcW w:w="1890" w:type="dxa"/>
            <w:tcBorders>
              <w:top w:val="single" w:sz="4" w:space="0" w:color="auto"/>
              <w:left w:val="single" w:sz="4" w:space="0" w:color="auto"/>
              <w:bottom w:val="single" w:sz="4" w:space="0" w:color="auto"/>
              <w:right w:val="single" w:sz="4" w:space="0" w:color="auto"/>
            </w:tcBorders>
          </w:tcPr>
          <w:p w14:paraId="4D0D1148" w14:textId="79BAD22F"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DateTime</w:t>
            </w:r>
          </w:p>
        </w:tc>
        <w:tc>
          <w:tcPr>
            <w:tcW w:w="1350" w:type="dxa"/>
            <w:tcBorders>
              <w:top w:val="single" w:sz="4" w:space="0" w:color="auto"/>
              <w:left w:val="single" w:sz="4" w:space="0" w:color="auto"/>
              <w:bottom w:val="single" w:sz="4" w:space="0" w:color="auto"/>
              <w:right w:val="single" w:sz="4" w:space="0" w:color="auto"/>
            </w:tcBorders>
          </w:tcPr>
          <w:p w14:paraId="23D8D9AE" w14:textId="1A2A7193"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Yes</w:t>
            </w:r>
          </w:p>
        </w:tc>
        <w:tc>
          <w:tcPr>
            <w:tcW w:w="3510" w:type="dxa"/>
            <w:tcBorders>
              <w:top w:val="single" w:sz="4" w:space="0" w:color="auto"/>
              <w:left w:val="single" w:sz="4" w:space="0" w:color="auto"/>
              <w:bottom w:val="single" w:sz="4" w:space="0" w:color="auto"/>
              <w:right w:val="single" w:sz="4" w:space="0" w:color="auto"/>
            </w:tcBorders>
          </w:tcPr>
          <w:p w14:paraId="69FF7086" w14:textId="1508854B" w:rsidR="00FC58BE" w:rsidRPr="005A49B8" w:rsidRDefault="2BB25314" w:rsidP="6B0F709B">
            <w:pPr>
              <w:pStyle w:val="TableText10"/>
              <w:rPr>
                <w:rFonts w:ascii="Calibri" w:eastAsiaTheme="minorEastAsia" w:hAnsi="Calibri" w:cs="Calibri"/>
                <w:lang w:val="en-GB"/>
              </w:rPr>
            </w:pPr>
            <w:r w:rsidRPr="5AD8E5F2">
              <w:rPr>
                <w:rFonts w:ascii="Calibri" w:eastAsiaTheme="minorEastAsia" w:hAnsi="Calibri" w:cs="Calibri"/>
                <w:lang w:val="en-GB"/>
              </w:rPr>
              <w:t>ISO 8601 timestamp when MWRP sent the</w:t>
            </w:r>
            <w:r w:rsidR="26751A92" w:rsidRPr="5AD8E5F2">
              <w:rPr>
                <w:rFonts w:ascii="Calibri" w:eastAsiaTheme="minorEastAsia" w:hAnsi="Calibri" w:cs="Calibri"/>
                <w:lang w:val="en-GB"/>
              </w:rPr>
              <w:t xml:space="preserve"> request to EDWS</w:t>
            </w:r>
            <w:r w:rsidR="00FE4406">
              <w:rPr>
                <w:rFonts w:ascii="Calibri" w:eastAsiaTheme="minorEastAsia" w:hAnsi="Calibri" w:cs="Calibri"/>
                <w:lang w:val="en-GB"/>
              </w:rPr>
              <w:t xml:space="preserve"> </w:t>
            </w:r>
            <w:r w:rsidRPr="5AD8E5F2">
              <w:rPr>
                <w:rFonts w:ascii="Calibri" w:eastAsiaTheme="minorEastAsia" w:hAnsi="Calibri" w:cs="Calibri"/>
                <w:lang w:val="en-GB"/>
              </w:rPr>
              <w:t>(e.g. 2026-04-15T18:25:39.558605900Z)</w:t>
            </w:r>
          </w:p>
        </w:tc>
      </w:tr>
      <w:tr w:rsidR="00AF5296" w:rsidRPr="009F017A" w14:paraId="7657A35D" w14:textId="3686BFD2"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8"/>
        </w:trPr>
        <w:tc>
          <w:tcPr>
            <w:tcW w:w="2898" w:type="dxa"/>
            <w:tcBorders>
              <w:top w:val="single" w:sz="4" w:space="0" w:color="auto"/>
              <w:left w:val="single" w:sz="4" w:space="0" w:color="auto"/>
              <w:bottom w:val="single" w:sz="4" w:space="0" w:color="auto"/>
              <w:right w:val="single" w:sz="4" w:space="0" w:color="auto"/>
            </w:tcBorders>
          </w:tcPr>
          <w:p w14:paraId="4B291D05" w14:textId="3528EBD3" w:rsidR="00AF5296" w:rsidRPr="005A49B8" w:rsidRDefault="00AF5296" w:rsidP="00AF5296">
            <w:pPr>
              <w:pStyle w:val="TableText10"/>
              <w:rPr>
                <w:rFonts w:ascii="Calibri" w:eastAsiaTheme="minorHAnsi" w:hAnsi="Calibri" w:cs="Calibri"/>
                <w:szCs w:val="20"/>
                <w:lang w:val="en-GB"/>
              </w:rPr>
            </w:pPr>
            <w:r w:rsidRPr="005A49B8">
              <w:rPr>
                <w:rFonts w:ascii="Calibri" w:eastAsiaTheme="minorHAnsi" w:hAnsi="Calibri" w:cs="Calibri"/>
                <w:szCs w:val="20"/>
                <w:lang w:val="en-GB"/>
              </w:rPr>
              <w:t>requestSequenceNumber</w:t>
            </w:r>
          </w:p>
        </w:tc>
        <w:tc>
          <w:tcPr>
            <w:tcW w:w="1890" w:type="dxa"/>
            <w:tcBorders>
              <w:top w:val="single" w:sz="4" w:space="0" w:color="auto"/>
              <w:left w:val="single" w:sz="4" w:space="0" w:color="auto"/>
              <w:bottom w:val="single" w:sz="4" w:space="0" w:color="auto"/>
              <w:right w:val="single" w:sz="4" w:space="0" w:color="auto"/>
            </w:tcBorders>
          </w:tcPr>
          <w:p w14:paraId="034B2F06" w14:textId="5BCAED8A" w:rsidR="00AF5296" w:rsidRPr="005A49B8" w:rsidRDefault="00AF5296" w:rsidP="00AF5296">
            <w:pPr>
              <w:pStyle w:val="TableText10"/>
              <w:rPr>
                <w:rFonts w:ascii="Calibri" w:eastAsiaTheme="minorHAnsi" w:hAnsi="Calibri" w:cs="Calibri"/>
                <w:szCs w:val="20"/>
                <w:lang w:val="en-GB"/>
              </w:rPr>
            </w:pPr>
            <w:r w:rsidRPr="005A49B8">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44B52C32" w14:textId="2815F25A" w:rsidR="00AF5296" w:rsidRPr="005A49B8" w:rsidRDefault="00AF5296" w:rsidP="00AF5296">
            <w:pPr>
              <w:pStyle w:val="TableText10"/>
              <w:rPr>
                <w:rFonts w:ascii="Calibri" w:eastAsiaTheme="minorHAnsi" w:hAnsi="Calibri" w:cs="Calibri"/>
                <w:szCs w:val="20"/>
                <w:lang w:val="en-GB"/>
              </w:rPr>
            </w:pPr>
            <w:r w:rsidRPr="005A49B8">
              <w:rPr>
                <w:rFonts w:ascii="Calibri" w:eastAsiaTheme="minorHAnsi" w:hAnsi="Calibri" w:cs="Calibri"/>
                <w:szCs w:val="20"/>
                <w:lang w:val="en-GB"/>
              </w:rPr>
              <w:t>Yes</w:t>
            </w:r>
          </w:p>
        </w:tc>
        <w:tc>
          <w:tcPr>
            <w:tcW w:w="3510" w:type="dxa"/>
            <w:tcBorders>
              <w:top w:val="single" w:sz="4" w:space="0" w:color="auto"/>
              <w:left w:val="single" w:sz="4" w:space="0" w:color="auto"/>
              <w:bottom w:val="single" w:sz="4" w:space="0" w:color="auto"/>
              <w:right w:val="single" w:sz="4" w:space="0" w:color="auto"/>
            </w:tcBorders>
          </w:tcPr>
          <w:p w14:paraId="6A799D86" w14:textId="6D3EF228" w:rsidR="00AF5296" w:rsidRPr="005A49B8" w:rsidRDefault="5E78C828" w:rsidP="6B0F709B">
            <w:pPr>
              <w:pStyle w:val="TableText10"/>
              <w:rPr>
                <w:rFonts w:ascii="Calibri" w:eastAsiaTheme="minorEastAsia" w:hAnsi="Calibri" w:cs="Calibri"/>
                <w:lang w:val="en-GB"/>
              </w:rPr>
            </w:pPr>
            <w:r w:rsidRPr="5AD8E5F2">
              <w:rPr>
                <w:rFonts w:ascii="Calibri" w:eastAsiaTheme="minorEastAsia" w:hAnsi="Calibri" w:cs="Calibri"/>
                <w:lang w:val="en-GB"/>
              </w:rPr>
              <w:t>RequestSequenceNumber is a unique number for the entire household received in the request.</w:t>
            </w:r>
          </w:p>
        </w:tc>
      </w:tr>
      <w:tr w:rsidR="00FC58BE" w:rsidRPr="009F017A" w14:paraId="3DBD59E8" w14:textId="475BDD60"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1"/>
        </w:trPr>
        <w:tc>
          <w:tcPr>
            <w:tcW w:w="2898" w:type="dxa"/>
            <w:tcBorders>
              <w:top w:val="single" w:sz="4" w:space="0" w:color="auto"/>
              <w:left w:val="single" w:sz="4" w:space="0" w:color="auto"/>
              <w:bottom w:val="single" w:sz="4" w:space="0" w:color="auto"/>
              <w:right w:val="single" w:sz="4" w:space="0" w:color="auto"/>
            </w:tcBorders>
          </w:tcPr>
          <w:p w14:paraId="1B230ABF" w14:textId="26A156F5" w:rsidR="00FC58BE" w:rsidRPr="005A49B8" w:rsidRDefault="00BC4753" w:rsidP="00FC58BE">
            <w:pPr>
              <w:pStyle w:val="TableText10"/>
              <w:rPr>
                <w:rFonts w:ascii="Calibri" w:eastAsiaTheme="minorHAnsi" w:hAnsi="Calibri" w:cs="Calibri"/>
                <w:szCs w:val="20"/>
                <w:lang w:val="en-GB"/>
              </w:rPr>
            </w:pPr>
            <w:r>
              <w:rPr>
                <w:rFonts w:ascii="Calibri" w:eastAsiaTheme="minorHAnsi" w:hAnsi="Calibri" w:cs="Calibri"/>
                <w:szCs w:val="20"/>
                <w:lang w:val="en-GB"/>
              </w:rPr>
              <w:t>state</w:t>
            </w:r>
            <w:r w:rsidR="001E30DE">
              <w:rPr>
                <w:rFonts w:ascii="Calibri" w:eastAsiaTheme="minorHAnsi" w:hAnsi="Calibri" w:cs="Calibri"/>
                <w:szCs w:val="20"/>
                <w:lang w:val="en-GB"/>
              </w:rPr>
              <w:t>I</w:t>
            </w:r>
            <w:r>
              <w:rPr>
                <w:rFonts w:ascii="Calibri" w:eastAsiaTheme="minorHAnsi" w:hAnsi="Calibri" w:cs="Calibri"/>
                <w:szCs w:val="20"/>
                <w:lang w:val="en-GB"/>
              </w:rPr>
              <w:t>d</w:t>
            </w:r>
          </w:p>
        </w:tc>
        <w:tc>
          <w:tcPr>
            <w:tcW w:w="1890" w:type="dxa"/>
            <w:tcBorders>
              <w:top w:val="single" w:sz="4" w:space="0" w:color="auto"/>
              <w:left w:val="single" w:sz="4" w:space="0" w:color="auto"/>
              <w:bottom w:val="single" w:sz="4" w:space="0" w:color="auto"/>
              <w:right w:val="single" w:sz="4" w:space="0" w:color="auto"/>
            </w:tcBorders>
          </w:tcPr>
          <w:p w14:paraId="2A5FF16B" w14:textId="6DCE41DA"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00B55A77" w14:textId="3E6ABE25"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Yes</w:t>
            </w:r>
          </w:p>
        </w:tc>
        <w:tc>
          <w:tcPr>
            <w:tcW w:w="3510" w:type="dxa"/>
            <w:tcBorders>
              <w:top w:val="single" w:sz="4" w:space="0" w:color="auto"/>
              <w:left w:val="single" w:sz="4" w:space="0" w:color="auto"/>
              <w:bottom w:val="single" w:sz="4" w:space="0" w:color="auto"/>
              <w:right w:val="single" w:sz="4" w:space="0" w:color="auto"/>
            </w:tcBorders>
          </w:tcPr>
          <w:p w14:paraId="3F9706C8" w14:textId="77777777"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Two-character state identifier</w:t>
            </w:r>
          </w:p>
          <w:p w14:paraId="2A487468" w14:textId="1FEC0D76"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MWRP</w:t>
            </w:r>
            <w:r w:rsidRPr="005A49B8" w:rsidDel="00FC5DDE">
              <w:rPr>
                <w:rFonts w:ascii="Calibri" w:eastAsiaTheme="minorHAnsi" w:hAnsi="Calibri" w:cs="Calibri"/>
                <w:color w:val="000000"/>
                <w:szCs w:val="20"/>
              </w:rPr>
              <w:t xml:space="preserve"> </w:t>
            </w:r>
            <w:r w:rsidRPr="005A49B8">
              <w:rPr>
                <w:rFonts w:ascii="Calibri" w:eastAsiaTheme="minorHAnsi" w:hAnsi="Calibri" w:cs="Calibri"/>
                <w:color w:val="000000"/>
                <w:szCs w:val="20"/>
              </w:rPr>
              <w:t>Reference table: RT_</w:t>
            </w:r>
            <w:r w:rsidRPr="005A49B8">
              <w:rPr>
                <w:rFonts w:ascii="Calibri" w:eastAsiaTheme="minorEastAsia" w:hAnsi="Calibri" w:cs="Calibri"/>
                <w:color w:val="000000" w:themeColor="text1"/>
                <w:szCs w:val="20"/>
              </w:rPr>
              <w:t>STTE</w:t>
            </w:r>
          </w:p>
        </w:tc>
      </w:tr>
      <w:tr w:rsidR="00FC58BE" w:rsidRPr="009F017A" w14:paraId="65696F26" w14:textId="22077156"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3"/>
        </w:trPr>
        <w:tc>
          <w:tcPr>
            <w:tcW w:w="2898" w:type="dxa"/>
            <w:tcBorders>
              <w:top w:val="single" w:sz="4" w:space="0" w:color="auto"/>
              <w:left w:val="single" w:sz="4" w:space="0" w:color="auto"/>
              <w:bottom w:val="single" w:sz="4" w:space="0" w:color="auto"/>
              <w:right w:val="single" w:sz="4" w:space="0" w:color="auto"/>
            </w:tcBorders>
          </w:tcPr>
          <w:p w14:paraId="242EF06D" w14:textId="01D542AD"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requestSource</w:t>
            </w:r>
          </w:p>
        </w:tc>
        <w:tc>
          <w:tcPr>
            <w:tcW w:w="1890" w:type="dxa"/>
            <w:tcBorders>
              <w:top w:val="single" w:sz="4" w:space="0" w:color="auto"/>
              <w:left w:val="single" w:sz="4" w:space="0" w:color="auto"/>
              <w:bottom w:val="single" w:sz="4" w:space="0" w:color="auto"/>
              <w:right w:val="single" w:sz="4" w:space="0" w:color="auto"/>
            </w:tcBorders>
          </w:tcPr>
          <w:p w14:paraId="37CA4297" w14:textId="56455A38"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378E4ECE" w14:textId="30BC778A"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Yes</w:t>
            </w:r>
          </w:p>
        </w:tc>
        <w:tc>
          <w:tcPr>
            <w:tcW w:w="3510" w:type="dxa"/>
            <w:tcBorders>
              <w:top w:val="single" w:sz="4" w:space="0" w:color="auto"/>
              <w:left w:val="single" w:sz="4" w:space="0" w:color="auto"/>
              <w:bottom w:val="single" w:sz="4" w:space="0" w:color="auto"/>
              <w:right w:val="single" w:sz="4" w:space="0" w:color="auto"/>
            </w:tcBorders>
          </w:tcPr>
          <w:p w14:paraId="1293C3DE" w14:textId="1DA105C6"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szCs w:val="20"/>
                <w:lang w:val="en-GB"/>
              </w:rPr>
              <w:t>Source system identifier (e.g. MWRP, VaCMS)</w:t>
            </w:r>
          </w:p>
        </w:tc>
      </w:tr>
      <w:tr w:rsidR="00FC58BE" w:rsidRPr="009F017A" w14:paraId="470E6412" w14:textId="2281952F" w:rsidTr="5AD8E5F2">
        <w:trPr>
          <w:trHeight w:val="764"/>
        </w:trPr>
        <w:tc>
          <w:tcPr>
            <w:tcW w:w="2898" w:type="dxa"/>
            <w:tcBorders>
              <w:top w:val="single" w:sz="4" w:space="0" w:color="auto"/>
              <w:left w:val="single" w:sz="4" w:space="0" w:color="auto"/>
              <w:bottom w:val="single" w:sz="4" w:space="0" w:color="auto"/>
              <w:right w:val="single" w:sz="4" w:space="0" w:color="auto"/>
            </w:tcBorders>
          </w:tcPr>
          <w:p w14:paraId="18D9EBE9" w14:textId="2998C62B"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EastAsia" w:hAnsi="Calibri" w:cs="Calibri"/>
                <w:color w:val="000000" w:themeColor="text1"/>
                <w:szCs w:val="20"/>
              </w:rPr>
              <w:t>caseNumber</w:t>
            </w:r>
          </w:p>
        </w:tc>
        <w:tc>
          <w:tcPr>
            <w:tcW w:w="1890" w:type="dxa"/>
            <w:tcBorders>
              <w:top w:val="single" w:sz="4" w:space="0" w:color="auto"/>
              <w:left w:val="single" w:sz="4" w:space="0" w:color="auto"/>
              <w:bottom w:val="single" w:sz="4" w:space="0" w:color="auto"/>
              <w:right w:val="single" w:sz="4" w:space="0" w:color="auto"/>
            </w:tcBorders>
          </w:tcPr>
          <w:p w14:paraId="7B3BFAB8" w14:textId="20417046"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7CC4219F" w14:textId="18E67DC6"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Yes</w:t>
            </w:r>
          </w:p>
        </w:tc>
        <w:tc>
          <w:tcPr>
            <w:tcW w:w="3510" w:type="dxa"/>
            <w:tcBorders>
              <w:top w:val="single" w:sz="4" w:space="0" w:color="auto"/>
              <w:left w:val="single" w:sz="4" w:space="0" w:color="auto"/>
              <w:bottom w:val="single" w:sz="4" w:space="0" w:color="auto"/>
              <w:right w:val="single" w:sz="4" w:space="0" w:color="auto"/>
            </w:tcBorders>
          </w:tcPr>
          <w:p w14:paraId="6044E94A" w14:textId="3D49760D"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Medicaid case number received from VaCMS for which MWRP verification is executed</w:t>
            </w:r>
          </w:p>
        </w:tc>
      </w:tr>
      <w:tr w:rsidR="00FC58BE" w:rsidRPr="009F017A" w14:paraId="02F755FC" w14:textId="10237BB8"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3"/>
        </w:trPr>
        <w:tc>
          <w:tcPr>
            <w:tcW w:w="2898" w:type="dxa"/>
            <w:tcBorders>
              <w:top w:val="single" w:sz="4" w:space="0" w:color="auto"/>
              <w:left w:val="single" w:sz="4" w:space="0" w:color="auto"/>
              <w:bottom w:val="single" w:sz="4" w:space="0" w:color="auto"/>
              <w:right w:val="single" w:sz="4" w:space="0" w:color="auto"/>
            </w:tcBorders>
          </w:tcPr>
          <w:p w14:paraId="0E21F0DE" w14:textId="03856B4B"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sendEmailToCustomer</w:t>
            </w:r>
          </w:p>
        </w:tc>
        <w:tc>
          <w:tcPr>
            <w:tcW w:w="1890" w:type="dxa"/>
            <w:tcBorders>
              <w:top w:val="single" w:sz="4" w:space="0" w:color="auto"/>
              <w:left w:val="single" w:sz="4" w:space="0" w:color="auto"/>
              <w:bottom w:val="single" w:sz="4" w:space="0" w:color="auto"/>
              <w:right w:val="single" w:sz="4" w:space="0" w:color="auto"/>
            </w:tcBorders>
          </w:tcPr>
          <w:p w14:paraId="47221E75" w14:textId="1B09890F"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Boolean</w:t>
            </w:r>
          </w:p>
        </w:tc>
        <w:tc>
          <w:tcPr>
            <w:tcW w:w="1350" w:type="dxa"/>
            <w:tcBorders>
              <w:top w:val="single" w:sz="4" w:space="0" w:color="auto"/>
              <w:left w:val="single" w:sz="4" w:space="0" w:color="auto"/>
              <w:bottom w:val="single" w:sz="4" w:space="0" w:color="auto"/>
              <w:right w:val="single" w:sz="4" w:space="0" w:color="auto"/>
            </w:tcBorders>
          </w:tcPr>
          <w:p w14:paraId="412B5ACB" w14:textId="272842DC"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Yes</w:t>
            </w:r>
          </w:p>
        </w:tc>
        <w:tc>
          <w:tcPr>
            <w:tcW w:w="3510" w:type="dxa"/>
            <w:tcBorders>
              <w:top w:val="single" w:sz="4" w:space="0" w:color="auto"/>
              <w:left w:val="single" w:sz="4" w:space="0" w:color="auto"/>
              <w:bottom w:val="single" w:sz="4" w:space="0" w:color="auto"/>
              <w:right w:val="single" w:sz="4" w:space="0" w:color="auto"/>
            </w:tcBorders>
          </w:tcPr>
          <w:p w14:paraId="3C4DE9C8" w14:textId="7C533335" w:rsidR="00FC58BE" w:rsidRPr="005A49B8" w:rsidRDefault="00FC58BE" w:rsidP="00FC58BE">
            <w:pPr>
              <w:pStyle w:val="TableText10"/>
              <w:rPr>
                <w:rFonts w:ascii="Calibri" w:eastAsiaTheme="minorHAnsi" w:hAnsi="Calibri" w:cs="Calibri"/>
                <w:szCs w:val="20"/>
                <w:lang w:val="en-GB"/>
              </w:rPr>
            </w:pPr>
            <w:r w:rsidRPr="005A49B8">
              <w:rPr>
                <w:rFonts w:ascii="Calibri" w:eastAsiaTheme="minorHAnsi" w:hAnsi="Calibri" w:cs="Calibri"/>
                <w:color w:val="000000"/>
                <w:szCs w:val="20"/>
              </w:rPr>
              <w:t>Email Notification Flag received from VaCMS</w:t>
            </w:r>
          </w:p>
        </w:tc>
      </w:tr>
      <w:tr w:rsidR="00175691" w:rsidRPr="009F017A" w14:paraId="214BAB93"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3"/>
        </w:trPr>
        <w:tc>
          <w:tcPr>
            <w:tcW w:w="2898" w:type="dxa"/>
            <w:tcBorders>
              <w:top w:val="single" w:sz="4" w:space="0" w:color="auto"/>
              <w:left w:val="single" w:sz="4" w:space="0" w:color="auto"/>
              <w:bottom w:val="single" w:sz="4" w:space="0" w:color="auto"/>
              <w:right w:val="single" w:sz="4" w:space="0" w:color="auto"/>
            </w:tcBorders>
          </w:tcPr>
          <w:p w14:paraId="115AA38F" w14:textId="528FBA19" w:rsidR="00175691" w:rsidRPr="005A49B8" w:rsidRDefault="00175691" w:rsidP="00175691">
            <w:pPr>
              <w:pStyle w:val="TableText10"/>
              <w:rPr>
                <w:rFonts w:ascii="Calibri" w:eastAsiaTheme="minorHAnsi" w:hAnsi="Calibri" w:cs="Calibri"/>
                <w:szCs w:val="20"/>
              </w:rPr>
            </w:pPr>
            <w:r w:rsidRPr="005A49B8">
              <w:rPr>
                <w:rStyle w:val="normaltextrun"/>
                <w:rFonts w:ascii="Calibri" w:hAnsi="Calibri" w:cs="Calibri"/>
                <w:szCs w:val="20"/>
                <w:lang w:val="en-GB"/>
              </w:rPr>
              <w:t>preferredCommunicationLanguage</w:t>
            </w:r>
          </w:p>
        </w:tc>
        <w:tc>
          <w:tcPr>
            <w:tcW w:w="1890" w:type="dxa"/>
            <w:tcBorders>
              <w:top w:val="single" w:sz="4" w:space="0" w:color="auto"/>
              <w:left w:val="single" w:sz="4" w:space="0" w:color="auto"/>
              <w:bottom w:val="single" w:sz="4" w:space="0" w:color="auto"/>
              <w:right w:val="single" w:sz="4" w:space="0" w:color="auto"/>
            </w:tcBorders>
          </w:tcPr>
          <w:p w14:paraId="5D416F47" w14:textId="4ABDD747" w:rsidR="00175691" w:rsidRPr="005A49B8" w:rsidRDefault="00175691" w:rsidP="00175691">
            <w:pPr>
              <w:pStyle w:val="TableText10"/>
              <w:rPr>
                <w:rFonts w:ascii="Calibri" w:eastAsiaTheme="minorHAnsi" w:hAnsi="Calibri" w:cs="Calibri"/>
                <w:szCs w:val="20"/>
              </w:rPr>
            </w:pPr>
            <w:r w:rsidRPr="005A49B8">
              <w:rPr>
                <w:rStyle w:val="normaltextrun"/>
                <w:rFonts w:ascii="Calibri" w:hAnsi="Calibri" w:cs="Calibri"/>
                <w:szCs w:val="20"/>
                <w:lang w:val="en-GB"/>
              </w:rPr>
              <w:t>String</w:t>
            </w:r>
            <w:r w:rsidRPr="005A49B8">
              <w:rPr>
                <w:rStyle w:val="eop"/>
                <w:rFonts w:ascii="Calibri" w:hAnsi="Calibri" w:cs="Calibri"/>
                <w:szCs w:val="20"/>
              </w:rPr>
              <w:t> </w:t>
            </w:r>
          </w:p>
        </w:tc>
        <w:tc>
          <w:tcPr>
            <w:tcW w:w="1350" w:type="dxa"/>
            <w:tcBorders>
              <w:top w:val="single" w:sz="4" w:space="0" w:color="auto"/>
              <w:left w:val="single" w:sz="4" w:space="0" w:color="auto"/>
              <w:bottom w:val="single" w:sz="4" w:space="0" w:color="auto"/>
              <w:right w:val="single" w:sz="4" w:space="0" w:color="auto"/>
            </w:tcBorders>
          </w:tcPr>
          <w:p w14:paraId="3256D7D4" w14:textId="6FF8AECF" w:rsidR="00175691" w:rsidRPr="005A49B8" w:rsidRDefault="00175691" w:rsidP="00175691">
            <w:pPr>
              <w:pStyle w:val="TableText10"/>
              <w:rPr>
                <w:rFonts w:ascii="Calibri" w:eastAsiaTheme="minorHAnsi" w:hAnsi="Calibri" w:cs="Calibri"/>
                <w:szCs w:val="20"/>
              </w:rPr>
            </w:pPr>
            <w:r w:rsidRPr="005A49B8">
              <w:rPr>
                <w:rStyle w:val="normaltextrun"/>
                <w:rFonts w:ascii="Calibri" w:hAnsi="Calibri" w:cs="Calibri"/>
                <w:szCs w:val="20"/>
                <w:lang w:val="en-GB"/>
              </w:rPr>
              <w:t>Yes</w:t>
            </w:r>
            <w:r w:rsidRPr="005A49B8">
              <w:rPr>
                <w:rStyle w:val="eop"/>
                <w:rFonts w:ascii="Calibri" w:hAnsi="Calibri" w:cs="Calibri"/>
                <w:szCs w:val="20"/>
              </w:rPr>
              <w:t> </w:t>
            </w:r>
          </w:p>
        </w:tc>
        <w:tc>
          <w:tcPr>
            <w:tcW w:w="3510" w:type="dxa"/>
            <w:tcBorders>
              <w:top w:val="single" w:sz="4" w:space="0" w:color="auto"/>
              <w:left w:val="single" w:sz="4" w:space="0" w:color="auto"/>
              <w:bottom w:val="single" w:sz="4" w:space="0" w:color="auto"/>
              <w:right w:val="single" w:sz="4" w:space="0" w:color="auto"/>
            </w:tcBorders>
          </w:tcPr>
          <w:p w14:paraId="32572A3E" w14:textId="77777777" w:rsidR="00175691" w:rsidRPr="005A49B8" w:rsidRDefault="00175691" w:rsidP="00175691">
            <w:pPr>
              <w:pStyle w:val="paragraph"/>
              <w:spacing w:before="0" w:beforeAutospacing="0" w:after="0" w:afterAutospacing="0"/>
              <w:textAlignment w:val="baseline"/>
              <w:rPr>
                <w:rFonts w:ascii="Segoe UI" w:hAnsi="Segoe UI" w:cs="Segoe UI"/>
                <w:sz w:val="20"/>
                <w:szCs w:val="20"/>
              </w:rPr>
            </w:pPr>
            <w:r w:rsidRPr="005A49B8">
              <w:rPr>
                <w:rStyle w:val="normaltextrun"/>
                <w:rFonts w:ascii="Calibri" w:hAnsi="Calibri" w:cs="Calibri"/>
                <w:sz w:val="20"/>
                <w:szCs w:val="20"/>
                <w:lang w:val="en-GB"/>
              </w:rPr>
              <w:t>Preferred language of communication</w:t>
            </w:r>
            <w:r w:rsidRPr="005A49B8">
              <w:rPr>
                <w:rStyle w:val="eop"/>
                <w:rFonts w:ascii="Calibri" w:hAnsi="Calibri" w:cs="Calibri"/>
                <w:sz w:val="20"/>
                <w:szCs w:val="20"/>
              </w:rPr>
              <w:t> </w:t>
            </w:r>
          </w:p>
          <w:p w14:paraId="48A29C1C" w14:textId="53E97334" w:rsidR="00175691" w:rsidRPr="005A49B8" w:rsidRDefault="00175691" w:rsidP="00011D0A">
            <w:pPr>
              <w:pStyle w:val="paragraph"/>
              <w:spacing w:before="0" w:beforeAutospacing="0" w:after="0" w:afterAutospacing="0"/>
              <w:textAlignment w:val="baseline"/>
              <w:rPr>
                <w:rFonts w:eastAsiaTheme="minorEastAsia"/>
              </w:rPr>
            </w:pPr>
            <w:r w:rsidRPr="005A49B8">
              <w:rPr>
                <w:rStyle w:val="normaltextrun"/>
                <w:rFonts w:ascii="Calibri" w:hAnsi="Calibri" w:cs="Calibri"/>
                <w:sz w:val="20"/>
                <w:szCs w:val="20"/>
                <w:lang w:val="en-GB"/>
              </w:rPr>
              <w:t>Reference table: RT_LANGUAGE</w:t>
            </w:r>
          </w:p>
        </w:tc>
      </w:tr>
      <w:tr w:rsidR="5A6E645B" w14:paraId="54CE6DFA" w14:textId="18643648"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3"/>
        </w:trPr>
        <w:tc>
          <w:tcPr>
            <w:tcW w:w="2898" w:type="dxa"/>
            <w:tcBorders>
              <w:top w:val="single" w:sz="4" w:space="0" w:color="auto"/>
              <w:left w:val="single" w:sz="4" w:space="0" w:color="auto"/>
              <w:bottom w:val="single" w:sz="4" w:space="0" w:color="auto"/>
              <w:right w:val="single" w:sz="4" w:space="0" w:color="auto"/>
            </w:tcBorders>
          </w:tcPr>
          <w:p w14:paraId="77C2EAFD" w14:textId="5E2B3A55" w:rsidR="5A6E645B" w:rsidRPr="005A49B8" w:rsidRDefault="00660DC0">
            <w:pPr>
              <w:pStyle w:val="TableText10"/>
              <w:rPr>
                <w:rFonts w:ascii="Calibri" w:eastAsia="Calibri" w:hAnsi="Calibri" w:cs="Calibri"/>
                <w:szCs w:val="20"/>
                <w:lang w:val="en-GB"/>
              </w:rPr>
            </w:pPr>
            <w:r w:rsidRPr="005A49B8">
              <w:rPr>
                <w:rFonts w:ascii="Calibri" w:eastAsia="Calibri" w:hAnsi="Calibri" w:cs="Calibri"/>
                <w:szCs w:val="20"/>
                <w:lang w:val="en-GB"/>
              </w:rPr>
              <w:t>documentsUploadedIn</w:t>
            </w:r>
          </w:p>
        </w:tc>
        <w:tc>
          <w:tcPr>
            <w:tcW w:w="1890" w:type="dxa"/>
            <w:tcBorders>
              <w:top w:val="single" w:sz="4" w:space="0" w:color="auto"/>
              <w:left w:val="single" w:sz="4" w:space="0" w:color="auto"/>
              <w:bottom w:val="single" w:sz="4" w:space="0" w:color="auto"/>
              <w:right w:val="single" w:sz="4" w:space="0" w:color="auto"/>
            </w:tcBorders>
          </w:tcPr>
          <w:p w14:paraId="16F46C77" w14:textId="5C298709" w:rsidR="5A6E645B" w:rsidRPr="005A49B8" w:rsidRDefault="09F20222" w:rsidP="00FB4F57">
            <w:pPr>
              <w:pStyle w:val="TableText10"/>
              <w:rPr>
                <w:rFonts w:ascii="Calibri" w:eastAsia="Calibri" w:hAnsi="Calibri" w:cs="Calibri"/>
                <w:szCs w:val="20"/>
                <w:lang w:val="en-GB"/>
              </w:rPr>
            </w:pPr>
            <w:r w:rsidRPr="005A49B8">
              <w:rPr>
                <w:rFonts w:ascii="Calibri" w:eastAsia="Calibri" w:hAnsi="Calibri" w:cs="Calibri"/>
                <w:szCs w:val="20"/>
                <w:lang w:val="en-GB"/>
              </w:rPr>
              <w:t>Array&lt;DocumentsDTO&gt;</w:t>
            </w:r>
          </w:p>
        </w:tc>
        <w:tc>
          <w:tcPr>
            <w:tcW w:w="1350" w:type="dxa"/>
            <w:tcBorders>
              <w:top w:val="single" w:sz="4" w:space="0" w:color="auto"/>
              <w:left w:val="single" w:sz="4" w:space="0" w:color="auto"/>
              <w:bottom w:val="single" w:sz="4" w:space="0" w:color="auto"/>
              <w:right w:val="single" w:sz="4" w:space="0" w:color="auto"/>
            </w:tcBorders>
          </w:tcPr>
          <w:p w14:paraId="020AD517" w14:textId="4981A4CD" w:rsidR="57880634" w:rsidRPr="005A49B8" w:rsidRDefault="57880634">
            <w:pPr>
              <w:pStyle w:val="TableText10"/>
              <w:rPr>
                <w:rFonts w:ascii="Calibri" w:eastAsia="Calibri" w:hAnsi="Calibri" w:cs="Calibri"/>
                <w:szCs w:val="20"/>
              </w:rPr>
            </w:pPr>
            <w:r w:rsidRPr="005A49B8">
              <w:rPr>
                <w:rFonts w:ascii="Calibri" w:eastAsia="Calibri" w:hAnsi="Calibri" w:cs="Calibri"/>
                <w:szCs w:val="20"/>
                <w:lang w:val="en-GB"/>
              </w:rPr>
              <w:t>No</w:t>
            </w:r>
          </w:p>
        </w:tc>
        <w:tc>
          <w:tcPr>
            <w:tcW w:w="3510" w:type="dxa"/>
            <w:tcBorders>
              <w:top w:val="single" w:sz="4" w:space="0" w:color="auto"/>
              <w:left w:val="single" w:sz="4" w:space="0" w:color="auto"/>
              <w:bottom w:val="single" w:sz="4" w:space="0" w:color="auto"/>
              <w:right w:val="single" w:sz="4" w:space="0" w:color="auto"/>
            </w:tcBorders>
          </w:tcPr>
          <w:p w14:paraId="15673564" w14:textId="12E08799" w:rsidR="57880634" w:rsidRPr="005A49B8" w:rsidRDefault="3A04C261" w:rsidP="6B0F709B">
            <w:pPr>
              <w:pStyle w:val="TableText10"/>
              <w:rPr>
                <w:rFonts w:ascii="Calibri" w:eastAsia="Calibri" w:hAnsi="Calibri" w:cs="Calibri"/>
                <w:lang w:val="en-GB"/>
              </w:rPr>
            </w:pPr>
            <w:r w:rsidRPr="6B0F709B">
              <w:rPr>
                <w:rFonts w:ascii="Calibri" w:eastAsia="Calibri" w:hAnsi="Calibri" w:cs="Calibri"/>
                <w:lang w:val="en-GB"/>
              </w:rPr>
              <w:t>Documents uploaded</w:t>
            </w:r>
            <w:r w:rsidR="41A9E8DC" w:rsidRPr="6B0F709B">
              <w:rPr>
                <w:rFonts w:ascii="Calibri" w:eastAsia="Calibri" w:hAnsi="Calibri" w:cs="Calibri"/>
                <w:lang w:val="en-GB"/>
              </w:rPr>
              <w:t>. Null if nothing uploaded.</w:t>
            </w:r>
          </w:p>
        </w:tc>
      </w:tr>
      <w:tr w:rsidR="001C61A1" w:rsidRPr="009F017A" w14:paraId="22A6F4A2"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3"/>
        </w:trPr>
        <w:tc>
          <w:tcPr>
            <w:tcW w:w="2898" w:type="dxa"/>
            <w:tcBorders>
              <w:top w:val="single" w:sz="4" w:space="0" w:color="auto"/>
              <w:left w:val="single" w:sz="4" w:space="0" w:color="auto"/>
              <w:bottom w:val="single" w:sz="4" w:space="0" w:color="auto"/>
              <w:right w:val="single" w:sz="4" w:space="0" w:color="auto"/>
            </w:tcBorders>
          </w:tcPr>
          <w:p w14:paraId="1815E74D" w14:textId="00CD8739" w:rsidR="001C61A1" w:rsidRPr="005A49B8" w:rsidRDefault="001C61A1" w:rsidP="001C61A1">
            <w:pPr>
              <w:pStyle w:val="TableText10"/>
              <w:rPr>
                <w:rFonts w:ascii="Calibri" w:eastAsiaTheme="minorEastAsia" w:hAnsi="Calibri" w:cs="Calibri"/>
                <w:color w:val="000000"/>
                <w:szCs w:val="20"/>
              </w:rPr>
            </w:pPr>
            <w:r w:rsidRPr="005A49B8">
              <w:rPr>
                <w:rFonts w:ascii="Calibri" w:eastAsiaTheme="minorEastAsia" w:hAnsi="Calibri" w:cs="Calibri"/>
                <w:szCs w:val="20"/>
                <w:lang w:val="en-GB"/>
              </w:rPr>
              <w:t>ceVerified</w:t>
            </w:r>
          </w:p>
        </w:tc>
        <w:tc>
          <w:tcPr>
            <w:tcW w:w="1890" w:type="dxa"/>
            <w:tcBorders>
              <w:top w:val="single" w:sz="4" w:space="0" w:color="auto"/>
              <w:left w:val="single" w:sz="4" w:space="0" w:color="auto"/>
              <w:bottom w:val="single" w:sz="4" w:space="0" w:color="auto"/>
              <w:right w:val="single" w:sz="4" w:space="0" w:color="auto"/>
            </w:tcBorders>
          </w:tcPr>
          <w:p w14:paraId="1B5730D8" w14:textId="0A2456BD" w:rsidR="001C61A1" w:rsidRPr="005A49B8" w:rsidRDefault="7D37918A" w:rsidP="001C61A1">
            <w:pPr>
              <w:pStyle w:val="TableText10"/>
              <w:rPr>
                <w:rFonts w:ascii="Calibri" w:eastAsiaTheme="minorEastAsia" w:hAnsi="Calibri" w:cs="Calibri"/>
                <w:color w:val="000000"/>
              </w:rPr>
            </w:pPr>
            <w:r w:rsidRPr="4E8367F1">
              <w:rPr>
                <w:rFonts w:ascii="Calibri" w:eastAsiaTheme="minorEastAsia" w:hAnsi="Calibri" w:cs="Calibri"/>
                <w:lang w:val="en-GB"/>
              </w:rPr>
              <w:t>Array&lt;</w:t>
            </w:r>
            <w:r w:rsidR="001C61A1" w:rsidRPr="4E8367F1">
              <w:rPr>
                <w:rFonts w:ascii="Calibri" w:eastAsiaTheme="minorEastAsia" w:hAnsi="Calibri" w:cs="Calibri"/>
                <w:lang w:val="en-GB"/>
              </w:rPr>
              <w:t>CeVerifiedDTO</w:t>
            </w:r>
            <w:r w:rsidR="2FFFA06C" w:rsidRPr="4E8367F1">
              <w:rPr>
                <w:rFonts w:ascii="Calibri" w:eastAsiaTheme="minorEastAsia" w:hAnsi="Calibri" w:cs="Calibri"/>
                <w:lang w:val="en-GB"/>
              </w:rPr>
              <w:t>&gt;</w:t>
            </w:r>
          </w:p>
        </w:tc>
        <w:tc>
          <w:tcPr>
            <w:tcW w:w="1350" w:type="dxa"/>
            <w:tcBorders>
              <w:top w:val="single" w:sz="4" w:space="0" w:color="auto"/>
              <w:left w:val="single" w:sz="4" w:space="0" w:color="auto"/>
              <w:bottom w:val="single" w:sz="4" w:space="0" w:color="auto"/>
              <w:right w:val="single" w:sz="4" w:space="0" w:color="auto"/>
            </w:tcBorders>
          </w:tcPr>
          <w:p w14:paraId="7AF986F6" w14:textId="079E3426" w:rsidR="001C61A1" w:rsidRPr="005A49B8" w:rsidRDefault="001C61A1" w:rsidP="001C61A1">
            <w:pPr>
              <w:pStyle w:val="TableText10"/>
              <w:rPr>
                <w:rFonts w:ascii="Calibri" w:eastAsiaTheme="minorHAnsi" w:hAnsi="Calibri" w:cs="Calibri"/>
                <w:color w:val="000000"/>
                <w:szCs w:val="20"/>
              </w:rPr>
            </w:pPr>
            <w:r w:rsidRPr="005A49B8">
              <w:rPr>
                <w:rFonts w:ascii="Calibri" w:eastAsiaTheme="minorHAnsi" w:hAnsi="Calibri" w:cs="Calibri"/>
                <w:szCs w:val="20"/>
                <w:lang w:val="en-GB"/>
              </w:rPr>
              <w:t>Yes</w:t>
            </w:r>
          </w:p>
        </w:tc>
        <w:tc>
          <w:tcPr>
            <w:tcW w:w="3510" w:type="dxa"/>
            <w:tcBorders>
              <w:top w:val="single" w:sz="4" w:space="0" w:color="auto"/>
              <w:left w:val="single" w:sz="4" w:space="0" w:color="auto"/>
              <w:bottom w:val="single" w:sz="4" w:space="0" w:color="auto"/>
              <w:right w:val="single" w:sz="4" w:space="0" w:color="auto"/>
            </w:tcBorders>
          </w:tcPr>
          <w:p w14:paraId="51BB89EC" w14:textId="17C4C1A7" w:rsidR="001C61A1" w:rsidRPr="005A49B8" w:rsidRDefault="00D6308F" w:rsidP="6B0F709B">
            <w:pPr>
              <w:pStyle w:val="TableText10"/>
              <w:rPr>
                <w:rFonts w:ascii="Calibri" w:eastAsiaTheme="minorEastAsia" w:hAnsi="Calibri" w:cs="Calibri"/>
                <w:color w:val="000000"/>
              </w:rPr>
            </w:pPr>
            <w:r w:rsidRPr="6B0F709B">
              <w:rPr>
                <w:rFonts w:ascii="Calibri" w:eastAsiaTheme="minorEastAsia" w:hAnsi="Calibri" w:cs="Calibri"/>
                <w:lang w:val="en-GB"/>
              </w:rPr>
              <w:t>Medicaid Work Requirement</w:t>
            </w:r>
            <w:r w:rsidR="0A3D7D17" w:rsidRPr="6B0F709B">
              <w:rPr>
                <w:rFonts w:ascii="Calibri" w:eastAsiaTheme="minorEastAsia" w:hAnsi="Calibri" w:cs="Calibri"/>
                <w:lang w:val="en-GB"/>
              </w:rPr>
              <w:t xml:space="preserve"> verification result for the individual</w:t>
            </w:r>
          </w:p>
        </w:tc>
      </w:tr>
    </w:tbl>
    <w:p w14:paraId="7E6EAEDD" w14:textId="77777777" w:rsidR="00551264" w:rsidRDefault="00551264" w:rsidP="00E93BDC">
      <w:pPr>
        <w:spacing w:before="120"/>
        <w:ind w:right="162"/>
        <w:rPr>
          <w:rFonts w:ascii="Calibri" w:eastAsia="Calibri" w:hAnsi="Calibri" w:cs="Calibri"/>
          <w:sz w:val="22"/>
          <w:szCs w:val="22"/>
          <w:u w:val="single"/>
          <w:lang w:val="en-GB"/>
        </w:rPr>
      </w:pPr>
    </w:p>
    <w:p w14:paraId="6ADBE034" w14:textId="5F5DBEC9" w:rsidR="269D420C" w:rsidRPr="00BC4753" w:rsidRDefault="3A1AA3FB" w:rsidP="00605064">
      <w:pPr>
        <w:spacing w:before="120"/>
        <w:ind w:right="162"/>
        <w:rPr>
          <w:rFonts w:ascii="Calibri" w:eastAsia="Calibri" w:hAnsi="Calibri" w:cs="Calibri"/>
          <w:sz w:val="22"/>
          <w:szCs w:val="22"/>
          <w:lang w:val="en-GB"/>
        </w:rPr>
      </w:pPr>
      <w:r w:rsidRPr="6B0F709B">
        <w:rPr>
          <w:rFonts w:ascii="Calibri" w:eastAsia="Calibri" w:hAnsi="Calibri" w:cs="Calibri"/>
          <w:sz w:val="22"/>
          <w:szCs w:val="22"/>
          <w:lang w:val="en-GB"/>
        </w:rPr>
        <w:t>DocumentsDTO:</w:t>
      </w:r>
      <w:r w:rsidR="00E13EE7" w:rsidRPr="6B0F709B">
        <w:rPr>
          <w:rFonts w:ascii="Calibri" w:eastAsia="Calibri" w:hAnsi="Calibri" w:cs="Calibri"/>
          <w:sz w:val="22"/>
          <w:szCs w:val="22"/>
          <w:lang w:val="en-GB"/>
        </w:rPr>
        <w:t xml:space="preserve"> </w:t>
      </w:r>
      <w:r w:rsidR="025E8F7A" w:rsidRPr="6B0F709B">
        <w:rPr>
          <w:rFonts w:ascii="Calibri" w:eastAsia="Calibri" w:hAnsi="Calibri" w:cs="Calibri"/>
          <w:sz w:val="22"/>
          <w:szCs w:val="22"/>
          <w:lang w:val="en-GB"/>
        </w:rPr>
        <w:t xml:space="preserve">This DTO holds document details </w:t>
      </w:r>
      <w:r w:rsidR="3AB29C96" w:rsidRPr="6B0F709B">
        <w:rPr>
          <w:rFonts w:ascii="Calibri" w:eastAsia="Calibri" w:hAnsi="Calibri" w:cs="Calibri"/>
          <w:sz w:val="22"/>
          <w:szCs w:val="22"/>
          <w:lang w:val="en-GB"/>
        </w:rPr>
        <w:t xml:space="preserve">for documents </w:t>
      </w:r>
      <w:r w:rsidR="00361F2C" w:rsidRPr="6B0F709B">
        <w:rPr>
          <w:rFonts w:ascii="Calibri" w:eastAsia="Calibri" w:hAnsi="Calibri" w:cs="Calibri"/>
          <w:sz w:val="22"/>
          <w:szCs w:val="22"/>
          <w:lang w:val="en-GB"/>
        </w:rPr>
        <w:t>i</w:t>
      </w:r>
      <w:r w:rsidR="025E8F7A" w:rsidRPr="6B0F709B">
        <w:rPr>
          <w:rFonts w:ascii="Calibri" w:eastAsia="Calibri" w:hAnsi="Calibri" w:cs="Calibri"/>
          <w:sz w:val="22"/>
          <w:szCs w:val="22"/>
          <w:lang w:val="en-GB"/>
        </w:rPr>
        <w:t>n</w:t>
      </w:r>
      <w:r w:rsidR="008C06B7">
        <w:rPr>
          <w:rFonts w:ascii="Calibri" w:eastAsia="Calibri" w:hAnsi="Calibri" w:cs="Calibri"/>
          <w:sz w:val="22"/>
          <w:szCs w:val="22"/>
          <w:lang w:val="en-GB"/>
        </w:rPr>
        <w:t xml:space="preserve"> MWRP</w:t>
      </w:r>
      <w:r w:rsidR="0087023D" w:rsidRPr="0087023D">
        <w:rPr>
          <w:rFonts w:ascii="Calibri" w:hAnsi="Calibri" w:cs="Calibri"/>
          <w:color w:val="6D5700"/>
          <w:sz w:val="22"/>
          <w:szCs w:val="22"/>
          <w:bdr w:val="none" w:sz="0" w:space="0" w:color="auto" w:frame="1"/>
          <w:lang w:val="en-GB"/>
        </w:rPr>
        <w:t xml:space="preserve"> </w:t>
      </w:r>
      <w:r w:rsidR="0087023D" w:rsidRPr="0087023D">
        <w:rPr>
          <w:rFonts w:ascii="Calibri" w:eastAsia="Calibri" w:hAnsi="Calibri" w:cs="Calibri"/>
          <w:sz w:val="22"/>
          <w:szCs w:val="22"/>
          <w:lang w:val="en-GB"/>
        </w:rPr>
        <w:t>or VaCMS</w:t>
      </w:r>
    </w:p>
    <w:p w14:paraId="731EDFDB" w14:textId="08A8AE1F" w:rsidR="16CDFDAE" w:rsidRDefault="16CDFDAE" w:rsidP="16CDFDAE">
      <w:pPr>
        <w:ind w:right="162"/>
        <w:rPr>
          <w:rFonts w:ascii="Calibri" w:hAnsi="Calibri" w:cs="Calibri"/>
        </w:rPr>
      </w:pPr>
    </w:p>
    <w:tbl>
      <w:tblPr>
        <w:tblW w:w="9630" w:type="dxa"/>
        <w:tblInd w:w="-9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3060"/>
        <w:gridCol w:w="2160"/>
        <w:gridCol w:w="1350"/>
        <w:gridCol w:w="3060"/>
      </w:tblGrid>
      <w:tr w:rsidR="007D0991" w:rsidRPr="00901F4A" w14:paraId="32DE0948" w14:textId="06C8E2C2" w:rsidTr="5AD8E5F2">
        <w:trPr>
          <w:trHeight w:val="285"/>
          <w:tblHeader/>
        </w:trPr>
        <w:tc>
          <w:tcPr>
            <w:tcW w:w="306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5EA207DD" w14:textId="3873A09A" w:rsidR="007D0991" w:rsidRPr="008661F6" w:rsidRDefault="007D0991" w:rsidP="007E1667">
            <w:pPr>
              <w:pStyle w:val="TableText10HeaderCenter"/>
              <w:spacing w:before="120"/>
              <w:rPr>
                <w:rFonts w:ascii="Calibri" w:hAnsi="Calibri" w:cs="Calibri"/>
                <w:sz w:val="22"/>
                <w:szCs w:val="22"/>
              </w:rPr>
            </w:pPr>
            <w:r w:rsidRPr="007E1667">
              <w:rPr>
                <w:rFonts w:ascii="Calibri" w:eastAsia="Calibri" w:hAnsi="Calibri" w:cs="Calibri"/>
                <w:color w:val="FFFFFF" w:themeColor="background1"/>
                <w:szCs w:val="20"/>
                <w:lang w:val="en-GB"/>
              </w:rPr>
              <w:t>Field</w:t>
            </w:r>
          </w:p>
        </w:tc>
        <w:tc>
          <w:tcPr>
            <w:tcW w:w="216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3075A04E" w14:textId="1E075ADB" w:rsidR="007D0991" w:rsidRPr="00901F4A" w:rsidRDefault="007D0991" w:rsidP="007D0991">
            <w:pPr>
              <w:pStyle w:val="TableText10HeaderCenter"/>
              <w:spacing w:before="120"/>
              <w:rPr>
                <w:rFonts w:ascii="Calibri" w:eastAsia="Calibri" w:hAnsi="Calibri" w:cs="Calibri"/>
                <w:color w:val="FFFFFF" w:themeColor="background1"/>
                <w:szCs w:val="20"/>
              </w:rPr>
            </w:pPr>
            <w:r w:rsidRPr="00901F4A">
              <w:rPr>
                <w:rFonts w:ascii="Calibri" w:eastAsia="Calibri" w:hAnsi="Calibri" w:cs="Calibri"/>
                <w:color w:val="FFFFFF" w:themeColor="background1"/>
                <w:szCs w:val="20"/>
                <w:lang w:val="en-GB"/>
              </w:rPr>
              <w:t>Type</w:t>
            </w:r>
          </w:p>
        </w:tc>
        <w:tc>
          <w:tcPr>
            <w:tcW w:w="135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1C610DFA" w14:textId="1CDF91C4" w:rsidR="007D0991" w:rsidRPr="00901F4A" w:rsidRDefault="007D0991" w:rsidP="007D0991">
            <w:pPr>
              <w:pStyle w:val="TableText10HeaderCenter"/>
              <w:spacing w:before="120"/>
              <w:rPr>
                <w:rFonts w:ascii="Calibri" w:eastAsia="Calibri" w:hAnsi="Calibri" w:cs="Calibri"/>
                <w:color w:val="FFFFFF" w:themeColor="background1"/>
                <w:szCs w:val="20"/>
              </w:rPr>
            </w:pPr>
            <w:r w:rsidRPr="00901F4A">
              <w:rPr>
                <w:rFonts w:ascii="Calibri" w:eastAsia="Calibri" w:hAnsi="Calibri" w:cs="Calibri"/>
                <w:color w:val="FFFFFF" w:themeColor="background1"/>
                <w:szCs w:val="20"/>
                <w:lang w:val="en-GB"/>
              </w:rPr>
              <w:t>Required</w:t>
            </w:r>
          </w:p>
        </w:tc>
        <w:tc>
          <w:tcPr>
            <w:tcW w:w="306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39211621" w14:textId="6168A683" w:rsidR="007D0991" w:rsidRPr="00901F4A" w:rsidRDefault="007D0991" w:rsidP="007D0991">
            <w:pPr>
              <w:pStyle w:val="TableText10HeaderCenter"/>
              <w:spacing w:before="120"/>
              <w:rPr>
                <w:rFonts w:ascii="Calibri" w:eastAsia="Calibri" w:hAnsi="Calibri" w:cs="Calibri"/>
                <w:color w:val="FFFFFF" w:themeColor="background1"/>
                <w:szCs w:val="20"/>
              </w:rPr>
            </w:pPr>
            <w:r w:rsidRPr="00901F4A">
              <w:rPr>
                <w:rFonts w:ascii="Calibri" w:eastAsia="Calibri" w:hAnsi="Calibri" w:cs="Calibri"/>
                <w:color w:val="FFFFFF" w:themeColor="background1"/>
                <w:szCs w:val="20"/>
                <w:lang w:val="en-GB"/>
              </w:rPr>
              <w:t>Description</w:t>
            </w:r>
          </w:p>
        </w:tc>
      </w:tr>
      <w:tr w:rsidR="007D0991" w:rsidRPr="00901F4A" w14:paraId="6B976F9E" w14:textId="7F2DFFEA"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756479A7" w14:textId="5DE2FF48"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documentType</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3E46F433" w14:textId="25309BFA"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48CD6260" w14:textId="56FC7DE3"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727F4D95" w14:textId="76829EAF" w:rsidR="007D0991" w:rsidRPr="005A49B8" w:rsidRDefault="22B4C472" w:rsidP="6B0F709B">
            <w:pPr>
              <w:pStyle w:val="TableText10"/>
              <w:rPr>
                <w:rFonts w:ascii="Calibri" w:eastAsia="Calibri" w:hAnsi="Calibri" w:cs="Calibri"/>
                <w:lang w:val="en-GB"/>
              </w:rPr>
            </w:pPr>
            <w:r w:rsidRPr="5AD8E5F2">
              <w:rPr>
                <w:rFonts w:ascii="Calibri" w:eastAsia="Calibri" w:hAnsi="Calibri" w:cs="Calibri"/>
                <w:lang w:val="en-GB"/>
              </w:rPr>
              <w:t>Document Type classification for the document</w:t>
            </w:r>
            <w:r w:rsidR="08EEC438" w:rsidRPr="5AD8E5F2">
              <w:rPr>
                <w:rFonts w:ascii="Calibri" w:eastAsia="Calibri" w:hAnsi="Calibri" w:cs="Calibri"/>
                <w:lang w:val="en-GB"/>
              </w:rPr>
              <w:t>, as selected by th</w:t>
            </w:r>
            <w:r w:rsidR="62AAD781" w:rsidRPr="5AD8E5F2">
              <w:rPr>
                <w:rFonts w:ascii="Calibri" w:eastAsia="Calibri" w:hAnsi="Calibri" w:cs="Calibri"/>
                <w:lang w:val="en-GB"/>
              </w:rPr>
              <w:t>e</w:t>
            </w:r>
            <w:r w:rsidR="08EEC438" w:rsidRPr="5AD8E5F2">
              <w:rPr>
                <w:rFonts w:ascii="Calibri" w:eastAsia="Calibri" w:hAnsi="Calibri" w:cs="Calibri"/>
                <w:lang w:val="en-GB"/>
              </w:rPr>
              <w:t xml:space="preserve"> Mailroom</w:t>
            </w:r>
          </w:p>
          <w:p w14:paraId="66CE0B1A" w14:textId="74B92E31" w:rsidR="007D0991" w:rsidRPr="005A49B8" w:rsidRDefault="007D0991" w:rsidP="007D0991">
            <w:pPr>
              <w:pStyle w:val="TableText10"/>
              <w:spacing w:before="120" w:after="0" w:line="240" w:lineRule="atLeast"/>
              <w:rPr>
                <w:rFonts w:ascii="Calibri" w:eastAsia="Calibri" w:hAnsi="Calibri" w:cs="Calibri"/>
                <w:szCs w:val="20"/>
              </w:rPr>
            </w:pPr>
            <w:r w:rsidRPr="005A49B8">
              <w:rPr>
                <w:rFonts w:ascii="Calibri" w:eastAsia="Calibri" w:hAnsi="Calibri" w:cs="Calibri"/>
                <w:szCs w:val="20"/>
                <w:lang w:val="en-GB"/>
              </w:rPr>
              <w:t>Reference Table: RT_DOCTYPE</w:t>
            </w:r>
          </w:p>
        </w:tc>
      </w:tr>
      <w:tr w:rsidR="007D0991" w:rsidRPr="00901F4A" w14:paraId="0161AC6F" w14:textId="594942E9"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20C8942A" w14:textId="6615AD42"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documentSubType</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5950C30E" w14:textId="01023396"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3B45A719" w14:textId="01B937FA"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15A38FC2" w14:textId="6B819FC7" w:rsidR="007D0991" w:rsidRPr="005A49B8" w:rsidRDefault="18399C14" w:rsidP="6B0F709B">
            <w:pPr>
              <w:pStyle w:val="TableText10"/>
              <w:spacing w:before="120" w:after="0" w:line="240" w:lineRule="atLeast"/>
              <w:rPr>
                <w:rFonts w:ascii="Calibri" w:eastAsia="Calibri" w:hAnsi="Calibri" w:cs="Calibri"/>
                <w:lang w:val="en-GB"/>
              </w:rPr>
            </w:pPr>
            <w:r w:rsidRPr="6B0F709B">
              <w:rPr>
                <w:rFonts w:ascii="Calibri" w:eastAsia="Calibri" w:hAnsi="Calibri" w:cs="Calibri"/>
                <w:lang w:val="en-GB"/>
              </w:rPr>
              <w:t>Displays the document subtype classification for the document</w:t>
            </w:r>
            <w:r w:rsidR="143B2716" w:rsidRPr="6B0F709B">
              <w:rPr>
                <w:rFonts w:ascii="Calibri" w:eastAsia="Calibri" w:hAnsi="Calibri" w:cs="Calibri"/>
                <w:lang w:val="en-GB"/>
              </w:rPr>
              <w:t>, as selected by the Mailroom</w:t>
            </w:r>
          </w:p>
          <w:p w14:paraId="2BA5F8F9" w14:textId="7BAA8F52" w:rsidR="007D0991" w:rsidRPr="005A49B8" w:rsidRDefault="007D0991" w:rsidP="007D0991">
            <w:pPr>
              <w:pStyle w:val="TableText10"/>
              <w:spacing w:before="120" w:after="0" w:line="240" w:lineRule="atLeast"/>
              <w:rPr>
                <w:rFonts w:ascii="Calibri" w:eastAsia="Calibri" w:hAnsi="Calibri" w:cs="Calibri"/>
                <w:szCs w:val="20"/>
              </w:rPr>
            </w:pPr>
            <w:r w:rsidRPr="005A49B8">
              <w:rPr>
                <w:rFonts w:ascii="Calibri" w:eastAsia="Calibri" w:hAnsi="Calibri" w:cs="Calibri"/>
                <w:szCs w:val="20"/>
                <w:lang w:val="en-GB"/>
              </w:rPr>
              <w:t>Reference Table: RT_DOCUMENTSUBTYPE</w:t>
            </w:r>
          </w:p>
        </w:tc>
      </w:tr>
      <w:tr w:rsidR="007D0991" w:rsidRPr="00901F4A" w14:paraId="62BCA766" w14:textId="57179028"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1F98E6DC" w14:textId="5AB5705C"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clientId</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12AAE48B" w14:textId="4A5E1BE7" w:rsidR="007D0991" w:rsidRPr="005A49B8" w:rsidRDefault="019956C8" w:rsidP="007D0991">
            <w:pPr>
              <w:pStyle w:val="TableText10"/>
              <w:rPr>
                <w:rFonts w:ascii="Calibri" w:eastAsia="Calibri" w:hAnsi="Calibri" w:cs="Calibri"/>
              </w:rPr>
            </w:pPr>
            <w:r w:rsidRPr="23B93EDC">
              <w:rPr>
                <w:rFonts w:ascii="Calibri" w:eastAsia="Calibri" w:hAnsi="Calibri" w:cs="Calibri"/>
                <w:lang w:val="en-GB"/>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775F7243" w14:textId="0769917A" w:rsidR="007D0991" w:rsidRPr="005A49B8" w:rsidRDefault="008C06B7" w:rsidP="6B0F709B">
            <w:pPr>
              <w:pStyle w:val="TableText10"/>
              <w:rPr>
                <w:rFonts w:ascii="Calibri" w:eastAsia="Calibri" w:hAnsi="Calibri" w:cs="Calibri"/>
              </w:rPr>
            </w:pPr>
            <w:r>
              <w:rPr>
                <w:rFonts w:ascii="Calibri" w:eastAsia="Calibri" w:hAnsi="Calibri" w:cs="Calibri"/>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2A7B4068" w14:textId="0AEABAB9" w:rsidR="007D0991" w:rsidRPr="005A49B8" w:rsidRDefault="52368333" w:rsidP="00E97812">
            <w:pPr>
              <w:pStyle w:val="TableText10"/>
              <w:rPr>
                <w:rFonts w:ascii="Calibri" w:eastAsia="Calibri" w:hAnsi="Calibri" w:cs="Calibri"/>
              </w:rPr>
            </w:pPr>
            <w:r w:rsidRPr="6B0F709B">
              <w:rPr>
                <w:rFonts w:ascii="Calibri" w:eastAsiaTheme="minorEastAsia" w:hAnsi="Calibri" w:cs="Calibri"/>
                <w:color w:val="000000" w:themeColor="text1"/>
              </w:rPr>
              <w:t>Unique client identification number (VaCMS Client ID)</w:t>
            </w:r>
            <w:r w:rsidRPr="6B0F709B">
              <w:rPr>
                <w:rFonts w:ascii="Calibri" w:eastAsia="Calibri" w:hAnsi="Calibri" w:cs="Calibri"/>
                <w:lang w:val="en-GB"/>
              </w:rPr>
              <w:t xml:space="preserve"> </w:t>
            </w:r>
          </w:p>
        </w:tc>
      </w:tr>
      <w:tr w:rsidR="007D0991" w:rsidRPr="00901F4A" w14:paraId="7C93B746" w14:textId="7E573F30"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757284DF" w14:textId="16F72841"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documentId</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63CF6D43" w14:textId="6716CA5D" w:rsidR="007D0991" w:rsidRPr="005A49B8" w:rsidRDefault="1F55C14C" w:rsidP="007D0991">
            <w:pPr>
              <w:pStyle w:val="TableText10"/>
              <w:rPr>
                <w:rFonts w:ascii="Calibri" w:eastAsia="Calibri" w:hAnsi="Calibri" w:cs="Calibri"/>
              </w:rPr>
            </w:pPr>
            <w:r w:rsidRPr="4E8367F1">
              <w:rPr>
                <w:rFonts w:ascii="Calibri" w:eastAsia="Calibri" w:hAnsi="Calibri" w:cs="Calibri"/>
                <w:lang w:val="en-GB"/>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60A06987" w14:textId="711044CB"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29C40790" w14:textId="758F627E" w:rsidR="007D0991" w:rsidRPr="005A49B8" w:rsidRDefault="2E3AFB53" w:rsidP="5AD8E5F2">
            <w:pPr>
              <w:pStyle w:val="TableText10"/>
              <w:rPr>
                <w:rFonts w:ascii="Calibri" w:eastAsia="Calibri" w:hAnsi="Calibri" w:cs="Calibri"/>
              </w:rPr>
            </w:pPr>
            <w:r w:rsidRPr="5AD8E5F2">
              <w:rPr>
                <w:rFonts w:ascii="Calibri" w:eastAsia="Calibri" w:hAnsi="Calibri" w:cs="Calibri"/>
                <w:lang w:val="en-GB"/>
              </w:rPr>
              <w:t xml:space="preserve">Id associated with document uploaded from MWRP </w:t>
            </w:r>
            <w:r w:rsidR="43B58212" w:rsidRPr="5AD8E5F2">
              <w:rPr>
                <w:rFonts w:ascii="Calibri" w:eastAsia="Calibri" w:hAnsi="Calibri" w:cs="Calibri"/>
                <w:lang w:val="en-GB"/>
              </w:rPr>
              <w:t>to</w:t>
            </w:r>
            <w:r w:rsidRPr="5AD8E5F2">
              <w:rPr>
                <w:rFonts w:ascii="Calibri" w:eastAsia="Calibri" w:hAnsi="Calibri" w:cs="Calibri"/>
                <w:lang w:val="en-GB"/>
              </w:rPr>
              <w:t xml:space="preserve"> DMIS.</w:t>
            </w:r>
          </w:p>
        </w:tc>
      </w:tr>
      <w:tr w:rsidR="007D0991" w:rsidRPr="00901F4A" w14:paraId="08F2B520" w14:textId="428EEF80"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69209463" w14:textId="48F4EA6F"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documentUploadDate</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4B348332" w14:textId="6B83B1AA"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Date</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020EE7BC" w14:textId="1B6F8F78"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23A25030" w14:textId="150827C2" w:rsidR="007D0991" w:rsidRPr="005A49B8" w:rsidRDefault="2E3AFB53" w:rsidP="5AD8E5F2">
            <w:pPr>
              <w:pStyle w:val="TableText10"/>
              <w:rPr>
                <w:rFonts w:ascii="Calibri" w:eastAsia="Calibri" w:hAnsi="Calibri" w:cs="Calibri"/>
              </w:rPr>
            </w:pPr>
            <w:r w:rsidRPr="5AD8E5F2">
              <w:rPr>
                <w:rFonts w:ascii="Calibri" w:eastAsia="Calibri" w:hAnsi="Calibri" w:cs="Calibri"/>
                <w:lang w:val="en-GB"/>
              </w:rPr>
              <w:t>Date on which document is uploaded from MWRP</w:t>
            </w:r>
            <w:r w:rsidR="00D478F0">
              <w:rPr>
                <w:rFonts w:ascii="Calibri" w:eastAsia="Calibri" w:hAnsi="Calibri" w:cs="Calibri"/>
                <w:lang w:val="en-GB"/>
              </w:rPr>
              <w:t xml:space="preserve"> o</w:t>
            </w:r>
            <w:r w:rsidR="00D478F0" w:rsidRPr="00D478F0">
              <w:rPr>
                <w:rFonts w:ascii="Calibri" w:eastAsia="Calibri" w:hAnsi="Calibri" w:cs="Calibri"/>
                <w:u w:val="single"/>
                <w:lang w:val="en-GB"/>
              </w:rPr>
              <w:t>r VaCMS</w:t>
            </w:r>
            <w:r w:rsidRPr="5AD8E5F2">
              <w:rPr>
                <w:rFonts w:ascii="Calibri" w:eastAsia="Calibri" w:hAnsi="Calibri" w:cs="Calibri"/>
                <w:lang w:val="en-GB"/>
              </w:rPr>
              <w:t>.</w:t>
            </w:r>
          </w:p>
        </w:tc>
      </w:tr>
      <w:tr w:rsidR="007D0991" w:rsidRPr="00901F4A" w14:paraId="0988FDFB" w14:textId="00DB8673"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74B66966" w14:textId="4DE90F77"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documentDeletedDate</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41EFAB32" w14:textId="618B6822" w:rsidR="007D0991" w:rsidRPr="005A49B8" w:rsidRDefault="007D0991" w:rsidP="007D0991">
            <w:pPr>
              <w:pStyle w:val="TableText10"/>
              <w:rPr>
                <w:rFonts w:ascii="Calibri" w:eastAsia="Calibri" w:hAnsi="Calibri" w:cs="Calibri"/>
              </w:rPr>
            </w:pPr>
            <w:r w:rsidRPr="4E8367F1">
              <w:rPr>
                <w:rFonts w:ascii="Calibri" w:eastAsia="Calibri" w:hAnsi="Calibri" w:cs="Calibri"/>
                <w:lang w:val="en-GB"/>
              </w:rPr>
              <w:t>Date</w:t>
            </w:r>
            <w:r w:rsidR="35E0A33F" w:rsidRPr="4E8367F1">
              <w:rPr>
                <w:rFonts w:ascii="Calibri" w:eastAsia="Calibri" w:hAnsi="Calibri" w:cs="Calibri"/>
                <w:lang w:val="en-GB"/>
              </w:rPr>
              <w:t>Time</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10F46585" w14:textId="1C41BD02"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No</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3DBA7B95" w14:textId="004FECA2" w:rsidR="007D0991" w:rsidRPr="005A49B8" w:rsidRDefault="2E3AFB53" w:rsidP="5AD8E5F2">
            <w:pPr>
              <w:pStyle w:val="TableText10"/>
              <w:rPr>
                <w:rFonts w:ascii="Calibri" w:eastAsia="Calibri" w:hAnsi="Calibri" w:cs="Calibri"/>
                <w:lang w:val="en-GB"/>
              </w:rPr>
            </w:pPr>
            <w:r w:rsidRPr="5AD8E5F2">
              <w:rPr>
                <w:rFonts w:ascii="Calibri" w:eastAsia="Calibri" w:hAnsi="Calibri" w:cs="Calibri"/>
                <w:lang w:val="en-GB"/>
              </w:rPr>
              <w:t>Date on which document is deleted</w:t>
            </w:r>
            <w:r w:rsidR="2DAD0838" w:rsidRPr="5AD8E5F2">
              <w:rPr>
                <w:rFonts w:ascii="Calibri" w:eastAsia="Calibri" w:hAnsi="Calibri" w:cs="Calibri"/>
                <w:lang w:val="en-GB"/>
              </w:rPr>
              <w:t xml:space="preserve"> within MWRP</w:t>
            </w:r>
            <w:r w:rsidR="41468640" w:rsidRPr="19420413">
              <w:rPr>
                <w:rFonts w:ascii="Calibri" w:eastAsia="Calibri" w:hAnsi="Calibri" w:cs="Calibri"/>
                <w:lang w:val="en-GB"/>
              </w:rPr>
              <w:t xml:space="preserve"> by Supervisor.</w:t>
            </w:r>
          </w:p>
          <w:p w14:paraId="5F83C0B4" w14:textId="5D18CCFE" w:rsidR="007D0991" w:rsidRPr="005A49B8" w:rsidRDefault="2E3AFB53" w:rsidP="5AD8E5F2">
            <w:pPr>
              <w:pStyle w:val="TableText10"/>
              <w:rPr>
                <w:rFonts w:ascii="Calibri" w:eastAsia="Calibri" w:hAnsi="Calibri" w:cs="Calibri"/>
                <w:i/>
                <w:lang w:val="en-GB"/>
              </w:rPr>
            </w:pPr>
            <w:r w:rsidRPr="5AD8E5F2">
              <w:rPr>
                <w:rFonts w:ascii="Calibri" w:eastAsia="Calibri" w:hAnsi="Calibri" w:cs="Calibri"/>
                <w:i/>
                <w:iCs/>
                <w:lang w:val="en-GB"/>
              </w:rPr>
              <w:t>MWRP will not send these details to VaCMS. This attribute is retained for consistency across the different interfaces</w:t>
            </w:r>
            <w:r w:rsidR="00ED135E">
              <w:rPr>
                <w:rFonts w:ascii="Calibri" w:eastAsia="Calibri" w:hAnsi="Calibri" w:cs="Calibri"/>
                <w:i/>
                <w:iCs/>
                <w:lang w:val="en-GB"/>
              </w:rPr>
              <w:t>.</w:t>
            </w:r>
          </w:p>
        </w:tc>
      </w:tr>
      <w:tr w:rsidR="007D0991" w:rsidRPr="00901F4A" w14:paraId="54B7FD88" w14:textId="094DDB8D"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65461D29" w14:textId="69662251"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source</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6E4580FC" w14:textId="2636E1E6"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5D9DD5BE" w14:textId="6EC9C984"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0AB38394" w14:textId="4EE84D4E" w:rsidR="007D0991" w:rsidRPr="005A49B8" w:rsidRDefault="031340E8" w:rsidP="5AD8E5F2">
            <w:pPr>
              <w:pStyle w:val="TableText10"/>
              <w:rPr>
                <w:rFonts w:ascii="Calibri" w:eastAsia="Calibri" w:hAnsi="Calibri" w:cs="Calibri"/>
              </w:rPr>
            </w:pPr>
            <w:r w:rsidRPr="44BE5DE9">
              <w:rPr>
                <w:rFonts w:ascii="Calibri" w:eastAsia="Calibri" w:hAnsi="Calibri" w:cs="Calibri"/>
                <w:lang w:val="en-GB"/>
              </w:rPr>
              <w:t>Source System: The system that MWRP received this data from (could be "MWRP" if the data was uploaded to MWRP)</w:t>
            </w:r>
          </w:p>
        </w:tc>
      </w:tr>
      <w:tr w:rsidR="007D0991" w:rsidRPr="00901F4A" w14:paraId="3E754CE7" w14:textId="0D4BBE50" w:rsidTr="5AD8E5F2">
        <w:trPr>
          <w:trHeight w:val="285"/>
        </w:trPr>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54210872" w14:textId="2B1DCE07"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status</w:t>
            </w:r>
          </w:p>
        </w:tc>
        <w:tc>
          <w:tcPr>
            <w:tcW w:w="2160" w:type="dxa"/>
            <w:tcBorders>
              <w:top w:val="single" w:sz="6" w:space="0" w:color="auto"/>
              <w:left w:val="single" w:sz="6" w:space="0" w:color="auto"/>
              <w:bottom w:val="single" w:sz="6" w:space="0" w:color="auto"/>
              <w:right w:val="single" w:sz="6" w:space="0" w:color="auto"/>
            </w:tcBorders>
            <w:tcMar>
              <w:left w:w="105" w:type="dxa"/>
              <w:right w:w="105" w:type="dxa"/>
            </w:tcMar>
          </w:tcPr>
          <w:p w14:paraId="0DD5FA4A" w14:textId="0E77CFD3"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String</w:t>
            </w:r>
          </w:p>
        </w:tc>
        <w:tc>
          <w:tcPr>
            <w:tcW w:w="1350" w:type="dxa"/>
            <w:tcBorders>
              <w:top w:val="single" w:sz="6" w:space="0" w:color="auto"/>
              <w:left w:val="single" w:sz="6" w:space="0" w:color="auto"/>
              <w:bottom w:val="single" w:sz="6" w:space="0" w:color="auto"/>
              <w:right w:val="single" w:sz="6" w:space="0" w:color="auto"/>
            </w:tcBorders>
            <w:tcMar>
              <w:left w:w="105" w:type="dxa"/>
              <w:right w:w="105" w:type="dxa"/>
            </w:tcMar>
          </w:tcPr>
          <w:p w14:paraId="05DA3B2A" w14:textId="0A4F53BC"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szCs w:val="20"/>
                <w:lang w:val="en-GB"/>
              </w:rPr>
              <w:t>Yes</w:t>
            </w:r>
          </w:p>
        </w:tc>
        <w:tc>
          <w:tcPr>
            <w:tcW w:w="3060" w:type="dxa"/>
            <w:tcBorders>
              <w:top w:val="single" w:sz="6" w:space="0" w:color="auto"/>
              <w:left w:val="single" w:sz="6" w:space="0" w:color="auto"/>
              <w:bottom w:val="single" w:sz="6" w:space="0" w:color="auto"/>
              <w:right w:val="single" w:sz="6" w:space="0" w:color="auto"/>
            </w:tcBorders>
            <w:tcMar>
              <w:left w:w="105" w:type="dxa"/>
              <w:right w:w="105" w:type="dxa"/>
            </w:tcMar>
          </w:tcPr>
          <w:p w14:paraId="00D096B4" w14:textId="702B8086" w:rsidR="007D0991" w:rsidRPr="005A49B8" w:rsidRDefault="007D0991" w:rsidP="007D0991">
            <w:pPr>
              <w:pStyle w:val="TableText10"/>
              <w:rPr>
                <w:rFonts w:ascii="Calibri" w:eastAsia="Calibri" w:hAnsi="Calibri" w:cs="Calibri"/>
                <w:szCs w:val="20"/>
                <w:lang w:val="en-GB"/>
              </w:rPr>
            </w:pPr>
            <w:r w:rsidRPr="005A49B8">
              <w:rPr>
                <w:rFonts w:ascii="Calibri" w:eastAsia="Calibri" w:hAnsi="Calibri" w:cs="Calibri"/>
                <w:szCs w:val="20"/>
                <w:lang w:val="en-GB"/>
              </w:rPr>
              <w:t>Document either Added or Deleted.</w:t>
            </w:r>
          </w:p>
          <w:p w14:paraId="2F464701" w14:textId="173FFFF9" w:rsidR="007D0991" w:rsidRPr="005A49B8" w:rsidRDefault="007D0991" w:rsidP="007D0991">
            <w:pPr>
              <w:pStyle w:val="TableText10"/>
              <w:rPr>
                <w:rFonts w:ascii="Calibri" w:eastAsia="Calibri" w:hAnsi="Calibri" w:cs="Calibri"/>
                <w:szCs w:val="20"/>
              </w:rPr>
            </w:pPr>
            <w:r w:rsidRPr="005A49B8">
              <w:rPr>
                <w:rFonts w:ascii="Calibri" w:eastAsia="Calibri" w:hAnsi="Calibri" w:cs="Calibri"/>
                <w:i/>
                <w:szCs w:val="20"/>
                <w:lang w:val="en-GB"/>
              </w:rPr>
              <w:t>This attribute will be defaulted to “Added”. MWRP will not send any deleted documents to VaCMS.</w:t>
            </w:r>
          </w:p>
        </w:tc>
      </w:tr>
    </w:tbl>
    <w:p w14:paraId="43B5AF24" w14:textId="25C6CBE4" w:rsidR="5247C0DA" w:rsidRDefault="5247C0DA" w:rsidP="5247C0DA">
      <w:pPr>
        <w:ind w:right="162"/>
        <w:rPr>
          <w:rFonts w:ascii="Calibri" w:hAnsi="Calibri" w:cs="Calibri"/>
        </w:rPr>
      </w:pPr>
    </w:p>
    <w:p w14:paraId="6719B735" w14:textId="0BFDBF2B" w:rsidR="09ACD488" w:rsidRDefault="09ACD488" w:rsidP="09ACD488">
      <w:pPr>
        <w:ind w:right="162"/>
        <w:rPr>
          <w:rFonts w:ascii="Calibri" w:hAnsi="Calibri" w:cs="Calibri"/>
        </w:rPr>
      </w:pPr>
    </w:p>
    <w:p w14:paraId="0640D559" w14:textId="55191610" w:rsidR="00431200" w:rsidRPr="005A49B8" w:rsidRDefault="6E892C03" w:rsidP="00431200">
      <w:pPr>
        <w:ind w:right="162"/>
        <w:rPr>
          <w:rFonts w:ascii="Calibri" w:hAnsi="Calibri" w:cs="Calibri"/>
          <w:sz w:val="22"/>
          <w:szCs w:val="22"/>
        </w:rPr>
      </w:pPr>
      <w:r w:rsidRPr="5AD8E5F2">
        <w:rPr>
          <w:rFonts w:ascii="Calibri" w:hAnsi="Calibri" w:cs="Calibri"/>
          <w:sz w:val="22"/>
          <w:szCs w:val="22"/>
        </w:rPr>
        <w:t>CE</w:t>
      </w:r>
      <w:r w:rsidR="1096D773" w:rsidRPr="5AD8E5F2">
        <w:rPr>
          <w:rFonts w:ascii="Calibri" w:hAnsi="Calibri" w:cs="Calibri"/>
          <w:sz w:val="22"/>
          <w:szCs w:val="22"/>
        </w:rPr>
        <w:t xml:space="preserve"> </w:t>
      </w:r>
      <w:r w:rsidRPr="5AD8E5F2">
        <w:rPr>
          <w:rFonts w:ascii="Calibri" w:hAnsi="Calibri" w:cs="Calibri"/>
          <w:sz w:val="22"/>
          <w:szCs w:val="22"/>
        </w:rPr>
        <w:t>Verification (CeVerifiedDTO)</w:t>
      </w:r>
      <w:r w:rsidR="585025C5" w:rsidRPr="5AD8E5F2">
        <w:rPr>
          <w:rFonts w:ascii="Calibri" w:hAnsi="Calibri" w:cs="Calibri"/>
          <w:sz w:val="22"/>
          <w:szCs w:val="22"/>
        </w:rPr>
        <w:t xml:space="preserve">: </w:t>
      </w:r>
    </w:p>
    <w:p w14:paraId="0FAAFD6C" w14:textId="71C309E5" w:rsidR="00431200" w:rsidRPr="005A49B8" w:rsidRDefault="0F14EBC2">
      <w:pPr>
        <w:ind w:right="162"/>
      </w:pPr>
      <w:r w:rsidRPr="5AD8E5F2">
        <w:rPr>
          <w:rFonts w:ascii="Calibri" w:hAnsi="Calibri" w:cs="Calibri"/>
          <w:i/>
          <w:iCs/>
          <w:sz w:val="22"/>
          <w:szCs w:val="22"/>
        </w:rPr>
        <w:t>This DTO contains the</w:t>
      </w:r>
      <w:r w:rsidRPr="00FE4406">
        <w:rPr>
          <w:rFonts w:asciiTheme="minorHAnsi" w:eastAsiaTheme="minorEastAsia" w:hAnsiTheme="minorHAnsi" w:cstheme="minorBidi"/>
          <w:i/>
          <w:iCs/>
          <w:sz w:val="22"/>
          <w:szCs w:val="22"/>
        </w:rPr>
        <w:t xml:space="preserve"> </w:t>
      </w:r>
      <w:r w:rsidRPr="00FE4406">
        <w:rPr>
          <w:rFonts w:asciiTheme="minorHAnsi" w:eastAsiaTheme="minorEastAsia" w:hAnsiTheme="minorHAnsi" w:cstheme="minorBidi"/>
          <w:i/>
          <w:iCs/>
          <w:sz w:val="22"/>
          <w:szCs w:val="22"/>
          <w:lang w:val="en-GB"/>
        </w:rPr>
        <w:t>Medicaid Work</w:t>
      </w:r>
      <w:r w:rsidR="583AD089" w:rsidRPr="5AD8E5F2">
        <w:rPr>
          <w:rFonts w:asciiTheme="minorHAnsi" w:eastAsiaTheme="minorEastAsia" w:hAnsiTheme="minorHAnsi" w:cstheme="minorBidi"/>
          <w:i/>
          <w:iCs/>
          <w:sz w:val="22"/>
          <w:szCs w:val="22"/>
          <w:lang w:val="en-GB"/>
        </w:rPr>
        <w:t>Report</w:t>
      </w:r>
      <w:r w:rsidRPr="00FE4406">
        <w:rPr>
          <w:rFonts w:asciiTheme="minorHAnsi" w:eastAsiaTheme="minorEastAsia" w:hAnsiTheme="minorHAnsi" w:cstheme="minorBidi"/>
          <w:i/>
          <w:iCs/>
          <w:sz w:val="22"/>
          <w:szCs w:val="22"/>
          <w:lang w:val="en-GB"/>
        </w:rPr>
        <w:t xml:space="preserve"> verification result for the individual</w:t>
      </w:r>
      <w:r w:rsidRPr="5AD8E5F2">
        <w:rPr>
          <w:rFonts w:ascii="Calibri" w:hAnsi="Calibri" w:cs="Calibri"/>
          <w:i/>
          <w:iCs/>
          <w:sz w:val="22"/>
          <w:szCs w:val="22"/>
        </w:rPr>
        <w:t xml:space="preserve"> applicant/member.</w:t>
      </w:r>
    </w:p>
    <w:p w14:paraId="00455DC6" w14:textId="4D91BC3D" w:rsidR="00431200" w:rsidRPr="005A49B8" w:rsidRDefault="75ACDC7B" w:rsidP="5AD8E5F2">
      <w:pPr>
        <w:ind w:right="162"/>
        <w:rPr>
          <w:rFonts w:ascii="Calibri" w:hAnsi="Calibri" w:cs="Calibri"/>
          <w:i/>
          <w:iCs/>
          <w:sz w:val="22"/>
          <w:szCs w:val="22"/>
        </w:rPr>
      </w:pPr>
      <w:r w:rsidRPr="5AD8E5F2">
        <w:rPr>
          <w:rFonts w:ascii="Calibri" w:hAnsi="Calibri" w:cs="Calibri"/>
          <w:i/>
          <w:iCs/>
          <w:sz w:val="22"/>
          <w:szCs w:val="22"/>
        </w:rPr>
        <w:t xml:space="preserve">DTO is acronym for Data Transfer Object </w:t>
      </w:r>
    </w:p>
    <w:tbl>
      <w:tblPr>
        <w:tblW w:w="100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38"/>
        <w:gridCol w:w="1890"/>
        <w:gridCol w:w="1260"/>
        <w:gridCol w:w="4334"/>
      </w:tblGrid>
      <w:tr w:rsidR="00431200" w:rsidRPr="00B04A8E" w14:paraId="2CF8444E" w14:textId="77777777" w:rsidTr="34A3EEC9">
        <w:trPr>
          <w:cantSplit/>
          <w:tblHeader/>
        </w:trPr>
        <w:tc>
          <w:tcPr>
            <w:tcW w:w="2538" w:type="dxa"/>
            <w:shd w:val="clear" w:color="auto" w:fill="000000" w:themeFill="text1"/>
          </w:tcPr>
          <w:p w14:paraId="002B2F61" w14:textId="499365DA" w:rsidR="00431200" w:rsidRPr="00B04A8E" w:rsidRDefault="005E7923" w:rsidP="000D596E">
            <w:pPr>
              <w:pStyle w:val="TableText10HeaderCenter"/>
              <w:rPr>
                <w:rFonts w:ascii="Calibri" w:hAnsi="Calibri" w:cs="Calibri"/>
                <w:b w:val="0"/>
                <w:sz w:val="22"/>
                <w:szCs w:val="22"/>
              </w:rPr>
            </w:pPr>
            <w:r>
              <w:rPr>
                <w:rFonts w:ascii="Calibri" w:hAnsi="Calibri" w:cs="Calibri"/>
                <w:sz w:val="22"/>
                <w:szCs w:val="22"/>
              </w:rPr>
              <w:t>Field</w:t>
            </w:r>
          </w:p>
        </w:tc>
        <w:tc>
          <w:tcPr>
            <w:tcW w:w="1890" w:type="dxa"/>
            <w:shd w:val="clear" w:color="auto" w:fill="000000" w:themeFill="text1"/>
          </w:tcPr>
          <w:p w14:paraId="13C5436E" w14:textId="77777777" w:rsidR="00431200" w:rsidRPr="00B04A8E" w:rsidRDefault="00431200" w:rsidP="000D596E">
            <w:pPr>
              <w:pStyle w:val="TableText10HeaderCenter"/>
              <w:rPr>
                <w:rFonts w:ascii="Calibri" w:hAnsi="Calibri" w:cs="Calibri"/>
                <w:b w:val="0"/>
                <w:sz w:val="22"/>
                <w:szCs w:val="22"/>
              </w:rPr>
            </w:pPr>
            <w:r w:rsidRPr="00B04A8E">
              <w:rPr>
                <w:rFonts w:ascii="Calibri" w:hAnsi="Calibri" w:cs="Calibri"/>
                <w:sz w:val="22"/>
                <w:szCs w:val="22"/>
              </w:rPr>
              <w:t>Type</w:t>
            </w:r>
          </w:p>
        </w:tc>
        <w:tc>
          <w:tcPr>
            <w:tcW w:w="1260" w:type="dxa"/>
            <w:shd w:val="clear" w:color="auto" w:fill="000000" w:themeFill="text1"/>
          </w:tcPr>
          <w:p w14:paraId="11B894BD" w14:textId="77777777" w:rsidR="00431200" w:rsidRPr="00B04A8E" w:rsidRDefault="00431200" w:rsidP="000D596E">
            <w:pPr>
              <w:pStyle w:val="TableText10HeaderCenter"/>
              <w:rPr>
                <w:rFonts w:ascii="Calibri" w:hAnsi="Calibri" w:cs="Calibri"/>
                <w:b w:val="0"/>
                <w:sz w:val="22"/>
                <w:szCs w:val="22"/>
              </w:rPr>
            </w:pPr>
            <w:r w:rsidRPr="00B04A8E">
              <w:rPr>
                <w:rFonts w:ascii="Calibri" w:hAnsi="Calibri" w:cs="Calibri"/>
                <w:sz w:val="22"/>
                <w:szCs w:val="22"/>
              </w:rPr>
              <w:t>Required</w:t>
            </w:r>
          </w:p>
        </w:tc>
        <w:tc>
          <w:tcPr>
            <w:tcW w:w="4334" w:type="dxa"/>
            <w:shd w:val="clear" w:color="auto" w:fill="000000" w:themeFill="text1"/>
          </w:tcPr>
          <w:p w14:paraId="712ED6ED" w14:textId="77777777" w:rsidR="00431200" w:rsidRPr="00B04A8E" w:rsidRDefault="00431200" w:rsidP="000D596E">
            <w:pPr>
              <w:pStyle w:val="TableText10HeaderCenter"/>
              <w:rPr>
                <w:rFonts w:ascii="Calibri" w:hAnsi="Calibri" w:cs="Calibri"/>
                <w:b w:val="0"/>
                <w:sz w:val="22"/>
                <w:szCs w:val="22"/>
              </w:rPr>
            </w:pPr>
            <w:r w:rsidRPr="00B04A8E">
              <w:rPr>
                <w:rFonts w:ascii="Calibri" w:hAnsi="Calibri" w:cs="Calibri"/>
                <w:sz w:val="22"/>
                <w:szCs w:val="22"/>
              </w:rPr>
              <w:t>Description</w:t>
            </w:r>
          </w:p>
        </w:tc>
      </w:tr>
      <w:tr w:rsidR="00204D01" w14:paraId="1B026FC4"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5CDA4127"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firstName</w:t>
            </w:r>
          </w:p>
        </w:tc>
        <w:tc>
          <w:tcPr>
            <w:tcW w:w="1890" w:type="dxa"/>
            <w:tcBorders>
              <w:top w:val="single" w:sz="4" w:space="0" w:color="auto"/>
              <w:left w:val="single" w:sz="4" w:space="0" w:color="auto"/>
              <w:bottom w:val="single" w:sz="4" w:space="0" w:color="auto"/>
              <w:right w:val="single" w:sz="4" w:space="0" w:color="auto"/>
            </w:tcBorders>
            <w:hideMark/>
          </w:tcPr>
          <w:p w14:paraId="3C025261"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401F2B94"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Yes</w:t>
            </w:r>
          </w:p>
        </w:tc>
        <w:tc>
          <w:tcPr>
            <w:tcW w:w="4334" w:type="dxa"/>
            <w:tcBorders>
              <w:top w:val="single" w:sz="4" w:space="0" w:color="auto"/>
              <w:left w:val="single" w:sz="4" w:space="0" w:color="auto"/>
              <w:bottom w:val="single" w:sz="4" w:space="0" w:color="auto"/>
              <w:right w:val="single" w:sz="4" w:space="0" w:color="auto"/>
            </w:tcBorders>
            <w:hideMark/>
          </w:tcPr>
          <w:p w14:paraId="06D7AC87" w14:textId="6DF6EA9A" w:rsidR="00204D01" w:rsidRDefault="7E5C6EFF" w:rsidP="5AD8E5F2">
            <w:pPr>
              <w:pStyle w:val="TableText10"/>
              <w:spacing w:line="276" w:lineRule="auto"/>
              <w:rPr>
                <w:rFonts w:ascii="Calibri" w:eastAsiaTheme="minorEastAsia" w:hAnsi="Calibri" w:cs="Calibri"/>
                <w:color w:val="000000"/>
              </w:rPr>
            </w:pPr>
            <w:r w:rsidRPr="5AD8E5F2">
              <w:rPr>
                <w:rFonts w:ascii="Calibri" w:eastAsia="Calibri" w:hAnsi="Calibri" w:cs="Calibri"/>
                <w:color w:val="000000" w:themeColor="text1"/>
                <w:lang w:val="en-GB"/>
              </w:rPr>
              <w:t>Applicant/recipient first name (1. Mandatory, 2. Must start with an Alphabet letter, but can be followed by numbers, spaces, or one of these characters (.- ‘), 3. Cannot b</w:t>
            </w:r>
            <w:r w:rsidR="601E6F66" w:rsidRPr="5AD8E5F2">
              <w:rPr>
                <w:rFonts w:ascii="Calibri" w:eastAsia="Calibri" w:hAnsi="Calibri" w:cs="Calibri"/>
                <w:color w:val="000000" w:themeColor="text1"/>
                <w:lang w:val="en-GB"/>
              </w:rPr>
              <w:t>e</w:t>
            </w:r>
            <w:r w:rsidRPr="5AD8E5F2">
              <w:rPr>
                <w:rFonts w:ascii="Calibri" w:eastAsia="Calibri" w:hAnsi="Calibri" w:cs="Calibri"/>
                <w:color w:val="000000" w:themeColor="text1"/>
                <w:lang w:val="en-GB"/>
              </w:rPr>
              <w:t xml:space="preserve"> numeric)</w:t>
            </w:r>
          </w:p>
        </w:tc>
      </w:tr>
      <w:tr w:rsidR="00204D01" w14:paraId="1C2E8996"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478678EF"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lastName</w:t>
            </w:r>
          </w:p>
        </w:tc>
        <w:tc>
          <w:tcPr>
            <w:tcW w:w="1890" w:type="dxa"/>
            <w:tcBorders>
              <w:top w:val="single" w:sz="4" w:space="0" w:color="auto"/>
              <w:left w:val="single" w:sz="4" w:space="0" w:color="auto"/>
              <w:bottom w:val="single" w:sz="4" w:space="0" w:color="auto"/>
              <w:right w:val="single" w:sz="4" w:space="0" w:color="auto"/>
            </w:tcBorders>
            <w:hideMark/>
          </w:tcPr>
          <w:p w14:paraId="0CDA54A6"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2EEE2665"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Yes</w:t>
            </w:r>
          </w:p>
        </w:tc>
        <w:tc>
          <w:tcPr>
            <w:tcW w:w="4334" w:type="dxa"/>
            <w:tcBorders>
              <w:top w:val="single" w:sz="4" w:space="0" w:color="auto"/>
              <w:left w:val="single" w:sz="4" w:space="0" w:color="auto"/>
              <w:bottom w:val="single" w:sz="4" w:space="0" w:color="auto"/>
              <w:right w:val="single" w:sz="4" w:space="0" w:color="auto"/>
            </w:tcBorders>
            <w:hideMark/>
          </w:tcPr>
          <w:p w14:paraId="0143AC1D" w14:textId="159D6BF3" w:rsidR="00204D01" w:rsidRDefault="7E5C6EFF" w:rsidP="5AD8E5F2">
            <w:pPr>
              <w:pStyle w:val="TableText10"/>
              <w:spacing w:line="276" w:lineRule="auto"/>
              <w:rPr>
                <w:rFonts w:ascii="Calibri" w:eastAsiaTheme="minorEastAsia" w:hAnsi="Calibri" w:cs="Calibri"/>
                <w:color w:val="000000"/>
              </w:rPr>
            </w:pPr>
            <w:r w:rsidRPr="5AD8E5F2">
              <w:rPr>
                <w:rFonts w:ascii="Calibri" w:eastAsia="Calibri" w:hAnsi="Calibri" w:cs="Calibri"/>
                <w:color w:val="000000" w:themeColor="text1"/>
                <w:lang w:val="en-GB"/>
              </w:rPr>
              <w:t>Applicant/recipient last name (1. Mandatory, 2. Must start with an Alphabet letter, but can be followed by numbers, spaces, or one of these characters (.- ‘), 3. Cannot b</w:t>
            </w:r>
            <w:r w:rsidR="7EDEA5AF" w:rsidRPr="5AD8E5F2">
              <w:rPr>
                <w:rFonts w:ascii="Calibri" w:eastAsia="Calibri" w:hAnsi="Calibri" w:cs="Calibri"/>
                <w:color w:val="000000" w:themeColor="text1"/>
                <w:lang w:val="en-GB"/>
              </w:rPr>
              <w:t>e</w:t>
            </w:r>
            <w:r w:rsidRPr="5AD8E5F2">
              <w:rPr>
                <w:rFonts w:ascii="Calibri" w:eastAsia="Calibri" w:hAnsi="Calibri" w:cs="Calibri"/>
                <w:color w:val="000000" w:themeColor="text1"/>
                <w:lang w:val="en-GB"/>
              </w:rPr>
              <w:t xml:space="preserve"> numeric)</w:t>
            </w:r>
          </w:p>
        </w:tc>
      </w:tr>
      <w:tr w:rsidR="00204D01" w14:paraId="48DE72FF"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40610A0C"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middleName</w:t>
            </w:r>
          </w:p>
        </w:tc>
        <w:tc>
          <w:tcPr>
            <w:tcW w:w="1890" w:type="dxa"/>
            <w:tcBorders>
              <w:top w:val="single" w:sz="4" w:space="0" w:color="auto"/>
              <w:left w:val="single" w:sz="4" w:space="0" w:color="auto"/>
              <w:bottom w:val="single" w:sz="4" w:space="0" w:color="auto"/>
              <w:right w:val="single" w:sz="4" w:space="0" w:color="auto"/>
            </w:tcBorders>
            <w:hideMark/>
          </w:tcPr>
          <w:p w14:paraId="65CB496F" w14:textId="65DE5507" w:rsidR="00204D01" w:rsidRDefault="00066995">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42CD0C07" w14:textId="77777777" w:rsidR="00204D01" w:rsidRDefault="00204D01">
            <w:pPr>
              <w:pStyle w:val="TableText10"/>
              <w:spacing w:line="276" w:lineRule="auto"/>
              <w:rPr>
                <w:rFonts w:ascii="Calibri" w:eastAsiaTheme="minorHAnsi" w:hAnsi="Calibri" w:cs="Calibri"/>
                <w:color w:val="000000"/>
                <w:szCs w:val="20"/>
              </w:rPr>
            </w:pPr>
            <w:r>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hideMark/>
          </w:tcPr>
          <w:p w14:paraId="4F53472D" w14:textId="77777777" w:rsidR="00204D01" w:rsidRDefault="00204D01">
            <w:pPr>
              <w:pStyle w:val="TableText10"/>
              <w:spacing w:line="276" w:lineRule="auto"/>
              <w:rPr>
                <w:rFonts w:ascii="Calibri" w:eastAsiaTheme="minorHAnsi" w:hAnsi="Calibri" w:cs="Calibri"/>
                <w:color w:val="000000"/>
                <w:szCs w:val="20"/>
              </w:rPr>
            </w:pPr>
            <w:r>
              <w:rPr>
                <w:rFonts w:asciiTheme="majorHAnsi" w:eastAsiaTheme="minorHAnsi" w:hAnsiTheme="majorHAnsi" w:cstheme="majorHAnsi"/>
                <w:color w:val="000000"/>
                <w:szCs w:val="20"/>
              </w:rPr>
              <w:t>Middle name or initial</w:t>
            </w:r>
          </w:p>
        </w:tc>
      </w:tr>
      <w:tr w:rsidR="00204D01" w14:paraId="1AB5A71F"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18EE7ED3"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suffix</w:t>
            </w:r>
          </w:p>
        </w:tc>
        <w:tc>
          <w:tcPr>
            <w:tcW w:w="1890" w:type="dxa"/>
            <w:tcBorders>
              <w:top w:val="single" w:sz="4" w:space="0" w:color="auto"/>
              <w:left w:val="single" w:sz="4" w:space="0" w:color="auto"/>
              <w:bottom w:val="single" w:sz="4" w:space="0" w:color="auto"/>
              <w:right w:val="single" w:sz="4" w:space="0" w:color="auto"/>
            </w:tcBorders>
            <w:hideMark/>
          </w:tcPr>
          <w:p w14:paraId="1084247F"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3878C652"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342C1886" w14:textId="6B6EB1F6"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Name suffix (e.g. Jr, Sr, III)</w:t>
            </w:r>
          </w:p>
        </w:tc>
      </w:tr>
      <w:tr w:rsidR="00204D01" w14:paraId="369B5C78"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45D90CF4" w14:textId="2C0498C9" w:rsidR="00204D01" w:rsidRDefault="0016BE4E" w:rsidP="5AD8E5F2">
            <w:pPr>
              <w:pStyle w:val="TableText10"/>
              <w:spacing w:line="276" w:lineRule="auto"/>
              <w:rPr>
                <w:rFonts w:ascii="Calibri" w:eastAsiaTheme="minorEastAsia" w:hAnsi="Calibri" w:cs="Calibri"/>
                <w:color w:val="000000"/>
              </w:rPr>
            </w:pPr>
            <w:r w:rsidRPr="5AD8E5F2">
              <w:rPr>
                <w:rFonts w:ascii="Calibri" w:eastAsia="Calibri" w:hAnsi="Calibri" w:cs="Calibri"/>
                <w:color w:val="000000" w:themeColor="text1"/>
                <w:lang w:val="en-GB"/>
              </w:rPr>
              <w:t>g</w:t>
            </w:r>
            <w:r w:rsidR="7E5C6EFF" w:rsidRPr="5AD8E5F2">
              <w:rPr>
                <w:rFonts w:ascii="Calibri" w:eastAsia="Calibri" w:hAnsi="Calibri" w:cs="Calibri"/>
                <w:color w:val="000000" w:themeColor="text1"/>
                <w:lang w:val="en-GB"/>
              </w:rPr>
              <w:t>ender</w:t>
            </w:r>
          </w:p>
        </w:tc>
        <w:tc>
          <w:tcPr>
            <w:tcW w:w="1890" w:type="dxa"/>
            <w:tcBorders>
              <w:top w:val="single" w:sz="4" w:space="0" w:color="auto"/>
              <w:left w:val="single" w:sz="4" w:space="0" w:color="auto"/>
              <w:bottom w:val="single" w:sz="4" w:space="0" w:color="auto"/>
              <w:right w:val="single" w:sz="4" w:space="0" w:color="auto"/>
            </w:tcBorders>
            <w:hideMark/>
          </w:tcPr>
          <w:p w14:paraId="32D2CB6D"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5BD2E5D2"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44C77F3B" w14:textId="77777777" w:rsidR="00204D01" w:rsidRDefault="7E5C6EFF" w:rsidP="5AD8E5F2">
            <w:pPr>
              <w:pStyle w:val="TableText10"/>
              <w:spacing w:line="276" w:lineRule="auto"/>
              <w:rPr>
                <w:rFonts w:ascii="Calibri" w:eastAsia="Calibri" w:hAnsi="Calibri" w:cs="Calibri"/>
                <w:color w:val="000000" w:themeColor="text1"/>
              </w:rPr>
            </w:pPr>
            <w:r w:rsidRPr="5AD8E5F2">
              <w:rPr>
                <w:rFonts w:ascii="Calibri" w:eastAsia="Calibri" w:hAnsi="Calibri" w:cs="Calibri"/>
                <w:color w:val="000000" w:themeColor="text1"/>
                <w:lang w:val="en-GB"/>
              </w:rPr>
              <w:t>Gender code</w:t>
            </w:r>
          </w:p>
          <w:p w14:paraId="3468E163" w14:textId="77777777" w:rsidR="00204D01" w:rsidRDefault="7E5C6EFF" w:rsidP="5AD8E5F2">
            <w:pPr>
              <w:pStyle w:val="TableText10"/>
              <w:spacing w:line="276" w:lineRule="auto"/>
              <w:rPr>
                <w:rFonts w:ascii="Calibri" w:eastAsiaTheme="minorEastAsia" w:hAnsi="Calibri" w:cs="Calibri"/>
                <w:color w:val="000000"/>
              </w:rPr>
            </w:pPr>
            <w:r w:rsidRPr="5AD8E5F2">
              <w:rPr>
                <w:rFonts w:ascii="Calibri" w:eastAsia="Calibri" w:hAnsi="Calibri" w:cs="Calibri"/>
                <w:color w:val="000000" w:themeColor="text1"/>
                <w:lang w:val="en-GB"/>
              </w:rPr>
              <w:t xml:space="preserve">Reference table: RT_GENDER </w:t>
            </w:r>
          </w:p>
        </w:tc>
      </w:tr>
      <w:tr w:rsidR="00204D01" w14:paraId="10D7AFF7"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013748B4"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dateOfBirth</w:t>
            </w:r>
          </w:p>
        </w:tc>
        <w:tc>
          <w:tcPr>
            <w:tcW w:w="1890" w:type="dxa"/>
            <w:tcBorders>
              <w:top w:val="single" w:sz="4" w:space="0" w:color="auto"/>
              <w:left w:val="single" w:sz="4" w:space="0" w:color="auto"/>
              <w:bottom w:val="single" w:sz="4" w:space="0" w:color="auto"/>
              <w:right w:val="single" w:sz="4" w:space="0" w:color="auto"/>
            </w:tcBorders>
            <w:hideMark/>
          </w:tcPr>
          <w:p w14:paraId="40ECE474"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Date</w:t>
            </w:r>
          </w:p>
        </w:tc>
        <w:tc>
          <w:tcPr>
            <w:tcW w:w="1260" w:type="dxa"/>
            <w:tcBorders>
              <w:top w:val="single" w:sz="4" w:space="0" w:color="auto"/>
              <w:left w:val="single" w:sz="4" w:space="0" w:color="auto"/>
              <w:bottom w:val="single" w:sz="4" w:space="0" w:color="auto"/>
              <w:right w:val="single" w:sz="4" w:space="0" w:color="auto"/>
            </w:tcBorders>
            <w:hideMark/>
          </w:tcPr>
          <w:p w14:paraId="5B04FF6C" w14:textId="77777777" w:rsidR="00204D01" w:rsidRDefault="00204D01">
            <w:pPr>
              <w:pStyle w:val="TableText10"/>
              <w:spacing w:line="276" w:lineRule="auto"/>
              <w:rPr>
                <w:rFonts w:ascii="Calibri" w:eastAsiaTheme="minorHAnsi" w:hAnsi="Calibri" w:cs="Calibri"/>
                <w:color w:val="000000"/>
                <w:szCs w:val="20"/>
              </w:rPr>
            </w:pPr>
            <w:r>
              <w:rPr>
                <w:rFonts w:ascii="Calibri" w:eastAsia="Calibri" w:hAnsi="Calibri" w:cs="Calibri"/>
                <w:color w:val="000000" w:themeColor="text1"/>
                <w:szCs w:val="20"/>
                <w:lang w:val="en-GB"/>
              </w:rPr>
              <w:t>Yes</w:t>
            </w:r>
          </w:p>
        </w:tc>
        <w:tc>
          <w:tcPr>
            <w:tcW w:w="4334" w:type="dxa"/>
            <w:tcBorders>
              <w:top w:val="single" w:sz="4" w:space="0" w:color="auto"/>
              <w:left w:val="single" w:sz="4" w:space="0" w:color="auto"/>
              <w:bottom w:val="single" w:sz="4" w:space="0" w:color="auto"/>
              <w:right w:val="single" w:sz="4" w:space="0" w:color="auto"/>
            </w:tcBorders>
            <w:hideMark/>
          </w:tcPr>
          <w:p w14:paraId="2BCDCA54" w14:textId="6340F88D" w:rsidR="00204D01" w:rsidRDefault="2947BA7C" w:rsidP="5AD8E5F2">
            <w:pPr>
              <w:pStyle w:val="TableText10"/>
              <w:spacing w:line="276" w:lineRule="auto"/>
              <w:rPr>
                <w:rFonts w:ascii="Calibri" w:eastAsiaTheme="minorEastAsia" w:hAnsi="Calibri" w:cs="Calibri"/>
                <w:color w:val="000000"/>
              </w:rPr>
            </w:pPr>
            <w:r w:rsidRPr="5AD8E5F2">
              <w:rPr>
                <w:rFonts w:ascii="Calibri" w:eastAsia="Calibri" w:hAnsi="Calibri" w:cs="Calibri"/>
                <w:color w:val="000000" w:themeColor="text1"/>
                <w:lang w:val="en-GB"/>
              </w:rPr>
              <w:t>Applicant/member date of birth from VaCMS (</w:t>
            </w:r>
            <w:r w:rsidR="7E5C6EFF" w:rsidRPr="5AD8E5F2">
              <w:rPr>
                <w:rFonts w:ascii="Calibri" w:eastAsia="Calibri" w:hAnsi="Calibri" w:cs="Calibri"/>
                <w:color w:val="000000" w:themeColor="text1"/>
                <w:lang w:val="en-GB"/>
              </w:rPr>
              <w:t>"YYYY-MM-DD" format</w:t>
            </w:r>
            <w:r w:rsidR="60968B19" w:rsidRPr="5AD8E5F2">
              <w:rPr>
                <w:rFonts w:ascii="Calibri" w:eastAsia="Calibri" w:hAnsi="Calibri" w:cs="Calibri"/>
                <w:color w:val="000000" w:themeColor="text1"/>
                <w:lang w:val="en-GB"/>
              </w:rPr>
              <w:t>)</w:t>
            </w:r>
            <w:r w:rsidR="7E5C6EFF" w:rsidRPr="5AD8E5F2">
              <w:rPr>
                <w:rFonts w:ascii="Calibri" w:eastAsia="Calibri" w:hAnsi="Calibri" w:cs="Calibri"/>
                <w:color w:val="000000" w:themeColor="text1"/>
                <w:lang w:val="en-GB"/>
              </w:rPr>
              <w:t xml:space="preserve"> </w:t>
            </w:r>
          </w:p>
        </w:tc>
      </w:tr>
      <w:tr w:rsidR="00431200" w:rsidRPr="00B04A8E" w14:paraId="06334D1F" w14:textId="77777777" w:rsidTr="34A3EEC9">
        <w:tc>
          <w:tcPr>
            <w:tcW w:w="2538" w:type="dxa"/>
            <w:tcBorders>
              <w:top w:val="single" w:sz="4" w:space="0" w:color="auto"/>
              <w:left w:val="single" w:sz="4" w:space="0" w:color="auto"/>
              <w:bottom w:val="single" w:sz="4" w:space="0" w:color="auto"/>
              <w:right w:val="single" w:sz="4" w:space="0" w:color="auto"/>
            </w:tcBorders>
          </w:tcPr>
          <w:p w14:paraId="4B613A47" w14:textId="60A4465E" w:rsidR="00431200" w:rsidRPr="007D7F48" w:rsidDel="00E11DE2" w:rsidRDefault="75ACDC7B" w:rsidP="5AD8E5F2">
            <w:pPr>
              <w:pStyle w:val="TableText10"/>
              <w:rPr>
                <w:rFonts w:ascii="Calibri" w:eastAsiaTheme="minorEastAsia" w:hAnsi="Calibri" w:cs="Calibri"/>
                <w:color w:val="000000" w:themeColor="text1"/>
                <w:lang w:val="en-GB"/>
              </w:rPr>
            </w:pPr>
            <w:r w:rsidRPr="5AD8E5F2">
              <w:rPr>
                <w:rFonts w:ascii="Calibri" w:eastAsiaTheme="minorEastAsia" w:hAnsi="Calibri" w:cs="Calibri"/>
                <w:color w:val="000000" w:themeColor="text1"/>
              </w:rPr>
              <w:t>clientId</w:t>
            </w:r>
          </w:p>
        </w:tc>
        <w:tc>
          <w:tcPr>
            <w:tcW w:w="1890" w:type="dxa"/>
            <w:tcBorders>
              <w:top w:val="single" w:sz="4" w:space="0" w:color="auto"/>
              <w:left w:val="single" w:sz="4" w:space="0" w:color="auto"/>
              <w:bottom w:val="single" w:sz="4" w:space="0" w:color="auto"/>
              <w:right w:val="single" w:sz="4" w:space="0" w:color="auto"/>
            </w:tcBorders>
          </w:tcPr>
          <w:p w14:paraId="6C059CBE" w14:textId="77777777" w:rsidR="00431200" w:rsidRPr="007D7F48" w:rsidRDefault="00431200" w:rsidP="000D596E">
            <w:pPr>
              <w:pStyle w:val="TableText10"/>
              <w:rPr>
                <w:rFonts w:ascii="Calibri" w:eastAsiaTheme="minorHAnsi" w:hAnsi="Calibri" w:cs="Calibri"/>
                <w:szCs w:val="20"/>
                <w:lang w:val="en-GB"/>
              </w:rPr>
            </w:pPr>
            <w:r w:rsidRPr="007D7F48">
              <w:rPr>
                <w:rFonts w:ascii="Calibri" w:eastAsiaTheme="minorHAnsi" w:hAnsi="Calibri" w:cs="Calibr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2E5B14E5" w14:textId="77777777" w:rsidR="00431200" w:rsidRPr="007D7F48" w:rsidRDefault="00431200" w:rsidP="000D596E">
            <w:pPr>
              <w:pStyle w:val="TableText10"/>
              <w:rPr>
                <w:rFonts w:ascii="Calibri" w:eastAsiaTheme="minorHAnsi" w:hAnsi="Calibri" w:cs="Calibri"/>
                <w:szCs w:val="20"/>
                <w:lang w:val="en-GB"/>
              </w:rPr>
            </w:pPr>
            <w:r w:rsidRPr="007D7F48">
              <w:rPr>
                <w:rFonts w:ascii="Calibri" w:eastAsiaTheme="minorHAnsi" w:hAnsi="Calibri" w:cs="Calibri"/>
                <w:color w:val="000000"/>
                <w:szCs w:val="20"/>
              </w:rPr>
              <w:t>Yes</w:t>
            </w:r>
          </w:p>
        </w:tc>
        <w:tc>
          <w:tcPr>
            <w:tcW w:w="4334" w:type="dxa"/>
            <w:tcBorders>
              <w:top w:val="single" w:sz="4" w:space="0" w:color="auto"/>
              <w:left w:val="single" w:sz="4" w:space="0" w:color="auto"/>
              <w:bottom w:val="single" w:sz="4" w:space="0" w:color="auto"/>
              <w:right w:val="single" w:sz="4" w:space="0" w:color="auto"/>
            </w:tcBorders>
          </w:tcPr>
          <w:p w14:paraId="773D5002" w14:textId="58907C33"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Unique client identification number (VaCMS Client I</w:t>
            </w:r>
            <w:r w:rsidR="00471182" w:rsidRPr="007D7F48">
              <w:rPr>
                <w:rFonts w:ascii="Calibri" w:eastAsiaTheme="minorHAnsi" w:hAnsi="Calibri" w:cs="Calibri"/>
                <w:color w:val="000000"/>
                <w:szCs w:val="20"/>
              </w:rPr>
              <w:t>D</w:t>
            </w:r>
            <w:r w:rsidRPr="007D7F48">
              <w:rPr>
                <w:rFonts w:ascii="Calibri" w:eastAsiaTheme="minorHAnsi" w:hAnsi="Calibri" w:cs="Calibri"/>
                <w:color w:val="000000"/>
                <w:szCs w:val="20"/>
              </w:rPr>
              <w:t>)</w:t>
            </w:r>
          </w:p>
        </w:tc>
      </w:tr>
      <w:tr w:rsidR="00431200" w:rsidRPr="00B04A8E" w14:paraId="1B2F73DE" w14:textId="77777777" w:rsidTr="34A3EEC9">
        <w:tc>
          <w:tcPr>
            <w:tcW w:w="2538" w:type="dxa"/>
            <w:tcBorders>
              <w:top w:val="single" w:sz="4" w:space="0" w:color="auto"/>
              <w:left w:val="single" w:sz="4" w:space="0" w:color="auto"/>
              <w:bottom w:val="single" w:sz="4" w:space="0" w:color="auto"/>
              <w:right w:val="single" w:sz="4" w:space="0" w:color="auto"/>
            </w:tcBorders>
          </w:tcPr>
          <w:p w14:paraId="7922636B"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mmisEnrolleeID</w:t>
            </w:r>
          </w:p>
        </w:tc>
        <w:tc>
          <w:tcPr>
            <w:tcW w:w="1890" w:type="dxa"/>
            <w:tcBorders>
              <w:top w:val="single" w:sz="4" w:space="0" w:color="auto"/>
              <w:left w:val="single" w:sz="4" w:space="0" w:color="auto"/>
              <w:bottom w:val="single" w:sz="4" w:space="0" w:color="auto"/>
              <w:right w:val="single" w:sz="4" w:space="0" w:color="auto"/>
            </w:tcBorders>
          </w:tcPr>
          <w:p w14:paraId="374CF2D0" w14:textId="2563BAEA" w:rsidR="00431200" w:rsidRPr="007D7F48" w:rsidRDefault="00160CF9" w:rsidP="000D596E">
            <w:pPr>
              <w:pStyle w:val="TableText10"/>
              <w:rPr>
                <w:rFonts w:ascii="Calibri" w:eastAsiaTheme="minorHAnsi" w:hAnsi="Calibri" w:cs="Calibri"/>
                <w:color w:val="000000"/>
                <w:szCs w:val="20"/>
              </w:rPr>
            </w:pPr>
            <w:r>
              <w:rPr>
                <w:rFonts w:ascii="Calibri" w:eastAsiaTheme="minorHAnsi" w:hAnsi="Calibri" w:cs="Calibr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1E0BE19E"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48DB2BE3"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MMISEnrolleeID, if present for the individual</w:t>
            </w:r>
          </w:p>
        </w:tc>
      </w:tr>
      <w:tr w:rsidR="00431200" w:rsidRPr="00B04A8E" w14:paraId="3F0D0FBF" w14:textId="77777777" w:rsidTr="34A3EEC9">
        <w:tc>
          <w:tcPr>
            <w:tcW w:w="2538" w:type="dxa"/>
            <w:tcBorders>
              <w:top w:val="single" w:sz="4" w:space="0" w:color="auto"/>
              <w:left w:val="single" w:sz="4" w:space="0" w:color="auto"/>
              <w:bottom w:val="single" w:sz="4" w:space="0" w:color="auto"/>
              <w:right w:val="single" w:sz="4" w:space="0" w:color="auto"/>
            </w:tcBorders>
          </w:tcPr>
          <w:p w14:paraId="067CBB4F" w14:textId="77777777" w:rsidR="00431200" w:rsidRPr="007D7F48" w:rsidRDefault="75ACDC7B" w:rsidP="5AD8E5F2">
            <w:pPr>
              <w:pStyle w:val="TableText10"/>
              <w:rPr>
                <w:rFonts w:ascii="Calibri" w:eastAsiaTheme="minorEastAsia" w:hAnsi="Calibri" w:cs="Calibri"/>
                <w:color w:val="000000"/>
              </w:rPr>
            </w:pPr>
            <w:r w:rsidRPr="5AD8E5F2">
              <w:rPr>
                <w:rFonts w:ascii="Calibri" w:eastAsiaTheme="minorEastAsia" w:hAnsi="Calibri" w:cs="Calibri"/>
                <w:color w:val="000000" w:themeColor="text1"/>
              </w:rPr>
              <w:t>socialSecurityNumber</w:t>
            </w:r>
          </w:p>
        </w:tc>
        <w:tc>
          <w:tcPr>
            <w:tcW w:w="1890" w:type="dxa"/>
            <w:tcBorders>
              <w:top w:val="single" w:sz="4" w:space="0" w:color="auto"/>
              <w:left w:val="single" w:sz="4" w:space="0" w:color="auto"/>
              <w:bottom w:val="single" w:sz="4" w:space="0" w:color="auto"/>
              <w:right w:val="single" w:sz="4" w:space="0" w:color="auto"/>
            </w:tcBorders>
          </w:tcPr>
          <w:p w14:paraId="7A2A66E4"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47BA2493"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4B19FD09"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SSN#, if present, for the individual.</w:t>
            </w:r>
          </w:p>
        </w:tc>
      </w:tr>
      <w:tr w:rsidR="00431200" w:rsidRPr="00B04A8E" w14:paraId="7F641762" w14:textId="77777777" w:rsidTr="34A3EEC9">
        <w:tc>
          <w:tcPr>
            <w:tcW w:w="2538" w:type="dxa"/>
            <w:tcBorders>
              <w:top w:val="single" w:sz="4" w:space="0" w:color="auto"/>
              <w:left w:val="single" w:sz="4" w:space="0" w:color="auto"/>
              <w:bottom w:val="single" w:sz="4" w:space="0" w:color="auto"/>
              <w:right w:val="single" w:sz="4" w:space="0" w:color="auto"/>
            </w:tcBorders>
          </w:tcPr>
          <w:p w14:paraId="7321E52E"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EastAsia" w:hAnsi="Calibri" w:cs="Calibri"/>
                <w:szCs w:val="20"/>
                <w:lang w:val="en-GB"/>
              </w:rPr>
              <w:t>mwrStatus</w:t>
            </w:r>
          </w:p>
        </w:tc>
        <w:tc>
          <w:tcPr>
            <w:tcW w:w="1890" w:type="dxa"/>
            <w:tcBorders>
              <w:top w:val="single" w:sz="4" w:space="0" w:color="auto"/>
              <w:left w:val="single" w:sz="4" w:space="0" w:color="auto"/>
              <w:bottom w:val="single" w:sz="4" w:space="0" w:color="auto"/>
              <w:right w:val="single" w:sz="4" w:space="0" w:color="auto"/>
            </w:tcBorders>
          </w:tcPr>
          <w:p w14:paraId="76620AE5"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szCs w:val="20"/>
                <w:lang w:val="en-GB"/>
              </w:rPr>
              <w:t>String</w:t>
            </w:r>
          </w:p>
        </w:tc>
        <w:tc>
          <w:tcPr>
            <w:tcW w:w="1260" w:type="dxa"/>
            <w:tcBorders>
              <w:top w:val="single" w:sz="4" w:space="0" w:color="auto"/>
              <w:left w:val="single" w:sz="4" w:space="0" w:color="auto"/>
              <w:bottom w:val="single" w:sz="4" w:space="0" w:color="auto"/>
              <w:right w:val="single" w:sz="4" w:space="0" w:color="auto"/>
            </w:tcBorders>
          </w:tcPr>
          <w:p w14:paraId="2A48F6B1"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szCs w:val="20"/>
                <w:lang w:val="en-GB"/>
              </w:rPr>
              <w:t>Yes</w:t>
            </w:r>
          </w:p>
        </w:tc>
        <w:tc>
          <w:tcPr>
            <w:tcW w:w="4334" w:type="dxa"/>
            <w:tcBorders>
              <w:top w:val="single" w:sz="4" w:space="0" w:color="auto"/>
              <w:left w:val="single" w:sz="4" w:space="0" w:color="auto"/>
              <w:bottom w:val="single" w:sz="4" w:space="0" w:color="auto"/>
              <w:right w:val="single" w:sz="4" w:space="0" w:color="auto"/>
            </w:tcBorders>
          </w:tcPr>
          <w:p w14:paraId="4C2CB5BF" w14:textId="71757677" w:rsidR="00431200" w:rsidRPr="007D7F48" w:rsidRDefault="27640BBC" w:rsidP="5AD8E5F2">
            <w:pPr>
              <w:pStyle w:val="TableText10"/>
              <w:rPr>
                <w:rFonts w:ascii="Calibri" w:eastAsiaTheme="minorEastAsia" w:hAnsi="Calibri" w:cs="Calibri"/>
                <w:color w:val="000000"/>
              </w:rPr>
            </w:pPr>
            <w:r w:rsidRPr="5AD8E5F2">
              <w:rPr>
                <w:rFonts w:ascii="Calibri" w:eastAsiaTheme="minorEastAsia" w:hAnsi="Calibri" w:cs="Calibri"/>
                <w:color w:val="000000" w:themeColor="text1"/>
              </w:rPr>
              <w:t xml:space="preserve">The applicant/member final status as </w:t>
            </w:r>
            <w:r w:rsidR="75ACDC7B" w:rsidRPr="5AD8E5F2">
              <w:rPr>
                <w:rFonts w:ascii="Calibri" w:eastAsiaTheme="minorEastAsia" w:hAnsi="Calibri" w:cs="Calibri"/>
                <w:color w:val="000000" w:themeColor="text1"/>
              </w:rPr>
              <w:t xml:space="preserve">determined </w:t>
            </w:r>
            <w:r w:rsidR="65F86C46" w:rsidRPr="5AD8E5F2">
              <w:rPr>
                <w:rFonts w:ascii="Calibri" w:eastAsiaTheme="minorEastAsia" w:hAnsi="Calibri" w:cs="Calibri"/>
                <w:color w:val="000000" w:themeColor="text1"/>
              </w:rPr>
              <w:t xml:space="preserve">by MWRP </w:t>
            </w:r>
            <w:r w:rsidR="75ACDC7B" w:rsidRPr="5AD8E5F2">
              <w:rPr>
                <w:rFonts w:ascii="Calibri" w:eastAsiaTheme="minorEastAsia" w:hAnsi="Calibri" w:cs="Calibri"/>
                <w:color w:val="000000" w:themeColor="text1"/>
              </w:rPr>
              <w:t xml:space="preserve">after executing </w:t>
            </w:r>
            <w:r w:rsidR="28C9262F" w:rsidRPr="5AD8E5F2">
              <w:rPr>
                <w:rFonts w:ascii="Calibri" w:eastAsiaTheme="minorEastAsia" w:hAnsi="Calibri" w:cs="Calibri"/>
                <w:color w:val="000000" w:themeColor="text1"/>
              </w:rPr>
              <w:t>Medicaid Work</w:t>
            </w:r>
            <w:r w:rsidR="4D7A3E9A" w:rsidRPr="5AD8E5F2">
              <w:rPr>
                <w:rFonts w:ascii="Calibri" w:eastAsiaTheme="minorEastAsia" w:hAnsi="Calibri" w:cs="Calibri"/>
                <w:color w:val="000000" w:themeColor="text1"/>
              </w:rPr>
              <w:t>Report</w:t>
            </w:r>
            <w:r w:rsidR="75ACDC7B" w:rsidRPr="5AD8E5F2">
              <w:rPr>
                <w:rFonts w:ascii="Calibri" w:eastAsiaTheme="minorEastAsia" w:hAnsi="Calibri" w:cs="Calibri"/>
                <w:color w:val="000000" w:themeColor="text1"/>
              </w:rPr>
              <w:t>Rules.</w:t>
            </w:r>
          </w:p>
          <w:p w14:paraId="6A454B3B" w14:textId="32BFE4B4" w:rsidR="00431200" w:rsidRPr="007D7F48" w:rsidRDefault="75ACDC7B" w:rsidP="5AD8E5F2">
            <w:pPr>
              <w:pStyle w:val="TableText10"/>
              <w:rPr>
                <w:rFonts w:ascii="Calibri" w:eastAsiaTheme="minorEastAsia" w:hAnsi="Calibri" w:cs="Calibri"/>
                <w:color w:val="000000"/>
              </w:rPr>
            </w:pPr>
            <w:r w:rsidRPr="5AD8E5F2">
              <w:rPr>
                <w:rFonts w:ascii="Calibri" w:eastAsiaTheme="minorEastAsia" w:hAnsi="Calibri" w:cs="Calibri"/>
                <w:color w:val="000000" w:themeColor="text1"/>
              </w:rPr>
              <w:t>Reference table: RT_</w:t>
            </w:r>
            <w:r w:rsidR="7FF41E32" w:rsidRPr="5AD8E5F2">
              <w:rPr>
                <w:rFonts w:ascii="Calibri" w:eastAsiaTheme="minorEastAsia" w:hAnsi="Calibri" w:cs="Calibri"/>
                <w:color w:val="000000" w:themeColor="text1"/>
              </w:rPr>
              <w:t>CEST</w:t>
            </w:r>
            <w:r w:rsidR="594F5731" w:rsidRPr="5AD8E5F2">
              <w:rPr>
                <w:rFonts w:ascii="Calibri" w:eastAsiaTheme="minorEastAsia" w:hAnsi="Calibri" w:cs="Calibri"/>
                <w:color w:val="000000" w:themeColor="text1"/>
              </w:rPr>
              <w:t xml:space="preserve"> (Only records with a code where Final Status column =Y will be sent to EDWS)</w:t>
            </w:r>
          </w:p>
        </w:tc>
      </w:tr>
      <w:tr w:rsidR="00431200" w:rsidRPr="00B04A8E" w14:paraId="676D3B0B" w14:textId="77777777" w:rsidTr="34A3EEC9">
        <w:tc>
          <w:tcPr>
            <w:tcW w:w="2538" w:type="dxa"/>
            <w:tcBorders>
              <w:top w:val="single" w:sz="4" w:space="0" w:color="auto"/>
              <w:left w:val="single" w:sz="4" w:space="0" w:color="auto"/>
              <w:bottom w:val="single" w:sz="4" w:space="0" w:color="auto"/>
              <w:right w:val="single" w:sz="4" w:space="0" w:color="auto"/>
            </w:tcBorders>
          </w:tcPr>
          <w:p w14:paraId="673CAFB5" w14:textId="77777777" w:rsidR="00485D88" w:rsidRDefault="00485D88" w:rsidP="00485D88">
            <w:pPr>
              <w:spacing w:line="300" w:lineRule="atLeast"/>
              <w:rPr>
                <w:rFonts w:ascii="Segoe UI" w:hAnsi="Segoe UI" w:cs="Segoe UI"/>
                <w:sz w:val="21"/>
                <w:szCs w:val="21"/>
              </w:rPr>
            </w:pPr>
            <w:r>
              <w:rPr>
                <w:rFonts w:ascii="Segoe UI" w:hAnsi="Segoe UI" w:cs="Segoe UI"/>
                <w:sz w:val="21"/>
                <w:szCs w:val="21"/>
              </w:rPr>
              <w:t>mwrStatusStartDate</w:t>
            </w:r>
          </w:p>
          <w:p w14:paraId="3DE1FB98" w14:textId="3CB45F38" w:rsidR="00431200" w:rsidRPr="007D7F48" w:rsidRDefault="00431200" w:rsidP="000D596E">
            <w:pPr>
              <w:pStyle w:val="TableText10"/>
              <w:rPr>
                <w:rFonts w:ascii="Calibri" w:eastAsiaTheme="minorHAnsi" w:hAnsi="Calibri" w:cs="Calibri"/>
                <w:color w:val="000000"/>
                <w:szCs w:val="20"/>
              </w:rPr>
            </w:pPr>
          </w:p>
        </w:tc>
        <w:tc>
          <w:tcPr>
            <w:tcW w:w="1890" w:type="dxa"/>
            <w:tcBorders>
              <w:top w:val="single" w:sz="4" w:space="0" w:color="auto"/>
              <w:left w:val="single" w:sz="4" w:space="0" w:color="auto"/>
              <w:bottom w:val="single" w:sz="4" w:space="0" w:color="auto"/>
              <w:right w:val="single" w:sz="4" w:space="0" w:color="auto"/>
            </w:tcBorders>
          </w:tcPr>
          <w:p w14:paraId="217DCCC3"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Date</w:t>
            </w:r>
          </w:p>
        </w:tc>
        <w:tc>
          <w:tcPr>
            <w:tcW w:w="1260" w:type="dxa"/>
            <w:tcBorders>
              <w:top w:val="single" w:sz="4" w:space="0" w:color="auto"/>
              <w:left w:val="single" w:sz="4" w:space="0" w:color="auto"/>
              <w:bottom w:val="single" w:sz="4" w:space="0" w:color="auto"/>
              <w:right w:val="single" w:sz="4" w:space="0" w:color="auto"/>
            </w:tcBorders>
          </w:tcPr>
          <w:p w14:paraId="722526CF"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164EC877" w14:textId="533F6D96" w:rsidR="00431200" w:rsidRPr="007D7F48" w:rsidRDefault="75ACDC7B" w:rsidP="5AD8E5F2">
            <w:pPr>
              <w:pStyle w:val="TableText10"/>
              <w:rPr>
                <w:rFonts w:ascii="Calibri" w:eastAsiaTheme="minorEastAsia" w:hAnsi="Calibri" w:cs="Calibri"/>
                <w:color w:val="000000" w:themeColor="text1"/>
              </w:rPr>
            </w:pPr>
            <w:r w:rsidRPr="5AD8E5F2">
              <w:rPr>
                <w:rFonts w:ascii="Calibri" w:eastAsiaTheme="minorEastAsia" w:hAnsi="Calibri" w:cs="Calibri"/>
                <w:color w:val="000000" w:themeColor="text1"/>
              </w:rPr>
              <w:t>MWR start date</w:t>
            </w:r>
            <w:r w:rsidR="51C5372F" w:rsidRPr="5AD8E5F2">
              <w:rPr>
                <w:rFonts w:ascii="Calibri" w:eastAsiaTheme="minorEastAsia" w:hAnsi="Calibri" w:cs="Calibri"/>
                <w:color w:val="000000" w:themeColor="text1"/>
              </w:rPr>
              <w:t xml:space="preserve"> </w:t>
            </w:r>
            <w:r w:rsidR="125456AE" w:rsidRPr="5AD8E5F2">
              <w:rPr>
                <w:rFonts w:ascii="Calibri" w:eastAsiaTheme="minorEastAsia" w:hAnsi="Calibri" w:cs="Calibri"/>
                <w:color w:val="000000" w:themeColor="text1"/>
              </w:rPr>
              <w:t>(</w:t>
            </w:r>
            <w:r w:rsidR="6E5D66FA" w:rsidRPr="19420413">
              <w:rPr>
                <w:rFonts w:ascii="Calibri" w:eastAsiaTheme="minorEastAsia" w:hAnsi="Calibri" w:cs="Calibri"/>
                <w:color w:val="000000" w:themeColor="text1"/>
              </w:rPr>
              <w:t xml:space="preserve">review </w:t>
            </w:r>
            <w:r w:rsidR="125456AE" w:rsidRPr="5AD8E5F2">
              <w:rPr>
                <w:rFonts w:ascii="Calibri" w:eastAsiaTheme="minorEastAsia" w:hAnsi="Calibri" w:cs="Calibri"/>
                <w:color w:val="000000" w:themeColor="text1"/>
              </w:rPr>
              <w:t>period start date)</w:t>
            </w:r>
            <w:r w:rsidR="70FD949B" w:rsidRPr="5AD8E5F2">
              <w:rPr>
                <w:rFonts w:ascii="Calibri" w:eastAsiaTheme="minorEastAsia" w:hAnsi="Calibri" w:cs="Calibri"/>
                <w:color w:val="000000" w:themeColor="text1"/>
              </w:rPr>
              <w:t>,</w:t>
            </w:r>
            <w:r w:rsidRPr="5AD8E5F2">
              <w:rPr>
                <w:rFonts w:ascii="Calibri" w:eastAsiaTheme="minorEastAsia" w:hAnsi="Calibri" w:cs="Calibri"/>
                <w:color w:val="000000" w:themeColor="text1"/>
              </w:rPr>
              <w:t xml:space="preserve"> if present.</w:t>
            </w:r>
          </w:p>
        </w:tc>
      </w:tr>
      <w:tr w:rsidR="00431200" w:rsidRPr="00B04A8E" w14:paraId="6462C966" w14:textId="77777777" w:rsidTr="34A3EEC9">
        <w:tc>
          <w:tcPr>
            <w:tcW w:w="2538" w:type="dxa"/>
            <w:tcBorders>
              <w:top w:val="single" w:sz="4" w:space="0" w:color="auto"/>
              <w:left w:val="single" w:sz="4" w:space="0" w:color="auto"/>
              <w:bottom w:val="single" w:sz="4" w:space="0" w:color="auto"/>
              <w:right w:val="single" w:sz="4" w:space="0" w:color="auto"/>
            </w:tcBorders>
          </w:tcPr>
          <w:p w14:paraId="647F0F94" w14:textId="6C9ADD9E"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EastAsia" w:hAnsi="Calibri" w:cs="Calibri"/>
                <w:szCs w:val="20"/>
              </w:rPr>
              <w:t>mwr</w:t>
            </w:r>
            <w:r w:rsidR="00485D88">
              <w:rPr>
                <w:rFonts w:ascii="Calibri" w:eastAsiaTheme="minorEastAsia" w:hAnsi="Calibri" w:cs="Calibri"/>
                <w:szCs w:val="20"/>
              </w:rPr>
              <w:t>Status</w:t>
            </w:r>
            <w:r w:rsidRPr="007D7F48">
              <w:rPr>
                <w:rFonts w:ascii="Calibri" w:eastAsiaTheme="minorEastAsia" w:hAnsi="Calibri" w:cs="Calibri"/>
                <w:szCs w:val="20"/>
              </w:rPr>
              <w:t>EndDate</w:t>
            </w:r>
          </w:p>
        </w:tc>
        <w:tc>
          <w:tcPr>
            <w:tcW w:w="1890" w:type="dxa"/>
            <w:tcBorders>
              <w:top w:val="single" w:sz="4" w:space="0" w:color="auto"/>
              <w:left w:val="single" w:sz="4" w:space="0" w:color="auto"/>
              <w:bottom w:val="single" w:sz="4" w:space="0" w:color="auto"/>
              <w:right w:val="single" w:sz="4" w:space="0" w:color="auto"/>
            </w:tcBorders>
          </w:tcPr>
          <w:p w14:paraId="798580E5"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Date</w:t>
            </w:r>
          </w:p>
        </w:tc>
        <w:tc>
          <w:tcPr>
            <w:tcW w:w="1260" w:type="dxa"/>
            <w:tcBorders>
              <w:top w:val="single" w:sz="4" w:space="0" w:color="auto"/>
              <w:left w:val="single" w:sz="4" w:space="0" w:color="auto"/>
              <w:bottom w:val="single" w:sz="4" w:space="0" w:color="auto"/>
              <w:right w:val="single" w:sz="4" w:space="0" w:color="auto"/>
            </w:tcBorders>
          </w:tcPr>
          <w:p w14:paraId="11AED31F" w14:textId="77777777" w:rsidR="00431200" w:rsidRPr="007D7F48" w:rsidRDefault="00431200" w:rsidP="000D596E">
            <w:pPr>
              <w:pStyle w:val="TableText10"/>
              <w:rPr>
                <w:rFonts w:ascii="Calibri" w:eastAsiaTheme="minorHAnsi" w:hAnsi="Calibri" w:cs="Calibri"/>
                <w:color w:val="000000"/>
                <w:szCs w:val="20"/>
              </w:rPr>
            </w:pPr>
            <w:r w:rsidRPr="007D7F48">
              <w:rPr>
                <w:rFonts w:ascii="Calibri" w:eastAsiaTheme="minorHAnsi" w:hAnsi="Calibri" w:cs="Calibr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7AE5FE89" w14:textId="3172EF8D" w:rsidR="00431200" w:rsidRPr="007D7F48" w:rsidRDefault="00431200" w:rsidP="31714CD1">
            <w:pPr>
              <w:pStyle w:val="TableText10"/>
              <w:rPr>
                <w:rFonts w:ascii="Calibri" w:eastAsiaTheme="minorEastAsia" w:hAnsi="Calibri" w:cs="Calibri"/>
                <w:color w:val="000000" w:themeColor="text1"/>
              </w:rPr>
            </w:pPr>
            <w:r w:rsidRPr="19420413">
              <w:rPr>
                <w:rFonts w:ascii="Calibri" w:eastAsiaTheme="minorEastAsia" w:hAnsi="Calibri" w:cs="Calibri"/>
                <w:color w:val="000000" w:themeColor="text1"/>
              </w:rPr>
              <w:t>MWR end date</w:t>
            </w:r>
            <w:r w:rsidR="00DB1EFF" w:rsidRPr="19420413">
              <w:rPr>
                <w:rFonts w:ascii="Calibri" w:eastAsiaTheme="minorEastAsia" w:hAnsi="Calibri" w:cs="Calibri"/>
                <w:color w:val="000000" w:themeColor="text1"/>
              </w:rPr>
              <w:t xml:space="preserve"> </w:t>
            </w:r>
            <w:r w:rsidR="0F33426B" w:rsidRPr="19420413">
              <w:rPr>
                <w:rFonts w:ascii="Calibri" w:eastAsiaTheme="minorEastAsia" w:hAnsi="Calibri" w:cs="Calibri"/>
                <w:color w:val="000000" w:themeColor="text1"/>
              </w:rPr>
              <w:t>(</w:t>
            </w:r>
            <w:r w:rsidR="1FE34269" w:rsidRPr="19420413">
              <w:rPr>
                <w:rFonts w:ascii="Calibri" w:eastAsiaTheme="minorEastAsia" w:hAnsi="Calibri" w:cs="Calibri"/>
                <w:color w:val="000000" w:themeColor="text1"/>
              </w:rPr>
              <w:t>review</w:t>
            </w:r>
            <w:r w:rsidR="0F33426B" w:rsidRPr="19420413">
              <w:rPr>
                <w:rFonts w:ascii="Calibri" w:eastAsiaTheme="minorEastAsia" w:hAnsi="Calibri" w:cs="Calibri"/>
                <w:color w:val="000000" w:themeColor="text1"/>
              </w:rPr>
              <w:t xml:space="preserve"> period end date)</w:t>
            </w:r>
            <w:r w:rsidR="35BAEC2B" w:rsidRPr="19420413">
              <w:rPr>
                <w:rFonts w:ascii="Calibri" w:eastAsiaTheme="minorEastAsia" w:hAnsi="Calibri" w:cs="Calibri"/>
                <w:color w:val="000000" w:themeColor="text1"/>
              </w:rPr>
              <w:t>,</w:t>
            </w:r>
            <w:r w:rsidRPr="19420413">
              <w:rPr>
                <w:rFonts w:ascii="Calibri" w:eastAsiaTheme="minorEastAsia" w:hAnsi="Calibri" w:cs="Calibri"/>
                <w:color w:val="000000" w:themeColor="text1"/>
              </w:rPr>
              <w:t xml:space="preserve"> if present.</w:t>
            </w:r>
          </w:p>
        </w:tc>
      </w:tr>
      <w:tr w:rsidR="547EDEB1" w14:paraId="54C31631" w14:textId="77777777" w:rsidTr="34A3EEC9">
        <w:trPr>
          <w:trHeight w:val="300"/>
        </w:trPr>
        <w:tc>
          <w:tcPr>
            <w:tcW w:w="2538" w:type="dxa"/>
            <w:tcBorders>
              <w:top w:val="single" w:sz="4" w:space="0" w:color="auto"/>
              <w:left w:val="single" w:sz="4" w:space="0" w:color="auto"/>
              <w:bottom w:val="single" w:sz="4" w:space="0" w:color="auto"/>
              <w:right w:val="single" w:sz="4" w:space="0" w:color="auto"/>
            </w:tcBorders>
          </w:tcPr>
          <w:p w14:paraId="0139A9F4" w14:textId="1AEB0014" w:rsidR="547EDEB1" w:rsidRPr="007D7F48" w:rsidRDefault="000F1FA3" w:rsidP="31714CD1">
            <w:pPr>
              <w:pStyle w:val="TableText10"/>
              <w:rPr>
                <w:rFonts w:ascii="Calibri" w:eastAsia="Calibri" w:hAnsi="Calibri" w:cs="Calibri"/>
                <w:szCs w:val="20"/>
              </w:rPr>
            </w:pPr>
            <w:r w:rsidRPr="007D7F48">
              <w:rPr>
                <w:rFonts w:ascii="Calibri" w:eastAsia="Calibri" w:hAnsi="Calibri" w:cs="Calibri"/>
                <w:szCs w:val="20"/>
                <w:u w:val="single"/>
              </w:rPr>
              <w:t>review</w:t>
            </w:r>
            <w:r w:rsidR="547EDEB1" w:rsidRPr="007D7F48">
              <w:rPr>
                <w:rFonts w:ascii="Calibri" w:eastAsia="Calibri" w:hAnsi="Calibri" w:cs="Calibri"/>
                <w:szCs w:val="20"/>
                <w:u w:val="single"/>
              </w:rPr>
              <w:t>Month</w:t>
            </w:r>
          </w:p>
        </w:tc>
        <w:tc>
          <w:tcPr>
            <w:tcW w:w="1890" w:type="dxa"/>
            <w:tcBorders>
              <w:top w:val="single" w:sz="4" w:space="0" w:color="auto"/>
              <w:left w:val="single" w:sz="4" w:space="0" w:color="auto"/>
              <w:bottom w:val="single" w:sz="4" w:space="0" w:color="auto"/>
              <w:right w:val="single" w:sz="4" w:space="0" w:color="auto"/>
            </w:tcBorders>
          </w:tcPr>
          <w:p w14:paraId="577E60AE" w14:textId="0BA33509" w:rsidR="547EDEB1" w:rsidRPr="007D7F48" w:rsidRDefault="547EDEB1" w:rsidP="31714CD1">
            <w:pPr>
              <w:pStyle w:val="TableText10"/>
              <w:rPr>
                <w:rFonts w:ascii="Calibri" w:eastAsia="Calibri" w:hAnsi="Calibri" w:cs="Calibri"/>
                <w:szCs w:val="20"/>
              </w:rPr>
            </w:pPr>
            <w:r w:rsidRPr="007D7F48">
              <w:rPr>
                <w:rFonts w:ascii="Calibri" w:eastAsia="Calibri" w:hAnsi="Calibri" w:cs="Calibri"/>
                <w:szCs w:val="20"/>
                <w:u w:val="single"/>
              </w:rPr>
              <w:t>Date</w:t>
            </w:r>
          </w:p>
        </w:tc>
        <w:tc>
          <w:tcPr>
            <w:tcW w:w="1260" w:type="dxa"/>
            <w:tcBorders>
              <w:top w:val="single" w:sz="4" w:space="0" w:color="auto"/>
              <w:left w:val="single" w:sz="4" w:space="0" w:color="auto"/>
              <w:bottom w:val="single" w:sz="4" w:space="0" w:color="auto"/>
              <w:right w:val="single" w:sz="4" w:space="0" w:color="auto"/>
            </w:tcBorders>
          </w:tcPr>
          <w:p w14:paraId="26239F48" w14:textId="2C0B37D6" w:rsidR="547EDEB1" w:rsidRPr="007D7F48" w:rsidRDefault="547EDEB1" w:rsidP="31714CD1">
            <w:pPr>
              <w:pStyle w:val="TableText10"/>
              <w:rPr>
                <w:rFonts w:ascii="Calibri" w:eastAsia="Calibri" w:hAnsi="Calibri" w:cs="Calibri"/>
                <w:szCs w:val="20"/>
              </w:rPr>
            </w:pPr>
            <w:r w:rsidRPr="007D7F48">
              <w:rPr>
                <w:rFonts w:ascii="Calibri" w:eastAsia="Calibri" w:hAnsi="Calibri" w:cs="Calibri"/>
                <w:szCs w:val="20"/>
                <w:u w:val="single"/>
              </w:rPr>
              <w:t>No</w:t>
            </w:r>
          </w:p>
        </w:tc>
        <w:tc>
          <w:tcPr>
            <w:tcW w:w="4334" w:type="dxa"/>
            <w:tcBorders>
              <w:top w:val="single" w:sz="4" w:space="0" w:color="auto"/>
              <w:left w:val="single" w:sz="4" w:space="0" w:color="auto"/>
              <w:bottom w:val="single" w:sz="4" w:space="0" w:color="auto"/>
              <w:right w:val="single" w:sz="4" w:space="0" w:color="auto"/>
            </w:tcBorders>
          </w:tcPr>
          <w:p w14:paraId="11EADEBB" w14:textId="438FDB42" w:rsidR="547EDEB1" w:rsidRPr="007D7F48" w:rsidRDefault="15A4F783" w:rsidP="5AD8E5F2">
            <w:pPr>
              <w:pStyle w:val="TableText10"/>
              <w:rPr>
                <w:rFonts w:ascii="Calibri" w:eastAsiaTheme="minorEastAsia" w:hAnsi="Calibri" w:cs="Calibri"/>
              </w:rPr>
            </w:pPr>
            <w:r w:rsidRPr="5AD8E5F2">
              <w:rPr>
                <w:rFonts w:ascii="Calibri" w:eastAsia="Calibri" w:hAnsi="Calibri" w:cs="Calibri"/>
                <w:lang w:val="en-GB"/>
              </w:rPr>
              <w:t>R</w:t>
            </w:r>
            <w:r w:rsidR="13ED4BDB" w:rsidRPr="5AD8E5F2">
              <w:rPr>
                <w:rFonts w:ascii="Calibri" w:eastAsia="Calibri" w:hAnsi="Calibri" w:cs="Calibri"/>
                <w:lang w:val="en-GB"/>
              </w:rPr>
              <w:t>eview</w:t>
            </w:r>
            <w:r w:rsidR="75479B47" w:rsidRPr="5AD8E5F2">
              <w:rPr>
                <w:rFonts w:ascii="Calibri" w:eastAsia="Calibri" w:hAnsi="Calibri" w:cs="Calibri"/>
                <w:lang w:val="en-GB"/>
              </w:rPr>
              <w:t xml:space="preserve"> month in which Rule is </w:t>
            </w:r>
            <w:r w:rsidR="19409E82" w:rsidRPr="5AD8E5F2">
              <w:rPr>
                <w:rFonts w:ascii="Calibri" w:eastAsia="Calibri" w:hAnsi="Calibri" w:cs="Calibri"/>
                <w:lang w:val="en-GB"/>
              </w:rPr>
              <w:t>met</w:t>
            </w:r>
            <w:r w:rsidR="75479B47" w:rsidRPr="5AD8E5F2">
              <w:rPr>
                <w:rFonts w:ascii="Calibri" w:eastAsia="Calibri" w:hAnsi="Calibri" w:cs="Calibri"/>
                <w:lang w:val="en-GB"/>
              </w:rPr>
              <w:t>.</w:t>
            </w:r>
            <w:r w:rsidR="75479B47" w:rsidRPr="5AD8E5F2">
              <w:rPr>
                <w:rFonts w:ascii="Calibri" w:eastAsiaTheme="minorEastAsia" w:hAnsi="Calibri" w:cs="Calibri"/>
              </w:rPr>
              <w:t xml:space="preserve"> </w:t>
            </w:r>
            <w:r w:rsidR="1CC84A58" w:rsidRPr="19420413">
              <w:rPr>
                <w:rFonts w:ascii="Calibri" w:eastAsiaTheme="minorEastAsia" w:hAnsi="Calibri" w:cs="Calibri"/>
              </w:rPr>
              <w:t>If no rule is passed, this field will be blank.</w:t>
            </w:r>
          </w:p>
        </w:tc>
      </w:tr>
      <w:tr w:rsidR="547EDEB1" w14:paraId="304FCE33" w14:textId="77777777" w:rsidTr="34A3EEC9">
        <w:trPr>
          <w:trHeight w:val="300"/>
        </w:trPr>
        <w:tc>
          <w:tcPr>
            <w:tcW w:w="2538" w:type="dxa"/>
            <w:tcBorders>
              <w:top w:val="single" w:sz="4" w:space="0" w:color="auto"/>
              <w:left w:val="single" w:sz="4" w:space="0" w:color="auto"/>
              <w:bottom w:val="single" w:sz="4" w:space="0" w:color="auto"/>
              <w:right w:val="single" w:sz="4" w:space="0" w:color="auto"/>
            </w:tcBorders>
          </w:tcPr>
          <w:p w14:paraId="7FCB737B" w14:textId="5A27FE85" w:rsidR="6BD0A8AA" w:rsidRPr="007D7F48" w:rsidRDefault="6BD0A8AA" w:rsidP="31714CD1">
            <w:pPr>
              <w:pStyle w:val="TableText10"/>
              <w:rPr>
                <w:rFonts w:ascii="Calibri" w:eastAsiaTheme="minorEastAsia" w:hAnsi="Calibri" w:cs="Calibri"/>
                <w:color w:val="000000" w:themeColor="text1"/>
                <w:szCs w:val="20"/>
              </w:rPr>
            </w:pPr>
            <w:r w:rsidRPr="007D7F48">
              <w:rPr>
                <w:rFonts w:ascii="Calibri" w:eastAsiaTheme="minorEastAsia" w:hAnsi="Calibri" w:cs="Calibri"/>
                <w:color w:val="000000" w:themeColor="text1"/>
                <w:szCs w:val="20"/>
              </w:rPr>
              <w:t>rulesEvaluationResults</w:t>
            </w:r>
          </w:p>
        </w:tc>
        <w:tc>
          <w:tcPr>
            <w:tcW w:w="1890" w:type="dxa"/>
            <w:tcBorders>
              <w:top w:val="single" w:sz="4" w:space="0" w:color="auto"/>
              <w:left w:val="single" w:sz="4" w:space="0" w:color="auto"/>
              <w:bottom w:val="single" w:sz="4" w:space="0" w:color="auto"/>
              <w:right w:val="single" w:sz="4" w:space="0" w:color="auto"/>
            </w:tcBorders>
          </w:tcPr>
          <w:p w14:paraId="61D97507" w14:textId="01BCA9C6" w:rsidR="008308E5" w:rsidRPr="007D7F48" w:rsidRDefault="6BD0A8AA" w:rsidP="31714CD1">
            <w:pPr>
              <w:pStyle w:val="TableText10"/>
              <w:rPr>
                <w:rFonts w:ascii="Calibri" w:eastAsiaTheme="minorEastAsia" w:hAnsi="Calibri" w:cs="Calibri"/>
                <w:color w:val="000000" w:themeColor="text1"/>
                <w:szCs w:val="20"/>
              </w:rPr>
            </w:pPr>
            <w:r w:rsidRPr="007D7F48">
              <w:rPr>
                <w:rFonts w:ascii="Calibri" w:eastAsiaTheme="minorEastAsia" w:hAnsi="Calibri" w:cs="Calibri"/>
                <w:color w:val="000000" w:themeColor="text1"/>
                <w:szCs w:val="20"/>
              </w:rPr>
              <w:t>Array&lt;RulesEvaluated</w:t>
            </w:r>
          </w:p>
          <w:p w14:paraId="28DD877D" w14:textId="3005995E" w:rsidR="6BD0A8AA" w:rsidRPr="007D7F48" w:rsidRDefault="6BD0A8AA" w:rsidP="31714CD1">
            <w:pPr>
              <w:pStyle w:val="TableText10"/>
              <w:rPr>
                <w:rFonts w:ascii="Calibri" w:eastAsiaTheme="minorEastAsia" w:hAnsi="Calibri" w:cs="Calibri"/>
                <w:color w:val="000000" w:themeColor="text1"/>
                <w:szCs w:val="20"/>
              </w:rPr>
            </w:pPr>
            <w:r w:rsidRPr="007D7F48">
              <w:rPr>
                <w:rFonts w:ascii="Calibri" w:eastAsiaTheme="minorEastAsia" w:hAnsi="Calibri" w:cs="Calibri"/>
                <w:color w:val="000000" w:themeColor="text1"/>
                <w:szCs w:val="20"/>
              </w:rPr>
              <w:t>ResultsDTO&gt;</w:t>
            </w:r>
          </w:p>
        </w:tc>
        <w:tc>
          <w:tcPr>
            <w:tcW w:w="1260" w:type="dxa"/>
            <w:tcBorders>
              <w:top w:val="single" w:sz="4" w:space="0" w:color="auto"/>
              <w:left w:val="single" w:sz="4" w:space="0" w:color="auto"/>
              <w:bottom w:val="single" w:sz="4" w:space="0" w:color="auto"/>
              <w:right w:val="single" w:sz="4" w:space="0" w:color="auto"/>
            </w:tcBorders>
          </w:tcPr>
          <w:p w14:paraId="23F08D98" w14:textId="789CC997" w:rsidR="6BD0A8AA" w:rsidRPr="007D7F48" w:rsidRDefault="6BD0A8AA" w:rsidP="31714CD1">
            <w:pPr>
              <w:pStyle w:val="TableText10"/>
              <w:rPr>
                <w:rFonts w:ascii="Calibri" w:eastAsiaTheme="minorEastAsia" w:hAnsi="Calibri" w:cs="Calibri"/>
                <w:color w:val="000000" w:themeColor="text1"/>
                <w:szCs w:val="20"/>
              </w:rPr>
            </w:pPr>
            <w:r w:rsidRPr="007D7F48">
              <w:rPr>
                <w:rFonts w:ascii="Calibri" w:eastAsiaTheme="minorEastAsia" w:hAnsi="Calibri" w:cs="Calibri"/>
                <w:color w:val="000000" w:themeColor="text1"/>
                <w:szCs w:val="20"/>
              </w:rPr>
              <w:t>Yes</w:t>
            </w:r>
          </w:p>
        </w:tc>
        <w:tc>
          <w:tcPr>
            <w:tcW w:w="4334" w:type="dxa"/>
            <w:tcBorders>
              <w:top w:val="single" w:sz="4" w:space="0" w:color="auto"/>
              <w:left w:val="single" w:sz="4" w:space="0" w:color="auto"/>
              <w:bottom w:val="single" w:sz="4" w:space="0" w:color="auto"/>
              <w:right w:val="single" w:sz="4" w:space="0" w:color="auto"/>
            </w:tcBorders>
          </w:tcPr>
          <w:p w14:paraId="58332C95" w14:textId="7A8C2325" w:rsidR="6BD0A8AA" w:rsidRPr="007D7F48" w:rsidRDefault="318D1D53" w:rsidP="5AD8E5F2">
            <w:pPr>
              <w:pStyle w:val="TableText10"/>
              <w:rPr>
                <w:rFonts w:ascii="Calibri" w:eastAsiaTheme="minorEastAsia" w:hAnsi="Calibri" w:cs="Calibri"/>
                <w:color w:val="000000" w:themeColor="text1"/>
              </w:rPr>
            </w:pPr>
            <w:r w:rsidRPr="5AD8E5F2">
              <w:rPr>
                <w:rFonts w:ascii="Calibri" w:eastAsiaTheme="minorEastAsia" w:hAnsi="Calibri" w:cs="Calibri"/>
                <w:color w:val="000000" w:themeColor="text1"/>
              </w:rPr>
              <w:t xml:space="preserve">List of rules </w:t>
            </w:r>
            <w:r w:rsidR="40C5A299" w:rsidRPr="5AD8E5F2">
              <w:rPr>
                <w:rFonts w:ascii="Calibri" w:eastAsiaTheme="minorEastAsia" w:hAnsi="Calibri" w:cs="Calibri"/>
                <w:color w:val="000000" w:themeColor="text1"/>
              </w:rPr>
              <w:t>for which the member was evaluated and</w:t>
            </w:r>
            <w:r w:rsidR="00011D0A">
              <w:rPr>
                <w:rFonts w:ascii="Calibri" w:eastAsiaTheme="minorEastAsia" w:hAnsi="Calibri" w:cs="Calibri"/>
                <w:color w:val="000000" w:themeColor="text1"/>
              </w:rPr>
              <w:t xml:space="preserve"> </w:t>
            </w:r>
            <w:r w:rsidR="79569C0F" w:rsidRPr="5AD8E5F2">
              <w:rPr>
                <w:rFonts w:ascii="Calibri" w:eastAsiaTheme="minorEastAsia" w:hAnsi="Calibri" w:cs="Calibri"/>
                <w:color w:val="000000" w:themeColor="text1"/>
              </w:rPr>
              <w:t>the</w:t>
            </w:r>
            <w:r w:rsidRPr="5AD8E5F2">
              <w:rPr>
                <w:rFonts w:ascii="Calibri" w:eastAsiaTheme="minorEastAsia" w:hAnsi="Calibri" w:cs="Calibri"/>
                <w:color w:val="000000" w:themeColor="text1"/>
              </w:rPr>
              <w:t xml:space="preserve"> status (Pass, Fail). This information </w:t>
            </w:r>
            <w:r w:rsidR="26662552" w:rsidRPr="5AD8E5F2">
              <w:rPr>
                <w:rFonts w:ascii="Calibri" w:eastAsiaTheme="minorEastAsia" w:hAnsi="Calibri" w:cs="Calibri"/>
                <w:color w:val="000000" w:themeColor="text1"/>
              </w:rPr>
              <w:t xml:space="preserve">is </w:t>
            </w:r>
            <w:r w:rsidRPr="5AD8E5F2">
              <w:rPr>
                <w:rFonts w:ascii="Calibri" w:eastAsiaTheme="minorEastAsia" w:hAnsi="Calibri" w:cs="Calibri"/>
                <w:color w:val="000000" w:themeColor="text1"/>
              </w:rPr>
              <w:t>used to display in VaCMS Eligibility Summary</w:t>
            </w:r>
            <w:r w:rsidR="247F6E6F" w:rsidRPr="5AD8E5F2">
              <w:rPr>
                <w:rFonts w:ascii="Calibri" w:eastAsiaTheme="minorEastAsia" w:hAnsi="Calibri" w:cs="Calibri"/>
                <w:color w:val="000000" w:themeColor="text1"/>
              </w:rPr>
              <w:t xml:space="preserve"> and stored in EDWS</w:t>
            </w:r>
            <w:r w:rsidRPr="5AD8E5F2">
              <w:rPr>
                <w:rFonts w:ascii="Calibri" w:eastAsiaTheme="minorEastAsia" w:hAnsi="Calibri" w:cs="Calibri"/>
                <w:color w:val="000000" w:themeColor="text1"/>
              </w:rPr>
              <w:t>.</w:t>
            </w:r>
            <w:r w:rsidR="0F42EEB1" w:rsidRPr="5AD8E5F2">
              <w:rPr>
                <w:rFonts w:ascii="Calibri" w:eastAsiaTheme="minorEastAsia" w:hAnsi="Calibri" w:cs="Calibri"/>
                <w:color w:val="000000" w:themeColor="text1"/>
              </w:rPr>
              <w:t xml:space="preserve"> </w:t>
            </w:r>
            <w:r w:rsidR="0F42EEB1" w:rsidRPr="0082384E">
              <w:rPr>
                <w:rFonts w:ascii="Calibri" w:eastAsiaTheme="minorEastAsia" w:hAnsi="Calibri" w:cs="Calibri"/>
                <w:i/>
                <w:color w:val="000000" w:themeColor="text1"/>
              </w:rPr>
              <w:t xml:space="preserve"> </w:t>
            </w:r>
          </w:p>
        </w:tc>
      </w:tr>
      <w:tr w:rsidR="547EDEB1" w14:paraId="7FC3C0DA" w14:textId="77777777" w:rsidTr="34A3EEC9">
        <w:trPr>
          <w:trHeight w:val="300"/>
        </w:trPr>
        <w:tc>
          <w:tcPr>
            <w:tcW w:w="2538" w:type="dxa"/>
            <w:tcBorders>
              <w:top w:val="single" w:sz="4" w:space="0" w:color="auto"/>
              <w:left w:val="single" w:sz="4" w:space="0" w:color="auto"/>
              <w:bottom w:val="single" w:sz="4" w:space="0" w:color="auto"/>
              <w:right w:val="single" w:sz="4" w:space="0" w:color="auto"/>
            </w:tcBorders>
          </w:tcPr>
          <w:p w14:paraId="705CA752" w14:textId="7E68418A" w:rsidR="63B5F473" w:rsidRPr="007D7F48" w:rsidRDefault="10D4A375" w:rsidP="5AD8E5F2">
            <w:pPr>
              <w:pStyle w:val="TableText10"/>
              <w:rPr>
                <w:rFonts w:ascii="Calibri" w:eastAsiaTheme="minorEastAsia" w:hAnsi="Calibri" w:cs="Calibri"/>
                <w:color w:val="000000" w:themeColor="text1"/>
              </w:rPr>
            </w:pPr>
            <w:r w:rsidRPr="5AD8E5F2">
              <w:rPr>
                <w:rFonts w:ascii="Calibri" w:eastAsiaTheme="minorEastAsia" w:hAnsi="Calibri" w:cs="Calibri"/>
                <w:color w:val="000000" w:themeColor="text1"/>
              </w:rPr>
              <w:t>exemptOrExceptionOrExclusionPendingSw</w:t>
            </w:r>
          </w:p>
        </w:tc>
        <w:tc>
          <w:tcPr>
            <w:tcW w:w="1890" w:type="dxa"/>
            <w:tcBorders>
              <w:top w:val="single" w:sz="4" w:space="0" w:color="auto"/>
              <w:left w:val="single" w:sz="4" w:space="0" w:color="auto"/>
              <w:bottom w:val="single" w:sz="4" w:space="0" w:color="auto"/>
              <w:right w:val="single" w:sz="4" w:space="0" w:color="auto"/>
            </w:tcBorders>
          </w:tcPr>
          <w:p w14:paraId="5E8CC62F" w14:textId="1D0DA524" w:rsidR="63B5F473" w:rsidRPr="007D7F48" w:rsidRDefault="63B5F473" w:rsidP="31714CD1">
            <w:pPr>
              <w:pStyle w:val="TableText10"/>
              <w:rPr>
                <w:rFonts w:ascii="Calibri" w:eastAsiaTheme="minorEastAsia" w:hAnsi="Calibri" w:cs="Calibri"/>
                <w:color w:val="000000" w:themeColor="text1"/>
                <w:szCs w:val="20"/>
              </w:rPr>
            </w:pPr>
            <w:r w:rsidRPr="007D7F48">
              <w:rPr>
                <w:rFonts w:ascii="Calibri" w:eastAsiaTheme="minorEastAsia" w:hAnsi="Calibri" w:cs="Calibri"/>
                <w:color w:val="000000" w:themeColor="text1"/>
                <w:szCs w:val="20"/>
              </w:rPr>
              <w:t>String</w:t>
            </w:r>
          </w:p>
        </w:tc>
        <w:tc>
          <w:tcPr>
            <w:tcW w:w="1260" w:type="dxa"/>
            <w:tcBorders>
              <w:top w:val="single" w:sz="4" w:space="0" w:color="auto"/>
              <w:left w:val="single" w:sz="4" w:space="0" w:color="auto"/>
              <w:bottom w:val="single" w:sz="4" w:space="0" w:color="auto"/>
              <w:right w:val="single" w:sz="4" w:space="0" w:color="auto"/>
            </w:tcBorders>
          </w:tcPr>
          <w:p w14:paraId="48BC5596" w14:textId="31944527" w:rsidR="63B5F473" w:rsidRPr="007D7F48" w:rsidRDefault="63B5F473" w:rsidP="31714CD1">
            <w:pPr>
              <w:pStyle w:val="TableText10"/>
              <w:rPr>
                <w:rFonts w:ascii="Calibri" w:eastAsiaTheme="minorEastAsia" w:hAnsi="Calibri" w:cs="Calibri"/>
                <w:color w:val="000000" w:themeColor="text1"/>
                <w:szCs w:val="20"/>
              </w:rPr>
            </w:pPr>
            <w:r w:rsidRPr="007D7F48">
              <w:rPr>
                <w:rFonts w:ascii="Calibri" w:eastAsiaTheme="minorEastAsia" w:hAnsi="Calibri" w:cs="Calibri"/>
                <w:color w:val="000000" w:themeColor="text1"/>
                <w:szCs w:val="20"/>
              </w:rPr>
              <w:t>No</w:t>
            </w:r>
          </w:p>
        </w:tc>
        <w:tc>
          <w:tcPr>
            <w:tcW w:w="4334" w:type="dxa"/>
            <w:tcBorders>
              <w:top w:val="single" w:sz="4" w:space="0" w:color="auto"/>
              <w:left w:val="single" w:sz="4" w:space="0" w:color="auto"/>
              <w:bottom w:val="single" w:sz="4" w:space="0" w:color="auto"/>
              <w:right w:val="single" w:sz="4" w:space="0" w:color="auto"/>
            </w:tcBorders>
          </w:tcPr>
          <w:p w14:paraId="6E98D806" w14:textId="085EE7A1" w:rsidR="63B5F473" w:rsidRPr="007D7F48" w:rsidRDefault="10D4A375" w:rsidP="5AD8E5F2">
            <w:pPr>
              <w:pStyle w:val="TableText10"/>
              <w:rPr>
                <w:rFonts w:ascii="Calibri" w:eastAsiaTheme="minorEastAsia" w:hAnsi="Calibri" w:cs="Calibri"/>
                <w:color w:val="000000" w:themeColor="text1"/>
              </w:rPr>
            </w:pPr>
            <w:r w:rsidRPr="5AD8E5F2">
              <w:rPr>
                <w:rFonts w:ascii="Calibri" w:eastAsiaTheme="minorEastAsia" w:hAnsi="Calibri" w:cs="Calibri"/>
                <w:color w:val="000000" w:themeColor="text1"/>
              </w:rPr>
              <w:t>Indicates the exclusion or exception rule passed but</w:t>
            </w:r>
            <w:r w:rsidR="3CB8D0CE" w:rsidRPr="5AD8E5F2">
              <w:rPr>
                <w:rFonts w:ascii="Calibri" w:eastAsiaTheme="minorEastAsia" w:hAnsi="Calibri" w:cs="Calibri"/>
                <w:color w:val="000000" w:themeColor="text1"/>
              </w:rPr>
              <w:t xml:space="preserve"> is</w:t>
            </w:r>
            <w:r w:rsidRPr="5AD8E5F2">
              <w:rPr>
                <w:rFonts w:ascii="Calibri" w:eastAsiaTheme="minorEastAsia" w:hAnsi="Calibri" w:cs="Calibri"/>
                <w:color w:val="000000" w:themeColor="text1"/>
              </w:rPr>
              <w:t xml:space="preserve"> Pendi</w:t>
            </w:r>
            <w:r w:rsidR="3BB78154" w:rsidRPr="5AD8E5F2">
              <w:rPr>
                <w:rFonts w:ascii="Calibri" w:eastAsiaTheme="minorEastAsia" w:hAnsi="Calibri" w:cs="Calibri"/>
                <w:color w:val="000000" w:themeColor="text1"/>
              </w:rPr>
              <w:t>ng Verification</w:t>
            </w:r>
          </w:p>
        </w:tc>
      </w:tr>
      <w:tr w:rsidR="00431200" w:rsidRPr="00B04A8E" w14:paraId="61393DF8" w14:textId="77777777" w:rsidTr="34A3EEC9">
        <w:tc>
          <w:tcPr>
            <w:tcW w:w="2538" w:type="dxa"/>
            <w:tcBorders>
              <w:top w:val="single" w:sz="4" w:space="0" w:color="auto"/>
              <w:left w:val="single" w:sz="4" w:space="0" w:color="auto"/>
              <w:bottom w:val="single" w:sz="4" w:space="0" w:color="auto"/>
              <w:right w:val="single" w:sz="4" w:space="0" w:color="auto"/>
            </w:tcBorders>
          </w:tcPr>
          <w:p w14:paraId="3CD5432B" w14:textId="5DB2639B" w:rsidR="00431200" w:rsidRPr="007D7F48" w:rsidDel="008E1E9E" w:rsidRDefault="6E3F4814" w:rsidP="000D596E">
            <w:pPr>
              <w:pStyle w:val="TableText10"/>
              <w:rPr>
                <w:rFonts w:asciiTheme="majorHAnsi" w:eastAsiaTheme="minorEastAsia" w:hAnsiTheme="majorHAnsi" w:cstheme="majorBidi"/>
                <w:lang w:val="en-GB"/>
              </w:rPr>
            </w:pPr>
            <w:r w:rsidRPr="4E8367F1">
              <w:rPr>
                <w:rFonts w:asciiTheme="majorHAnsi" w:eastAsiaTheme="minorEastAsia" w:hAnsiTheme="majorHAnsi" w:cstheme="majorBidi"/>
                <w:color w:val="000000" w:themeColor="text1"/>
              </w:rPr>
              <w:t>previousEli</w:t>
            </w:r>
            <w:r w:rsidR="00431200" w:rsidRPr="4E8367F1">
              <w:rPr>
                <w:rFonts w:asciiTheme="majorHAnsi" w:eastAsiaTheme="minorEastAsia" w:hAnsiTheme="majorHAnsi" w:cstheme="majorBidi"/>
                <w:color w:val="000000" w:themeColor="text1"/>
              </w:rPr>
              <w:t>gibility</w:t>
            </w:r>
            <w:r w:rsidR="2EB425C2" w:rsidRPr="4E8367F1">
              <w:rPr>
                <w:rFonts w:asciiTheme="majorHAnsi" w:eastAsiaTheme="minorEastAsia" w:hAnsiTheme="majorHAnsi" w:cstheme="majorBidi"/>
                <w:color w:val="000000" w:themeColor="text1"/>
              </w:rPr>
              <w:t>A</w:t>
            </w:r>
            <w:r w:rsidR="00431200" w:rsidRPr="4E8367F1">
              <w:rPr>
                <w:rFonts w:asciiTheme="majorHAnsi" w:eastAsiaTheme="minorEastAsia" w:hAnsiTheme="majorHAnsi" w:cstheme="majorBidi"/>
                <w:color w:val="000000" w:themeColor="text1"/>
              </w:rPr>
              <w:t>uthorization</w:t>
            </w:r>
            <w:r w:rsidR="64F52B2A" w:rsidRPr="4E8367F1">
              <w:rPr>
                <w:rFonts w:asciiTheme="majorHAnsi" w:eastAsiaTheme="minorEastAsia" w:hAnsiTheme="majorHAnsi" w:cstheme="majorBidi"/>
                <w:color w:val="000000" w:themeColor="text1"/>
              </w:rPr>
              <w:t>D</w:t>
            </w:r>
            <w:r w:rsidR="00431200" w:rsidRPr="4E8367F1">
              <w:rPr>
                <w:rFonts w:asciiTheme="majorHAnsi" w:eastAsiaTheme="minorEastAsia" w:hAnsiTheme="majorHAnsi" w:cstheme="majorBidi"/>
                <w:color w:val="000000" w:themeColor="text1"/>
              </w:rPr>
              <w:t>ate</w:t>
            </w:r>
          </w:p>
        </w:tc>
        <w:tc>
          <w:tcPr>
            <w:tcW w:w="1890" w:type="dxa"/>
            <w:tcBorders>
              <w:top w:val="single" w:sz="4" w:space="0" w:color="auto"/>
              <w:left w:val="single" w:sz="4" w:space="0" w:color="auto"/>
              <w:bottom w:val="single" w:sz="4" w:space="0" w:color="auto"/>
              <w:right w:val="single" w:sz="4" w:space="0" w:color="auto"/>
            </w:tcBorders>
          </w:tcPr>
          <w:p w14:paraId="5C7E9ECA" w14:textId="77777777" w:rsidR="00431200" w:rsidRPr="007D7F48" w:rsidDel="008E1E9E" w:rsidRDefault="00431200" w:rsidP="000D596E">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Date</w:t>
            </w:r>
          </w:p>
        </w:tc>
        <w:tc>
          <w:tcPr>
            <w:tcW w:w="1260" w:type="dxa"/>
            <w:tcBorders>
              <w:top w:val="single" w:sz="4" w:space="0" w:color="auto"/>
              <w:left w:val="single" w:sz="4" w:space="0" w:color="auto"/>
              <w:bottom w:val="single" w:sz="4" w:space="0" w:color="auto"/>
              <w:right w:val="single" w:sz="4" w:space="0" w:color="auto"/>
            </w:tcBorders>
          </w:tcPr>
          <w:p w14:paraId="009E80E1" w14:textId="77777777" w:rsidR="00431200" w:rsidRPr="007D7F48" w:rsidDel="008E1E9E" w:rsidRDefault="00431200" w:rsidP="000D596E">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5BC2F4E1" w14:textId="0242E8BE" w:rsidR="00431200" w:rsidRPr="007D7F48" w:rsidDel="008E1E9E" w:rsidRDefault="00431200" w:rsidP="000D596E">
            <w:pPr>
              <w:pStyle w:val="TableText10"/>
              <w:rPr>
                <w:rFonts w:asciiTheme="majorHAnsi" w:eastAsiaTheme="minorHAnsi" w:hAnsiTheme="majorHAnsi" w:cstheme="majorHAnsi"/>
                <w:szCs w:val="20"/>
                <w:lang w:val="en-GB"/>
              </w:rPr>
            </w:pPr>
            <w:r w:rsidRPr="007D7F48">
              <w:rPr>
                <w:rFonts w:asciiTheme="majorHAnsi" w:eastAsiaTheme="minorEastAsia" w:hAnsiTheme="majorHAnsi" w:cstheme="majorHAnsi"/>
                <w:color w:val="000000" w:themeColor="text1"/>
                <w:szCs w:val="20"/>
              </w:rPr>
              <w:t xml:space="preserve">Last date on which eligibility was authorized for the individual received from VaCMS. This is the same value as that is sent from VaCMS to </w:t>
            </w:r>
            <w:r w:rsidR="004B5A95" w:rsidRPr="007D7F48">
              <w:rPr>
                <w:rFonts w:asciiTheme="majorHAnsi" w:eastAsiaTheme="minorEastAsia" w:hAnsiTheme="majorHAnsi" w:cstheme="majorHAnsi"/>
                <w:color w:val="000000" w:themeColor="text1"/>
                <w:szCs w:val="20"/>
              </w:rPr>
              <w:t>MWRP</w:t>
            </w:r>
            <w:r w:rsidRPr="007D7F48">
              <w:rPr>
                <w:rFonts w:asciiTheme="majorHAnsi" w:eastAsiaTheme="minorEastAsia" w:hAnsiTheme="majorHAnsi" w:cstheme="majorHAnsi"/>
                <w:color w:val="000000" w:themeColor="text1"/>
                <w:szCs w:val="20"/>
              </w:rPr>
              <w:t xml:space="preserve"> in their request payload.</w:t>
            </w:r>
          </w:p>
        </w:tc>
      </w:tr>
      <w:tr w:rsidR="006E7297" w14:paraId="4780FBC0"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3D6DB352" w14:textId="77777777" w:rsidR="006E7297" w:rsidRPr="00BC4753" w:rsidRDefault="006E7297">
            <w:pPr>
              <w:pStyle w:val="TableText10"/>
              <w:spacing w:line="276" w:lineRule="auto"/>
              <w:rPr>
                <w:rFonts w:asciiTheme="majorHAnsi" w:eastAsiaTheme="minorHAnsi" w:hAnsiTheme="majorHAnsi" w:cstheme="majorHAnsi"/>
                <w:szCs w:val="20"/>
              </w:rPr>
            </w:pPr>
            <w:r w:rsidRPr="00BC4753">
              <w:rPr>
                <w:rFonts w:ascii="Calibri" w:eastAsia="Calibri" w:hAnsi="Calibri" w:cs="Calibri"/>
                <w:szCs w:val="20"/>
                <w:lang w:val="en-GB"/>
              </w:rPr>
              <w:t>lastApprovedPeriodBeginDate</w:t>
            </w:r>
          </w:p>
        </w:tc>
        <w:tc>
          <w:tcPr>
            <w:tcW w:w="1890" w:type="dxa"/>
            <w:tcBorders>
              <w:top w:val="single" w:sz="4" w:space="0" w:color="auto"/>
              <w:left w:val="single" w:sz="4" w:space="0" w:color="auto"/>
              <w:bottom w:val="single" w:sz="4" w:space="0" w:color="auto"/>
              <w:right w:val="single" w:sz="4" w:space="0" w:color="auto"/>
            </w:tcBorders>
            <w:hideMark/>
          </w:tcPr>
          <w:p w14:paraId="34853199" w14:textId="77777777" w:rsidR="006E7297" w:rsidRPr="00BC4753" w:rsidRDefault="006E7297">
            <w:pPr>
              <w:pStyle w:val="TableText10"/>
              <w:spacing w:line="276" w:lineRule="auto"/>
              <w:rPr>
                <w:rFonts w:asciiTheme="majorHAnsi" w:eastAsiaTheme="minorHAnsi" w:hAnsiTheme="majorHAnsi" w:cstheme="majorHAnsi"/>
                <w:szCs w:val="20"/>
              </w:rPr>
            </w:pPr>
            <w:r w:rsidRPr="00BC4753">
              <w:rPr>
                <w:rFonts w:ascii="Calibri" w:eastAsia="Calibri" w:hAnsi="Calibri" w:cs="Calibri"/>
                <w:szCs w:val="20"/>
                <w:lang w:val="en-GB"/>
              </w:rPr>
              <w:t>Date</w:t>
            </w:r>
          </w:p>
        </w:tc>
        <w:tc>
          <w:tcPr>
            <w:tcW w:w="1260" w:type="dxa"/>
            <w:tcBorders>
              <w:top w:val="single" w:sz="4" w:space="0" w:color="auto"/>
              <w:left w:val="single" w:sz="4" w:space="0" w:color="auto"/>
              <w:bottom w:val="single" w:sz="4" w:space="0" w:color="auto"/>
              <w:right w:val="single" w:sz="4" w:space="0" w:color="auto"/>
            </w:tcBorders>
            <w:hideMark/>
          </w:tcPr>
          <w:p w14:paraId="74CC8821" w14:textId="77777777" w:rsidR="006E7297" w:rsidRPr="00BC4753" w:rsidRDefault="006E7297">
            <w:pPr>
              <w:pStyle w:val="TableText10"/>
              <w:spacing w:line="276" w:lineRule="auto"/>
              <w:rPr>
                <w:rFonts w:asciiTheme="majorHAnsi" w:eastAsiaTheme="minorHAnsi" w:hAnsiTheme="majorHAnsi" w:cstheme="majorHAnsi"/>
                <w:szCs w:val="20"/>
              </w:rPr>
            </w:pPr>
            <w:r w:rsidRPr="00BC4753">
              <w:rPr>
                <w:rFonts w:ascii="Calibri" w:eastAsia="Calibri" w:hAnsi="Calibri" w:cs="Calibri"/>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658F5A1D" w14:textId="77777777" w:rsidR="006E7297" w:rsidRPr="00BC4753" w:rsidRDefault="006E7297">
            <w:pPr>
              <w:pStyle w:val="TableText10"/>
              <w:spacing w:line="276" w:lineRule="auto"/>
              <w:rPr>
                <w:rFonts w:asciiTheme="majorHAnsi" w:eastAsiaTheme="minorHAnsi" w:hAnsiTheme="majorHAnsi" w:cstheme="majorHAnsi"/>
                <w:szCs w:val="20"/>
              </w:rPr>
            </w:pPr>
            <w:r w:rsidRPr="00BC4753">
              <w:rPr>
                <w:rFonts w:ascii="Calibri" w:eastAsia="Calibri" w:hAnsi="Calibri" w:cs="Calibri"/>
                <w:szCs w:val="20"/>
                <w:lang w:val="en-GB"/>
              </w:rPr>
              <w:t>Last approved and certified eligibility begin date.</w:t>
            </w:r>
            <w:r w:rsidRPr="00BC4753">
              <w:rPr>
                <w:rFonts w:asciiTheme="majorHAnsi" w:eastAsiaTheme="minorEastAsia" w:hAnsiTheme="majorHAnsi" w:cstheme="majorBidi"/>
                <w:lang w:val="en-GB"/>
              </w:rPr>
              <w:t xml:space="preserve"> </w:t>
            </w:r>
          </w:p>
        </w:tc>
      </w:tr>
      <w:tr w:rsidR="002D2262" w14:paraId="63B83C87"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4229DE38" w14:textId="77777777" w:rsidR="002D2262" w:rsidRDefault="002D2262">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applicationDate</w:t>
            </w:r>
          </w:p>
        </w:tc>
        <w:tc>
          <w:tcPr>
            <w:tcW w:w="1890" w:type="dxa"/>
            <w:tcBorders>
              <w:top w:val="single" w:sz="4" w:space="0" w:color="auto"/>
              <w:left w:val="single" w:sz="4" w:space="0" w:color="auto"/>
              <w:bottom w:val="single" w:sz="4" w:space="0" w:color="auto"/>
              <w:right w:val="single" w:sz="4" w:space="0" w:color="auto"/>
            </w:tcBorders>
            <w:hideMark/>
          </w:tcPr>
          <w:p w14:paraId="5B3EDB57" w14:textId="77777777" w:rsidR="002D2262" w:rsidRDefault="002D2262">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Date</w:t>
            </w:r>
          </w:p>
        </w:tc>
        <w:tc>
          <w:tcPr>
            <w:tcW w:w="1260" w:type="dxa"/>
            <w:tcBorders>
              <w:top w:val="single" w:sz="4" w:space="0" w:color="auto"/>
              <w:left w:val="single" w:sz="4" w:space="0" w:color="auto"/>
              <w:bottom w:val="single" w:sz="4" w:space="0" w:color="auto"/>
              <w:right w:val="single" w:sz="4" w:space="0" w:color="auto"/>
            </w:tcBorders>
            <w:hideMark/>
          </w:tcPr>
          <w:p w14:paraId="15718002" w14:textId="677FA2E9" w:rsidR="002D2262" w:rsidRDefault="4BE893B7" w:rsidP="5AD8E5F2">
            <w:pPr>
              <w:pStyle w:val="TableText10"/>
              <w:spacing w:line="276" w:lineRule="auto"/>
              <w:rPr>
                <w:rFonts w:asciiTheme="majorHAnsi" w:eastAsiaTheme="minorEastAsia" w:hAnsiTheme="majorHAnsi" w:cstheme="majorBidi"/>
                <w:color w:val="000000"/>
              </w:rPr>
            </w:pPr>
            <w:r w:rsidRPr="5AD8E5F2">
              <w:rPr>
                <w:rFonts w:asciiTheme="majorHAnsi" w:eastAsiaTheme="minorEastAsia" w:hAnsiTheme="majorHAnsi" w:cstheme="majorBidi"/>
                <w:color w:val="000000" w:themeColor="text1"/>
              </w:rPr>
              <w:t xml:space="preserve"> Conditional, either this or renwalInitiatedDate</w:t>
            </w:r>
          </w:p>
        </w:tc>
        <w:tc>
          <w:tcPr>
            <w:tcW w:w="4334" w:type="dxa"/>
            <w:tcBorders>
              <w:top w:val="single" w:sz="4" w:space="0" w:color="auto"/>
              <w:left w:val="single" w:sz="4" w:space="0" w:color="auto"/>
              <w:bottom w:val="single" w:sz="4" w:space="0" w:color="auto"/>
              <w:right w:val="single" w:sz="4" w:space="0" w:color="auto"/>
            </w:tcBorders>
          </w:tcPr>
          <w:p w14:paraId="3E4899AE" w14:textId="39701638" w:rsidR="002D2262" w:rsidRPr="00BC4753" w:rsidRDefault="3728E2CB" w:rsidP="5AD8E5F2">
            <w:pPr>
              <w:pStyle w:val="TableText10"/>
              <w:spacing w:line="276" w:lineRule="auto"/>
              <w:rPr>
                <w:rFonts w:ascii="Calibri" w:eastAsia="Calibri" w:hAnsi="Calibri" w:cs="Calibri"/>
              </w:rPr>
            </w:pPr>
            <w:r w:rsidRPr="5AD8E5F2">
              <w:rPr>
                <w:rFonts w:ascii="Calibri" w:eastAsia="Calibri" w:hAnsi="Calibri" w:cs="Calibri"/>
                <w:lang w:val="en-GB"/>
              </w:rPr>
              <w:t xml:space="preserve">Date of Medicaid Application </w:t>
            </w:r>
            <w:r w:rsidR="07C28D39" w:rsidRPr="5AD8E5F2">
              <w:rPr>
                <w:rFonts w:ascii="Calibri" w:eastAsia="Calibri" w:hAnsi="Calibri" w:cs="Calibri"/>
                <w:lang w:val="en-GB"/>
              </w:rPr>
              <w:t xml:space="preserve">submitted </w:t>
            </w:r>
            <w:r w:rsidRPr="5AD8E5F2">
              <w:rPr>
                <w:rFonts w:ascii="Calibri" w:eastAsia="Calibri" w:hAnsi="Calibri" w:cs="Calibri"/>
                <w:lang w:val="en-GB"/>
              </w:rPr>
              <w:t>in VaCMS.</w:t>
            </w:r>
          </w:p>
          <w:p w14:paraId="023C7099" w14:textId="77777777" w:rsidR="002D2262" w:rsidRDefault="002D2262">
            <w:pPr>
              <w:pStyle w:val="TableText10"/>
              <w:spacing w:line="276" w:lineRule="auto"/>
              <w:rPr>
                <w:rFonts w:asciiTheme="majorHAnsi" w:eastAsiaTheme="minorEastAsia" w:hAnsiTheme="majorHAnsi" w:cstheme="majorHAnsi"/>
                <w:i/>
                <w:color w:val="000000" w:themeColor="text1"/>
                <w:szCs w:val="20"/>
              </w:rPr>
            </w:pPr>
          </w:p>
        </w:tc>
      </w:tr>
      <w:tr w:rsidR="00A96425" w14:paraId="16BBDC90"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14476431" w14:textId="77777777" w:rsidR="00A96425" w:rsidRDefault="00A96425">
            <w:pPr>
              <w:pStyle w:val="TableText10"/>
              <w:spacing w:line="276" w:lineRule="auto"/>
              <w:rPr>
                <w:rFonts w:asciiTheme="majorHAnsi" w:eastAsiaTheme="minorHAnsi" w:hAnsiTheme="majorHAnsi" w:cstheme="majorHAnsi"/>
                <w:color w:val="000000"/>
                <w:szCs w:val="20"/>
              </w:rPr>
            </w:pPr>
            <w:r>
              <w:rPr>
                <w:rFonts w:asciiTheme="majorHAnsi" w:eastAsiaTheme="minorEastAsia" w:hAnsiTheme="majorHAnsi" w:cstheme="majorBidi"/>
                <w:color w:val="000000" w:themeColor="text1"/>
              </w:rPr>
              <w:t>renewalInitiatedDate</w:t>
            </w:r>
          </w:p>
        </w:tc>
        <w:tc>
          <w:tcPr>
            <w:tcW w:w="1890" w:type="dxa"/>
            <w:tcBorders>
              <w:top w:val="single" w:sz="4" w:space="0" w:color="auto"/>
              <w:left w:val="single" w:sz="4" w:space="0" w:color="auto"/>
              <w:bottom w:val="single" w:sz="4" w:space="0" w:color="auto"/>
              <w:right w:val="single" w:sz="4" w:space="0" w:color="auto"/>
            </w:tcBorders>
            <w:hideMark/>
          </w:tcPr>
          <w:p w14:paraId="11DB576A" w14:textId="77777777" w:rsidR="00A96425" w:rsidRDefault="00A96425">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Date</w:t>
            </w:r>
          </w:p>
        </w:tc>
        <w:tc>
          <w:tcPr>
            <w:tcW w:w="1260" w:type="dxa"/>
            <w:tcBorders>
              <w:top w:val="single" w:sz="4" w:space="0" w:color="auto"/>
              <w:left w:val="single" w:sz="4" w:space="0" w:color="auto"/>
              <w:bottom w:val="single" w:sz="4" w:space="0" w:color="auto"/>
              <w:right w:val="single" w:sz="4" w:space="0" w:color="auto"/>
            </w:tcBorders>
            <w:hideMark/>
          </w:tcPr>
          <w:p w14:paraId="26B5260C" w14:textId="37ECF697" w:rsidR="00A96425" w:rsidRDefault="740320DD" w:rsidP="5AD8E5F2">
            <w:pPr>
              <w:pStyle w:val="TableText10"/>
              <w:spacing w:line="276" w:lineRule="auto"/>
              <w:rPr>
                <w:rFonts w:asciiTheme="majorHAnsi" w:eastAsiaTheme="minorEastAsia" w:hAnsiTheme="majorHAnsi" w:cstheme="majorBidi"/>
                <w:color w:val="000000"/>
              </w:rPr>
            </w:pPr>
            <w:r w:rsidRPr="5AD8E5F2">
              <w:rPr>
                <w:rFonts w:asciiTheme="majorHAnsi" w:eastAsiaTheme="minorEastAsia" w:hAnsiTheme="majorHAnsi" w:cstheme="majorBidi"/>
                <w:color w:val="000000" w:themeColor="text1"/>
              </w:rPr>
              <w:t xml:space="preserve"> Conditional, either this or renwalInitiatedDate</w:t>
            </w:r>
          </w:p>
        </w:tc>
        <w:tc>
          <w:tcPr>
            <w:tcW w:w="4334" w:type="dxa"/>
            <w:tcBorders>
              <w:top w:val="single" w:sz="4" w:space="0" w:color="auto"/>
              <w:left w:val="single" w:sz="4" w:space="0" w:color="auto"/>
              <w:bottom w:val="single" w:sz="4" w:space="0" w:color="auto"/>
              <w:right w:val="single" w:sz="4" w:space="0" w:color="auto"/>
            </w:tcBorders>
            <w:hideMark/>
          </w:tcPr>
          <w:p w14:paraId="0E81581B" w14:textId="77777777" w:rsidR="00A96425" w:rsidRDefault="00A96425">
            <w:pPr>
              <w:pStyle w:val="TableText10"/>
              <w:spacing w:line="276" w:lineRule="auto"/>
              <w:rPr>
                <w:rFonts w:asciiTheme="majorHAnsi" w:eastAsiaTheme="minorEastAsia" w:hAnsiTheme="majorHAnsi" w:cstheme="majorHAnsi"/>
                <w:color w:val="000000" w:themeColor="text1"/>
                <w:szCs w:val="20"/>
              </w:rPr>
            </w:pPr>
            <w:r>
              <w:rPr>
                <w:rFonts w:asciiTheme="majorHAnsi" w:eastAsiaTheme="minorEastAsia" w:hAnsiTheme="majorHAnsi" w:cstheme="majorHAnsi"/>
                <w:color w:val="000000" w:themeColor="text1"/>
                <w:szCs w:val="20"/>
              </w:rPr>
              <w:t>Renewal Initiated date received from VaCMS -&gt;</w:t>
            </w:r>
          </w:p>
          <w:p w14:paraId="131DAAB3" w14:textId="77777777" w:rsidR="00A96425" w:rsidRDefault="00A96425">
            <w:pPr>
              <w:pStyle w:val="TableText10"/>
              <w:spacing w:line="276" w:lineRule="auto"/>
              <w:rPr>
                <w:rFonts w:asciiTheme="majorHAnsi" w:eastAsiaTheme="minorEastAsia" w:hAnsiTheme="majorHAnsi" w:cstheme="majorHAnsi"/>
                <w:color w:val="000000" w:themeColor="text1"/>
                <w:szCs w:val="20"/>
              </w:rPr>
            </w:pPr>
            <w:r>
              <w:rPr>
                <w:rFonts w:asciiTheme="majorHAnsi" w:eastAsiaTheme="minorEastAsia" w:hAnsiTheme="majorHAnsi" w:cstheme="majorHAnsi"/>
                <w:color w:val="000000" w:themeColor="text1"/>
                <w:szCs w:val="20"/>
              </w:rPr>
              <w:t xml:space="preserve">Applicable for case modes of Renewal </w:t>
            </w:r>
          </w:p>
          <w:p w14:paraId="742A52EA" w14:textId="77777777" w:rsidR="00A96425" w:rsidRDefault="00A96425">
            <w:pPr>
              <w:pStyle w:val="TableText10"/>
              <w:spacing w:line="276" w:lineRule="auto"/>
              <w:rPr>
                <w:rFonts w:asciiTheme="majorHAnsi" w:eastAsiaTheme="minorEastAsia" w:hAnsiTheme="majorHAnsi" w:cstheme="majorHAnsi"/>
                <w:i/>
                <w:color w:val="000000" w:themeColor="text1"/>
                <w:szCs w:val="20"/>
              </w:rPr>
            </w:pPr>
            <w:r>
              <w:rPr>
                <w:rFonts w:asciiTheme="majorHAnsi" w:eastAsiaTheme="minorEastAsia" w:hAnsiTheme="majorHAnsi" w:cstheme="majorHAnsi"/>
                <w:i/>
                <w:color w:val="000000" w:themeColor="text1"/>
                <w:szCs w:val="20"/>
              </w:rPr>
              <w:t>Every request will be either have “Application/Change Submission Date” or “Renewal Initiated Date”</w:t>
            </w:r>
          </w:p>
        </w:tc>
      </w:tr>
      <w:tr w:rsidR="00A96425" w14:paraId="30C719AF"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40093609" w14:textId="77777777" w:rsidR="00A96425" w:rsidRDefault="00A96425">
            <w:pPr>
              <w:pStyle w:val="TableText10"/>
              <w:spacing w:line="276" w:lineRule="auto"/>
              <w:rPr>
                <w:rFonts w:asciiTheme="majorHAnsi" w:eastAsiaTheme="minorHAnsi" w:hAnsiTheme="majorHAnsi" w:cstheme="majorHAnsi"/>
                <w:color w:val="000000"/>
                <w:szCs w:val="20"/>
              </w:rPr>
            </w:pPr>
            <w:r>
              <w:rPr>
                <w:rFonts w:ascii="Calibri" w:eastAsia="Cambria" w:hAnsi="Calibri" w:cs="Calibri"/>
                <w:szCs w:val="20"/>
                <w:u w:val="single"/>
                <w:lang w:val="en-GB"/>
              </w:rPr>
              <w:t>changeDate</w:t>
            </w:r>
          </w:p>
        </w:tc>
        <w:tc>
          <w:tcPr>
            <w:tcW w:w="1890" w:type="dxa"/>
            <w:tcBorders>
              <w:top w:val="single" w:sz="4" w:space="0" w:color="auto"/>
              <w:left w:val="single" w:sz="4" w:space="0" w:color="auto"/>
              <w:bottom w:val="single" w:sz="4" w:space="0" w:color="auto"/>
              <w:right w:val="single" w:sz="4" w:space="0" w:color="auto"/>
            </w:tcBorders>
            <w:hideMark/>
          </w:tcPr>
          <w:p w14:paraId="3C6ADA2D" w14:textId="77777777" w:rsidR="00A96425" w:rsidRDefault="00A96425">
            <w:pPr>
              <w:pStyle w:val="TableText10"/>
              <w:spacing w:line="276" w:lineRule="auto"/>
              <w:rPr>
                <w:rFonts w:asciiTheme="majorHAnsi" w:eastAsiaTheme="minorHAnsi" w:hAnsiTheme="majorHAnsi" w:cstheme="majorHAnsi"/>
                <w:color w:val="000000"/>
                <w:szCs w:val="20"/>
              </w:rPr>
            </w:pPr>
            <w:r>
              <w:rPr>
                <w:rFonts w:ascii="Calibri" w:eastAsia="Cambria" w:hAnsi="Calibri" w:cs="Calibri"/>
                <w:szCs w:val="20"/>
                <w:u w:val="single"/>
                <w:lang w:val="en-GB"/>
              </w:rPr>
              <w:t>Date</w:t>
            </w:r>
          </w:p>
        </w:tc>
        <w:tc>
          <w:tcPr>
            <w:tcW w:w="1260" w:type="dxa"/>
            <w:tcBorders>
              <w:top w:val="single" w:sz="4" w:space="0" w:color="auto"/>
              <w:left w:val="single" w:sz="4" w:space="0" w:color="auto"/>
              <w:bottom w:val="single" w:sz="4" w:space="0" w:color="auto"/>
              <w:right w:val="single" w:sz="4" w:space="0" w:color="auto"/>
            </w:tcBorders>
            <w:hideMark/>
          </w:tcPr>
          <w:p w14:paraId="6A40C131" w14:textId="77777777" w:rsidR="00A96425" w:rsidRDefault="00A96425">
            <w:pPr>
              <w:pStyle w:val="TableText10"/>
              <w:spacing w:line="276" w:lineRule="auto"/>
              <w:rPr>
                <w:rFonts w:asciiTheme="majorHAnsi" w:eastAsiaTheme="minorHAnsi" w:hAnsiTheme="majorHAnsi" w:cstheme="majorHAnsi"/>
                <w:color w:val="000000"/>
                <w:szCs w:val="20"/>
              </w:rPr>
            </w:pPr>
            <w:r>
              <w:rPr>
                <w:rFonts w:ascii="Calibri" w:eastAsia="Cambria" w:hAnsi="Calibri" w:cs="Calibri"/>
                <w:szCs w:val="20"/>
                <w:u w:val="single"/>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514074A1" w14:textId="77777777" w:rsidR="00A96425" w:rsidRDefault="00A96425">
            <w:pPr>
              <w:pStyle w:val="TableText10"/>
              <w:spacing w:line="276" w:lineRule="auto"/>
              <w:rPr>
                <w:rFonts w:asciiTheme="majorHAnsi" w:eastAsiaTheme="minorEastAsia" w:hAnsiTheme="majorHAnsi" w:cstheme="majorHAnsi"/>
                <w:color w:val="000000" w:themeColor="text1"/>
                <w:szCs w:val="20"/>
              </w:rPr>
            </w:pPr>
            <w:r>
              <w:rPr>
                <w:rFonts w:ascii="Calibri" w:eastAsia="Cambria" w:hAnsi="Calibri" w:cs="Calibri"/>
                <w:szCs w:val="20"/>
                <w:u w:val="single"/>
                <w:lang w:val="en-GB"/>
              </w:rPr>
              <w:t>Date individual is added/requesting benefits in Change Action Case mode in VaCMS. This date will be used for deriving review period.</w:t>
            </w:r>
            <w:r>
              <w:rPr>
                <w:rFonts w:asciiTheme="majorHAnsi" w:eastAsiaTheme="minorEastAsia" w:hAnsiTheme="majorHAnsi" w:cstheme="majorBidi"/>
                <w:color w:val="000000" w:themeColor="text1"/>
                <w:lang w:val="en-GB"/>
              </w:rPr>
              <w:t xml:space="preserve"> </w:t>
            </w:r>
          </w:p>
        </w:tc>
      </w:tr>
      <w:tr w:rsidR="00A40BA4" w:rsidRPr="00B04A8E" w14:paraId="48D61B8A" w14:textId="77777777" w:rsidTr="34A3EEC9">
        <w:tc>
          <w:tcPr>
            <w:tcW w:w="2538" w:type="dxa"/>
            <w:tcBorders>
              <w:top w:val="single" w:sz="4" w:space="0" w:color="auto"/>
              <w:left w:val="single" w:sz="4" w:space="0" w:color="auto"/>
              <w:bottom w:val="single" w:sz="4" w:space="0" w:color="auto"/>
              <w:right w:val="single" w:sz="4" w:space="0" w:color="auto"/>
            </w:tcBorders>
          </w:tcPr>
          <w:p w14:paraId="0D3F9B7C" w14:textId="5AAF0CF4" w:rsidR="00A40BA4" w:rsidRPr="007D7F48" w:rsidRDefault="00A40BA4" w:rsidP="00A40BA4">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currentEligibilityBeginDate</w:t>
            </w:r>
          </w:p>
        </w:tc>
        <w:tc>
          <w:tcPr>
            <w:tcW w:w="1890" w:type="dxa"/>
            <w:tcBorders>
              <w:top w:val="single" w:sz="4" w:space="0" w:color="auto"/>
              <w:left w:val="single" w:sz="4" w:space="0" w:color="auto"/>
              <w:bottom w:val="single" w:sz="4" w:space="0" w:color="auto"/>
              <w:right w:val="single" w:sz="4" w:space="0" w:color="auto"/>
            </w:tcBorders>
          </w:tcPr>
          <w:p w14:paraId="5C3C956C" w14:textId="0890C56F" w:rsidR="00A40BA4" w:rsidRPr="007D7F48" w:rsidRDefault="00A40BA4" w:rsidP="00A40BA4">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Date</w:t>
            </w:r>
          </w:p>
        </w:tc>
        <w:tc>
          <w:tcPr>
            <w:tcW w:w="1260" w:type="dxa"/>
            <w:tcBorders>
              <w:top w:val="single" w:sz="4" w:space="0" w:color="auto"/>
              <w:left w:val="single" w:sz="4" w:space="0" w:color="auto"/>
              <w:bottom w:val="single" w:sz="4" w:space="0" w:color="auto"/>
              <w:right w:val="single" w:sz="4" w:space="0" w:color="auto"/>
            </w:tcBorders>
          </w:tcPr>
          <w:p w14:paraId="1B3D44FA" w14:textId="34F2F02B" w:rsidR="00A40BA4" w:rsidRPr="007D7F48" w:rsidRDefault="00A40BA4" w:rsidP="00A40BA4">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Yes</w:t>
            </w:r>
          </w:p>
        </w:tc>
        <w:tc>
          <w:tcPr>
            <w:tcW w:w="4334" w:type="dxa"/>
            <w:tcBorders>
              <w:top w:val="single" w:sz="4" w:space="0" w:color="auto"/>
              <w:left w:val="single" w:sz="4" w:space="0" w:color="auto"/>
              <w:bottom w:val="single" w:sz="4" w:space="0" w:color="auto"/>
              <w:right w:val="single" w:sz="4" w:space="0" w:color="auto"/>
            </w:tcBorders>
          </w:tcPr>
          <w:p w14:paraId="188BDE26" w14:textId="66F467FA" w:rsidR="00A40BA4" w:rsidRPr="007D7F48" w:rsidRDefault="00A40BA4" w:rsidP="00A40BA4">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Eligibility Begin date for the current eligibility evaluation</w:t>
            </w:r>
          </w:p>
        </w:tc>
      </w:tr>
      <w:tr w:rsidR="00431200" w:rsidRPr="00B04A8E" w14:paraId="10A03218" w14:textId="77777777" w:rsidTr="34A3EEC9">
        <w:tc>
          <w:tcPr>
            <w:tcW w:w="2538" w:type="dxa"/>
            <w:tcBorders>
              <w:top w:val="single" w:sz="4" w:space="0" w:color="auto"/>
              <w:left w:val="single" w:sz="4" w:space="0" w:color="auto"/>
              <w:bottom w:val="single" w:sz="4" w:space="0" w:color="auto"/>
              <w:right w:val="single" w:sz="4" w:space="0" w:color="auto"/>
            </w:tcBorders>
          </w:tcPr>
          <w:p w14:paraId="6C0B3D6A" w14:textId="1728881F" w:rsidR="00431200" w:rsidRPr="007D7F48" w:rsidRDefault="42B64518" w:rsidP="5AD8E5F2">
            <w:pPr>
              <w:pStyle w:val="TableText10"/>
              <w:rPr>
                <w:rFonts w:asciiTheme="majorHAnsi" w:eastAsiaTheme="minorEastAsia" w:hAnsiTheme="majorHAnsi" w:cstheme="majorBidi"/>
                <w:color w:val="000000"/>
              </w:rPr>
            </w:pPr>
            <w:r w:rsidRPr="5AD8E5F2">
              <w:rPr>
                <w:rFonts w:asciiTheme="majorHAnsi" w:eastAsiaTheme="minorEastAsia" w:hAnsiTheme="majorHAnsi" w:cstheme="majorBidi"/>
                <w:color w:val="000000" w:themeColor="text1"/>
              </w:rPr>
              <w:t>a</w:t>
            </w:r>
            <w:r w:rsidR="75ACDC7B" w:rsidRPr="5AD8E5F2">
              <w:rPr>
                <w:rFonts w:asciiTheme="majorHAnsi" w:eastAsiaTheme="minorEastAsia" w:hAnsiTheme="majorHAnsi" w:cstheme="majorBidi"/>
                <w:color w:val="000000" w:themeColor="text1"/>
              </w:rPr>
              <w:t>pplicationChangeSubmissionDate</w:t>
            </w:r>
          </w:p>
        </w:tc>
        <w:tc>
          <w:tcPr>
            <w:tcW w:w="1890" w:type="dxa"/>
            <w:tcBorders>
              <w:top w:val="single" w:sz="4" w:space="0" w:color="auto"/>
              <w:left w:val="single" w:sz="4" w:space="0" w:color="auto"/>
              <w:bottom w:val="single" w:sz="4" w:space="0" w:color="auto"/>
              <w:right w:val="single" w:sz="4" w:space="0" w:color="auto"/>
            </w:tcBorders>
          </w:tcPr>
          <w:p w14:paraId="0640020C"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Date</w:t>
            </w:r>
          </w:p>
        </w:tc>
        <w:tc>
          <w:tcPr>
            <w:tcW w:w="1260" w:type="dxa"/>
            <w:tcBorders>
              <w:top w:val="single" w:sz="4" w:space="0" w:color="auto"/>
              <w:left w:val="single" w:sz="4" w:space="0" w:color="auto"/>
              <w:bottom w:val="single" w:sz="4" w:space="0" w:color="auto"/>
              <w:right w:val="single" w:sz="4" w:space="0" w:color="auto"/>
            </w:tcBorders>
          </w:tcPr>
          <w:p w14:paraId="609B479F"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4017809E" w14:textId="77777777" w:rsidR="00431200" w:rsidRPr="007D7F48" w:rsidRDefault="00431200" w:rsidP="000D596E">
            <w:pPr>
              <w:pStyle w:val="TableText10"/>
              <w:rPr>
                <w:rFonts w:asciiTheme="majorHAnsi" w:eastAsiaTheme="minorEastAsia" w:hAnsiTheme="majorHAnsi" w:cstheme="majorHAnsi"/>
                <w:color w:val="000000" w:themeColor="text1"/>
                <w:szCs w:val="20"/>
              </w:rPr>
            </w:pPr>
            <w:r w:rsidRPr="007D7F48">
              <w:rPr>
                <w:rFonts w:asciiTheme="majorHAnsi" w:eastAsiaTheme="minorEastAsia" w:hAnsiTheme="majorHAnsi" w:cstheme="majorHAnsi"/>
                <w:color w:val="000000" w:themeColor="text1"/>
                <w:szCs w:val="20"/>
              </w:rPr>
              <w:t>Date on which the current application or change is submitted (YYYY-MM-DD) -&gt; applicable for case modes of Intake and Change received from VaCMS</w:t>
            </w:r>
          </w:p>
          <w:p w14:paraId="60AE0FC7" w14:textId="77777777" w:rsidR="00431200" w:rsidRPr="007D7F48" w:rsidRDefault="00431200" w:rsidP="000D596E">
            <w:pPr>
              <w:pStyle w:val="TableText10"/>
              <w:rPr>
                <w:rFonts w:asciiTheme="majorHAnsi" w:eastAsiaTheme="minorEastAsia" w:hAnsiTheme="majorHAnsi" w:cstheme="majorHAnsi"/>
                <w:i/>
                <w:color w:val="000000" w:themeColor="text1"/>
                <w:szCs w:val="20"/>
              </w:rPr>
            </w:pPr>
            <w:r w:rsidRPr="007D7F48">
              <w:rPr>
                <w:rFonts w:asciiTheme="majorHAnsi" w:eastAsiaTheme="minorEastAsia" w:hAnsiTheme="majorHAnsi" w:cstheme="majorHAnsi"/>
                <w:i/>
                <w:color w:val="000000" w:themeColor="text1"/>
                <w:szCs w:val="20"/>
              </w:rPr>
              <w:t>Every request will be either have “Application/Change Submission Date” or “Renewal Initiated Date”</w:t>
            </w:r>
          </w:p>
        </w:tc>
      </w:tr>
      <w:tr w:rsidR="00431200" w:rsidRPr="00B04A8E" w14:paraId="28936D92" w14:textId="77777777" w:rsidTr="34A3EEC9">
        <w:tc>
          <w:tcPr>
            <w:tcW w:w="2538" w:type="dxa"/>
            <w:tcBorders>
              <w:top w:val="single" w:sz="4" w:space="0" w:color="auto"/>
              <w:left w:val="single" w:sz="4" w:space="0" w:color="auto"/>
              <w:bottom w:val="single" w:sz="4" w:space="0" w:color="auto"/>
              <w:right w:val="single" w:sz="4" w:space="0" w:color="auto"/>
            </w:tcBorders>
          </w:tcPr>
          <w:p w14:paraId="191180D8"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caseAction</w:t>
            </w:r>
          </w:p>
        </w:tc>
        <w:tc>
          <w:tcPr>
            <w:tcW w:w="1890" w:type="dxa"/>
            <w:tcBorders>
              <w:top w:val="single" w:sz="4" w:space="0" w:color="auto"/>
              <w:left w:val="single" w:sz="4" w:space="0" w:color="auto"/>
              <w:bottom w:val="single" w:sz="4" w:space="0" w:color="auto"/>
              <w:right w:val="single" w:sz="4" w:space="0" w:color="auto"/>
            </w:tcBorders>
          </w:tcPr>
          <w:p w14:paraId="4F888FC5"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45006656"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Yes</w:t>
            </w:r>
          </w:p>
        </w:tc>
        <w:tc>
          <w:tcPr>
            <w:tcW w:w="4334" w:type="dxa"/>
            <w:tcBorders>
              <w:top w:val="single" w:sz="4" w:space="0" w:color="auto"/>
              <w:left w:val="single" w:sz="4" w:space="0" w:color="auto"/>
              <w:bottom w:val="single" w:sz="4" w:space="0" w:color="auto"/>
              <w:right w:val="single" w:sz="4" w:space="0" w:color="auto"/>
            </w:tcBorders>
          </w:tcPr>
          <w:p w14:paraId="3B62CF0E" w14:textId="39746B4F" w:rsidR="00431200" w:rsidRPr="007D7F48" w:rsidRDefault="00431200" w:rsidP="000D596E">
            <w:pPr>
              <w:pStyle w:val="TableText10"/>
              <w:rPr>
                <w:rFonts w:asciiTheme="majorHAnsi" w:eastAsiaTheme="minorEastAsia" w:hAnsiTheme="majorHAnsi" w:cstheme="majorHAnsi"/>
                <w:color w:val="000000" w:themeColor="text1"/>
                <w:szCs w:val="20"/>
              </w:rPr>
            </w:pPr>
            <w:r w:rsidRPr="007D7F48">
              <w:rPr>
                <w:rFonts w:asciiTheme="majorHAnsi" w:eastAsiaTheme="minorEastAsia" w:hAnsiTheme="majorHAnsi" w:cstheme="majorHAnsi"/>
                <w:color w:val="000000" w:themeColor="text1"/>
                <w:szCs w:val="20"/>
              </w:rPr>
              <w:t>Medicaid case action</w:t>
            </w:r>
            <w:r w:rsidR="009C0DA5">
              <w:rPr>
                <w:rFonts w:asciiTheme="majorHAnsi" w:eastAsiaTheme="minorEastAsia" w:hAnsiTheme="majorHAnsi" w:cstheme="majorHAnsi"/>
                <w:color w:val="000000" w:themeColor="text1"/>
                <w:szCs w:val="20"/>
              </w:rPr>
              <w:t xml:space="preserve"> values from the reference table</w:t>
            </w:r>
          </w:p>
          <w:p w14:paraId="58AE0F72" w14:textId="1D18B8F4" w:rsidR="00431200" w:rsidRPr="007D7F48" w:rsidRDefault="00E06C74" w:rsidP="000D596E">
            <w:pPr>
              <w:pStyle w:val="TableText10"/>
              <w:rPr>
                <w:rFonts w:asciiTheme="majorHAnsi" w:eastAsiaTheme="minorEastAsia" w:hAnsiTheme="majorHAnsi" w:cstheme="majorHAnsi"/>
                <w:color w:val="000000" w:themeColor="text1"/>
                <w:szCs w:val="20"/>
              </w:rPr>
            </w:pPr>
            <w:r w:rsidRPr="007D7F48">
              <w:rPr>
                <w:rFonts w:asciiTheme="majorHAnsi" w:eastAsiaTheme="minorEastAsia" w:hAnsiTheme="majorHAnsi" w:cstheme="majorHAnsi"/>
                <w:color w:val="000000" w:themeColor="text1"/>
                <w:szCs w:val="20"/>
              </w:rPr>
              <w:t>Reference Table</w:t>
            </w:r>
            <w:r w:rsidR="00431200" w:rsidRPr="007D7F48">
              <w:rPr>
                <w:rFonts w:asciiTheme="majorHAnsi" w:eastAsiaTheme="minorEastAsia" w:hAnsiTheme="majorHAnsi" w:cstheme="majorHAnsi"/>
                <w:color w:val="000000" w:themeColor="text1"/>
                <w:szCs w:val="20"/>
              </w:rPr>
              <w:t>: RT_CASEACTION</w:t>
            </w:r>
          </w:p>
        </w:tc>
      </w:tr>
      <w:tr w:rsidR="00431200" w:rsidRPr="00B04A8E" w14:paraId="27751E0E" w14:textId="77777777" w:rsidTr="34A3EEC9">
        <w:tc>
          <w:tcPr>
            <w:tcW w:w="2538" w:type="dxa"/>
            <w:tcBorders>
              <w:top w:val="single" w:sz="4" w:space="0" w:color="auto"/>
              <w:left w:val="single" w:sz="4" w:space="0" w:color="auto"/>
              <w:bottom w:val="single" w:sz="4" w:space="0" w:color="auto"/>
              <w:right w:val="single" w:sz="4" w:space="0" w:color="auto"/>
            </w:tcBorders>
          </w:tcPr>
          <w:p w14:paraId="3ADF35C2" w14:textId="15D5542B" w:rsidR="00431200" w:rsidRPr="007D7F48" w:rsidRDefault="502CD713" w:rsidP="4EF0926A">
            <w:pPr>
              <w:pStyle w:val="TableText10"/>
              <w:rPr>
                <w:rFonts w:asciiTheme="majorHAnsi" w:eastAsiaTheme="minorEastAsia" w:hAnsiTheme="majorHAnsi" w:cstheme="majorHAnsi"/>
                <w:color w:val="000000"/>
              </w:rPr>
            </w:pPr>
            <w:r w:rsidRPr="007D7F48">
              <w:rPr>
                <w:rFonts w:asciiTheme="majorHAnsi" w:eastAsiaTheme="minorEastAsia" w:hAnsiTheme="majorHAnsi" w:cstheme="majorHAnsi"/>
                <w:color w:val="000000" w:themeColor="text1"/>
              </w:rPr>
              <w:t>a</w:t>
            </w:r>
            <w:r w:rsidR="56D8D9F3" w:rsidRPr="007D7F48">
              <w:rPr>
                <w:rFonts w:asciiTheme="majorHAnsi" w:eastAsiaTheme="minorEastAsia" w:hAnsiTheme="majorHAnsi" w:cstheme="majorHAnsi"/>
                <w:color w:val="000000" w:themeColor="text1"/>
              </w:rPr>
              <w:t>i</w:t>
            </w:r>
            <w:r w:rsidR="00431200" w:rsidRPr="007D7F48">
              <w:rPr>
                <w:rFonts w:asciiTheme="majorHAnsi" w:eastAsiaTheme="minorEastAsia" w:hAnsiTheme="majorHAnsi" w:cstheme="majorHAnsi"/>
                <w:color w:val="000000" w:themeColor="text1"/>
              </w:rPr>
              <w:t>dCategory</w:t>
            </w:r>
          </w:p>
        </w:tc>
        <w:tc>
          <w:tcPr>
            <w:tcW w:w="1890" w:type="dxa"/>
            <w:tcBorders>
              <w:top w:val="single" w:sz="4" w:space="0" w:color="auto"/>
              <w:left w:val="single" w:sz="4" w:space="0" w:color="auto"/>
              <w:bottom w:val="single" w:sz="4" w:space="0" w:color="auto"/>
              <w:right w:val="single" w:sz="4" w:space="0" w:color="auto"/>
            </w:tcBorders>
          </w:tcPr>
          <w:p w14:paraId="201E2467" w14:textId="3722066D" w:rsidR="00431200" w:rsidRPr="007D7F48" w:rsidRDefault="003246CE" w:rsidP="29E03C63">
            <w:pPr>
              <w:pStyle w:val="TableText10"/>
              <w:rPr>
                <w:rFonts w:asciiTheme="majorHAnsi" w:eastAsiaTheme="minorEastAsia" w:hAnsiTheme="majorHAnsi" w:cstheme="majorHAnsi"/>
                <w:color w:val="000000"/>
              </w:rPr>
            </w:pPr>
            <w:r w:rsidRPr="007D7F48">
              <w:rPr>
                <w:rFonts w:asciiTheme="majorHAnsi" w:eastAsiaTheme="minorEastAsia" w:hAnsiTheme="majorHAnsi" w:cstheme="majorHAnsi"/>
                <w:color w:val="000000" w:themeColor="text1"/>
              </w:rPr>
              <w:t>Array&lt;AidCategory</w:t>
            </w:r>
            <w:r w:rsidR="53595ACA" w:rsidRPr="007D7F48">
              <w:rPr>
                <w:rFonts w:asciiTheme="majorHAnsi" w:eastAsiaTheme="minorEastAsia" w:hAnsiTheme="majorHAnsi" w:cstheme="majorHAnsi"/>
                <w:color w:val="000000" w:themeColor="text1"/>
              </w:rPr>
              <w:t>DTO</w:t>
            </w:r>
            <w:r w:rsidR="00D8534A" w:rsidRPr="007D7F48">
              <w:rPr>
                <w:rFonts w:asciiTheme="majorHAnsi" w:eastAsiaTheme="minorEastAsia" w:hAnsiTheme="majorHAnsi" w:cstheme="majorHAnsi"/>
                <w:color w:val="000000" w:themeColor="text1"/>
              </w:rPr>
              <w:t>&gt;</w:t>
            </w:r>
            <w:r w:rsidRPr="007D7F48">
              <w:rPr>
                <w:rFonts w:asciiTheme="majorHAnsi" w:eastAsiaTheme="minorEastAsia" w:hAnsiTheme="majorHAnsi" w:cstheme="majorHAnsi"/>
                <w:color w:val="000000" w:themeColor="text1"/>
              </w:rPr>
              <w:t xml:space="preserve"> </w:t>
            </w:r>
          </w:p>
        </w:tc>
        <w:tc>
          <w:tcPr>
            <w:tcW w:w="1260" w:type="dxa"/>
            <w:tcBorders>
              <w:top w:val="single" w:sz="4" w:space="0" w:color="auto"/>
              <w:left w:val="single" w:sz="4" w:space="0" w:color="auto"/>
              <w:bottom w:val="single" w:sz="4" w:space="0" w:color="auto"/>
              <w:right w:val="single" w:sz="4" w:space="0" w:color="auto"/>
            </w:tcBorders>
          </w:tcPr>
          <w:p w14:paraId="3F673D7D"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76AEB57B" w14:textId="69CD7942" w:rsidR="00431200" w:rsidRPr="007D7F48" w:rsidRDefault="00271DEB" w:rsidP="000D596E">
            <w:pPr>
              <w:pStyle w:val="TableText10"/>
              <w:rPr>
                <w:rFonts w:asciiTheme="majorHAnsi" w:eastAsiaTheme="minorEastAsia" w:hAnsiTheme="majorHAnsi" w:cstheme="majorHAnsi"/>
                <w:color w:val="000000" w:themeColor="text1"/>
                <w:szCs w:val="20"/>
              </w:rPr>
            </w:pPr>
            <w:r w:rsidRPr="007D7F48">
              <w:rPr>
                <w:rFonts w:asciiTheme="majorHAnsi" w:eastAsiaTheme="minorEastAsia" w:hAnsiTheme="majorHAnsi" w:cstheme="majorHAnsi"/>
                <w:color w:val="000000" w:themeColor="text1"/>
                <w:szCs w:val="20"/>
              </w:rPr>
              <w:t>List of Aid Category codes with start and end date of the client are approved/received from VaCMS</w:t>
            </w:r>
          </w:p>
        </w:tc>
      </w:tr>
      <w:tr w:rsidR="00431200" w:rsidRPr="00B04A8E" w14:paraId="5ADF81AA" w14:textId="77777777" w:rsidTr="34A3EEC9">
        <w:tc>
          <w:tcPr>
            <w:tcW w:w="2538" w:type="dxa"/>
            <w:tcBorders>
              <w:top w:val="single" w:sz="4" w:space="0" w:color="auto"/>
              <w:left w:val="single" w:sz="4" w:space="0" w:color="auto"/>
              <w:bottom w:val="single" w:sz="4" w:space="0" w:color="auto"/>
              <w:right w:val="single" w:sz="4" w:space="0" w:color="auto"/>
            </w:tcBorders>
          </w:tcPr>
          <w:p w14:paraId="530EC7FE" w14:textId="6D71207F" w:rsidR="00431200" w:rsidRPr="007D7F48" w:rsidRDefault="7F7E91A9" w:rsidP="5AD8E5F2">
            <w:pPr>
              <w:pStyle w:val="TableText10"/>
              <w:rPr>
                <w:rFonts w:asciiTheme="majorHAnsi" w:eastAsiaTheme="minorEastAsia" w:hAnsiTheme="majorHAnsi" w:cstheme="majorBidi"/>
                <w:color w:val="000000"/>
              </w:rPr>
            </w:pPr>
            <w:r w:rsidRPr="5AD8E5F2">
              <w:rPr>
                <w:rFonts w:asciiTheme="majorHAnsi" w:eastAsiaTheme="minorEastAsia" w:hAnsiTheme="majorHAnsi" w:cstheme="majorBidi"/>
                <w:color w:val="000000" w:themeColor="text1"/>
              </w:rPr>
              <w:t>d</w:t>
            </w:r>
            <w:r w:rsidR="75ACDC7B" w:rsidRPr="5AD8E5F2">
              <w:rPr>
                <w:rFonts w:asciiTheme="majorHAnsi" w:eastAsiaTheme="minorEastAsia" w:hAnsiTheme="majorHAnsi" w:cstheme="majorBidi"/>
                <w:color w:val="000000" w:themeColor="text1"/>
              </w:rPr>
              <w:t>ueDate</w:t>
            </w:r>
          </w:p>
        </w:tc>
        <w:tc>
          <w:tcPr>
            <w:tcW w:w="1890" w:type="dxa"/>
            <w:tcBorders>
              <w:top w:val="single" w:sz="4" w:space="0" w:color="auto"/>
              <w:left w:val="single" w:sz="4" w:space="0" w:color="auto"/>
              <w:bottom w:val="single" w:sz="4" w:space="0" w:color="auto"/>
              <w:right w:val="single" w:sz="4" w:space="0" w:color="auto"/>
            </w:tcBorders>
          </w:tcPr>
          <w:p w14:paraId="791B2AFE"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Date</w:t>
            </w:r>
          </w:p>
        </w:tc>
        <w:tc>
          <w:tcPr>
            <w:tcW w:w="1260" w:type="dxa"/>
            <w:tcBorders>
              <w:top w:val="single" w:sz="4" w:space="0" w:color="auto"/>
              <w:left w:val="single" w:sz="4" w:space="0" w:color="auto"/>
              <w:bottom w:val="single" w:sz="4" w:space="0" w:color="auto"/>
              <w:right w:val="single" w:sz="4" w:space="0" w:color="auto"/>
            </w:tcBorders>
          </w:tcPr>
          <w:p w14:paraId="224D5CAB"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0CE8D27B" w14:textId="38B39A4B" w:rsidR="00431200" w:rsidRPr="007D7F48" w:rsidRDefault="00DC3856" w:rsidP="000D596E">
            <w:pPr>
              <w:pStyle w:val="TableText10"/>
              <w:rPr>
                <w:rFonts w:asciiTheme="majorHAnsi" w:eastAsiaTheme="minorEastAsia" w:hAnsiTheme="majorHAnsi" w:cstheme="majorHAnsi"/>
                <w:color w:val="000000" w:themeColor="text1"/>
                <w:szCs w:val="20"/>
              </w:rPr>
            </w:pPr>
            <w:r w:rsidRPr="007D7F48">
              <w:rPr>
                <w:rFonts w:asciiTheme="majorHAnsi" w:eastAsiaTheme="minorEastAsia" w:hAnsiTheme="majorHAnsi" w:cstheme="majorHAnsi"/>
                <w:color w:val="000000" w:themeColor="text1"/>
                <w:szCs w:val="20"/>
              </w:rPr>
              <w:t xml:space="preserve">VCL </w:t>
            </w:r>
            <w:r w:rsidR="00431200" w:rsidRPr="007D7F48">
              <w:rPr>
                <w:rFonts w:asciiTheme="majorHAnsi" w:eastAsiaTheme="minorEastAsia" w:hAnsiTheme="majorHAnsi" w:cstheme="majorHAnsi"/>
                <w:color w:val="000000" w:themeColor="text1"/>
                <w:szCs w:val="20"/>
              </w:rPr>
              <w:t>DueDate received from VaCMS</w:t>
            </w:r>
            <w:r w:rsidR="00431200" w:rsidRPr="007D7F48">
              <w:rPr>
                <w:rFonts w:asciiTheme="majorHAnsi" w:eastAsiaTheme="minorEastAsia" w:hAnsiTheme="majorHAnsi" w:cstheme="majorHAnsi"/>
                <w:color w:val="000000" w:themeColor="text1"/>
                <w:szCs w:val="20"/>
              </w:rPr>
              <w:br/>
            </w:r>
          </w:p>
        </w:tc>
      </w:tr>
      <w:tr w:rsidR="00431200" w:rsidRPr="00B04A8E" w14:paraId="29243543" w14:textId="77777777" w:rsidTr="34A3EEC9">
        <w:tc>
          <w:tcPr>
            <w:tcW w:w="2538" w:type="dxa"/>
            <w:tcBorders>
              <w:top w:val="single" w:sz="4" w:space="0" w:color="auto"/>
              <w:left w:val="single" w:sz="4" w:space="0" w:color="auto"/>
              <w:bottom w:val="single" w:sz="4" w:space="0" w:color="auto"/>
              <w:right w:val="single" w:sz="4" w:space="0" w:color="auto"/>
            </w:tcBorders>
          </w:tcPr>
          <w:p w14:paraId="4B7E2D73"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emailVerifiedFlag</w:t>
            </w:r>
          </w:p>
        </w:tc>
        <w:tc>
          <w:tcPr>
            <w:tcW w:w="1890" w:type="dxa"/>
            <w:tcBorders>
              <w:top w:val="single" w:sz="4" w:space="0" w:color="auto"/>
              <w:left w:val="single" w:sz="4" w:space="0" w:color="auto"/>
              <w:bottom w:val="single" w:sz="4" w:space="0" w:color="auto"/>
              <w:right w:val="single" w:sz="4" w:space="0" w:color="auto"/>
            </w:tcBorders>
          </w:tcPr>
          <w:p w14:paraId="42A274B0"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Boolean</w:t>
            </w:r>
          </w:p>
        </w:tc>
        <w:tc>
          <w:tcPr>
            <w:tcW w:w="1260" w:type="dxa"/>
            <w:tcBorders>
              <w:top w:val="single" w:sz="4" w:space="0" w:color="auto"/>
              <w:left w:val="single" w:sz="4" w:space="0" w:color="auto"/>
              <w:bottom w:val="single" w:sz="4" w:space="0" w:color="auto"/>
              <w:right w:val="single" w:sz="4" w:space="0" w:color="auto"/>
            </w:tcBorders>
          </w:tcPr>
          <w:p w14:paraId="6D634A98" w14:textId="77777777" w:rsidR="00431200" w:rsidRPr="007D7F48" w:rsidRDefault="00431200" w:rsidP="000D596E">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15318E13" w14:textId="77777777" w:rsidR="00431200" w:rsidRPr="007D7F48" w:rsidRDefault="00431200" w:rsidP="000D596E">
            <w:pPr>
              <w:pStyle w:val="TableText10"/>
              <w:rPr>
                <w:rFonts w:asciiTheme="majorHAnsi" w:eastAsiaTheme="minorEastAsia" w:hAnsiTheme="majorHAnsi" w:cstheme="majorHAnsi"/>
                <w:color w:val="000000" w:themeColor="text1"/>
                <w:szCs w:val="20"/>
              </w:rPr>
            </w:pPr>
            <w:r w:rsidRPr="007D7F48">
              <w:rPr>
                <w:rFonts w:asciiTheme="majorHAnsi" w:eastAsiaTheme="minorHAnsi" w:hAnsiTheme="majorHAnsi" w:cstheme="majorHAnsi"/>
                <w:color w:val="000000"/>
                <w:szCs w:val="20"/>
              </w:rPr>
              <w:t>Email Verified flag received from VaCMS</w:t>
            </w:r>
          </w:p>
        </w:tc>
      </w:tr>
      <w:tr w:rsidR="006B65CB" w:rsidRPr="00B04A8E" w14:paraId="7B86A4B3" w14:textId="77777777" w:rsidTr="34A3EEC9">
        <w:tc>
          <w:tcPr>
            <w:tcW w:w="2538" w:type="dxa"/>
            <w:tcBorders>
              <w:top w:val="single" w:sz="4" w:space="0" w:color="auto"/>
              <w:left w:val="single" w:sz="4" w:space="0" w:color="auto"/>
              <w:bottom w:val="single" w:sz="4" w:space="0" w:color="auto"/>
              <w:right w:val="single" w:sz="4" w:space="0" w:color="auto"/>
            </w:tcBorders>
          </w:tcPr>
          <w:p w14:paraId="70F9C1C6" w14:textId="7FDCA4B3" w:rsidR="006B65CB" w:rsidRPr="007D7F48" w:rsidRDefault="006B65CB" w:rsidP="006B65CB">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email</w:t>
            </w:r>
          </w:p>
        </w:tc>
        <w:tc>
          <w:tcPr>
            <w:tcW w:w="1890" w:type="dxa"/>
            <w:tcBorders>
              <w:top w:val="single" w:sz="4" w:space="0" w:color="auto"/>
              <w:left w:val="single" w:sz="4" w:space="0" w:color="auto"/>
              <w:bottom w:val="single" w:sz="4" w:space="0" w:color="auto"/>
              <w:right w:val="single" w:sz="4" w:space="0" w:color="auto"/>
            </w:tcBorders>
          </w:tcPr>
          <w:p w14:paraId="388BB20E" w14:textId="4EA76176" w:rsidR="006B65CB" w:rsidRPr="007D7F48" w:rsidRDefault="006B65CB" w:rsidP="006B65CB">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623A96EE" w14:textId="0652BE38" w:rsidR="006B65CB" w:rsidRPr="007D7F48" w:rsidRDefault="006B65CB" w:rsidP="006B65CB">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75E8CB54" w14:textId="77777777" w:rsidR="006B65CB" w:rsidRPr="007D7F48" w:rsidRDefault="006B65CB" w:rsidP="006B65CB">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Primary email address</w:t>
            </w:r>
          </w:p>
          <w:p w14:paraId="7CBD0C1D" w14:textId="7ECD5DBB" w:rsidR="006B65CB" w:rsidRPr="007D7F48" w:rsidRDefault="006B65CB" w:rsidP="006B65CB">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This is same as Correspondence Email Address captured in VaCMS</w:t>
            </w:r>
          </w:p>
        </w:tc>
      </w:tr>
      <w:tr w:rsidR="00A86D3A" w14:paraId="320A7429"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6B0B4D66"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driverLicenseNumber</w:t>
            </w:r>
          </w:p>
        </w:tc>
        <w:tc>
          <w:tcPr>
            <w:tcW w:w="1890" w:type="dxa"/>
            <w:tcBorders>
              <w:top w:val="single" w:sz="4" w:space="0" w:color="auto"/>
              <w:left w:val="single" w:sz="4" w:space="0" w:color="auto"/>
              <w:bottom w:val="single" w:sz="4" w:space="0" w:color="auto"/>
              <w:right w:val="single" w:sz="4" w:space="0" w:color="auto"/>
            </w:tcBorders>
            <w:hideMark/>
          </w:tcPr>
          <w:p w14:paraId="2BA527BC"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79F21D80"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5862BF45" w14:textId="77777777" w:rsidR="00A86D3A" w:rsidRDefault="0D9BA435" w:rsidP="5AD8E5F2">
            <w:pPr>
              <w:pStyle w:val="TableText10"/>
              <w:spacing w:line="276" w:lineRule="auto"/>
              <w:rPr>
                <w:rFonts w:ascii="Calibri" w:eastAsia="Calibri" w:hAnsi="Calibri" w:cs="Calibri"/>
                <w:color w:val="000000" w:themeColor="text1"/>
              </w:rPr>
            </w:pPr>
            <w:r w:rsidRPr="5AD8E5F2">
              <w:rPr>
                <w:rFonts w:ascii="Calibri" w:eastAsia="Calibri" w:hAnsi="Calibri" w:cs="Calibri"/>
                <w:color w:val="000000" w:themeColor="text1"/>
                <w:lang w:val="en-GB"/>
              </w:rPr>
              <w:t>Driver license number</w:t>
            </w:r>
          </w:p>
          <w:p w14:paraId="5F509900" w14:textId="77777777" w:rsidR="00A86D3A" w:rsidRDefault="0D9BA435" w:rsidP="5AD8E5F2">
            <w:pPr>
              <w:pStyle w:val="TableText10"/>
              <w:spacing w:line="276" w:lineRule="auto"/>
              <w:rPr>
                <w:rFonts w:asciiTheme="majorHAnsi" w:eastAsiaTheme="minorEastAsia" w:hAnsiTheme="majorHAnsi" w:cstheme="majorBidi"/>
                <w:color w:val="000000"/>
              </w:rPr>
            </w:pPr>
            <w:r w:rsidRPr="5AD8E5F2">
              <w:rPr>
                <w:rFonts w:ascii="Calibri" w:eastAsia="Calibri" w:hAnsi="Calibri" w:cs="Calibri"/>
                <w:i/>
                <w:iCs/>
                <w:color w:val="000000" w:themeColor="text1"/>
                <w:lang w:val="en-GB"/>
              </w:rPr>
              <w:t>VaCMS will not send this data to MWRP for evaluation of mwrStatus</w:t>
            </w:r>
          </w:p>
        </w:tc>
      </w:tr>
      <w:tr w:rsidR="00A86D3A" w14:paraId="155AD649"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56171698"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driverLicenseState</w:t>
            </w:r>
          </w:p>
        </w:tc>
        <w:tc>
          <w:tcPr>
            <w:tcW w:w="1890" w:type="dxa"/>
            <w:tcBorders>
              <w:top w:val="single" w:sz="4" w:space="0" w:color="auto"/>
              <w:left w:val="single" w:sz="4" w:space="0" w:color="auto"/>
              <w:bottom w:val="single" w:sz="4" w:space="0" w:color="auto"/>
              <w:right w:val="single" w:sz="4" w:space="0" w:color="auto"/>
            </w:tcBorders>
            <w:hideMark/>
          </w:tcPr>
          <w:p w14:paraId="4ECAACEB"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50589C32"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726D086C" w14:textId="77777777" w:rsidR="00A86D3A" w:rsidRDefault="00A86D3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Two-character state code of issuing state for driver license</w:t>
            </w:r>
          </w:p>
          <w:p w14:paraId="5BE90467"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i/>
                <w:iCs/>
                <w:color w:val="000000" w:themeColor="text1"/>
                <w:szCs w:val="20"/>
                <w:lang w:val="en-GB"/>
              </w:rPr>
              <w:t>VaCMS will not send this data to MWRP for evaluation of mwrStatus (Medicaid WorkReport Status)</w:t>
            </w:r>
            <w:r>
              <w:rPr>
                <w:rFonts w:asciiTheme="majorHAnsi" w:eastAsiaTheme="minorEastAsia" w:hAnsiTheme="majorHAnsi" w:cstheme="majorBidi"/>
                <w:color w:val="000000" w:themeColor="text1"/>
                <w:lang w:val="en-GB"/>
              </w:rPr>
              <w:t xml:space="preserve"> </w:t>
            </w:r>
          </w:p>
        </w:tc>
      </w:tr>
      <w:tr w:rsidR="00A86D3A" w14:paraId="585EAB0F"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58DB7374"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passportNumber</w:t>
            </w:r>
          </w:p>
        </w:tc>
        <w:tc>
          <w:tcPr>
            <w:tcW w:w="1890" w:type="dxa"/>
            <w:tcBorders>
              <w:top w:val="single" w:sz="4" w:space="0" w:color="auto"/>
              <w:left w:val="single" w:sz="4" w:space="0" w:color="auto"/>
              <w:bottom w:val="single" w:sz="4" w:space="0" w:color="auto"/>
              <w:right w:val="single" w:sz="4" w:space="0" w:color="auto"/>
            </w:tcBorders>
            <w:hideMark/>
          </w:tcPr>
          <w:p w14:paraId="75E9072C"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07C5219E"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30A75CFA" w14:textId="77777777" w:rsidR="00A86D3A" w:rsidRDefault="00A86D3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Passport document number</w:t>
            </w:r>
          </w:p>
          <w:p w14:paraId="1FA6AD9A"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i/>
                <w:iCs/>
                <w:color w:val="000000" w:themeColor="text1"/>
                <w:szCs w:val="20"/>
                <w:lang w:val="en-GB"/>
              </w:rPr>
              <w:t>VaCMS will not send this data to MWRP for evaluation of mwrStatus</w:t>
            </w:r>
          </w:p>
        </w:tc>
      </w:tr>
      <w:tr w:rsidR="00A86D3A" w14:paraId="5D0708B9"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42D54E8B"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passportCountry</w:t>
            </w:r>
          </w:p>
        </w:tc>
        <w:tc>
          <w:tcPr>
            <w:tcW w:w="1890" w:type="dxa"/>
            <w:tcBorders>
              <w:top w:val="single" w:sz="4" w:space="0" w:color="auto"/>
              <w:left w:val="single" w:sz="4" w:space="0" w:color="auto"/>
              <w:bottom w:val="single" w:sz="4" w:space="0" w:color="auto"/>
              <w:right w:val="single" w:sz="4" w:space="0" w:color="auto"/>
            </w:tcBorders>
            <w:hideMark/>
          </w:tcPr>
          <w:p w14:paraId="0C32FA26"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1AB33A81"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68D83144" w14:textId="77777777" w:rsidR="00A86D3A" w:rsidRDefault="00A86D3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 xml:space="preserve">Three-character country code for passport (e.g. USA) – country code </w:t>
            </w:r>
          </w:p>
          <w:p w14:paraId="48E6E5B4"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i/>
                <w:iCs/>
                <w:color w:val="000000" w:themeColor="text1"/>
                <w:szCs w:val="20"/>
                <w:lang w:val="en-GB"/>
              </w:rPr>
              <w:t>VaCMS will not send this data to MWRP for evaluation of mwrStatus</w:t>
            </w:r>
          </w:p>
        </w:tc>
      </w:tr>
      <w:tr w:rsidR="00A86D3A" w14:paraId="07C2BB7B"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71E69558"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nationality</w:t>
            </w:r>
          </w:p>
        </w:tc>
        <w:tc>
          <w:tcPr>
            <w:tcW w:w="1890" w:type="dxa"/>
            <w:tcBorders>
              <w:top w:val="single" w:sz="4" w:space="0" w:color="auto"/>
              <w:left w:val="single" w:sz="4" w:space="0" w:color="auto"/>
              <w:bottom w:val="single" w:sz="4" w:space="0" w:color="auto"/>
              <w:right w:val="single" w:sz="4" w:space="0" w:color="auto"/>
            </w:tcBorders>
            <w:hideMark/>
          </w:tcPr>
          <w:p w14:paraId="35FC3FA4"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292234FF"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2057D9E1" w14:textId="77777777" w:rsidR="00A86D3A" w:rsidRDefault="00A86D3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Nationality description</w:t>
            </w:r>
          </w:p>
          <w:p w14:paraId="654E4BE7"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i/>
                <w:iCs/>
                <w:color w:val="000000" w:themeColor="text1"/>
                <w:szCs w:val="20"/>
                <w:lang w:val="en-GB"/>
              </w:rPr>
              <w:t>VaCMS will not send this data to MWRP for evaluation of mwrStatus</w:t>
            </w:r>
            <w:r>
              <w:rPr>
                <w:rFonts w:asciiTheme="majorHAnsi" w:eastAsiaTheme="minorEastAsia" w:hAnsiTheme="majorHAnsi" w:cstheme="majorBidi"/>
                <w:color w:val="000000" w:themeColor="text1"/>
                <w:lang w:val="en-GB"/>
              </w:rPr>
              <w:t xml:space="preserve"> </w:t>
            </w:r>
          </w:p>
        </w:tc>
      </w:tr>
      <w:tr w:rsidR="00A86D3A" w14:paraId="658034CF"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549F1A00"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maritalStatus</w:t>
            </w:r>
          </w:p>
        </w:tc>
        <w:tc>
          <w:tcPr>
            <w:tcW w:w="1890" w:type="dxa"/>
            <w:tcBorders>
              <w:top w:val="single" w:sz="4" w:space="0" w:color="auto"/>
              <w:left w:val="single" w:sz="4" w:space="0" w:color="auto"/>
              <w:bottom w:val="single" w:sz="4" w:space="0" w:color="auto"/>
              <w:right w:val="single" w:sz="4" w:space="0" w:color="auto"/>
            </w:tcBorders>
            <w:hideMark/>
          </w:tcPr>
          <w:p w14:paraId="76B5544E"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25701A2A"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No</w:t>
            </w:r>
          </w:p>
        </w:tc>
        <w:tc>
          <w:tcPr>
            <w:tcW w:w="4334" w:type="dxa"/>
            <w:tcBorders>
              <w:top w:val="single" w:sz="4" w:space="0" w:color="auto"/>
              <w:left w:val="single" w:sz="4" w:space="0" w:color="auto"/>
              <w:bottom w:val="single" w:sz="4" w:space="0" w:color="auto"/>
              <w:right w:val="single" w:sz="4" w:space="0" w:color="auto"/>
            </w:tcBorders>
            <w:hideMark/>
          </w:tcPr>
          <w:p w14:paraId="58A89167" w14:textId="77777777" w:rsidR="00A86D3A" w:rsidRDefault="00A86D3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Marital status description (e.g. Single, Married)</w:t>
            </w:r>
          </w:p>
          <w:p w14:paraId="55DEF595" w14:textId="77777777" w:rsidR="00A86D3A" w:rsidRDefault="00A86D3A">
            <w:pPr>
              <w:pStyle w:val="TableText10"/>
              <w:spacing w:line="276" w:lineRule="auto"/>
              <w:rPr>
                <w:rFonts w:asciiTheme="majorHAnsi" w:eastAsiaTheme="minorHAnsi" w:hAnsiTheme="majorHAnsi" w:cstheme="majorHAnsi"/>
                <w:color w:val="000000"/>
                <w:szCs w:val="20"/>
              </w:rPr>
            </w:pPr>
            <w:r>
              <w:rPr>
                <w:rFonts w:ascii="Calibri" w:eastAsia="Calibri" w:hAnsi="Calibri" w:cs="Calibri"/>
                <w:i/>
                <w:iCs/>
                <w:color w:val="000000" w:themeColor="text1"/>
                <w:szCs w:val="20"/>
                <w:lang w:val="en-GB"/>
              </w:rPr>
              <w:t>VaCMS will not send this data to MWRP for evaluation of mwrStatus</w:t>
            </w:r>
          </w:p>
        </w:tc>
      </w:tr>
      <w:tr w:rsidR="00F15C8A" w14:paraId="11E732BC"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265B501F" w14:textId="77777777" w:rsidR="00F15C8A" w:rsidRDefault="00F15C8A">
            <w:pPr>
              <w:pStyle w:val="TableText10"/>
              <w:spacing w:line="276" w:lineRule="auto"/>
              <w:rPr>
                <w:rFonts w:asciiTheme="majorHAnsi" w:eastAsiaTheme="minorHAnsi" w:hAnsiTheme="majorHAnsi" w:cstheme="majorHAnsi"/>
                <w:color w:val="000000"/>
                <w:szCs w:val="20"/>
              </w:rPr>
            </w:pPr>
            <w:r>
              <w:rPr>
                <w:rFonts w:asciiTheme="majorHAnsi" w:eastAsiaTheme="minorEastAsia" w:hAnsiTheme="majorHAnsi" w:cstheme="majorBidi"/>
                <w:color w:val="000000" w:themeColor="text1"/>
              </w:rPr>
              <w:t>primaryModeOfCommunication</w:t>
            </w:r>
          </w:p>
        </w:tc>
        <w:tc>
          <w:tcPr>
            <w:tcW w:w="1890" w:type="dxa"/>
            <w:tcBorders>
              <w:top w:val="single" w:sz="4" w:space="0" w:color="auto"/>
              <w:left w:val="single" w:sz="4" w:space="0" w:color="auto"/>
              <w:bottom w:val="single" w:sz="4" w:space="0" w:color="auto"/>
              <w:right w:val="single" w:sz="4" w:space="0" w:color="auto"/>
            </w:tcBorders>
            <w:hideMark/>
          </w:tcPr>
          <w:p w14:paraId="181D837D" w14:textId="77777777" w:rsidR="00F15C8A" w:rsidRDefault="00F15C8A">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String</w:t>
            </w:r>
          </w:p>
        </w:tc>
        <w:tc>
          <w:tcPr>
            <w:tcW w:w="1260" w:type="dxa"/>
            <w:tcBorders>
              <w:top w:val="single" w:sz="4" w:space="0" w:color="auto"/>
              <w:left w:val="single" w:sz="4" w:space="0" w:color="auto"/>
              <w:bottom w:val="single" w:sz="4" w:space="0" w:color="auto"/>
              <w:right w:val="single" w:sz="4" w:space="0" w:color="auto"/>
            </w:tcBorders>
            <w:hideMark/>
          </w:tcPr>
          <w:p w14:paraId="3F4A1E2A" w14:textId="77777777" w:rsidR="00F15C8A" w:rsidRDefault="00F15C8A">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Yes</w:t>
            </w:r>
          </w:p>
        </w:tc>
        <w:tc>
          <w:tcPr>
            <w:tcW w:w="4334" w:type="dxa"/>
            <w:tcBorders>
              <w:top w:val="single" w:sz="4" w:space="0" w:color="auto"/>
              <w:left w:val="single" w:sz="4" w:space="0" w:color="auto"/>
              <w:bottom w:val="single" w:sz="4" w:space="0" w:color="auto"/>
              <w:right w:val="single" w:sz="4" w:space="0" w:color="auto"/>
            </w:tcBorders>
            <w:hideMark/>
          </w:tcPr>
          <w:p w14:paraId="1973FD3D" w14:textId="77777777" w:rsidR="00F15C8A" w:rsidRDefault="00F15C8A">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Reference table – denoting Email/Text/Paper mail</w:t>
            </w:r>
          </w:p>
          <w:p w14:paraId="11C6C7AF" w14:textId="77777777" w:rsidR="00F15C8A" w:rsidRDefault="00F15C8A">
            <w:pPr>
              <w:pStyle w:val="TableText10"/>
              <w:spacing w:line="276" w:lineRule="auto"/>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Reference table: RT_METHODOFCONTACT</w:t>
            </w:r>
          </w:p>
        </w:tc>
      </w:tr>
      <w:tr w:rsidR="002B2DEA" w14:paraId="52B44058" w14:textId="77777777" w:rsidTr="34A3EEC9">
        <w:tc>
          <w:tcPr>
            <w:tcW w:w="2538" w:type="dxa"/>
            <w:tcBorders>
              <w:top w:val="single" w:sz="4" w:space="0" w:color="auto"/>
              <w:left w:val="single" w:sz="4" w:space="0" w:color="auto"/>
              <w:bottom w:val="single" w:sz="4" w:space="0" w:color="auto"/>
              <w:right w:val="single" w:sz="4" w:space="0" w:color="auto"/>
            </w:tcBorders>
            <w:hideMark/>
          </w:tcPr>
          <w:p w14:paraId="62F782F4" w14:textId="77777777" w:rsidR="002B2DEA" w:rsidRDefault="002B2DE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verificationType</w:t>
            </w:r>
          </w:p>
        </w:tc>
        <w:tc>
          <w:tcPr>
            <w:tcW w:w="1890" w:type="dxa"/>
            <w:tcBorders>
              <w:top w:val="single" w:sz="4" w:space="0" w:color="auto"/>
              <w:left w:val="single" w:sz="4" w:space="0" w:color="auto"/>
              <w:bottom w:val="single" w:sz="4" w:space="0" w:color="auto"/>
              <w:right w:val="single" w:sz="4" w:space="0" w:color="auto"/>
            </w:tcBorders>
            <w:hideMark/>
          </w:tcPr>
          <w:p w14:paraId="4C67A41B" w14:textId="54CC6A66" w:rsidR="002B2DEA" w:rsidRDefault="002B2DE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String</w:t>
            </w:r>
          </w:p>
        </w:tc>
        <w:tc>
          <w:tcPr>
            <w:tcW w:w="1260" w:type="dxa"/>
            <w:tcBorders>
              <w:top w:val="single" w:sz="4" w:space="0" w:color="auto"/>
              <w:left w:val="single" w:sz="4" w:space="0" w:color="auto"/>
              <w:bottom w:val="single" w:sz="4" w:space="0" w:color="auto"/>
              <w:right w:val="single" w:sz="4" w:space="0" w:color="auto"/>
            </w:tcBorders>
            <w:hideMark/>
          </w:tcPr>
          <w:p w14:paraId="3F0F7501" w14:textId="77777777" w:rsidR="002B2DEA" w:rsidRDefault="002B2DEA">
            <w:pPr>
              <w:pStyle w:val="TableText10"/>
              <w:spacing w:line="276" w:lineRule="auto"/>
              <w:rPr>
                <w:rFonts w:asciiTheme="majorHAnsi" w:eastAsiaTheme="minorHAnsi" w:hAnsiTheme="majorHAnsi" w:cstheme="majorHAnsi"/>
                <w:color w:val="000000"/>
                <w:szCs w:val="20"/>
              </w:rPr>
            </w:pPr>
            <w:r>
              <w:rPr>
                <w:rFonts w:ascii="Calibri" w:eastAsia="Calibri" w:hAnsi="Calibri" w:cs="Calibri"/>
                <w:color w:val="000000" w:themeColor="text1"/>
                <w:szCs w:val="20"/>
                <w:lang w:val="en-GB"/>
              </w:rPr>
              <w:t>Yes</w:t>
            </w:r>
          </w:p>
        </w:tc>
        <w:tc>
          <w:tcPr>
            <w:tcW w:w="4334" w:type="dxa"/>
            <w:tcBorders>
              <w:top w:val="single" w:sz="4" w:space="0" w:color="auto"/>
              <w:left w:val="single" w:sz="4" w:space="0" w:color="auto"/>
              <w:bottom w:val="single" w:sz="4" w:space="0" w:color="auto"/>
              <w:right w:val="single" w:sz="4" w:space="0" w:color="auto"/>
            </w:tcBorders>
            <w:hideMark/>
          </w:tcPr>
          <w:p w14:paraId="4F086EFE" w14:textId="77777777" w:rsidR="002B2DEA" w:rsidRDefault="002B2DE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Verification types requested: EARNED_INCOME, WORK_REQUIREMENTS</w:t>
            </w:r>
          </w:p>
          <w:p w14:paraId="1196F8FE" w14:textId="77777777" w:rsidR="002B2DEA" w:rsidRDefault="002B2DEA">
            <w:pPr>
              <w:pStyle w:val="TableText10"/>
              <w:spacing w:line="276" w:lineRule="auto"/>
              <w:rPr>
                <w:rFonts w:ascii="Calibri" w:eastAsia="Calibri" w:hAnsi="Calibri" w:cs="Calibri"/>
                <w:color w:val="000000" w:themeColor="text1"/>
                <w:szCs w:val="20"/>
              </w:rPr>
            </w:pPr>
            <w:r>
              <w:rPr>
                <w:rFonts w:ascii="Calibri" w:eastAsia="Calibri" w:hAnsi="Calibri" w:cs="Calibri"/>
                <w:color w:val="000000" w:themeColor="text1"/>
                <w:szCs w:val="20"/>
                <w:lang w:val="en-GB"/>
              </w:rPr>
              <w:t>Reference table: RT_VETY</w:t>
            </w:r>
          </w:p>
          <w:p w14:paraId="67DADF45" w14:textId="77777777" w:rsidR="002B2DEA" w:rsidRDefault="002B2DEA">
            <w:pPr>
              <w:pStyle w:val="TableText10"/>
              <w:spacing w:line="276" w:lineRule="auto"/>
              <w:rPr>
                <w:rFonts w:asciiTheme="majorHAnsi" w:eastAsiaTheme="minorEastAsia" w:hAnsiTheme="majorHAnsi" w:cstheme="majorHAnsi"/>
                <w:color w:val="000000" w:themeColor="text1"/>
                <w:szCs w:val="20"/>
              </w:rPr>
            </w:pPr>
            <w:r>
              <w:rPr>
                <w:rFonts w:ascii="Calibri" w:eastAsia="Calibri" w:hAnsi="Calibri" w:cs="Calibri"/>
                <w:color w:val="000000" w:themeColor="text1"/>
                <w:szCs w:val="20"/>
                <w:lang w:val="en-GB"/>
              </w:rPr>
              <w:t>This value/field calls out the verification that should be performed for an applicant/recipient. For MWRP, VaCMS will send the value “WORK_REQUIREMENTS” for evaluation of work requirements for an applicant/recipient.</w:t>
            </w:r>
            <w:r>
              <w:rPr>
                <w:rFonts w:asciiTheme="majorHAnsi" w:eastAsiaTheme="minorEastAsia" w:hAnsiTheme="majorHAnsi" w:cstheme="majorBidi"/>
                <w:color w:val="000000" w:themeColor="text1"/>
                <w:lang w:val="en-GB"/>
              </w:rPr>
              <w:t xml:space="preserve"> </w:t>
            </w:r>
          </w:p>
        </w:tc>
      </w:tr>
      <w:tr w:rsidR="00CA33B5" w:rsidRPr="00B04A8E" w14:paraId="1DC52DEA" w14:textId="77777777" w:rsidTr="34A3EEC9">
        <w:tc>
          <w:tcPr>
            <w:tcW w:w="2538" w:type="dxa"/>
            <w:tcBorders>
              <w:top w:val="single" w:sz="4" w:space="0" w:color="auto"/>
              <w:left w:val="single" w:sz="4" w:space="0" w:color="auto"/>
              <w:bottom w:val="single" w:sz="4" w:space="0" w:color="auto"/>
              <w:right w:val="single" w:sz="4" w:space="0" w:color="auto"/>
            </w:tcBorders>
          </w:tcPr>
          <w:p w14:paraId="093A0084" w14:textId="4B8CB327" w:rsidR="00CA33B5" w:rsidRPr="007D7F48" w:rsidRDefault="00CA33B5" w:rsidP="00CA33B5">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alternateEmail</w:t>
            </w:r>
          </w:p>
        </w:tc>
        <w:tc>
          <w:tcPr>
            <w:tcW w:w="1890" w:type="dxa"/>
            <w:tcBorders>
              <w:top w:val="single" w:sz="4" w:space="0" w:color="auto"/>
              <w:left w:val="single" w:sz="4" w:space="0" w:color="auto"/>
              <w:bottom w:val="single" w:sz="4" w:space="0" w:color="auto"/>
              <w:right w:val="single" w:sz="4" w:space="0" w:color="auto"/>
            </w:tcBorders>
          </w:tcPr>
          <w:p w14:paraId="11328AA4" w14:textId="6FC1BC4D" w:rsidR="00CA33B5" w:rsidRPr="007D7F48" w:rsidRDefault="00CA33B5" w:rsidP="00CA33B5">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5AFD8261" w14:textId="7661CDB5" w:rsidR="00CA33B5" w:rsidRPr="007D7F48" w:rsidRDefault="00CA33B5" w:rsidP="00CA33B5">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6CC6F386" w14:textId="77777777" w:rsidR="00CA33B5" w:rsidRPr="007D7F48" w:rsidRDefault="00CA33B5" w:rsidP="00CA33B5">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Alternate/backup email address</w:t>
            </w:r>
          </w:p>
          <w:p w14:paraId="4A7FA40C" w14:textId="27796001" w:rsidR="00CA33B5" w:rsidRPr="007D7F48" w:rsidRDefault="00CA33B5" w:rsidP="00CA33B5">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This is same as Contact email address captured in VaCMS</w:t>
            </w:r>
          </w:p>
        </w:tc>
      </w:tr>
      <w:tr w:rsidR="00431200" w:rsidRPr="00B04A8E" w14:paraId="6E04E01E" w14:textId="77777777" w:rsidTr="34A3EEC9">
        <w:tc>
          <w:tcPr>
            <w:tcW w:w="2538" w:type="dxa"/>
            <w:tcBorders>
              <w:top w:val="single" w:sz="4" w:space="0" w:color="auto"/>
              <w:left w:val="single" w:sz="4" w:space="0" w:color="auto"/>
              <w:bottom w:val="single" w:sz="4" w:space="0" w:color="auto"/>
              <w:right w:val="single" w:sz="4" w:space="0" w:color="auto"/>
            </w:tcBorders>
          </w:tcPr>
          <w:p w14:paraId="0411FE5C" w14:textId="77777777" w:rsidR="00431200" w:rsidRPr="008661F6" w:rsidRDefault="00431200" w:rsidP="000D596E">
            <w:pPr>
              <w:pStyle w:val="TableText10"/>
              <w:rPr>
                <w:rFonts w:asciiTheme="majorHAnsi" w:eastAsiaTheme="minorEastAsia" w:hAnsiTheme="majorHAnsi" w:cstheme="majorHAnsi"/>
                <w:szCs w:val="20"/>
                <w:lang w:val="en-GB"/>
              </w:rPr>
            </w:pPr>
            <w:r w:rsidRPr="008661F6">
              <w:rPr>
                <w:rFonts w:asciiTheme="majorHAnsi" w:eastAsiaTheme="minorHAnsi" w:hAnsiTheme="majorHAnsi" w:cstheme="majorHAnsi"/>
                <w:color w:val="000000"/>
                <w:szCs w:val="20"/>
              </w:rPr>
              <w:t>phoneData</w:t>
            </w:r>
          </w:p>
        </w:tc>
        <w:tc>
          <w:tcPr>
            <w:tcW w:w="1890" w:type="dxa"/>
            <w:tcBorders>
              <w:top w:val="single" w:sz="4" w:space="0" w:color="auto"/>
              <w:left w:val="single" w:sz="4" w:space="0" w:color="auto"/>
              <w:bottom w:val="single" w:sz="4" w:space="0" w:color="auto"/>
              <w:right w:val="single" w:sz="4" w:space="0" w:color="auto"/>
            </w:tcBorders>
          </w:tcPr>
          <w:p w14:paraId="4157B363"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color w:val="000000"/>
                <w:szCs w:val="20"/>
              </w:rPr>
              <w:t>Array&lt;PhoneDTO&gt;</w:t>
            </w:r>
          </w:p>
        </w:tc>
        <w:tc>
          <w:tcPr>
            <w:tcW w:w="1260" w:type="dxa"/>
            <w:tcBorders>
              <w:top w:val="single" w:sz="4" w:space="0" w:color="auto"/>
              <w:left w:val="single" w:sz="4" w:space="0" w:color="auto"/>
              <w:bottom w:val="single" w:sz="4" w:space="0" w:color="auto"/>
              <w:right w:val="single" w:sz="4" w:space="0" w:color="auto"/>
            </w:tcBorders>
          </w:tcPr>
          <w:p w14:paraId="5C89BDFF"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color w:val="000000"/>
                <w:szCs w:val="20"/>
              </w:rPr>
              <w:t>No</w:t>
            </w:r>
          </w:p>
        </w:tc>
        <w:tc>
          <w:tcPr>
            <w:tcW w:w="4334" w:type="dxa"/>
            <w:tcBorders>
              <w:top w:val="single" w:sz="4" w:space="0" w:color="auto"/>
              <w:left w:val="single" w:sz="4" w:space="0" w:color="auto"/>
              <w:bottom w:val="single" w:sz="4" w:space="0" w:color="auto"/>
              <w:right w:val="single" w:sz="4" w:space="0" w:color="auto"/>
            </w:tcBorders>
          </w:tcPr>
          <w:p w14:paraId="2B4AC218"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color w:val="000000"/>
                <w:szCs w:val="20"/>
              </w:rPr>
              <w:t>List of phone contact records (see PhoneDTO)</w:t>
            </w:r>
          </w:p>
        </w:tc>
      </w:tr>
      <w:tr w:rsidR="00431200" w:rsidRPr="00B04A8E" w14:paraId="7B8696EB" w14:textId="77777777" w:rsidTr="34A3EEC9">
        <w:tc>
          <w:tcPr>
            <w:tcW w:w="2538" w:type="dxa"/>
            <w:tcBorders>
              <w:top w:val="single" w:sz="4" w:space="0" w:color="auto"/>
              <w:left w:val="single" w:sz="4" w:space="0" w:color="auto"/>
              <w:bottom w:val="single" w:sz="4" w:space="0" w:color="auto"/>
              <w:right w:val="single" w:sz="4" w:space="0" w:color="auto"/>
            </w:tcBorders>
          </w:tcPr>
          <w:p w14:paraId="4C16D117" w14:textId="3F6DEAC9" w:rsidR="00431200" w:rsidRPr="008661F6" w:rsidRDefault="5A598DC2"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color w:val="000000" w:themeColor="text1"/>
              </w:rPr>
              <w:t>a</w:t>
            </w:r>
            <w:r w:rsidR="75ACDC7B" w:rsidRPr="5AD8E5F2">
              <w:rPr>
                <w:rFonts w:asciiTheme="majorHAnsi" w:eastAsiaTheme="minorEastAsia" w:hAnsiTheme="majorHAnsi" w:cstheme="majorBidi"/>
                <w:color w:val="000000" w:themeColor="text1"/>
              </w:rPr>
              <w:t>ddresses</w:t>
            </w:r>
          </w:p>
        </w:tc>
        <w:tc>
          <w:tcPr>
            <w:tcW w:w="1890" w:type="dxa"/>
            <w:tcBorders>
              <w:top w:val="single" w:sz="4" w:space="0" w:color="auto"/>
              <w:left w:val="single" w:sz="4" w:space="0" w:color="auto"/>
              <w:bottom w:val="single" w:sz="4" w:space="0" w:color="auto"/>
              <w:right w:val="single" w:sz="4" w:space="0" w:color="auto"/>
            </w:tcBorders>
          </w:tcPr>
          <w:p w14:paraId="2260324E"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color w:val="000000"/>
                <w:szCs w:val="20"/>
              </w:rPr>
              <w:t>Array&lt;AddressDTO&gt;</w:t>
            </w:r>
          </w:p>
        </w:tc>
        <w:tc>
          <w:tcPr>
            <w:tcW w:w="1260" w:type="dxa"/>
            <w:tcBorders>
              <w:top w:val="single" w:sz="4" w:space="0" w:color="auto"/>
              <w:left w:val="single" w:sz="4" w:space="0" w:color="auto"/>
              <w:bottom w:val="single" w:sz="4" w:space="0" w:color="auto"/>
              <w:right w:val="single" w:sz="4" w:space="0" w:color="auto"/>
            </w:tcBorders>
          </w:tcPr>
          <w:p w14:paraId="5F7690BB"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color w:val="000000"/>
                <w:szCs w:val="20"/>
              </w:rPr>
              <w:t>Yes</w:t>
            </w:r>
          </w:p>
        </w:tc>
        <w:tc>
          <w:tcPr>
            <w:tcW w:w="4334" w:type="dxa"/>
            <w:tcBorders>
              <w:top w:val="single" w:sz="4" w:space="0" w:color="auto"/>
              <w:left w:val="single" w:sz="4" w:space="0" w:color="auto"/>
              <w:bottom w:val="single" w:sz="4" w:space="0" w:color="auto"/>
              <w:right w:val="single" w:sz="4" w:space="0" w:color="auto"/>
            </w:tcBorders>
          </w:tcPr>
          <w:p w14:paraId="629B5130"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color w:val="000000"/>
                <w:szCs w:val="20"/>
              </w:rPr>
              <w:t>Residential and/or mailing addresses (see AddressDTO)</w:t>
            </w:r>
          </w:p>
        </w:tc>
      </w:tr>
      <w:tr w:rsidR="00431200" w:rsidRPr="00B04A8E" w14:paraId="5D631190" w14:textId="77777777" w:rsidTr="34A3EEC9">
        <w:tc>
          <w:tcPr>
            <w:tcW w:w="2538" w:type="dxa"/>
            <w:tcBorders>
              <w:top w:val="single" w:sz="4" w:space="0" w:color="auto"/>
              <w:left w:val="single" w:sz="4" w:space="0" w:color="auto"/>
              <w:bottom w:val="single" w:sz="4" w:space="0" w:color="auto"/>
              <w:right w:val="single" w:sz="4" w:space="0" w:color="auto"/>
            </w:tcBorders>
          </w:tcPr>
          <w:p w14:paraId="7558B891"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headOfHousehold</w:t>
            </w:r>
          </w:p>
        </w:tc>
        <w:tc>
          <w:tcPr>
            <w:tcW w:w="1890" w:type="dxa"/>
            <w:tcBorders>
              <w:top w:val="single" w:sz="4" w:space="0" w:color="auto"/>
              <w:left w:val="single" w:sz="4" w:space="0" w:color="auto"/>
              <w:bottom w:val="single" w:sz="4" w:space="0" w:color="auto"/>
              <w:right w:val="single" w:sz="4" w:space="0" w:color="auto"/>
            </w:tcBorders>
          </w:tcPr>
          <w:p w14:paraId="67AD94F9"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Boolean</w:t>
            </w:r>
          </w:p>
        </w:tc>
        <w:tc>
          <w:tcPr>
            <w:tcW w:w="1260" w:type="dxa"/>
            <w:tcBorders>
              <w:top w:val="single" w:sz="4" w:space="0" w:color="auto"/>
              <w:left w:val="single" w:sz="4" w:space="0" w:color="auto"/>
              <w:bottom w:val="single" w:sz="4" w:space="0" w:color="auto"/>
              <w:right w:val="single" w:sz="4" w:space="0" w:color="auto"/>
            </w:tcBorders>
          </w:tcPr>
          <w:p w14:paraId="09390FDE"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Yes</w:t>
            </w:r>
          </w:p>
        </w:tc>
        <w:tc>
          <w:tcPr>
            <w:tcW w:w="4334" w:type="dxa"/>
            <w:tcBorders>
              <w:top w:val="single" w:sz="4" w:space="0" w:color="auto"/>
              <w:left w:val="single" w:sz="4" w:space="0" w:color="auto"/>
              <w:bottom w:val="single" w:sz="4" w:space="0" w:color="auto"/>
              <w:right w:val="single" w:sz="4" w:space="0" w:color="auto"/>
            </w:tcBorders>
          </w:tcPr>
          <w:p w14:paraId="6D227157"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True if the applicant/recipient is the head of household</w:t>
            </w:r>
          </w:p>
        </w:tc>
      </w:tr>
      <w:tr w:rsidR="00175691" w:rsidRPr="00B04A8E" w14:paraId="4FA1BCE9" w14:textId="77777777" w:rsidTr="34A3EEC9">
        <w:tc>
          <w:tcPr>
            <w:tcW w:w="2538" w:type="dxa"/>
            <w:tcBorders>
              <w:top w:val="single" w:sz="4" w:space="0" w:color="auto"/>
              <w:left w:val="single" w:sz="4" w:space="0" w:color="auto"/>
              <w:bottom w:val="single" w:sz="4" w:space="0" w:color="auto"/>
              <w:right w:val="single" w:sz="4" w:space="0" w:color="auto"/>
            </w:tcBorders>
          </w:tcPr>
          <w:p w14:paraId="7CF33A71" w14:textId="7602F63F" w:rsidR="00175691" w:rsidRPr="008661F6" w:rsidRDefault="00175691" w:rsidP="00175691">
            <w:pPr>
              <w:pStyle w:val="TableText10"/>
              <w:rPr>
                <w:rFonts w:asciiTheme="majorHAnsi" w:eastAsiaTheme="minorHAnsi" w:hAnsiTheme="majorHAnsi" w:cstheme="majorHAnsi"/>
                <w:szCs w:val="20"/>
              </w:rPr>
            </w:pPr>
            <w:r w:rsidRPr="008661F6">
              <w:rPr>
                <w:rStyle w:val="normaltextrun"/>
                <w:rFonts w:asciiTheme="majorHAnsi" w:hAnsiTheme="majorHAnsi" w:cstheme="majorHAnsi"/>
                <w:szCs w:val="20"/>
                <w:lang w:val="en-GB"/>
              </w:rPr>
              <w:t>requiresCEEvaluation</w:t>
            </w:r>
            <w:r w:rsidRPr="008661F6">
              <w:rPr>
                <w:rStyle w:val="eop"/>
                <w:rFonts w:asciiTheme="majorHAnsi" w:hAnsiTheme="majorHAnsi" w:cstheme="majorHAnsi"/>
                <w:szCs w:val="20"/>
              </w:rPr>
              <w:t> </w:t>
            </w:r>
          </w:p>
        </w:tc>
        <w:tc>
          <w:tcPr>
            <w:tcW w:w="1890" w:type="dxa"/>
            <w:tcBorders>
              <w:top w:val="single" w:sz="4" w:space="0" w:color="auto"/>
              <w:left w:val="single" w:sz="4" w:space="0" w:color="auto"/>
              <w:bottom w:val="single" w:sz="4" w:space="0" w:color="auto"/>
              <w:right w:val="single" w:sz="4" w:space="0" w:color="auto"/>
            </w:tcBorders>
          </w:tcPr>
          <w:p w14:paraId="1A160261" w14:textId="6AADCCC4" w:rsidR="00175691" w:rsidRPr="008661F6" w:rsidRDefault="00175691" w:rsidP="00175691">
            <w:pPr>
              <w:pStyle w:val="TableText10"/>
              <w:rPr>
                <w:rFonts w:asciiTheme="majorHAnsi" w:eastAsiaTheme="minorHAnsi" w:hAnsiTheme="majorHAnsi" w:cstheme="majorHAnsi"/>
                <w:szCs w:val="20"/>
              </w:rPr>
            </w:pPr>
            <w:r w:rsidRPr="008661F6">
              <w:rPr>
                <w:rStyle w:val="normaltextrun"/>
                <w:rFonts w:asciiTheme="majorHAnsi" w:hAnsiTheme="majorHAnsi" w:cstheme="majorHAnsi"/>
                <w:szCs w:val="20"/>
                <w:lang w:val="en-GB"/>
              </w:rPr>
              <w:t>Boolean</w:t>
            </w:r>
            <w:r w:rsidRPr="008661F6">
              <w:rPr>
                <w:rStyle w:val="eop"/>
                <w:rFonts w:asciiTheme="majorHAnsi" w:hAnsiTheme="majorHAnsi" w:cstheme="majorHAnsi"/>
                <w:szCs w:val="20"/>
              </w:rPr>
              <w:t> </w:t>
            </w:r>
          </w:p>
        </w:tc>
        <w:tc>
          <w:tcPr>
            <w:tcW w:w="1260" w:type="dxa"/>
            <w:tcBorders>
              <w:top w:val="single" w:sz="4" w:space="0" w:color="auto"/>
              <w:left w:val="single" w:sz="4" w:space="0" w:color="auto"/>
              <w:bottom w:val="single" w:sz="4" w:space="0" w:color="auto"/>
              <w:right w:val="single" w:sz="4" w:space="0" w:color="auto"/>
            </w:tcBorders>
          </w:tcPr>
          <w:p w14:paraId="59660A58" w14:textId="28955B0A" w:rsidR="00175691" w:rsidRPr="008661F6" w:rsidRDefault="00175691" w:rsidP="00175691">
            <w:pPr>
              <w:pStyle w:val="TableText10"/>
              <w:rPr>
                <w:rFonts w:asciiTheme="majorHAnsi" w:eastAsiaTheme="minorHAnsi" w:hAnsiTheme="majorHAnsi" w:cstheme="majorHAnsi"/>
                <w:szCs w:val="20"/>
              </w:rPr>
            </w:pPr>
            <w:r w:rsidRPr="008661F6">
              <w:rPr>
                <w:rStyle w:val="normaltextrun"/>
                <w:rFonts w:asciiTheme="majorHAnsi" w:hAnsiTheme="majorHAnsi" w:cstheme="majorHAnsi"/>
                <w:szCs w:val="20"/>
                <w:lang w:val="en-GB"/>
              </w:rPr>
              <w:t>Yes</w:t>
            </w:r>
            <w:r w:rsidRPr="008661F6">
              <w:rPr>
                <w:rStyle w:val="eop"/>
                <w:rFonts w:asciiTheme="majorHAnsi" w:hAnsiTheme="majorHAnsi" w:cstheme="majorHAnsi"/>
                <w:szCs w:val="20"/>
              </w:rPr>
              <w:t> </w:t>
            </w:r>
          </w:p>
        </w:tc>
        <w:tc>
          <w:tcPr>
            <w:tcW w:w="4334" w:type="dxa"/>
            <w:tcBorders>
              <w:top w:val="single" w:sz="4" w:space="0" w:color="auto"/>
              <w:left w:val="single" w:sz="4" w:space="0" w:color="auto"/>
              <w:bottom w:val="single" w:sz="4" w:space="0" w:color="auto"/>
              <w:right w:val="single" w:sz="4" w:space="0" w:color="auto"/>
            </w:tcBorders>
          </w:tcPr>
          <w:p w14:paraId="3AA7BA45" w14:textId="04D24E53" w:rsidR="00175691" w:rsidRPr="008661F6" w:rsidRDefault="00175691" w:rsidP="00175691">
            <w:pPr>
              <w:pStyle w:val="TableText10"/>
              <w:rPr>
                <w:rFonts w:asciiTheme="majorHAnsi" w:eastAsiaTheme="minorHAnsi" w:hAnsiTheme="majorHAnsi" w:cstheme="majorHAnsi"/>
                <w:szCs w:val="20"/>
              </w:rPr>
            </w:pPr>
            <w:r w:rsidRPr="008661F6">
              <w:rPr>
                <w:rStyle w:val="normaltextrun"/>
                <w:rFonts w:asciiTheme="majorHAnsi" w:hAnsiTheme="majorHAnsi" w:cstheme="majorHAnsi"/>
                <w:szCs w:val="20"/>
                <w:lang w:val="en-GB"/>
              </w:rPr>
              <w:t>This flag is used to determine if MWR evaluation needs to be performed for the respective household member</w:t>
            </w:r>
            <w:r w:rsidRPr="008661F6">
              <w:rPr>
                <w:rStyle w:val="eop"/>
                <w:rFonts w:asciiTheme="majorHAnsi" w:hAnsiTheme="majorHAnsi" w:cstheme="majorHAnsi"/>
                <w:szCs w:val="20"/>
              </w:rPr>
              <w:t> </w:t>
            </w:r>
          </w:p>
        </w:tc>
      </w:tr>
      <w:tr w:rsidR="00431200" w:rsidRPr="00B04A8E" w14:paraId="1A6664ED" w14:textId="77777777" w:rsidTr="34A3EEC9">
        <w:tc>
          <w:tcPr>
            <w:tcW w:w="2538" w:type="dxa"/>
            <w:tcBorders>
              <w:top w:val="single" w:sz="4" w:space="0" w:color="auto"/>
              <w:left w:val="single" w:sz="4" w:space="0" w:color="auto"/>
              <w:bottom w:val="single" w:sz="4" w:space="0" w:color="auto"/>
              <w:right w:val="single" w:sz="4" w:space="0" w:color="auto"/>
            </w:tcBorders>
          </w:tcPr>
          <w:p w14:paraId="3CA59E00"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relationshipWithHOH</w:t>
            </w:r>
          </w:p>
        </w:tc>
        <w:tc>
          <w:tcPr>
            <w:tcW w:w="1890" w:type="dxa"/>
            <w:tcBorders>
              <w:top w:val="single" w:sz="4" w:space="0" w:color="auto"/>
              <w:left w:val="single" w:sz="4" w:space="0" w:color="auto"/>
              <w:bottom w:val="single" w:sz="4" w:space="0" w:color="auto"/>
              <w:right w:val="single" w:sz="4" w:space="0" w:color="auto"/>
            </w:tcBorders>
          </w:tcPr>
          <w:p w14:paraId="38AB33ED"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String</w:t>
            </w:r>
          </w:p>
        </w:tc>
        <w:tc>
          <w:tcPr>
            <w:tcW w:w="1260" w:type="dxa"/>
            <w:tcBorders>
              <w:top w:val="single" w:sz="4" w:space="0" w:color="auto"/>
              <w:left w:val="single" w:sz="4" w:space="0" w:color="auto"/>
              <w:bottom w:val="single" w:sz="4" w:space="0" w:color="auto"/>
              <w:right w:val="single" w:sz="4" w:space="0" w:color="auto"/>
            </w:tcBorders>
          </w:tcPr>
          <w:p w14:paraId="1AF3E158"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Yes</w:t>
            </w:r>
          </w:p>
        </w:tc>
        <w:tc>
          <w:tcPr>
            <w:tcW w:w="4334" w:type="dxa"/>
            <w:tcBorders>
              <w:top w:val="single" w:sz="4" w:space="0" w:color="auto"/>
              <w:left w:val="single" w:sz="4" w:space="0" w:color="auto"/>
              <w:bottom w:val="single" w:sz="4" w:space="0" w:color="auto"/>
              <w:right w:val="single" w:sz="4" w:space="0" w:color="auto"/>
            </w:tcBorders>
          </w:tcPr>
          <w:p w14:paraId="1918A312" w14:textId="77777777" w:rsidR="00431200" w:rsidRPr="008661F6" w:rsidRDefault="00431200"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color w:val="000000"/>
                <w:szCs w:val="20"/>
              </w:rPr>
              <w:t>Relationship of individual to head of household (Self, Spouse, Child, etc.)</w:t>
            </w:r>
          </w:p>
          <w:p w14:paraId="6134A28F" w14:textId="77777777" w:rsidR="00431200" w:rsidRPr="008661F6" w:rsidRDefault="00431200" w:rsidP="000D596E">
            <w:pPr>
              <w:pStyle w:val="TableText10"/>
              <w:rPr>
                <w:rFonts w:asciiTheme="majorHAnsi" w:eastAsiaTheme="minorEastAsia" w:hAnsiTheme="majorHAnsi" w:cstheme="majorHAnsi"/>
                <w:color w:val="000000" w:themeColor="text1"/>
                <w:szCs w:val="20"/>
              </w:rPr>
            </w:pPr>
            <w:r w:rsidRPr="008661F6">
              <w:rPr>
                <w:rFonts w:asciiTheme="majorHAnsi" w:eastAsiaTheme="minorEastAsia" w:hAnsiTheme="majorHAnsi" w:cstheme="majorHAnsi"/>
                <w:color w:val="000000" w:themeColor="text1"/>
                <w:szCs w:val="20"/>
              </w:rPr>
              <w:t>Relationship of applicant/recipient to HOH</w:t>
            </w:r>
          </w:p>
          <w:p w14:paraId="3B4D2A8E" w14:textId="13EE5445" w:rsidR="00431200" w:rsidRPr="008661F6" w:rsidRDefault="000C7751" w:rsidP="000D596E">
            <w:pPr>
              <w:pStyle w:val="TableText10"/>
              <w:rPr>
                <w:rFonts w:asciiTheme="majorHAnsi" w:eastAsiaTheme="minorHAnsi" w:hAnsiTheme="majorHAnsi" w:cstheme="majorHAnsi"/>
                <w:color w:val="000000"/>
                <w:szCs w:val="20"/>
              </w:rPr>
            </w:pPr>
            <w:r w:rsidRPr="008661F6">
              <w:rPr>
                <w:rFonts w:asciiTheme="majorHAnsi" w:eastAsiaTheme="minorHAnsi" w:hAnsiTheme="majorHAnsi" w:cstheme="majorHAnsi"/>
                <w:szCs w:val="20"/>
              </w:rPr>
              <w:t>R</w:t>
            </w:r>
            <w:r w:rsidR="00431200" w:rsidRPr="008661F6">
              <w:rPr>
                <w:rFonts w:asciiTheme="majorHAnsi" w:eastAsiaTheme="minorHAnsi" w:hAnsiTheme="majorHAnsi" w:cstheme="majorHAnsi"/>
                <w:szCs w:val="20"/>
              </w:rPr>
              <w:t>eference table: RT_RELATIONTYPE</w:t>
            </w:r>
          </w:p>
        </w:tc>
      </w:tr>
      <w:tr w:rsidR="00431200" w:rsidRPr="00B04A8E" w14:paraId="683D470B" w14:textId="77777777" w:rsidTr="34A3EEC9">
        <w:tc>
          <w:tcPr>
            <w:tcW w:w="2538" w:type="dxa"/>
            <w:tcBorders>
              <w:top w:val="single" w:sz="4" w:space="0" w:color="auto"/>
              <w:left w:val="single" w:sz="4" w:space="0" w:color="auto"/>
              <w:bottom w:val="single" w:sz="4" w:space="0" w:color="auto"/>
              <w:right w:val="single" w:sz="4" w:space="0" w:color="auto"/>
            </w:tcBorders>
          </w:tcPr>
          <w:p w14:paraId="653A9BAE" w14:textId="06310F80" w:rsidR="00431200" w:rsidRPr="008661F6" w:rsidRDefault="0E036763" w:rsidP="20DCA94D">
            <w:pPr>
              <w:pStyle w:val="TableText10"/>
              <w:rPr>
                <w:rFonts w:asciiTheme="majorHAnsi" w:eastAsiaTheme="minorEastAsia" w:hAnsiTheme="majorHAnsi" w:cstheme="majorBidi"/>
                <w:lang w:val="en-GB"/>
              </w:rPr>
            </w:pPr>
            <w:r w:rsidRPr="20DCA94D">
              <w:rPr>
                <w:rFonts w:asciiTheme="majorHAnsi" w:eastAsiaTheme="minorEastAsia" w:hAnsiTheme="majorHAnsi" w:cstheme="majorBidi"/>
                <w:lang w:val="en-GB"/>
              </w:rPr>
              <w:t>exemptions</w:t>
            </w:r>
          </w:p>
        </w:tc>
        <w:tc>
          <w:tcPr>
            <w:tcW w:w="1890" w:type="dxa"/>
            <w:tcBorders>
              <w:top w:val="single" w:sz="4" w:space="0" w:color="auto"/>
              <w:left w:val="single" w:sz="4" w:space="0" w:color="auto"/>
              <w:bottom w:val="single" w:sz="4" w:space="0" w:color="auto"/>
              <w:right w:val="single" w:sz="4" w:space="0" w:color="auto"/>
            </w:tcBorders>
          </w:tcPr>
          <w:p w14:paraId="14735C46" w14:textId="02D8EA97" w:rsidR="00431200" w:rsidRPr="008661F6" w:rsidRDefault="54AE453E"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lang w:val="en-GB"/>
              </w:rPr>
              <w:t>Exemptions</w:t>
            </w:r>
            <w:r w:rsidR="6E892C03" w:rsidRPr="5AD8E5F2">
              <w:rPr>
                <w:rFonts w:asciiTheme="majorHAnsi" w:eastAsiaTheme="minorEastAsia" w:hAnsiTheme="majorHAnsi" w:cstheme="majorBidi"/>
                <w:lang w:val="en-GB"/>
              </w:rPr>
              <w:t>DTO</w:t>
            </w:r>
          </w:p>
        </w:tc>
        <w:tc>
          <w:tcPr>
            <w:tcW w:w="1260" w:type="dxa"/>
            <w:tcBorders>
              <w:top w:val="single" w:sz="4" w:space="0" w:color="auto"/>
              <w:left w:val="single" w:sz="4" w:space="0" w:color="auto"/>
              <w:bottom w:val="single" w:sz="4" w:space="0" w:color="auto"/>
              <w:right w:val="single" w:sz="4" w:space="0" w:color="auto"/>
            </w:tcBorders>
          </w:tcPr>
          <w:p w14:paraId="28A798C9"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szCs w:val="20"/>
                <w:lang w:val="en-GB"/>
              </w:rPr>
              <w:t>No</w:t>
            </w:r>
          </w:p>
        </w:tc>
        <w:tc>
          <w:tcPr>
            <w:tcW w:w="4334" w:type="dxa"/>
            <w:tcBorders>
              <w:top w:val="single" w:sz="4" w:space="0" w:color="auto"/>
              <w:left w:val="single" w:sz="4" w:space="0" w:color="auto"/>
              <w:bottom w:val="single" w:sz="4" w:space="0" w:color="auto"/>
              <w:right w:val="single" w:sz="4" w:space="0" w:color="auto"/>
            </w:tcBorders>
          </w:tcPr>
          <w:p w14:paraId="409D2911" w14:textId="2C33AACE" w:rsidR="00431200" w:rsidRPr="008661F6" w:rsidRDefault="6E892C03"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lang w:val="en-GB"/>
              </w:rPr>
              <w:t xml:space="preserve">List of verified </w:t>
            </w:r>
            <w:r w:rsidR="62D98BA8" w:rsidRPr="5AD8E5F2">
              <w:rPr>
                <w:rFonts w:asciiTheme="majorHAnsi" w:eastAsiaTheme="minorEastAsia" w:hAnsiTheme="majorHAnsi" w:cstheme="majorBidi"/>
                <w:lang w:val="en-GB"/>
              </w:rPr>
              <w:t>exclusion</w:t>
            </w:r>
            <w:r w:rsidR="6FDA538C" w:rsidRPr="5AD8E5F2">
              <w:rPr>
                <w:rFonts w:asciiTheme="majorHAnsi" w:eastAsiaTheme="minorEastAsia" w:hAnsiTheme="majorHAnsi" w:cstheme="majorBidi"/>
                <w:lang w:val="en-GB"/>
              </w:rPr>
              <w:t>, exceptions</w:t>
            </w:r>
            <w:r w:rsidR="62D98BA8" w:rsidRPr="5AD8E5F2">
              <w:rPr>
                <w:rFonts w:asciiTheme="majorHAnsi" w:eastAsiaTheme="minorEastAsia" w:hAnsiTheme="majorHAnsi" w:cstheme="majorBidi"/>
                <w:lang w:val="en-GB"/>
              </w:rPr>
              <w:t xml:space="preserve"> </w:t>
            </w:r>
            <w:r w:rsidRPr="5AD8E5F2">
              <w:rPr>
                <w:rFonts w:asciiTheme="majorHAnsi" w:eastAsiaTheme="minorEastAsia" w:hAnsiTheme="majorHAnsi" w:cstheme="majorBidi"/>
                <w:lang w:val="en-GB"/>
              </w:rPr>
              <w:t>records</w:t>
            </w:r>
            <w:r w:rsidR="4E15F98F" w:rsidRPr="5AD8E5F2">
              <w:rPr>
                <w:rFonts w:asciiTheme="majorHAnsi" w:eastAsiaTheme="minorEastAsia" w:hAnsiTheme="majorHAnsi" w:cstheme="majorBidi"/>
                <w:lang w:val="en-GB"/>
              </w:rPr>
              <w:t>, when</w:t>
            </w:r>
            <w:r w:rsidRPr="5AD8E5F2">
              <w:rPr>
                <w:rFonts w:asciiTheme="majorHAnsi" w:eastAsiaTheme="minorEastAsia" w:hAnsiTheme="majorHAnsi" w:cstheme="majorBidi"/>
                <w:lang w:val="en-GB"/>
              </w:rPr>
              <w:t xml:space="preserve"> Present </w:t>
            </w:r>
          </w:p>
        </w:tc>
      </w:tr>
      <w:tr w:rsidR="00431200" w:rsidRPr="00B04A8E" w14:paraId="14C02DE5" w14:textId="77777777" w:rsidTr="34A3EEC9">
        <w:tc>
          <w:tcPr>
            <w:tcW w:w="2538" w:type="dxa"/>
            <w:tcBorders>
              <w:top w:val="single" w:sz="4" w:space="0" w:color="auto"/>
              <w:left w:val="single" w:sz="4" w:space="0" w:color="auto"/>
              <w:bottom w:val="single" w:sz="4" w:space="0" w:color="auto"/>
              <w:right w:val="single" w:sz="4" w:space="0" w:color="auto"/>
            </w:tcBorders>
          </w:tcPr>
          <w:p w14:paraId="548AD373" w14:textId="20D9FD66" w:rsidR="00431200" w:rsidRPr="008661F6" w:rsidRDefault="207B4B34"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lang w:val="en-GB"/>
              </w:rPr>
              <w:t>e</w:t>
            </w:r>
            <w:r w:rsidR="1CBA7CDC" w:rsidRPr="5AD8E5F2">
              <w:rPr>
                <w:rFonts w:asciiTheme="majorHAnsi" w:eastAsiaTheme="minorEastAsia" w:hAnsiTheme="majorHAnsi" w:cstheme="majorBidi"/>
                <w:lang w:val="en-GB"/>
              </w:rPr>
              <w:t>ngagements</w:t>
            </w:r>
          </w:p>
        </w:tc>
        <w:tc>
          <w:tcPr>
            <w:tcW w:w="1890" w:type="dxa"/>
            <w:tcBorders>
              <w:top w:val="single" w:sz="4" w:space="0" w:color="auto"/>
              <w:left w:val="single" w:sz="4" w:space="0" w:color="auto"/>
              <w:bottom w:val="single" w:sz="4" w:space="0" w:color="auto"/>
              <w:right w:val="single" w:sz="4" w:space="0" w:color="auto"/>
            </w:tcBorders>
          </w:tcPr>
          <w:p w14:paraId="6CDEC3CF" w14:textId="77777777" w:rsidR="00431200" w:rsidRPr="008661F6" w:rsidRDefault="3592EFE3" w:rsidP="0AD044C0">
            <w:pPr>
              <w:pStyle w:val="TableText10"/>
              <w:rPr>
                <w:rFonts w:asciiTheme="majorHAnsi" w:eastAsiaTheme="minorEastAsia" w:hAnsiTheme="majorHAnsi" w:cstheme="majorBidi"/>
                <w:lang w:val="en-GB"/>
              </w:rPr>
            </w:pPr>
            <w:r w:rsidRPr="0AD044C0">
              <w:rPr>
                <w:rFonts w:asciiTheme="majorHAnsi" w:eastAsiaTheme="minorEastAsia" w:hAnsiTheme="majorHAnsi" w:cstheme="majorBidi"/>
                <w:lang w:val="en-GB"/>
              </w:rPr>
              <w:t>CeEngagementsDTO</w:t>
            </w:r>
          </w:p>
        </w:tc>
        <w:tc>
          <w:tcPr>
            <w:tcW w:w="1260" w:type="dxa"/>
            <w:tcBorders>
              <w:top w:val="single" w:sz="4" w:space="0" w:color="auto"/>
              <w:left w:val="single" w:sz="4" w:space="0" w:color="auto"/>
              <w:bottom w:val="single" w:sz="4" w:space="0" w:color="auto"/>
              <w:right w:val="single" w:sz="4" w:space="0" w:color="auto"/>
            </w:tcBorders>
          </w:tcPr>
          <w:p w14:paraId="390ABEA8" w14:textId="77777777" w:rsidR="00431200" w:rsidRPr="008661F6" w:rsidRDefault="00431200" w:rsidP="000D596E">
            <w:pPr>
              <w:pStyle w:val="TableText10"/>
              <w:rPr>
                <w:rFonts w:asciiTheme="majorHAnsi" w:eastAsiaTheme="minorHAnsi" w:hAnsiTheme="majorHAnsi" w:cstheme="majorHAnsi"/>
                <w:szCs w:val="20"/>
                <w:lang w:val="en-GB"/>
              </w:rPr>
            </w:pPr>
            <w:r w:rsidRPr="008661F6">
              <w:rPr>
                <w:rFonts w:asciiTheme="majorHAnsi" w:eastAsiaTheme="minorHAnsi" w:hAnsiTheme="majorHAnsi" w:cstheme="majorHAnsi"/>
                <w:szCs w:val="20"/>
                <w:lang w:val="en-GB"/>
              </w:rPr>
              <w:t>No</w:t>
            </w:r>
          </w:p>
        </w:tc>
        <w:tc>
          <w:tcPr>
            <w:tcW w:w="4334" w:type="dxa"/>
            <w:tcBorders>
              <w:top w:val="single" w:sz="4" w:space="0" w:color="auto"/>
              <w:left w:val="single" w:sz="4" w:space="0" w:color="auto"/>
              <w:bottom w:val="single" w:sz="4" w:space="0" w:color="auto"/>
              <w:right w:val="single" w:sz="4" w:space="0" w:color="auto"/>
            </w:tcBorders>
          </w:tcPr>
          <w:p w14:paraId="6C410094" w14:textId="612D2DA5" w:rsidR="00431200" w:rsidRPr="008661F6" w:rsidRDefault="1CBA7CDC"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lang w:val="en-GB"/>
              </w:rPr>
              <w:t xml:space="preserve">Verified CE </w:t>
            </w:r>
            <w:r w:rsidR="5D3D6B15" w:rsidRPr="5AD8E5F2">
              <w:rPr>
                <w:rFonts w:asciiTheme="majorHAnsi" w:eastAsiaTheme="minorEastAsia" w:hAnsiTheme="majorHAnsi" w:cstheme="majorBidi"/>
                <w:lang w:val="en-GB"/>
              </w:rPr>
              <w:t xml:space="preserve">qualifying activity </w:t>
            </w:r>
            <w:r w:rsidRPr="5AD8E5F2">
              <w:rPr>
                <w:rFonts w:asciiTheme="majorHAnsi" w:eastAsiaTheme="minorEastAsia" w:hAnsiTheme="majorHAnsi" w:cstheme="majorBidi"/>
                <w:lang w:val="en-GB"/>
              </w:rPr>
              <w:t>data.</w:t>
            </w:r>
          </w:p>
        </w:tc>
      </w:tr>
      <w:tr w:rsidR="00D311C1" w:rsidRPr="00AD51A6" w14:paraId="2737CDC5" w14:textId="77777777" w:rsidTr="34A3EEC9">
        <w:tc>
          <w:tcPr>
            <w:tcW w:w="2538" w:type="dxa"/>
            <w:tcBorders>
              <w:top w:val="single" w:sz="4" w:space="0" w:color="auto"/>
              <w:left w:val="single" w:sz="4" w:space="0" w:color="auto"/>
              <w:bottom w:val="single" w:sz="4" w:space="0" w:color="auto"/>
              <w:right w:val="single" w:sz="4" w:space="0" w:color="auto"/>
            </w:tcBorders>
          </w:tcPr>
          <w:p w14:paraId="36657907" w14:textId="4EBD3440" w:rsidR="00D311C1" w:rsidRPr="00AD51A6" w:rsidRDefault="00D311C1" w:rsidP="00D311C1">
            <w:pPr>
              <w:pStyle w:val="TableText10"/>
              <w:rPr>
                <w:rFonts w:asciiTheme="majorHAnsi" w:eastAsiaTheme="minorEastAsia" w:hAnsiTheme="majorHAnsi" w:cstheme="majorBidi"/>
                <w:szCs w:val="20"/>
                <w:lang w:val="en-GB"/>
              </w:rPr>
            </w:pPr>
            <w:r w:rsidRPr="00AD51A6">
              <w:rPr>
                <w:rStyle w:val="normaltextrun"/>
                <w:rFonts w:ascii="Calibri" w:hAnsi="Calibri" w:cs="Calibri"/>
                <w:szCs w:val="20"/>
              </w:rPr>
              <w:t>edwsMedicalFrailty</w:t>
            </w:r>
            <w:r w:rsidRPr="00AD51A6">
              <w:rPr>
                <w:rStyle w:val="eop"/>
                <w:rFonts w:ascii="Calibri" w:hAnsi="Calibri" w:cs="Calibri"/>
                <w:szCs w:val="20"/>
              </w:rPr>
              <w:t> </w:t>
            </w:r>
          </w:p>
        </w:tc>
        <w:tc>
          <w:tcPr>
            <w:tcW w:w="1890" w:type="dxa"/>
            <w:tcBorders>
              <w:top w:val="single" w:sz="4" w:space="0" w:color="auto"/>
              <w:left w:val="single" w:sz="4" w:space="0" w:color="auto"/>
              <w:bottom w:val="single" w:sz="4" w:space="0" w:color="auto"/>
              <w:right w:val="single" w:sz="4" w:space="0" w:color="auto"/>
            </w:tcBorders>
          </w:tcPr>
          <w:p w14:paraId="6DE0D8FB" w14:textId="4B8A6A25" w:rsidR="00D311C1" w:rsidRPr="00AD51A6" w:rsidRDefault="00D311C1" w:rsidP="00D311C1">
            <w:pPr>
              <w:pStyle w:val="TableText10"/>
              <w:rPr>
                <w:rFonts w:asciiTheme="majorHAnsi" w:eastAsiaTheme="minorEastAsia" w:hAnsiTheme="majorHAnsi" w:cstheme="majorBidi"/>
                <w:szCs w:val="20"/>
                <w:lang w:val="en-GB"/>
              </w:rPr>
            </w:pPr>
            <w:r w:rsidRPr="00AD51A6">
              <w:rPr>
                <w:rStyle w:val="normaltextrun"/>
                <w:rFonts w:ascii="Calibri" w:hAnsi="Calibri" w:cs="Calibri"/>
                <w:szCs w:val="20"/>
              </w:rPr>
              <w:t>EDWSFrailtyDTO</w:t>
            </w:r>
            <w:r w:rsidRPr="00AD51A6">
              <w:rPr>
                <w:rStyle w:val="eop"/>
                <w:rFonts w:ascii="Calibri" w:hAnsi="Calibri" w:cs="Calibri"/>
                <w:szCs w:val="20"/>
              </w:rPr>
              <w:t> </w:t>
            </w:r>
          </w:p>
        </w:tc>
        <w:tc>
          <w:tcPr>
            <w:tcW w:w="1260" w:type="dxa"/>
            <w:tcBorders>
              <w:top w:val="single" w:sz="4" w:space="0" w:color="auto"/>
              <w:left w:val="single" w:sz="4" w:space="0" w:color="auto"/>
              <w:bottom w:val="single" w:sz="4" w:space="0" w:color="auto"/>
              <w:right w:val="single" w:sz="4" w:space="0" w:color="auto"/>
            </w:tcBorders>
          </w:tcPr>
          <w:p w14:paraId="65F11469" w14:textId="1816E0B1" w:rsidR="00D311C1" w:rsidRPr="00AD51A6" w:rsidRDefault="00D311C1" w:rsidP="00D311C1">
            <w:pPr>
              <w:pStyle w:val="TableText10"/>
              <w:rPr>
                <w:rFonts w:asciiTheme="majorHAnsi" w:eastAsiaTheme="minorHAnsi" w:hAnsiTheme="majorHAnsi" w:cstheme="majorHAnsi"/>
                <w:szCs w:val="20"/>
                <w:lang w:val="en-GB"/>
              </w:rPr>
            </w:pPr>
            <w:r w:rsidRPr="00AD51A6">
              <w:rPr>
                <w:rStyle w:val="normaltextrun"/>
                <w:rFonts w:ascii="Calibri" w:hAnsi="Calibri" w:cs="Calibri"/>
                <w:szCs w:val="20"/>
              </w:rPr>
              <w:t>No</w:t>
            </w:r>
            <w:r w:rsidRPr="00AD51A6">
              <w:rPr>
                <w:rStyle w:val="eop"/>
                <w:rFonts w:ascii="Calibri" w:hAnsi="Calibri" w:cs="Calibri"/>
                <w:szCs w:val="20"/>
              </w:rPr>
              <w:t> </w:t>
            </w:r>
          </w:p>
        </w:tc>
        <w:tc>
          <w:tcPr>
            <w:tcW w:w="4334" w:type="dxa"/>
            <w:tcBorders>
              <w:top w:val="single" w:sz="4" w:space="0" w:color="auto"/>
              <w:left w:val="single" w:sz="4" w:space="0" w:color="auto"/>
              <w:bottom w:val="single" w:sz="4" w:space="0" w:color="auto"/>
              <w:right w:val="single" w:sz="4" w:space="0" w:color="auto"/>
            </w:tcBorders>
          </w:tcPr>
          <w:p w14:paraId="6CA8EA77" w14:textId="40B69236" w:rsidR="00D311C1" w:rsidRPr="00AD51A6" w:rsidRDefault="00D311C1" w:rsidP="00D311C1">
            <w:pPr>
              <w:pStyle w:val="TableText10"/>
              <w:rPr>
                <w:rFonts w:asciiTheme="majorHAnsi" w:eastAsiaTheme="minorEastAsia" w:hAnsiTheme="majorHAnsi" w:cstheme="majorBidi"/>
                <w:szCs w:val="20"/>
                <w:lang w:val="en-GB"/>
              </w:rPr>
            </w:pPr>
            <w:r w:rsidRPr="00AD51A6">
              <w:rPr>
                <w:rStyle w:val="normaltextrun"/>
                <w:rFonts w:ascii="Calibri" w:hAnsi="Calibri" w:cs="Calibri"/>
                <w:szCs w:val="20"/>
              </w:rPr>
              <w:t>This DTO holds the response from EDWS for Medical Frailty.</w:t>
            </w:r>
            <w:r w:rsidRPr="00AD51A6">
              <w:rPr>
                <w:rStyle w:val="eop"/>
                <w:rFonts w:ascii="Calibri" w:hAnsi="Calibri" w:cs="Calibri"/>
                <w:szCs w:val="20"/>
              </w:rPr>
              <w:t> </w:t>
            </w:r>
          </w:p>
        </w:tc>
      </w:tr>
      <w:tr w:rsidR="008E429D" w:rsidRPr="00114970" w14:paraId="1B2E58A1" w14:textId="77777777" w:rsidTr="34A3EEC9">
        <w:tc>
          <w:tcPr>
            <w:tcW w:w="2538" w:type="dxa"/>
            <w:tcBorders>
              <w:top w:val="single" w:sz="4" w:space="0" w:color="auto"/>
              <w:left w:val="single" w:sz="4" w:space="0" w:color="auto"/>
              <w:bottom w:val="single" w:sz="4" w:space="0" w:color="auto"/>
              <w:right w:val="single" w:sz="4" w:space="0" w:color="auto"/>
            </w:tcBorders>
          </w:tcPr>
          <w:p w14:paraId="56B73C0E" w14:textId="77777777" w:rsidR="008E429D" w:rsidRPr="00114970" w:rsidRDefault="008E429D">
            <w:pPr>
              <w:pStyle w:val="TableText10"/>
              <w:rPr>
                <w:rFonts w:asciiTheme="majorHAnsi" w:eastAsiaTheme="minorEastAsia" w:hAnsiTheme="majorHAnsi" w:cstheme="majorBidi"/>
                <w:szCs w:val="20"/>
                <w:lang w:val="en-GB"/>
              </w:rPr>
            </w:pPr>
            <w:r w:rsidRPr="00114970">
              <w:rPr>
                <w:rFonts w:asciiTheme="majorHAnsi" w:eastAsiaTheme="minorEastAsia" w:hAnsiTheme="majorHAnsi" w:cstheme="majorBidi"/>
                <w:szCs w:val="20"/>
                <w:lang w:val="en-GB"/>
              </w:rPr>
              <w:t>relationshipDetails</w:t>
            </w:r>
          </w:p>
        </w:tc>
        <w:tc>
          <w:tcPr>
            <w:tcW w:w="1890" w:type="dxa"/>
            <w:tcBorders>
              <w:top w:val="single" w:sz="4" w:space="0" w:color="auto"/>
              <w:left w:val="single" w:sz="4" w:space="0" w:color="auto"/>
              <w:bottom w:val="single" w:sz="4" w:space="0" w:color="auto"/>
              <w:right w:val="single" w:sz="4" w:space="0" w:color="auto"/>
            </w:tcBorders>
          </w:tcPr>
          <w:p w14:paraId="4E87D481" w14:textId="2600E03A" w:rsidR="008E429D" w:rsidRPr="00114970" w:rsidRDefault="008E429D">
            <w:pPr>
              <w:pStyle w:val="TableText10"/>
              <w:rPr>
                <w:rFonts w:asciiTheme="majorHAnsi" w:eastAsiaTheme="minorEastAsia" w:hAnsiTheme="majorHAnsi" w:cstheme="majorBidi"/>
                <w:szCs w:val="20"/>
                <w:lang w:val="en-GB"/>
              </w:rPr>
            </w:pPr>
            <w:r w:rsidRPr="00114970">
              <w:rPr>
                <w:rFonts w:asciiTheme="majorHAnsi" w:eastAsiaTheme="minorEastAsia" w:hAnsiTheme="majorHAnsi" w:cstheme="majorBidi"/>
                <w:szCs w:val="20"/>
                <w:lang w:val="en-GB"/>
              </w:rPr>
              <w:t>Array&lt;RelationshipDetailsDTO&gt;</w:t>
            </w:r>
          </w:p>
        </w:tc>
        <w:tc>
          <w:tcPr>
            <w:tcW w:w="1260" w:type="dxa"/>
            <w:tcBorders>
              <w:top w:val="single" w:sz="4" w:space="0" w:color="auto"/>
              <w:left w:val="single" w:sz="4" w:space="0" w:color="auto"/>
              <w:bottom w:val="single" w:sz="4" w:space="0" w:color="auto"/>
              <w:right w:val="single" w:sz="4" w:space="0" w:color="auto"/>
            </w:tcBorders>
          </w:tcPr>
          <w:p w14:paraId="4BF03686" w14:textId="77777777" w:rsidR="008E429D" w:rsidRPr="00114970" w:rsidRDefault="008E429D">
            <w:pPr>
              <w:pStyle w:val="TableText10"/>
              <w:rPr>
                <w:rFonts w:asciiTheme="majorHAnsi" w:eastAsiaTheme="minorHAnsi" w:hAnsiTheme="majorHAnsi" w:cstheme="majorHAnsi"/>
                <w:szCs w:val="20"/>
                <w:lang w:val="en-GB"/>
              </w:rPr>
            </w:pPr>
            <w:r w:rsidRPr="00114970">
              <w:rPr>
                <w:rFonts w:asciiTheme="majorHAnsi" w:eastAsiaTheme="minorHAnsi" w:hAnsiTheme="majorHAnsi" w:cstheme="majorHAnsi"/>
                <w:szCs w:val="20"/>
                <w:lang w:val="en-GB"/>
              </w:rPr>
              <w:t>No</w:t>
            </w:r>
          </w:p>
        </w:tc>
        <w:tc>
          <w:tcPr>
            <w:tcW w:w="4334" w:type="dxa"/>
            <w:tcBorders>
              <w:top w:val="single" w:sz="4" w:space="0" w:color="auto"/>
              <w:left w:val="single" w:sz="4" w:space="0" w:color="auto"/>
              <w:bottom w:val="single" w:sz="4" w:space="0" w:color="auto"/>
              <w:right w:val="single" w:sz="4" w:space="0" w:color="auto"/>
            </w:tcBorders>
          </w:tcPr>
          <w:p w14:paraId="7FD6B2E3" w14:textId="0AC611C4" w:rsidR="008E429D" w:rsidRPr="00114970" w:rsidRDefault="4763E2EE">
            <w:pPr>
              <w:pStyle w:val="TableText10"/>
              <w:rPr>
                <w:szCs w:val="20"/>
              </w:rPr>
            </w:pPr>
            <w:r w:rsidRPr="00114970">
              <w:rPr>
                <w:rFonts w:asciiTheme="majorHAnsi" w:eastAsiaTheme="minorEastAsia" w:hAnsiTheme="majorHAnsi" w:cstheme="majorBidi"/>
                <w:szCs w:val="20"/>
                <w:lang w:val="en-GB"/>
              </w:rPr>
              <w:t xml:space="preserve">Relationship with other individuals in the case. </w:t>
            </w:r>
          </w:p>
          <w:p w14:paraId="59688E77" w14:textId="6B8004E8" w:rsidR="008E429D" w:rsidRPr="00114970" w:rsidRDefault="008E429D" w:rsidP="5AD8E5F2">
            <w:pPr>
              <w:pStyle w:val="TableText10"/>
              <w:rPr>
                <w:rFonts w:asciiTheme="majorHAnsi" w:eastAsiaTheme="minorEastAsia" w:hAnsiTheme="majorHAnsi" w:cstheme="majorBidi"/>
                <w:szCs w:val="20"/>
                <w:lang w:val="en-GB"/>
              </w:rPr>
            </w:pPr>
          </w:p>
        </w:tc>
      </w:tr>
    </w:tbl>
    <w:p w14:paraId="2BAD750C" w14:textId="77777777" w:rsidR="00431200" w:rsidRPr="00AD51A6" w:rsidRDefault="00431200" w:rsidP="00431200">
      <w:pPr>
        <w:ind w:left="1440" w:right="162"/>
        <w:rPr>
          <w:rFonts w:ascii="Calibri" w:hAnsi="Calibri" w:cs="Calibri"/>
          <w:sz w:val="20"/>
          <w:szCs w:val="20"/>
        </w:rPr>
      </w:pPr>
    </w:p>
    <w:p w14:paraId="2E1CFB9D" w14:textId="77777777" w:rsidR="00C71A13" w:rsidRPr="00AD51A6" w:rsidRDefault="00C71A13" w:rsidP="00C71A13">
      <w:pPr>
        <w:ind w:right="162"/>
        <w:rPr>
          <w:rFonts w:ascii="Calibri" w:hAnsi="Calibri" w:cs="Calibri"/>
          <w:sz w:val="20"/>
          <w:szCs w:val="20"/>
        </w:rPr>
      </w:pPr>
      <w:r w:rsidRPr="00AD51A6">
        <w:rPr>
          <w:rFonts w:ascii="Calibri" w:hAnsi="Calibri" w:cs="Calibri"/>
          <w:sz w:val="20"/>
          <w:szCs w:val="20"/>
        </w:rPr>
        <w:t>EDWSFrailtyDTO: </w:t>
      </w:r>
    </w:p>
    <w:tbl>
      <w:tblPr>
        <w:tblStyle w:val="DEDTable"/>
        <w:tblW w:w="0" w:type="dxa"/>
        <w:tblLook w:val="04A0" w:firstRow="1" w:lastRow="0" w:firstColumn="1" w:lastColumn="0" w:noHBand="0" w:noVBand="1"/>
      </w:tblPr>
      <w:tblGrid>
        <w:gridCol w:w="3195"/>
        <w:gridCol w:w="1275"/>
        <w:gridCol w:w="1320"/>
        <w:gridCol w:w="3525"/>
      </w:tblGrid>
      <w:tr w:rsidR="00C71A13" w:rsidRPr="00114970" w14:paraId="239D3E23" w14:textId="77777777" w:rsidTr="00DF0F98">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195" w:type="dxa"/>
            <w:hideMark/>
          </w:tcPr>
          <w:p w14:paraId="28ED9199" w14:textId="77777777" w:rsidR="00C71A13" w:rsidRPr="00AD51A6" w:rsidRDefault="00C71A13" w:rsidP="00C71A13">
            <w:pPr>
              <w:ind w:right="162"/>
              <w:rPr>
                <w:rFonts w:ascii="Calibri" w:hAnsi="Calibri" w:cs="Calibri"/>
                <w:sz w:val="20"/>
                <w:szCs w:val="20"/>
              </w:rPr>
            </w:pPr>
            <w:r w:rsidRPr="00AD51A6">
              <w:rPr>
                <w:rFonts w:ascii="Calibri" w:hAnsi="Calibri" w:cs="Calibri"/>
                <w:b w:val="0"/>
                <w:bCs/>
                <w:sz w:val="20"/>
                <w:szCs w:val="20"/>
              </w:rPr>
              <w:t>Field</w:t>
            </w:r>
            <w:r w:rsidRPr="00AD51A6">
              <w:rPr>
                <w:rFonts w:ascii="Calibri" w:hAnsi="Calibri" w:cs="Calibri"/>
                <w:sz w:val="20"/>
                <w:szCs w:val="20"/>
              </w:rPr>
              <w:t> </w:t>
            </w:r>
          </w:p>
        </w:tc>
        <w:tc>
          <w:tcPr>
            <w:tcW w:w="1275" w:type="dxa"/>
            <w:hideMark/>
          </w:tcPr>
          <w:p w14:paraId="3CF77313" w14:textId="77777777" w:rsidR="00C71A13" w:rsidRPr="00AD51A6" w:rsidRDefault="00C71A13" w:rsidP="00C71A13">
            <w:pPr>
              <w:ind w:right="16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b w:val="0"/>
                <w:bCs/>
                <w:sz w:val="20"/>
                <w:szCs w:val="20"/>
              </w:rPr>
              <w:t>Type</w:t>
            </w:r>
            <w:r w:rsidRPr="00AD51A6">
              <w:rPr>
                <w:rFonts w:ascii="Calibri" w:hAnsi="Calibri" w:cs="Calibri"/>
                <w:sz w:val="20"/>
                <w:szCs w:val="20"/>
              </w:rPr>
              <w:t> </w:t>
            </w:r>
          </w:p>
        </w:tc>
        <w:tc>
          <w:tcPr>
            <w:tcW w:w="1320" w:type="dxa"/>
            <w:hideMark/>
          </w:tcPr>
          <w:p w14:paraId="7C06673B" w14:textId="77777777" w:rsidR="00C71A13" w:rsidRPr="00AD51A6" w:rsidRDefault="00C71A13" w:rsidP="00C71A13">
            <w:pPr>
              <w:ind w:right="16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b w:val="0"/>
                <w:bCs/>
                <w:sz w:val="20"/>
                <w:szCs w:val="20"/>
              </w:rPr>
              <w:t>Required</w:t>
            </w:r>
            <w:r w:rsidRPr="00AD51A6">
              <w:rPr>
                <w:rFonts w:ascii="Calibri" w:hAnsi="Calibri" w:cs="Calibri"/>
                <w:sz w:val="20"/>
                <w:szCs w:val="20"/>
              </w:rPr>
              <w:t> </w:t>
            </w:r>
          </w:p>
        </w:tc>
        <w:tc>
          <w:tcPr>
            <w:tcW w:w="3525" w:type="dxa"/>
            <w:hideMark/>
          </w:tcPr>
          <w:p w14:paraId="1CB33FA4" w14:textId="77777777" w:rsidR="00C71A13" w:rsidRPr="00AD51A6" w:rsidRDefault="00C71A13" w:rsidP="00C71A13">
            <w:pPr>
              <w:ind w:right="16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b w:val="0"/>
                <w:bCs/>
                <w:sz w:val="20"/>
                <w:szCs w:val="20"/>
              </w:rPr>
              <w:t>Description</w:t>
            </w:r>
            <w:r w:rsidRPr="00AD51A6">
              <w:rPr>
                <w:rFonts w:ascii="Calibri" w:hAnsi="Calibri" w:cs="Calibri"/>
                <w:sz w:val="20"/>
                <w:szCs w:val="20"/>
              </w:rPr>
              <w:t> </w:t>
            </w:r>
          </w:p>
        </w:tc>
      </w:tr>
      <w:tr w:rsidR="00C71A13" w:rsidRPr="00114970" w14:paraId="2F5036E5" w14:textId="77777777" w:rsidTr="00DF0F98">
        <w:trPr>
          <w:trHeight w:val="525"/>
        </w:trPr>
        <w:tc>
          <w:tcPr>
            <w:cnfStyle w:val="001000000000" w:firstRow="0" w:lastRow="0" w:firstColumn="1" w:lastColumn="0" w:oddVBand="0" w:evenVBand="0" w:oddHBand="0" w:evenHBand="0" w:firstRowFirstColumn="0" w:firstRowLastColumn="0" w:lastRowFirstColumn="0" w:lastRowLastColumn="0"/>
            <w:tcW w:w="3195" w:type="dxa"/>
            <w:hideMark/>
          </w:tcPr>
          <w:p w14:paraId="62658A19" w14:textId="77777777" w:rsidR="00C71A13" w:rsidRPr="00AD51A6" w:rsidRDefault="00C71A13" w:rsidP="00C71A13">
            <w:pPr>
              <w:ind w:right="162"/>
              <w:rPr>
                <w:rFonts w:ascii="Calibri" w:hAnsi="Calibri" w:cs="Calibri"/>
                <w:sz w:val="20"/>
                <w:szCs w:val="20"/>
              </w:rPr>
            </w:pPr>
            <w:r w:rsidRPr="00AD51A6">
              <w:rPr>
                <w:rFonts w:ascii="Calibri" w:hAnsi="Calibri" w:cs="Calibri"/>
                <w:sz w:val="20"/>
                <w:szCs w:val="20"/>
              </w:rPr>
              <w:t>requestId </w:t>
            </w:r>
          </w:p>
        </w:tc>
        <w:tc>
          <w:tcPr>
            <w:tcW w:w="1275" w:type="dxa"/>
            <w:hideMark/>
          </w:tcPr>
          <w:p w14:paraId="6C6FC290"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String </w:t>
            </w:r>
          </w:p>
        </w:tc>
        <w:tc>
          <w:tcPr>
            <w:tcW w:w="1320" w:type="dxa"/>
            <w:hideMark/>
          </w:tcPr>
          <w:p w14:paraId="1687F438"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Yes </w:t>
            </w:r>
          </w:p>
        </w:tc>
        <w:tc>
          <w:tcPr>
            <w:tcW w:w="3525" w:type="dxa"/>
            <w:hideMark/>
          </w:tcPr>
          <w:p w14:paraId="78B0BD04"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Echoes the unique request ID from the request payload (maps to requestID from MWRP) </w:t>
            </w:r>
          </w:p>
        </w:tc>
      </w:tr>
      <w:tr w:rsidR="00C71A13" w:rsidRPr="00114970" w14:paraId="3857B0F7" w14:textId="77777777" w:rsidTr="00DF0F98">
        <w:trPr>
          <w:trHeight w:val="195"/>
        </w:trPr>
        <w:tc>
          <w:tcPr>
            <w:cnfStyle w:val="001000000000" w:firstRow="0" w:lastRow="0" w:firstColumn="1" w:lastColumn="0" w:oddVBand="0" w:evenVBand="0" w:oddHBand="0" w:evenHBand="0" w:firstRowFirstColumn="0" w:firstRowLastColumn="0" w:lastRowFirstColumn="0" w:lastRowLastColumn="0"/>
            <w:tcW w:w="3195" w:type="dxa"/>
            <w:hideMark/>
          </w:tcPr>
          <w:p w14:paraId="3356AD29" w14:textId="77777777" w:rsidR="00C71A13" w:rsidRPr="00AD51A6" w:rsidRDefault="00C71A13" w:rsidP="00C71A13">
            <w:pPr>
              <w:ind w:right="162"/>
              <w:rPr>
                <w:rFonts w:ascii="Calibri" w:hAnsi="Calibri" w:cs="Calibri"/>
                <w:sz w:val="20"/>
                <w:szCs w:val="20"/>
              </w:rPr>
            </w:pPr>
            <w:r w:rsidRPr="00AD51A6">
              <w:rPr>
                <w:rFonts w:ascii="Calibri" w:hAnsi="Calibri" w:cs="Calibri"/>
                <w:sz w:val="20"/>
                <w:szCs w:val="20"/>
              </w:rPr>
              <w:t>medicallyFrail </w:t>
            </w:r>
          </w:p>
        </w:tc>
        <w:tc>
          <w:tcPr>
            <w:tcW w:w="1275" w:type="dxa"/>
            <w:hideMark/>
          </w:tcPr>
          <w:p w14:paraId="1F3DB9B1"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Boolean </w:t>
            </w:r>
          </w:p>
        </w:tc>
        <w:tc>
          <w:tcPr>
            <w:tcW w:w="1320" w:type="dxa"/>
            <w:hideMark/>
          </w:tcPr>
          <w:p w14:paraId="1E096CD5"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Yes </w:t>
            </w:r>
          </w:p>
        </w:tc>
        <w:tc>
          <w:tcPr>
            <w:tcW w:w="3525" w:type="dxa"/>
            <w:hideMark/>
          </w:tcPr>
          <w:p w14:paraId="6AA0DD53"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Boolean flag indicating whether the individual is medically frail or not </w:t>
            </w:r>
          </w:p>
        </w:tc>
      </w:tr>
      <w:tr w:rsidR="00C71A13" w:rsidRPr="00114970" w14:paraId="6A3100D5" w14:textId="77777777" w:rsidTr="00DF0F98">
        <w:trPr>
          <w:trHeight w:val="195"/>
        </w:trPr>
        <w:tc>
          <w:tcPr>
            <w:cnfStyle w:val="001000000000" w:firstRow="0" w:lastRow="0" w:firstColumn="1" w:lastColumn="0" w:oddVBand="0" w:evenVBand="0" w:oddHBand="0" w:evenHBand="0" w:firstRowFirstColumn="0" w:firstRowLastColumn="0" w:lastRowFirstColumn="0" w:lastRowLastColumn="0"/>
            <w:tcW w:w="3195" w:type="dxa"/>
            <w:hideMark/>
          </w:tcPr>
          <w:p w14:paraId="172CB838" w14:textId="77777777" w:rsidR="00C71A13" w:rsidRPr="00AD51A6" w:rsidRDefault="00C71A13" w:rsidP="00C71A13">
            <w:pPr>
              <w:ind w:right="162"/>
              <w:rPr>
                <w:rFonts w:ascii="Calibri" w:hAnsi="Calibri" w:cs="Calibri"/>
                <w:sz w:val="20"/>
                <w:szCs w:val="20"/>
              </w:rPr>
            </w:pPr>
            <w:r w:rsidRPr="00AD51A6">
              <w:rPr>
                <w:rFonts w:ascii="Calibri" w:hAnsi="Calibri" w:cs="Calibri"/>
                <w:sz w:val="20"/>
                <w:szCs w:val="20"/>
              </w:rPr>
              <w:t>circumstanceStartDate </w:t>
            </w:r>
          </w:p>
        </w:tc>
        <w:tc>
          <w:tcPr>
            <w:tcW w:w="1275" w:type="dxa"/>
            <w:hideMark/>
          </w:tcPr>
          <w:p w14:paraId="29A3F092"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w:t>
            </w:r>
          </w:p>
        </w:tc>
        <w:tc>
          <w:tcPr>
            <w:tcW w:w="1320" w:type="dxa"/>
            <w:hideMark/>
          </w:tcPr>
          <w:p w14:paraId="1150DBAC"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No </w:t>
            </w:r>
          </w:p>
        </w:tc>
        <w:tc>
          <w:tcPr>
            <w:tcW w:w="3525" w:type="dxa"/>
            <w:hideMark/>
          </w:tcPr>
          <w:p w14:paraId="660805A9"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on start of the medical frail circumstance for that individual (ISO 8601 YYYY-MM-DD)  </w:t>
            </w:r>
          </w:p>
          <w:p w14:paraId="5CCE1CBA"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should be Null if the individual is not medically frail </w:t>
            </w:r>
          </w:p>
        </w:tc>
      </w:tr>
      <w:tr w:rsidR="00C71A13" w:rsidRPr="00114970" w14:paraId="0348773F" w14:textId="77777777" w:rsidTr="00DF0F98">
        <w:trPr>
          <w:trHeight w:val="195"/>
        </w:trPr>
        <w:tc>
          <w:tcPr>
            <w:cnfStyle w:val="001000000000" w:firstRow="0" w:lastRow="0" w:firstColumn="1" w:lastColumn="0" w:oddVBand="0" w:evenVBand="0" w:oddHBand="0" w:evenHBand="0" w:firstRowFirstColumn="0" w:firstRowLastColumn="0" w:lastRowFirstColumn="0" w:lastRowLastColumn="0"/>
            <w:tcW w:w="3195" w:type="dxa"/>
            <w:hideMark/>
          </w:tcPr>
          <w:p w14:paraId="74F9CF7B" w14:textId="77777777" w:rsidR="00C71A13" w:rsidRPr="00AD51A6" w:rsidRDefault="00C71A13" w:rsidP="00C71A13">
            <w:pPr>
              <w:ind w:right="162"/>
              <w:rPr>
                <w:rFonts w:ascii="Calibri" w:hAnsi="Calibri" w:cs="Calibri"/>
                <w:sz w:val="20"/>
                <w:szCs w:val="20"/>
              </w:rPr>
            </w:pPr>
            <w:r w:rsidRPr="00AD51A6">
              <w:rPr>
                <w:rFonts w:ascii="Calibri" w:hAnsi="Calibri" w:cs="Calibri"/>
                <w:sz w:val="20"/>
                <w:szCs w:val="20"/>
              </w:rPr>
              <w:t>circumstanceEndDate </w:t>
            </w:r>
          </w:p>
        </w:tc>
        <w:tc>
          <w:tcPr>
            <w:tcW w:w="1275" w:type="dxa"/>
            <w:hideMark/>
          </w:tcPr>
          <w:p w14:paraId="2E99954D"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w:t>
            </w:r>
          </w:p>
        </w:tc>
        <w:tc>
          <w:tcPr>
            <w:tcW w:w="1320" w:type="dxa"/>
            <w:hideMark/>
          </w:tcPr>
          <w:p w14:paraId="550168F0"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No </w:t>
            </w:r>
          </w:p>
        </w:tc>
        <w:tc>
          <w:tcPr>
            <w:tcW w:w="3525" w:type="dxa"/>
            <w:hideMark/>
          </w:tcPr>
          <w:p w14:paraId="3223A158"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End date (ISO 8601 YYYY-MM-DD) for the medical frail circumstance, if present; null if ongoing </w:t>
            </w:r>
          </w:p>
          <w:p w14:paraId="1BF184DD"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 </w:t>
            </w:r>
          </w:p>
          <w:p w14:paraId="1B82C83C" w14:textId="77777777" w:rsidR="00C71A13" w:rsidRPr="00AD51A6" w:rsidRDefault="00C71A13" w:rsidP="00C71A13">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EDWS End date being sent back to MWRP is to be treated as the EDWS Med Frailty Verification Date. </w:t>
            </w:r>
          </w:p>
        </w:tc>
      </w:tr>
    </w:tbl>
    <w:p w14:paraId="0B8D668C" w14:textId="5C43B765" w:rsidR="4F8F680E" w:rsidRDefault="4F8F680E" w:rsidP="4F8F680E">
      <w:pPr>
        <w:ind w:right="162"/>
        <w:rPr>
          <w:rFonts w:ascii="Calibri" w:hAnsi="Calibri" w:cs="Calibri"/>
        </w:rPr>
      </w:pPr>
    </w:p>
    <w:p w14:paraId="769770B7" w14:textId="77777777" w:rsidR="009C16BF" w:rsidRPr="00114970" w:rsidRDefault="009C16BF" w:rsidP="009C16BF">
      <w:pPr>
        <w:ind w:right="162"/>
        <w:rPr>
          <w:rFonts w:ascii="Calibri" w:hAnsi="Calibri" w:cs="Calibri"/>
        </w:rPr>
      </w:pPr>
      <w:r w:rsidRPr="00AD51A6">
        <w:rPr>
          <w:rFonts w:ascii="Calibri" w:hAnsi="Calibri" w:cs="Calibri"/>
          <w:sz w:val="22"/>
          <w:szCs w:val="22"/>
          <w:lang w:val="en-GB"/>
        </w:rPr>
        <w:t>RelationshipDetailsDTO</w:t>
      </w:r>
      <w:r w:rsidRPr="00AD51A6">
        <w:rPr>
          <w:rFonts w:ascii="Calibri" w:hAnsi="Calibri" w:cs="Calibri"/>
          <w:lang w:val="en-GB"/>
        </w:rPr>
        <w:t>:</w:t>
      </w:r>
      <w:r w:rsidRPr="00114970">
        <w:rPr>
          <w:rFonts w:ascii="Calibri" w:hAnsi="Calibri" w:cs="Calibri"/>
        </w:rPr>
        <w:t> </w:t>
      </w:r>
    </w:p>
    <w:tbl>
      <w:tblPr>
        <w:tblStyle w:val="DEDTable"/>
        <w:tblW w:w="9350" w:type="dxa"/>
        <w:tblLook w:val="04A0" w:firstRow="1" w:lastRow="0" w:firstColumn="1" w:lastColumn="0" w:noHBand="0" w:noVBand="1"/>
      </w:tblPr>
      <w:tblGrid>
        <w:gridCol w:w="2395"/>
        <w:gridCol w:w="1176"/>
        <w:gridCol w:w="1325"/>
        <w:gridCol w:w="4454"/>
      </w:tblGrid>
      <w:tr w:rsidR="009C16BF" w:rsidRPr="009C16BF" w14:paraId="425535B4" w14:textId="77777777" w:rsidTr="00EA28B9">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95" w:type="dxa"/>
            <w:hideMark/>
          </w:tcPr>
          <w:p w14:paraId="2ACC1A70" w14:textId="77777777" w:rsidR="009C16BF" w:rsidRPr="00605064" w:rsidRDefault="009C16BF" w:rsidP="009C16BF">
            <w:pPr>
              <w:ind w:right="162"/>
              <w:rPr>
                <w:rFonts w:ascii="Calibri" w:hAnsi="Calibri" w:cs="Calibri"/>
                <w:b w:val="0"/>
                <w:sz w:val="20"/>
                <w:szCs w:val="20"/>
              </w:rPr>
            </w:pPr>
            <w:r w:rsidRPr="00BC4753">
              <w:rPr>
                <w:rFonts w:ascii="Calibri" w:hAnsi="Calibri" w:cs="Calibri"/>
                <w:b w:val="0"/>
                <w:sz w:val="20"/>
                <w:szCs w:val="20"/>
                <w:lang w:val="en-GB"/>
              </w:rPr>
              <w:t>Field</w:t>
            </w:r>
            <w:r w:rsidRPr="00605064">
              <w:rPr>
                <w:rFonts w:ascii="Calibri" w:hAnsi="Calibri" w:cs="Calibri"/>
                <w:b w:val="0"/>
                <w:sz w:val="20"/>
                <w:szCs w:val="20"/>
              </w:rPr>
              <w:t> </w:t>
            </w:r>
          </w:p>
        </w:tc>
        <w:tc>
          <w:tcPr>
            <w:tcW w:w="1176" w:type="dxa"/>
            <w:hideMark/>
          </w:tcPr>
          <w:p w14:paraId="731EFB33" w14:textId="77777777" w:rsidR="009C16BF" w:rsidRPr="00605064" w:rsidRDefault="009C16BF" w:rsidP="009C16BF">
            <w:pPr>
              <w:ind w:right="162"/>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rPr>
            </w:pPr>
            <w:r w:rsidRPr="00605064">
              <w:rPr>
                <w:rFonts w:ascii="Calibri" w:hAnsi="Calibri" w:cs="Calibri"/>
                <w:b w:val="0"/>
                <w:sz w:val="20"/>
                <w:szCs w:val="20"/>
                <w:lang w:val="en-GB"/>
              </w:rPr>
              <w:t>Type</w:t>
            </w:r>
            <w:r w:rsidRPr="00605064">
              <w:rPr>
                <w:rFonts w:ascii="Calibri" w:hAnsi="Calibri" w:cs="Calibri"/>
                <w:b w:val="0"/>
                <w:sz w:val="20"/>
                <w:szCs w:val="20"/>
              </w:rPr>
              <w:t> </w:t>
            </w:r>
          </w:p>
        </w:tc>
        <w:tc>
          <w:tcPr>
            <w:tcW w:w="1325" w:type="dxa"/>
            <w:hideMark/>
          </w:tcPr>
          <w:p w14:paraId="0697BC6E" w14:textId="77777777" w:rsidR="009C16BF" w:rsidRPr="00605064" w:rsidRDefault="009C16BF" w:rsidP="009C16BF">
            <w:pPr>
              <w:ind w:right="162"/>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rPr>
            </w:pPr>
            <w:r w:rsidRPr="00605064">
              <w:rPr>
                <w:rFonts w:ascii="Calibri" w:hAnsi="Calibri" w:cs="Calibri"/>
                <w:b w:val="0"/>
                <w:sz w:val="20"/>
                <w:szCs w:val="20"/>
                <w:lang w:val="en-GB"/>
              </w:rPr>
              <w:t>Required</w:t>
            </w:r>
            <w:r w:rsidRPr="00605064">
              <w:rPr>
                <w:rFonts w:ascii="Calibri" w:hAnsi="Calibri" w:cs="Calibri"/>
                <w:b w:val="0"/>
                <w:sz w:val="20"/>
                <w:szCs w:val="20"/>
              </w:rPr>
              <w:t> </w:t>
            </w:r>
          </w:p>
        </w:tc>
        <w:tc>
          <w:tcPr>
            <w:tcW w:w="4454" w:type="dxa"/>
            <w:hideMark/>
          </w:tcPr>
          <w:p w14:paraId="062486D4" w14:textId="77777777" w:rsidR="009C16BF" w:rsidRPr="00605064" w:rsidRDefault="009C16BF" w:rsidP="009C16BF">
            <w:pPr>
              <w:ind w:right="162"/>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rPr>
            </w:pPr>
            <w:r w:rsidRPr="00605064">
              <w:rPr>
                <w:rFonts w:ascii="Calibri" w:hAnsi="Calibri" w:cs="Calibri"/>
                <w:b w:val="0"/>
                <w:sz w:val="20"/>
                <w:szCs w:val="20"/>
                <w:lang w:val="en-GB"/>
              </w:rPr>
              <w:t>Description</w:t>
            </w:r>
            <w:r w:rsidRPr="00605064">
              <w:rPr>
                <w:rFonts w:ascii="Calibri" w:hAnsi="Calibri" w:cs="Calibri"/>
                <w:b w:val="0"/>
                <w:sz w:val="20"/>
                <w:szCs w:val="20"/>
              </w:rPr>
              <w:t> </w:t>
            </w:r>
          </w:p>
        </w:tc>
      </w:tr>
      <w:tr w:rsidR="009C16BF" w:rsidRPr="009C16BF" w14:paraId="5F302DA9"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59FA0731" w14:textId="77777777" w:rsidR="009C16BF" w:rsidRPr="00BC4753" w:rsidRDefault="009C16BF" w:rsidP="009C16BF">
            <w:pPr>
              <w:ind w:right="162"/>
              <w:rPr>
                <w:rFonts w:ascii="Calibri" w:hAnsi="Calibri" w:cs="Calibri"/>
                <w:sz w:val="20"/>
                <w:szCs w:val="20"/>
              </w:rPr>
            </w:pPr>
            <w:r w:rsidRPr="00BC4753">
              <w:rPr>
                <w:rFonts w:ascii="Calibri" w:hAnsi="Calibri" w:cs="Calibri"/>
                <w:b w:val="0"/>
                <w:sz w:val="20"/>
                <w:szCs w:val="20"/>
                <w:lang w:val="en-GB"/>
              </w:rPr>
              <w:t>clientId</w:t>
            </w:r>
            <w:r w:rsidRPr="00BC4753">
              <w:rPr>
                <w:rFonts w:ascii="Calibri" w:hAnsi="Calibri" w:cs="Calibri"/>
                <w:b w:val="0"/>
                <w:sz w:val="20"/>
                <w:szCs w:val="20"/>
              </w:rPr>
              <w:t> </w:t>
            </w:r>
          </w:p>
        </w:tc>
        <w:tc>
          <w:tcPr>
            <w:tcW w:w="1176" w:type="dxa"/>
            <w:hideMark/>
          </w:tcPr>
          <w:p w14:paraId="67F2C39B"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Number</w:t>
            </w:r>
            <w:r w:rsidRPr="00BC4753">
              <w:rPr>
                <w:rFonts w:ascii="Calibri" w:hAnsi="Calibri" w:cs="Calibri"/>
                <w:sz w:val="20"/>
                <w:szCs w:val="20"/>
              </w:rPr>
              <w:t> </w:t>
            </w:r>
          </w:p>
        </w:tc>
        <w:tc>
          <w:tcPr>
            <w:tcW w:w="1325" w:type="dxa"/>
            <w:hideMark/>
          </w:tcPr>
          <w:p w14:paraId="67470538"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14:paraId="2AA03579" w14:textId="572DD66D" w:rsidR="009C16BF" w:rsidRPr="00BC4753" w:rsidRDefault="2863C90E" w:rsidP="0082384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2384E">
              <w:rPr>
                <w:rFonts w:ascii="Calibri" w:hAnsi="Calibri" w:cs="Calibri"/>
                <w:sz w:val="20"/>
                <w:szCs w:val="20"/>
                <w:lang w:val="en-GB"/>
              </w:rPr>
              <w:t>Unique client identification number (VaCMS Client ID)</w:t>
            </w:r>
          </w:p>
        </w:tc>
      </w:tr>
      <w:tr w:rsidR="009C16BF" w:rsidRPr="009C16BF" w14:paraId="67A142D6"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565489E7" w14:textId="77777777" w:rsidR="009C16BF" w:rsidRPr="00BC4753" w:rsidRDefault="009C16BF" w:rsidP="009C16BF">
            <w:pPr>
              <w:ind w:right="162"/>
              <w:rPr>
                <w:rFonts w:ascii="Calibri" w:hAnsi="Calibri" w:cs="Calibri"/>
                <w:sz w:val="20"/>
                <w:szCs w:val="20"/>
              </w:rPr>
            </w:pPr>
            <w:r w:rsidRPr="00BC4753">
              <w:rPr>
                <w:rFonts w:ascii="Calibri" w:hAnsi="Calibri" w:cs="Calibri"/>
                <w:b w:val="0"/>
                <w:sz w:val="20"/>
                <w:szCs w:val="20"/>
                <w:lang w:val="en-GB"/>
              </w:rPr>
              <w:t>reverseClientId</w:t>
            </w:r>
            <w:r w:rsidRPr="00BC4753">
              <w:rPr>
                <w:rFonts w:ascii="Calibri" w:hAnsi="Calibri" w:cs="Calibri"/>
                <w:b w:val="0"/>
                <w:sz w:val="20"/>
                <w:szCs w:val="20"/>
              </w:rPr>
              <w:t> </w:t>
            </w:r>
          </w:p>
        </w:tc>
        <w:tc>
          <w:tcPr>
            <w:tcW w:w="1176" w:type="dxa"/>
            <w:hideMark/>
          </w:tcPr>
          <w:p w14:paraId="043B5723"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Number</w:t>
            </w:r>
            <w:r w:rsidRPr="00BC4753">
              <w:rPr>
                <w:rFonts w:ascii="Calibri" w:hAnsi="Calibri" w:cs="Calibri"/>
                <w:sz w:val="20"/>
                <w:szCs w:val="20"/>
              </w:rPr>
              <w:t> </w:t>
            </w:r>
          </w:p>
        </w:tc>
        <w:tc>
          <w:tcPr>
            <w:tcW w:w="1325" w:type="dxa"/>
            <w:hideMark/>
          </w:tcPr>
          <w:p w14:paraId="738A829F"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14:paraId="23C214B6" w14:textId="57E44EFD" w:rsidR="009C16BF" w:rsidRPr="00BC4753" w:rsidRDefault="3EB66CDB"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D8E5F2">
              <w:rPr>
                <w:rFonts w:ascii="Calibri" w:hAnsi="Calibri" w:cs="Calibri"/>
                <w:sz w:val="20"/>
                <w:szCs w:val="20"/>
                <w:lang w:val="en-GB"/>
              </w:rPr>
              <w:t>client </w:t>
            </w:r>
            <w:r w:rsidR="1E643E1A" w:rsidRPr="5AD8E5F2">
              <w:rPr>
                <w:rFonts w:ascii="Calibri" w:hAnsi="Calibri" w:cs="Calibri"/>
                <w:sz w:val="20"/>
                <w:szCs w:val="20"/>
                <w:lang w:val="en-GB"/>
              </w:rPr>
              <w:t>identification</w:t>
            </w:r>
            <w:r w:rsidRPr="5AD8E5F2">
              <w:rPr>
                <w:rFonts w:ascii="Calibri" w:hAnsi="Calibri" w:cs="Calibri"/>
                <w:sz w:val="20"/>
                <w:szCs w:val="20"/>
                <w:lang w:val="en-GB"/>
              </w:rPr>
              <w:t> number of other person related to Client Id</w:t>
            </w:r>
            <w:r w:rsidR="6FB4216F" w:rsidRPr="5AD8E5F2">
              <w:rPr>
                <w:rFonts w:ascii="Calibri" w:hAnsi="Calibri" w:cs="Calibri"/>
                <w:sz w:val="20"/>
                <w:szCs w:val="20"/>
                <w:lang w:val="en-GB"/>
              </w:rPr>
              <w:t>, used to link household members</w:t>
            </w:r>
          </w:p>
        </w:tc>
      </w:tr>
      <w:tr w:rsidR="009C16BF" w:rsidRPr="009C16BF" w14:paraId="7823E62C"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308DF8D7" w14:textId="77777777" w:rsidR="009C16BF" w:rsidRPr="00BC4753" w:rsidRDefault="009C16BF" w:rsidP="009C16BF">
            <w:pPr>
              <w:ind w:right="162"/>
              <w:rPr>
                <w:rFonts w:ascii="Calibri" w:hAnsi="Calibri" w:cs="Calibri"/>
                <w:sz w:val="20"/>
                <w:szCs w:val="20"/>
              </w:rPr>
            </w:pPr>
            <w:r w:rsidRPr="00BC4753">
              <w:rPr>
                <w:rFonts w:ascii="Calibri" w:hAnsi="Calibri" w:cs="Calibri"/>
                <w:b w:val="0"/>
                <w:sz w:val="20"/>
                <w:szCs w:val="20"/>
                <w:lang w:val="en-GB"/>
              </w:rPr>
              <w:t>relationType</w:t>
            </w:r>
            <w:r w:rsidRPr="00BC4753">
              <w:rPr>
                <w:rFonts w:ascii="Calibri" w:hAnsi="Calibri" w:cs="Calibri"/>
                <w:b w:val="0"/>
                <w:sz w:val="20"/>
                <w:szCs w:val="20"/>
              </w:rPr>
              <w:t> </w:t>
            </w:r>
          </w:p>
        </w:tc>
        <w:tc>
          <w:tcPr>
            <w:tcW w:w="1176" w:type="dxa"/>
            <w:hideMark/>
          </w:tcPr>
          <w:p w14:paraId="51901590"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String</w:t>
            </w:r>
            <w:r w:rsidRPr="00BC4753">
              <w:rPr>
                <w:rFonts w:ascii="Calibri" w:hAnsi="Calibri" w:cs="Calibri"/>
                <w:sz w:val="20"/>
                <w:szCs w:val="20"/>
              </w:rPr>
              <w:t> </w:t>
            </w:r>
          </w:p>
        </w:tc>
        <w:tc>
          <w:tcPr>
            <w:tcW w:w="1325" w:type="dxa"/>
            <w:hideMark/>
          </w:tcPr>
          <w:p w14:paraId="1F981DC4"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14:paraId="29BAA39F" w14:textId="3BB491E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Relationship type; RT</w:t>
            </w:r>
            <w:r w:rsidR="005649D9">
              <w:rPr>
                <w:rFonts w:ascii="Calibri" w:hAnsi="Calibri" w:cs="Calibri"/>
                <w:sz w:val="20"/>
                <w:szCs w:val="20"/>
                <w:lang w:val="en-GB"/>
              </w:rPr>
              <w:t>_</w:t>
            </w:r>
            <w:r w:rsidRPr="00BC4753">
              <w:rPr>
                <w:rFonts w:ascii="Calibri" w:hAnsi="Calibri" w:cs="Calibri"/>
                <w:sz w:val="20"/>
                <w:szCs w:val="20"/>
                <w:lang w:val="en-GB"/>
              </w:rPr>
              <w:t>MACECHILDRELATIONSHIP </w:t>
            </w:r>
            <w:r w:rsidRPr="00BC4753">
              <w:rPr>
                <w:rFonts w:ascii="Calibri" w:hAnsi="Calibri" w:cs="Calibri"/>
                <w:sz w:val="20"/>
                <w:szCs w:val="20"/>
              </w:rPr>
              <w:t> </w:t>
            </w:r>
          </w:p>
        </w:tc>
      </w:tr>
      <w:tr w:rsidR="009C16BF" w:rsidRPr="009C16BF" w14:paraId="60D37CD0"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144216E8" w14:textId="77777777" w:rsidR="009C16BF" w:rsidRPr="00BC4753" w:rsidRDefault="009C16BF" w:rsidP="009C16BF">
            <w:pPr>
              <w:ind w:right="162"/>
              <w:rPr>
                <w:rFonts w:ascii="Calibri" w:hAnsi="Calibri" w:cs="Calibri"/>
                <w:sz w:val="20"/>
                <w:szCs w:val="20"/>
              </w:rPr>
            </w:pPr>
            <w:r w:rsidRPr="00BC4753">
              <w:rPr>
                <w:rFonts w:ascii="Calibri" w:hAnsi="Calibri" w:cs="Calibri"/>
                <w:b w:val="0"/>
                <w:sz w:val="20"/>
                <w:szCs w:val="20"/>
                <w:lang w:val="en-GB"/>
              </w:rPr>
              <w:t>effectiveBeginDate</w:t>
            </w:r>
            <w:r w:rsidRPr="00BC4753">
              <w:rPr>
                <w:rFonts w:ascii="Calibri" w:hAnsi="Calibri" w:cs="Calibri"/>
                <w:b w:val="0"/>
                <w:sz w:val="20"/>
                <w:szCs w:val="20"/>
              </w:rPr>
              <w:t> </w:t>
            </w:r>
          </w:p>
        </w:tc>
        <w:tc>
          <w:tcPr>
            <w:tcW w:w="1176" w:type="dxa"/>
            <w:hideMark/>
          </w:tcPr>
          <w:p w14:paraId="46756B91"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Date</w:t>
            </w:r>
            <w:r w:rsidRPr="00BC4753">
              <w:rPr>
                <w:rFonts w:ascii="Calibri" w:hAnsi="Calibri" w:cs="Calibri"/>
                <w:sz w:val="20"/>
                <w:szCs w:val="20"/>
              </w:rPr>
              <w:t> </w:t>
            </w:r>
          </w:p>
        </w:tc>
        <w:tc>
          <w:tcPr>
            <w:tcW w:w="1325" w:type="dxa"/>
            <w:hideMark/>
          </w:tcPr>
          <w:p w14:paraId="21AC76BD"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14:paraId="7053FB10" w14:textId="43B9F140" w:rsidR="009C16BF" w:rsidRPr="00BC4753" w:rsidRDefault="00EA28B9"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9C16BF" w:rsidRPr="009C16BF" w14:paraId="565D6EED"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2C6815E6" w14:textId="77777777" w:rsidR="009C16BF" w:rsidRPr="00BC4753" w:rsidRDefault="009C16BF" w:rsidP="009C16BF">
            <w:pPr>
              <w:ind w:right="162"/>
              <w:rPr>
                <w:rFonts w:ascii="Calibri" w:hAnsi="Calibri" w:cs="Calibri"/>
                <w:sz w:val="20"/>
                <w:szCs w:val="20"/>
              </w:rPr>
            </w:pPr>
            <w:r w:rsidRPr="00BC4753">
              <w:rPr>
                <w:rFonts w:ascii="Calibri" w:hAnsi="Calibri" w:cs="Calibri"/>
                <w:b w:val="0"/>
                <w:sz w:val="20"/>
                <w:szCs w:val="20"/>
                <w:lang w:val="en-GB"/>
              </w:rPr>
              <w:t>effectiveEndDate</w:t>
            </w:r>
            <w:r w:rsidRPr="00BC4753">
              <w:rPr>
                <w:rFonts w:ascii="Calibri" w:hAnsi="Calibri" w:cs="Calibri"/>
                <w:b w:val="0"/>
                <w:sz w:val="20"/>
                <w:szCs w:val="20"/>
              </w:rPr>
              <w:t> </w:t>
            </w:r>
          </w:p>
        </w:tc>
        <w:tc>
          <w:tcPr>
            <w:tcW w:w="1176" w:type="dxa"/>
            <w:hideMark/>
          </w:tcPr>
          <w:p w14:paraId="301CE655"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Date</w:t>
            </w:r>
            <w:r w:rsidRPr="00BC4753">
              <w:rPr>
                <w:rFonts w:ascii="Calibri" w:hAnsi="Calibri" w:cs="Calibri"/>
                <w:sz w:val="20"/>
                <w:szCs w:val="20"/>
              </w:rPr>
              <w:t> </w:t>
            </w:r>
          </w:p>
        </w:tc>
        <w:tc>
          <w:tcPr>
            <w:tcW w:w="1325" w:type="dxa"/>
            <w:hideMark/>
          </w:tcPr>
          <w:p w14:paraId="5FBD132F"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No</w:t>
            </w:r>
            <w:r w:rsidRPr="00BC4753">
              <w:rPr>
                <w:rFonts w:ascii="Calibri" w:hAnsi="Calibri" w:cs="Calibri"/>
                <w:sz w:val="20"/>
                <w:szCs w:val="20"/>
              </w:rPr>
              <w:t> </w:t>
            </w:r>
          </w:p>
        </w:tc>
        <w:tc>
          <w:tcPr>
            <w:tcW w:w="4454" w:type="dxa"/>
            <w:hideMark/>
          </w:tcPr>
          <w:p w14:paraId="7395D6C6" w14:textId="768D894C" w:rsidR="009C16BF" w:rsidRPr="00BC4753" w:rsidRDefault="008D6DA6"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9C16BF" w:rsidRPr="009C16BF" w14:paraId="5115BFDD"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597563D2" w14:textId="77777777" w:rsidR="009C16BF" w:rsidRPr="00BC4753" w:rsidRDefault="009C16BF" w:rsidP="009C16BF">
            <w:pPr>
              <w:ind w:right="162"/>
              <w:rPr>
                <w:rFonts w:ascii="Calibri" w:hAnsi="Calibri" w:cs="Calibri"/>
                <w:sz w:val="20"/>
                <w:szCs w:val="20"/>
              </w:rPr>
            </w:pPr>
            <w:r w:rsidRPr="00BC4753">
              <w:rPr>
                <w:rFonts w:ascii="Calibri" w:hAnsi="Calibri" w:cs="Calibri"/>
                <w:b w:val="0"/>
                <w:sz w:val="20"/>
                <w:szCs w:val="20"/>
                <w:lang w:val="en-GB"/>
              </w:rPr>
              <w:t>updateSw</w:t>
            </w:r>
            <w:r w:rsidRPr="00BC4753">
              <w:rPr>
                <w:rFonts w:ascii="Calibri" w:hAnsi="Calibri" w:cs="Calibri"/>
                <w:b w:val="0"/>
                <w:sz w:val="20"/>
                <w:szCs w:val="20"/>
              </w:rPr>
              <w:t> </w:t>
            </w:r>
          </w:p>
        </w:tc>
        <w:tc>
          <w:tcPr>
            <w:tcW w:w="1176" w:type="dxa"/>
            <w:hideMark/>
          </w:tcPr>
          <w:p w14:paraId="07835472" w14:textId="77777777" w:rsidR="009C16BF" w:rsidRPr="00BC4753"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String</w:t>
            </w:r>
            <w:r w:rsidRPr="00BC4753">
              <w:rPr>
                <w:rFonts w:ascii="Calibri" w:hAnsi="Calibri" w:cs="Calibri"/>
                <w:sz w:val="20"/>
                <w:szCs w:val="20"/>
              </w:rPr>
              <w:t> </w:t>
            </w:r>
          </w:p>
        </w:tc>
        <w:tc>
          <w:tcPr>
            <w:tcW w:w="1325" w:type="dxa"/>
            <w:hideMark/>
          </w:tcPr>
          <w:p w14:paraId="544B5522" w14:textId="77777777" w:rsidR="009C16BF" w:rsidRPr="003A34B0"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A34B0">
              <w:rPr>
                <w:rFonts w:ascii="Calibri" w:hAnsi="Calibri" w:cs="Calibri"/>
                <w:sz w:val="20"/>
                <w:szCs w:val="20"/>
                <w:lang w:val="en-GB"/>
              </w:rPr>
              <w:t>No</w:t>
            </w:r>
            <w:r w:rsidRPr="003A34B0">
              <w:rPr>
                <w:rFonts w:ascii="Calibri" w:hAnsi="Calibri" w:cs="Calibri"/>
                <w:sz w:val="20"/>
                <w:szCs w:val="20"/>
              </w:rPr>
              <w:t> </w:t>
            </w:r>
          </w:p>
        </w:tc>
        <w:tc>
          <w:tcPr>
            <w:tcW w:w="4454" w:type="dxa"/>
            <w:hideMark/>
          </w:tcPr>
          <w:p w14:paraId="5425FE29" w14:textId="77777777" w:rsidR="00CD6AA5" w:rsidRDefault="00CD6AA5" w:rsidP="00CD6AA5">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690DCA46" w14:textId="6F76CAAA" w:rsidR="009C16BF" w:rsidRPr="003A34B0" w:rsidRDefault="00CD6AA5"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2190D">
              <w:rPr>
                <w:rFonts w:ascii="Calibri" w:eastAsia="Calibri" w:hAnsi="Calibri" w:cs="Calibri"/>
                <w:color w:val="000000" w:themeColor="text1"/>
              </w:rPr>
              <w:t>E.g.: 'Yes'/'No'</w:t>
            </w:r>
          </w:p>
        </w:tc>
      </w:tr>
      <w:tr w:rsidR="009C16BF" w:rsidRPr="009C16BF" w14:paraId="379425BA"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4A6E525B" w14:textId="77777777" w:rsidR="009C16BF" w:rsidRPr="003A34B0" w:rsidRDefault="009C16BF" w:rsidP="009C16BF">
            <w:pPr>
              <w:ind w:right="162"/>
              <w:rPr>
                <w:rFonts w:ascii="Calibri" w:hAnsi="Calibri" w:cs="Calibri"/>
                <w:sz w:val="20"/>
                <w:szCs w:val="20"/>
              </w:rPr>
            </w:pPr>
            <w:r w:rsidRPr="003A34B0">
              <w:rPr>
                <w:rFonts w:ascii="Calibri" w:hAnsi="Calibri" w:cs="Calibri"/>
                <w:b w:val="0"/>
                <w:sz w:val="20"/>
                <w:szCs w:val="20"/>
                <w:lang w:val="en-GB"/>
              </w:rPr>
              <w:t>source</w:t>
            </w:r>
            <w:r w:rsidRPr="003A34B0">
              <w:rPr>
                <w:rFonts w:ascii="Calibri" w:hAnsi="Calibri" w:cs="Calibri"/>
                <w:b w:val="0"/>
                <w:sz w:val="20"/>
                <w:szCs w:val="20"/>
              </w:rPr>
              <w:t> </w:t>
            </w:r>
          </w:p>
        </w:tc>
        <w:tc>
          <w:tcPr>
            <w:tcW w:w="1176" w:type="dxa"/>
            <w:hideMark/>
          </w:tcPr>
          <w:p w14:paraId="055A5B6F" w14:textId="77777777" w:rsidR="009C16BF" w:rsidRPr="003A34B0"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A34B0">
              <w:rPr>
                <w:rFonts w:ascii="Calibri" w:hAnsi="Calibri" w:cs="Calibri"/>
                <w:sz w:val="20"/>
                <w:szCs w:val="20"/>
                <w:lang w:val="en-GB"/>
              </w:rPr>
              <w:t>String</w:t>
            </w:r>
            <w:r w:rsidRPr="003A34B0">
              <w:rPr>
                <w:rFonts w:ascii="Calibri" w:hAnsi="Calibri" w:cs="Calibri"/>
                <w:sz w:val="20"/>
                <w:szCs w:val="20"/>
              </w:rPr>
              <w:t> </w:t>
            </w:r>
          </w:p>
        </w:tc>
        <w:tc>
          <w:tcPr>
            <w:tcW w:w="1325" w:type="dxa"/>
            <w:hideMark/>
          </w:tcPr>
          <w:p w14:paraId="767253CA" w14:textId="77777777" w:rsidR="009C16BF" w:rsidRPr="003A34B0"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A34B0">
              <w:rPr>
                <w:rFonts w:ascii="Calibri" w:hAnsi="Calibri" w:cs="Calibri"/>
                <w:sz w:val="20"/>
                <w:szCs w:val="20"/>
                <w:lang w:val="en-GB"/>
              </w:rPr>
              <w:t>Yes</w:t>
            </w:r>
            <w:r w:rsidRPr="003A34B0">
              <w:rPr>
                <w:rFonts w:ascii="Calibri" w:hAnsi="Calibri" w:cs="Calibri"/>
                <w:sz w:val="20"/>
                <w:szCs w:val="20"/>
              </w:rPr>
              <w:t> </w:t>
            </w:r>
          </w:p>
        </w:tc>
        <w:tc>
          <w:tcPr>
            <w:tcW w:w="4454" w:type="dxa"/>
            <w:hideMark/>
          </w:tcPr>
          <w:p w14:paraId="24B7757B" w14:textId="4DB4091D" w:rsidR="009C16BF" w:rsidRPr="00AD51A6" w:rsidRDefault="45BF7561" w:rsidP="19420413">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Bidi"/>
                <w:sz w:val="20"/>
                <w:szCs w:val="20"/>
              </w:rPr>
            </w:pPr>
            <w:r w:rsidRPr="00AD51A6">
              <w:rPr>
                <w:rFonts w:asciiTheme="majorHAnsi" w:eastAsia="Calibri" w:hAnsiTheme="majorHAnsi" w:cstheme="majorBidi"/>
                <w:sz w:val="20"/>
                <w:szCs w:val="20"/>
                <w:lang w:val="en-GB"/>
              </w:rPr>
              <w:t xml:space="preserve"> Source System: </w:t>
            </w:r>
            <w:r w:rsidRPr="00AD51A6">
              <w:rPr>
                <w:rFonts w:asciiTheme="majorHAnsi" w:eastAsia="Calibri" w:hAnsiTheme="majorHAnsi" w:cstheme="majorBidi"/>
                <w:sz w:val="20"/>
                <w:szCs w:val="20"/>
              </w:rPr>
              <w:t>The system that MWRP received this data from (could be "MWRP" if the data was uploaded to MWRP).</w:t>
            </w:r>
            <w:r w:rsidRPr="00AD51A6">
              <w:rPr>
                <w:rFonts w:asciiTheme="majorHAnsi" w:eastAsia="Calibri" w:hAnsiTheme="majorHAnsi" w:cstheme="majorBidi"/>
                <w:sz w:val="20"/>
                <w:szCs w:val="20"/>
                <w:lang w:val="en-GB"/>
              </w:rPr>
              <w:t xml:space="preserve"> </w:t>
            </w:r>
          </w:p>
          <w:p w14:paraId="6961CA0F" w14:textId="57EC75BE" w:rsidR="009C16BF" w:rsidRPr="00926B0E" w:rsidRDefault="45BF7561" w:rsidP="19420413">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Bidi"/>
                <w:szCs w:val="20"/>
              </w:rPr>
            </w:pPr>
            <w:r w:rsidRPr="00926B0E">
              <w:rPr>
                <w:rFonts w:asciiTheme="majorHAnsi" w:eastAsia="Calibri" w:hAnsiTheme="majorHAnsi" w:cstheme="majorBidi"/>
                <w:szCs w:val="20"/>
                <w:lang w:val="en-GB"/>
              </w:rPr>
              <w:t>Eg: VaCMS</w:t>
            </w:r>
          </w:p>
          <w:p w14:paraId="1B055B81" w14:textId="25C2129C" w:rsidR="009C16BF" w:rsidRPr="00605064"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9C16BF" w:rsidRPr="009C16BF" w14:paraId="536DA295" w14:textId="77777777" w:rsidTr="00EA28B9">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14:paraId="49781D72" w14:textId="412709E2" w:rsidR="009C16BF" w:rsidRPr="005649D9" w:rsidRDefault="009C16BF" w:rsidP="009C16BF">
            <w:pPr>
              <w:ind w:right="162"/>
              <w:rPr>
                <w:rFonts w:ascii="Calibri" w:hAnsi="Calibri" w:cs="Calibri"/>
                <w:sz w:val="20"/>
                <w:szCs w:val="20"/>
              </w:rPr>
            </w:pPr>
            <w:r w:rsidRPr="005649D9">
              <w:rPr>
                <w:rFonts w:ascii="Calibri" w:hAnsi="Calibri" w:cs="Calibri"/>
                <w:b w:val="0"/>
                <w:sz w:val="20"/>
                <w:szCs w:val="20"/>
                <w:lang w:val="en-GB"/>
              </w:rPr>
              <w:t>vaCMSSequenceNum</w:t>
            </w:r>
            <w:r w:rsidRPr="005649D9">
              <w:rPr>
                <w:rFonts w:ascii="Calibri" w:hAnsi="Calibri" w:cs="Calibri"/>
                <w:b w:val="0"/>
                <w:sz w:val="20"/>
                <w:szCs w:val="20"/>
              </w:rPr>
              <w:t> </w:t>
            </w:r>
          </w:p>
        </w:tc>
        <w:tc>
          <w:tcPr>
            <w:tcW w:w="1176" w:type="dxa"/>
            <w:hideMark/>
          </w:tcPr>
          <w:p w14:paraId="200E8631" w14:textId="77777777" w:rsidR="009C16BF" w:rsidRPr="005649D9"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5649D9">
              <w:rPr>
                <w:rFonts w:ascii="Calibri" w:hAnsi="Calibri" w:cs="Calibri"/>
                <w:sz w:val="20"/>
                <w:szCs w:val="20"/>
                <w:lang w:val="en-GB"/>
              </w:rPr>
              <w:t>String </w:t>
            </w:r>
            <w:r w:rsidRPr="005649D9">
              <w:rPr>
                <w:rFonts w:ascii="Calibri" w:hAnsi="Calibri" w:cs="Calibri"/>
                <w:sz w:val="20"/>
                <w:szCs w:val="20"/>
              </w:rPr>
              <w:t> </w:t>
            </w:r>
          </w:p>
        </w:tc>
        <w:tc>
          <w:tcPr>
            <w:tcW w:w="1325" w:type="dxa"/>
            <w:hideMark/>
          </w:tcPr>
          <w:p w14:paraId="683ECF3A" w14:textId="36B63484" w:rsidR="009C16BF" w:rsidRPr="00667582" w:rsidRDefault="009C16BF"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5649D9">
              <w:rPr>
                <w:rFonts w:ascii="Calibri" w:hAnsi="Calibri" w:cs="Calibri"/>
                <w:sz w:val="20"/>
                <w:szCs w:val="20"/>
                <w:lang w:val="en-GB"/>
              </w:rPr>
              <w:t>Yes</w:t>
            </w:r>
          </w:p>
        </w:tc>
        <w:tc>
          <w:tcPr>
            <w:tcW w:w="4454" w:type="dxa"/>
            <w:hideMark/>
          </w:tcPr>
          <w:p w14:paraId="4CA0E492" w14:textId="5CD89976" w:rsidR="009C16BF" w:rsidRPr="00667582" w:rsidRDefault="356ACE9A" w:rsidP="009C16BF">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44BE5DE9">
              <w:rPr>
                <w:rFonts w:ascii="Calibri" w:hAnsi="Calibri" w:cs="Calibri"/>
                <w:sz w:val="20"/>
                <w:szCs w:val="20"/>
                <w:lang w:val="en-GB"/>
              </w:rPr>
              <w:t>vaCMSSequenceNum is a unique number for each data set at the household level—for example, education records coming from VaCMS. Retain the sequence number when the data is updated in MWRP by customer/worker.</w:t>
            </w:r>
          </w:p>
        </w:tc>
      </w:tr>
    </w:tbl>
    <w:p w14:paraId="1A413F93" w14:textId="3CE2A93C" w:rsidR="4F8F680E" w:rsidRDefault="4F8F680E" w:rsidP="4F8F680E">
      <w:pPr>
        <w:ind w:right="162"/>
        <w:rPr>
          <w:rFonts w:ascii="Calibri" w:hAnsi="Calibri" w:cs="Calibri"/>
        </w:rPr>
      </w:pPr>
    </w:p>
    <w:p w14:paraId="6380D502" w14:textId="77777777" w:rsidR="000E2292" w:rsidRDefault="000E2292" w:rsidP="00044695">
      <w:pPr>
        <w:ind w:right="162"/>
        <w:textAlignment w:val="baseline"/>
        <w:rPr>
          <w:rFonts w:ascii="Calibri" w:eastAsiaTheme="minorEastAsia" w:hAnsi="Calibri" w:cs="Calibri"/>
          <w:color w:val="000000" w:themeColor="text1"/>
          <w:sz w:val="22"/>
          <w:szCs w:val="22"/>
        </w:rPr>
      </w:pPr>
    </w:p>
    <w:p w14:paraId="32C6376B" w14:textId="43E23D18" w:rsidR="00DC3856" w:rsidRPr="005A49B8" w:rsidRDefault="1B13D7B2" w:rsidP="008661F6">
      <w:pPr>
        <w:ind w:right="162"/>
        <w:textAlignment w:val="baseline"/>
        <w:rPr>
          <w:rFonts w:ascii="Calibri" w:hAnsi="Calibri" w:cs="Calibri"/>
          <w:sz w:val="22"/>
          <w:szCs w:val="22"/>
        </w:rPr>
      </w:pPr>
      <w:r w:rsidRPr="5AD8E5F2">
        <w:rPr>
          <w:rFonts w:ascii="Calibri" w:eastAsiaTheme="minorEastAsia" w:hAnsi="Calibri" w:cs="Calibri"/>
          <w:color w:val="000000" w:themeColor="text1"/>
          <w:sz w:val="22"/>
          <w:szCs w:val="22"/>
        </w:rPr>
        <w:t>RulesEvaluatedResultsDTO</w:t>
      </w:r>
      <w:r w:rsidR="12BEFA0F" w:rsidRPr="5AD8E5F2">
        <w:rPr>
          <w:rFonts w:ascii="Calibri" w:hAnsi="Calibri" w:cs="Calibri"/>
          <w:sz w:val="22"/>
          <w:szCs w:val="22"/>
        </w:rPr>
        <w:t>:</w:t>
      </w:r>
      <w:r w:rsidR="4B057B45" w:rsidRPr="5AD8E5F2">
        <w:rPr>
          <w:rFonts w:ascii="Calibri" w:hAnsi="Calibri" w:cs="Calibri"/>
          <w:sz w:val="22"/>
          <w:szCs w:val="22"/>
        </w:rPr>
        <w:t xml:space="preserve"> List of rules along with status (Pass, Fail</w:t>
      </w:r>
      <w:r w:rsidR="367CCD7B" w:rsidRPr="5AD8E5F2">
        <w:rPr>
          <w:rFonts w:ascii="Calibri" w:hAnsi="Calibri" w:cs="Calibri"/>
          <w:sz w:val="22"/>
          <w:szCs w:val="22"/>
        </w:rPr>
        <w:t>). This information used to display in VaCMS Eligibility Summary.</w:t>
      </w:r>
      <w:r w:rsidR="4C8F657C" w:rsidRPr="5AD8E5F2">
        <w:rPr>
          <w:rFonts w:ascii="Calibri" w:hAnsi="Calibri" w:cs="Calibri"/>
          <w:sz w:val="22"/>
          <w:szCs w:val="22"/>
        </w:rPr>
        <w:t xml:space="preserve">  </w:t>
      </w:r>
    </w:p>
    <w:tbl>
      <w:tblPr>
        <w:tblW w:w="964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710"/>
        <w:gridCol w:w="1620"/>
        <w:gridCol w:w="3690"/>
      </w:tblGrid>
      <w:tr w:rsidR="547EDEB1" w14:paraId="5FE6C022" w14:textId="77777777" w:rsidTr="5AD8E5F2">
        <w:trPr>
          <w:trHeight w:val="300"/>
        </w:trPr>
        <w:tc>
          <w:tcPr>
            <w:tcW w:w="2628" w:type="dxa"/>
            <w:shd w:val="clear" w:color="auto" w:fill="000000" w:themeFill="text1"/>
          </w:tcPr>
          <w:p w14:paraId="7A284F8D" w14:textId="77777777" w:rsidR="547EDEB1" w:rsidRDefault="547EDEB1" w:rsidP="547EDEB1">
            <w:pPr>
              <w:pStyle w:val="TableText10HeaderCenter"/>
              <w:rPr>
                <w:rFonts w:ascii="Calibri" w:hAnsi="Calibri" w:cs="Calibri"/>
                <w:b w:val="0"/>
                <w:sz w:val="22"/>
                <w:szCs w:val="22"/>
              </w:rPr>
            </w:pPr>
            <w:r w:rsidRPr="31714CD1">
              <w:rPr>
                <w:rFonts w:ascii="Calibri" w:hAnsi="Calibri" w:cs="Calibri"/>
                <w:sz w:val="22"/>
                <w:szCs w:val="22"/>
              </w:rPr>
              <w:t>Field</w:t>
            </w:r>
          </w:p>
        </w:tc>
        <w:tc>
          <w:tcPr>
            <w:tcW w:w="1710" w:type="dxa"/>
            <w:shd w:val="clear" w:color="auto" w:fill="000000" w:themeFill="text1"/>
          </w:tcPr>
          <w:p w14:paraId="6E6B2BEA" w14:textId="77777777" w:rsidR="547EDEB1" w:rsidRDefault="547EDEB1" w:rsidP="547EDEB1">
            <w:pPr>
              <w:pStyle w:val="TableText10HeaderCenter"/>
              <w:rPr>
                <w:rFonts w:ascii="Calibri" w:hAnsi="Calibri" w:cs="Calibri"/>
                <w:b w:val="0"/>
                <w:sz w:val="22"/>
                <w:szCs w:val="22"/>
              </w:rPr>
            </w:pPr>
            <w:r w:rsidRPr="31714CD1">
              <w:rPr>
                <w:rFonts w:ascii="Calibri" w:hAnsi="Calibri" w:cs="Calibri"/>
                <w:sz w:val="22"/>
                <w:szCs w:val="22"/>
              </w:rPr>
              <w:t>Type</w:t>
            </w:r>
          </w:p>
        </w:tc>
        <w:tc>
          <w:tcPr>
            <w:tcW w:w="1620" w:type="dxa"/>
            <w:shd w:val="clear" w:color="auto" w:fill="000000" w:themeFill="text1"/>
          </w:tcPr>
          <w:p w14:paraId="65145017" w14:textId="77777777" w:rsidR="547EDEB1" w:rsidRDefault="547EDEB1" w:rsidP="547EDEB1">
            <w:pPr>
              <w:pStyle w:val="TableText10HeaderCenter"/>
              <w:rPr>
                <w:rFonts w:ascii="Calibri" w:hAnsi="Calibri" w:cs="Calibri"/>
                <w:b w:val="0"/>
                <w:sz w:val="22"/>
                <w:szCs w:val="22"/>
              </w:rPr>
            </w:pPr>
            <w:r w:rsidRPr="31714CD1">
              <w:rPr>
                <w:rFonts w:ascii="Calibri" w:hAnsi="Calibri" w:cs="Calibri"/>
                <w:sz w:val="22"/>
                <w:szCs w:val="22"/>
              </w:rPr>
              <w:t>Required</w:t>
            </w:r>
          </w:p>
        </w:tc>
        <w:tc>
          <w:tcPr>
            <w:tcW w:w="3690" w:type="dxa"/>
            <w:shd w:val="clear" w:color="auto" w:fill="000000" w:themeFill="text1"/>
          </w:tcPr>
          <w:p w14:paraId="19430914" w14:textId="77777777" w:rsidR="547EDEB1" w:rsidRDefault="547EDEB1" w:rsidP="547EDEB1">
            <w:pPr>
              <w:pStyle w:val="TableText10HeaderCenter"/>
              <w:rPr>
                <w:rFonts w:ascii="Calibri" w:hAnsi="Calibri" w:cs="Calibri"/>
                <w:b w:val="0"/>
                <w:sz w:val="22"/>
                <w:szCs w:val="22"/>
              </w:rPr>
            </w:pPr>
            <w:r w:rsidRPr="31714CD1">
              <w:rPr>
                <w:rFonts w:ascii="Calibri" w:hAnsi="Calibri" w:cs="Calibri"/>
                <w:sz w:val="22"/>
                <w:szCs w:val="22"/>
              </w:rPr>
              <w:t>Description</w:t>
            </w:r>
          </w:p>
        </w:tc>
      </w:tr>
      <w:tr w:rsidR="547EDEB1" w14:paraId="39BD9B96" w14:textId="77777777" w:rsidTr="5AD8E5F2">
        <w:trPr>
          <w:trHeight w:val="300"/>
        </w:trPr>
        <w:tc>
          <w:tcPr>
            <w:tcW w:w="2628" w:type="dxa"/>
            <w:tcBorders>
              <w:top w:val="single" w:sz="4" w:space="0" w:color="auto"/>
              <w:left w:val="single" w:sz="4" w:space="0" w:color="auto"/>
              <w:bottom w:val="single" w:sz="4" w:space="0" w:color="auto"/>
              <w:right w:val="single" w:sz="4" w:space="0" w:color="auto"/>
            </w:tcBorders>
          </w:tcPr>
          <w:p w14:paraId="5D8ADB69" w14:textId="4EC7D98A" w:rsidR="39C1973A" w:rsidRPr="007D7F48" w:rsidRDefault="39C1973A" w:rsidP="547EDEB1">
            <w:pPr>
              <w:pStyle w:val="TableText10"/>
              <w:rPr>
                <w:szCs w:val="20"/>
              </w:rPr>
            </w:pPr>
            <w:r w:rsidRPr="005A49B8">
              <w:rPr>
                <w:rFonts w:ascii="Calibri" w:eastAsiaTheme="minorEastAsia" w:hAnsi="Calibri" w:cs="Calibri"/>
                <w:szCs w:val="20"/>
                <w:lang w:val="en-GB"/>
              </w:rPr>
              <w:t>ruleId</w:t>
            </w:r>
          </w:p>
        </w:tc>
        <w:tc>
          <w:tcPr>
            <w:tcW w:w="1710" w:type="dxa"/>
            <w:tcBorders>
              <w:top w:val="single" w:sz="4" w:space="0" w:color="auto"/>
              <w:left w:val="single" w:sz="4" w:space="0" w:color="auto"/>
              <w:bottom w:val="single" w:sz="4" w:space="0" w:color="auto"/>
              <w:right w:val="single" w:sz="4" w:space="0" w:color="auto"/>
            </w:tcBorders>
          </w:tcPr>
          <w:p w14:paraId="3F61FD12" w14:textId="5125818D" w:rsidR="39C1973A" w:rsidRPr="005A49B8" w:rsidRDefault="39C1973A" w:rsidP="31714CD1">
            <w:pPr>
              <w:pStyle w:val="TableText10"/>
              <w:rPr>
                <w:rFonts w:ascii="Calibri" w:eastAsiaTheme="minorEastAsia" w:hAnsi="Calibri" w:cs="Calibri"/>
                <w:szCs w:val="20"/>
                <w:lang w:val="en-GB"/>
              </w:rPr>
            </w:pPr>
            <w:r w:rsidRPr="005A49B8">
              <w:rPr>
                <w:rFonts w:ascii="Calibri" w:eastAsiaTheme="minorEastAsia" w:hAnsi="Calibri" w:cs="Calibri"/>
                <w:szCs w:val="20"/>
                <w:lang w:val="en-GB"/>
              </w:rPr>
              <w:t>String</w:t>
            </w:r>
          </w:p>
        </w:tc>
        <w:tc>
          <w:tcPr>
            <w:tcW w:w="1620" w:type="dxa"/>
            <w:tcBorders>
              <w:top w:val="single" w:sz="4" w:space="0" w:color="auto"/>
              <w:left w:val="single" w:sz="4" w:space="0" w:color="auto"/>
              <w:bottom w:val="single" w:sz="4" w:space="0" w:color="auto"/>
              <w:right w:val="single" w:sz="4" w:space="0" w:color="auto"/>
            </w:tcBorders>
          </w:tcPr>
          <w:p w14:paraId="6C4DDDEE" w14:textId="77777777" w:rsidR="547EDEB1" w:rsidRPr="005A49B8" w:rsidRDefault="547EDEB1" w:rsidP="31714CD1">
            <w:pPr>
              <w:pStyle w:val="TableText10"/>
              <w:rPr>
                <w:rFonts w:ascii="Calibri" w:eastAsiaTheme="minorEastAsia" w:hAnsi="Calibri" w:cs="Calibri"/>
                <w:szCs w:val="20"/>
                <w:lang w:val="en-GB"/>
              </w:rPr>
            </w:pPr>
            <w:r w:rsidRPr="005A49B8">
              <w:rPr>
                <w:rFonts w:ascii="Calibri" w:eastAsiaTheme="minorEastAsia" w:hAnsi="Calibri" w:cs="Calibri"/>
                <w:szCs w:val="20"/>
                <w:lang w:val="en-GB"/>
              </w:rPr>
              <w:t>Yes</w:t>
            </w:r>
          </w:p>
        </w:tc>
        <w:tc>
          <w:tcPr>
            <w:tcW w:w="3690" w:type="dxa"/>
            <w:tcBorders>
              <w:top w:val="single" w:sz="4" w:space="0" w:color="auto"/>
              <w:left w:val="single" w:sz="4" w:space="0" w:color="auto"/>
              <w:bottom w:val="single" w:sz="4" w:space="0" w:color="auto"/>
              <w:right w:val="single" w:sz="4" w:space="0" w:color="auto"/>
            </w:tcBorders>
          </w:tcPr>
          <w:p w14:paraId="54D3214C" w14:textId="77777777" w:rsidR="79B95996" w:rsidRDefault="25D889C4" w:rsidP="5AD8E5F2">
            <w:pPr>
              <w:pStyle w:val="TableText10"/>
              <w:rPr>
                <w:rFonts w:ascii="Calibri" w:eastAsiaTheme="minorEastAsia" w:hAnsi="Calibri" w:cs="Calibri"/>
                <w:lang w:val="en-GB"/>
              </w:rPr>
            </w:pPr>
            <w:r w:rsidRPr="5AD8E5F2">
              <w:rPr>
                <w:rFonts w:ascii="Calibri" w:eastAsiaTheme="minorEastAsia" w:hAnsi="Calibri" w:cs="Calibri"/>
                <w:lang w:val="en-GB"/>
              </w:rPr>
              <w:t>Rule Id</w:t>
            </w:r>
          </w:p>
          <w:p w14:paraId="06101F7A" w14:textId="4A308D5B" w:rsidR="00A85A19" w:rsidRPr="007D7F48" w:rsidRDefault="00A85A19" w:rsidP="5AD8E5F2">
            <w:pPr>
              <w:pStyle w:val="TableText10"/>
              <w:rPr>
                <w:rFonts w:ascii="Calibri" w:eastAsiaTheme="minorEastAsia" w:hAnsi="Calibri" w:cs="Calibri"/>
                <w:lang w:val="en-GB"/>
              </w:rPr>
            </w:pPr>
            <w:r>
              <w:rPr>
                <w:rFonts w:ascii="Calibri" w:eastAsiaTheme="minorEastAsia" w:hAnsi="Calibri" w:cs="Calibri"/>
                <w:lang w:val="en-GB"/>
              </w:rPr>
              <w:t>Circumstance Code from RT_ECHC</w:t>
            </w:r>
          </w:p>
        </w:tc>
      </w:tr>
      <w:tr w:rsidR="547EDEB1" w14:paraId="6A636442" w14:textId="77777777" w:rsidTr="5AD8E5F2">
        <w:trPr>
          <w:trHeight w:val="300"/>
        </w:trPr>
        <w:tc>
          <w:tcPr>
            <w:tcW w:w="2628" w:type="dxa"/>
            <w:tcBorders>
              <w:top w:val="single" w:sz="4" w:space="0" w:color="auto"/>
              <w:left w:val="single" w:sz="4" w:space="0" w:color="auto"/>
              <w:bottom w:val="single" w:sz="4" w:space="0" w:color="auto"/>
              <w:right w:val="single" w:sz="4" w:space="0" w:color="auto"/>
            </w:tcBorders>
          </w:tcPr>
          <w:p w14:paraId="12507CF0" w14:textId="6EFC0796" w:rsidR="069AF3C9" w:rsidRPr="005A49B8" w:rsidRDefault="069AF3C9" w:rsidP="31714CD1">
            <w:pPr>
              <w:pStyle w:val="TableText10"/>
              <w:rPr>
                <w:rFonts w:asciiTheme="majorHAnsi" w:eastAsiaTheme="majorEastAsia" w:hAnsiTheme="majorHAnsi" w:cstheme="majorBidi"/>
                <w:color w:val="000000" w:themeColor="text1"/>
                <w:szCs w:val="20"/>
                <w:lang w:val="en-GB"/>
              </w:rPr>
            </w:pPr>
            <w:r w:rsidRPr="005A49B8">
              <w:rPr>
                <w:rFonts w:asciiTheme="majorHAnsi" w:eastAsiaTheme="majorEastAsia" w:hAnsiTheme="majorHAnsi" w:cstheme="majorBidi"/>
                <w:color w:val="000000" w:themeColor="text1"/>
                <w:szCs w:val="20"/>
                <w:lang w:val="en-GB"/>
              </w:rPr>
              <w:t>r</w:t>
            </w:r>
            <w:r w:rsidR="79B95996" w:rsidRPr="005A49B8">
              <w:rPr>
                <w:rFonts w:asciiTheme="majorHAnsi" w:eastAsiaTheme="majorEastAsia" w:hAnsiTheme="majorHAnsi" w:cstheme="majorBidi"/>
                <w:color w:val="000000" w:themeColor="text1"/>
                <w:szCs w:val="20"/>
                <w:lang w:val="en-GB"/>
              </w:rPr>
              <w:t>uleName</w:t>
            </w:r>
          </w:p>
        </w:tc>
        <w:tc>
          <w:tcPr>
            <w:tcW w:w="1710" w:type="dxa"/>
            <w:tcBorders>
              <w:top w:val="single" w:sz="4" w:space="0" w:color="auto"/>
              <w:left w:val="single" w:sz="4" w:space="0" w:color="auto"/>
              <w:bottom w:val="single" w:sz="4" w:space="0" w:color="auto"/>
              <w:right w:val="single" w:sz="4" w:space="0" w:color="auto"/>
            </w:tcBorders>
          </w:tcPr>
          <w:p w14:paraId="3CE9D2A9" w14:textId="3B98D707" w:rsidR="547EDEB1" w:rsidRPr="005A49B8" w:rsidRDefault="547EDEB1" w:rsidP="31714CD1">
            <w:pPr>
              <w:pStyle w:val="TableText10"/>
              <w:rPr>
                <w:rFonts w:asciiTheme="majorHAnsi" w:eastAsiaTheme="majorEastAsia" w:hAnsiTheme="majorHAnsi" w:cstheme="majorBidi"/>
                <w:color w:val="000000" w:themeColor="text1"/>
                <w:szCs w:val="20"/>
              </w:rPr>
            </w:pPr>
            <w:r w:rsidRPr="005A49B8">
              <w:rPr>
                <w:rFonts w:asciiTheme="majorHAnsi" w:eastAsiaTheme="majorEastAsia" w:hAnsiTheme="majorHAnsi" w:cstheme="majorBidi"/>
                <w:color w:val="000000" w:themeColor="text1"/>
                <w:szCs w:val="20"/>
                <w:lang w:val="en-GB"/>
              </w:rPr>
              <w:t>String</w:t>
            </w:r>
          </w:p>
        </w:tc>
        <w:tc>
          <w:tcPr>
            <w:tcW w:w="1620" w:type="dxa"/>
            <w:tcBorders>
              <w:top w:val="single" w:sz="4" w:space="0" w:color="auto"/>
              <w:left w:val="single" w:sz="4" w:space="0" w:color="auto"/>
              <w:bottom w:val="single" w:sz="4" w:space="0" w:color="auto"/>
              <w:right w:val="single" w:sz="4" w:space="0" w:color="auto"/>
            </w:tcBorders>
          </w:tcPr>
          <w:p w14:paraId="21064DF3" w14:textId="10BAC9F1" w:rsidR="547EDEB1" w:rsidRPr="005A49B8" w:rsidRDefault="547EDEB1" w:rsidP="31714CD1">
            <w:pPr>
              <w:pStyle w:val="TableText10"/>
              <w:rPr>
                <w:rFonts w:asciiTheme="majorHAnsi" w:eastAsiaTheme="majorEastAsia" w:hAnsiTheme="majorHAnsi" w:cstheme="majorBidi"/>
                <w:color w:val="000000" w:themeColor="text1"/>
                <w:szCs w:val="20"/>
              </w:rPr>
            </w:pPr>
            <w:r w:rsidRPr="005A49B8">
              <w:rPr>
                <w:rFonts w:asciiTheme="majorHAnsi" w:eastAsiaTheme="majorEastAsia" w:hAnsiTheme="majorHAnsi" w:cstheme="majorBidi"/>
                <w:color w:val="000000" w:themeColor="text1"/>
                <w:szCs w:val="20"/>
                <w:lang w:val="en-GB"/>
              </w:rPr>
              <w:t>Yes</w:t>
            </w:r>
          </w:p>
        </w:tc>
        <w:tc>
          <w:tcPr>
            <w:tcW w:w="3690" w:type="dxa"/>
            <w:tcBorders>
              <w:top w:val="single" w:sz="4" w:space="0" w:color="auto"/>
              <w:left w:val="single" w:sz="4" w:space="0" w:color="auto"/>
              <w:bottom w:val="single" w:sz="4" w:space="0" w:color="auto"/>
              <w:right w:val="single" w:sz="4" w:space="0" w:color="auto"/>
            </w:tcBorders>
          </w:tcPr>
          <w:p w14:paraId="22C3C23C" w14:textId="17266B76" w:rsidR="508D645F" w:rsidRPr="007D7F48" w:rsidRDefault="508D645F" w:rsidP="547EDEB1">
            <w:pPr>
              <w:pStyle w:val="TableText10"/>
              <w:rPr>
                <w:szCs w:val="20"/>
              </w:rPr>
            </w:pPr>
            <w:r w:rsidRPr="005A49B8">
              <w:rPr>
                <w:rFonts w:asciiTheme="majorHAnsi" w:eastAsiaTheme="majorEastAsia" w:hAnsiTheme="majorHAnsi" w:cstheme="majorBidi"/>
                <w:szCs w:val="20"/>
                <w:lang w:val="en-GB"/>
              </w:rPr>
              <w:t>Name of the rule</w:t>
            </w:r>
          </w:p>
        </w:tc>
      </w:tr>
      <w:tr w:rsidR="547EDEB1" w14:paraId="24BC72A4" w14:textId="77777777" w:rsidTr="5AD8E5F2">
        <w:trPr>
          <w:trHeight w:val="300"/>
        </w:trPr>
        <w:tc>
          <w:tcPr>
            <w:tcW w:w="2628" w:type="dxa"/>
            <w:tcBorders>
              <w:top w:val="single" w:sz="4" w:space="0" w:color="auto"/>
              <w:left w:val="single" w:sz="4" w:space="0" w:color="auto"/>
              <w:bottom w:val="single" w:sz="4" w:space="0" w:color="auto"/>
              <w:right w:val="single" w:sz="4" w:space="0" w:color="auto"/>
            </w:tcBorders>
          </w:tcPr>
          <w:p w14:paraId="1C45B524" w14:textId="70F8DC48" w:rsidR="29785CD5" w:rsidRPr="005A49B8" w:rsidRDefault="29785CD5" w:rsidP="31714CD1">
            <w:pPr>
              <w:pStyle w:val="TableText10"/>
              <w:rPr>
                <w:rFonts w:asciiTheme="majorHAnsi" w:eastAsiaTheme="majorEastAsia" w:hAnsiTheme="majorHAnsi" w:cstheme="majorBidi"/>
                <w:szCs w:val="20"/>
                <w:lang w:val="en-GB"/>
              </w:rPr>
            </w:pPr>
            <w:r w:rsidRPr="005A49B8">
              <w:rPr>
                <w:rFonts w:asciiTheme="majorHAnsi" w:eastAsiaTheme="majorEastAsia" w:hAnsiTheme="majorHAnsi" w:cstheme="majorBidi"/>
                <w:szCs w:val="20"/>
                <w:lang w:val="en-GB"/>
              </w:rPr>
              <w:t>result</w:t>
            </w:r>
          </w:p>
        </w:tc>
        <w:tc>
          <w:tcPr>
            <w:tcW w:w="1710" w:type="dxa"/>
            <w:tcBorders>
              <w:top w:val="single" w:sz="4" w:space="0" w:color="auto"/>
              <w:left w:val="single" w:sz="4" w:space="0" w:color="auto"/>
              <w:bottom w:val="single" w:sz="4" w:space="0" w:color="auto"/>
              <w:right w:val="single" w:sz="4" w:space="0" w:color="auto"/>
            </w:tcBorders>
          </w:tcPr>
          <w:p w14:paraId="795B5DFA" w14:textId="4CE04DF7" w:rsidR="547EDEB1" w:rsidRPr="005A49B8" w:rsidRDefault="547EDEB1" w:rsidP="31714CD1">
            <w:pPr>
              <w:pStyle w:val="TableText10"/>
              <w:rPr>
                <w:rFonts w:asciiTheme="majorHAnsi" w:eastAsiaTheme="majorEastAsia" w:hAnsiTheme="majorHAnsi" w:cstheme="majorBidi"/>
                <w:color w:val="000000" w:themeColor="text1"/>
                <w:szCs w:val="20"/>
                <w:lang w:val="en-GB"/>
              </w:rPr>
            </w:pPr>
            <w:r w:rsidRPr="005A49B8">
              <w:rPr>
                <w:rFonts w:asciiTheme="majorHAnsi" w:eastAsiaTheme="majorEastAsia" w:hAnsiTheme="majorHAnsi" w:cstheme="majorBidi"/>
                <w:color w:val="000000" w:themeColor="text1"/>
                <w:szCs w:val="20"/>
                <w:lang w:val="en-GB"/>
              </w:rPr>
              <w:t>String</w:t>
            </w:r>
          </w:p>
        </w:tc>
        <w:tc>
          <w:tcPr>
            <w:tcW w:w="1620" w:type="dxa"/>
            <w:tcBorders>
              <w:top w:val="single" w:sz="4" w:space="0" w:color="auto"/>
              <w:left w:val="single" w:sz="4" w:space="0" w:color="auto"/>
              <w:bottom w:val="single" w:sz="4" w:space="0" w:color="auto"/>
              <w:right w:val="single" w:sz="4" w:space="0" w:color="auto"/>
            </w:tcBorders>
          </w:tcPr>
          <w:p w14:paraId="44D0B492" w14:textId="3AA0ADD7" w:rsidR="39880D9C" w:rsidRPr="007D7F48" w:rsidRDefault="39880D9C" w:rsidP="547EDEB1">
            <w:pPr>
              <w:pStyle w:val="TableText10"/>
              <w:rPr>
                <w:szCs w:val="20"/>
              </w:rPr>
            </w:pPr>
            <w:r w:rsidRPr="005A49B8">
              <w:rPr>
                <w:rFonts w:asciiTheme="majorHAnsi" w:eastAsiaTheme="majorEastAsia" w:hAnsiTheme="majorHAnsi" w:cstheme="majorBidi"/>
                <w:color w:val="000000" w:themeColor="text1"/>
                <w:szCs w:val="20"/>
                <w:lang w:val="en-GB"/>
              </w:rPr>
              <w:t>Yes</w:t>
            </w:r>
          </w:p>
        </w:tc>
        <w:tc>
          <w:tcPr>
            <w:tcW w:w="3690" w:type="dxa"/>
            <w:tcBorders>
              <w:top w:val="single" w:sz="4" w:space="0" w:color="auto"/>
              <w:left w:val="single" w:sz="4" w:space="0" w:color="auto"/>
              <w:bottom w:val="single" w:sz="4" w:space="0" w:color="auto"/>
              <w:right w:val="single" w:sz="4" w:space="0" w:color="auto"/>
            </w:tcBorders>
          </w:tcPr>
          <w:p w14:paraId="5FA0D2F0" w14:textId="6CA54053" w:rsidR="39880D9C" w:rsidRPr="005A49B8" w:rsidRDefault="4D78159C" w:rsidP="5AD8E5F2">
            <w:pPr>
              <w:pStyle w:val="TableText10"/>
              <w:rPr>
                <w:rFonts w:asciiTheme="majorHAnsi" w:eastAsiaTheme="majorEastAsia" w:hAnsiTheme="majorHAnsi" w:cstheme="majorBidi"/>
                <w:lang w:val="en-GB"/>
              </w:rPr>
            </w:pPr>
            <w:r w:rsidRPr="5AD8E5F2">
              <w:rPr>
                <w:rFonts w:asciiTheme="majorHAnsi" w:eastAsiaTheme="majorEastAsia" w:hAnsiTheme="majorHAnsi" w:cstheme="majorBidi"/>
                <w:lang w:val="en-GB"/>
              </w:rPr>
              <w:t xml:space="preserve">Execution results </w:t>
            </w:r>
            <w:r w:rsidR="0722675B" w:rsidRPr="5AD8E5F2">
              <w:rPr>
                <w:rFonts w:ascii="Calibri" w:eastAsiaTheme="minorEastAsia" w:hAnsi="Calibri" w:cs="Calibri"/>
                <w:color w:val="000000" w:themeColor="text1"/>
              </w:rPr>
              <w:t>(Pass, Fail</w:t>
            </w:r>
            <w:r w:rsidR="0722675B" w:rsidRPr="5AD8E5F2">
              <w:rPr>
                <w:rFonts w:ascii="Calibri" w:eastAsiaTheme="minorEastAsia" w:hAnsi="Calibri" w:cs="Calibri"/>
                <w:strike/>
                <w:color w:val="000000" w:themeColor="text1"/>
              </w:rPr>
              <w:t>, Not Applicable, Not evaluated</w:t>
            </w:r>
            <w:r w:rsidR="0722675B" w:rsidRPr="5AD8E5F2">
              <w:rPr>
                <w:rFonts w:ascii="Calibri" w:eastAsiaTheme="minorEastAsia" w:hAnsi="Calibri" w:cs="Calibri"/>
                <w:color w:val="000000" w:themeColor="text1"/>
              </w:rPr>
              <w:t xml:space="preserve">). This information is used to display in VaCMS Eligibility Summary. </w:t>
            </w:r>
            <w:r w:rsidR="0722675B" w:rsidRPr="5AD8E5F2">
              <w:rPr>
                <w:rFonts w:ascii="Calibri" w:eastAsiaTheme="minorEastAsia" w:hAnsi="Calibri" w:cs="Calibri"/>
                <w:i/>
                <w:iCs/>
                <w:color w:val="000000" w:themeColor="text1"/>
              </w:rPr>
              <w:t xml:space="preserve"> </w:t>
            </w:r>
          </w:p>
        </w:tc>
      </w:tr>
      <w:tr w:rsidR="31714CD1" w14:paraId="1BA6AA4E" w14:textId="77777777" w:rsidTr="5AD8E5F2">
        <w:trPr>
          <w:trHeight w:val="300"/>
        </w:trPr>
        <w:tc>
          <w:tcPr>
            <w:tcW w:w="2628" w:type="dxa"/>
            <w:tcBorders>
              <w:top w:val="single" w:sz="4" w:space="0" w:color="auto"/>
              <w:left w:val="single" w:sz="4" w:space="0" w:color="auto"/>
              <w:bottom w:val="single" w:sz="4" w:space="0" w:color="auto"/>
              <w:right w:val="single" w:sz="4" w:space="0" w:color="auto"/>
            </w:tcBorders>
          </w:tcPr>
          <w:p w14:paraId="4C96D8E6" w14:textId="593E743C" w:rsidR="31714CD1" w:rsidRPr="005424B9" w:rsidRDefault="5625A1C8" w:rsidP="000938C4">
            <w:pPr>
              <w:spacing w:before="240" w:after="120" w:line="240" w:lineRule="atLeast"/>
              <w:rPr>
                <w:rFonts w:ascii="Calibri" w:eastAsia="Calibri" w:hAnsi="Calibri" w:cs="Calibri"/>
                <w:sz w:val="20"/>
                <w:szCs w:val="20"/>
              </w:rPr>
            </w:pPr>
            <w:r w:rsidRPr="5AD8E5F2">
              <w:rPr>
                <w:rFonts w:ascii="Calibri" w:eastAsia="Calibri" w:hAnsi="Calibri" w:cs="Calibri"/>
                <w:sz w:val="20"/>
                <w:szCs w:val="20"/>
                <w:lang w:val="en-GB"/>
              </w:rPr>
              <w:t>a</w:t>
            </w:r>
            <w:r w:rsidR="159BBA0D" w:rsidRPr="5AD8E5F2">
              <w:rPr>
                <w:rFonts w:ascii="Calibri" w:eastAsia="Calibri" w:hAnsi="Calibri" w:cs="Calibri"/>
                <w:sz w:val="20"/>
                <w:szCs w:val="20"/>
                <w:lang w:val="en-GB"/>
              </w:rPr>
              <w:t>ctivityType</w:t>
            </w:r>
          </w:p>
        </w:tc>
        <w:tc>
          <w:tcPr>
            <w:tcW w:w="1710" w:type="dxa"/>
            <w:tcBorders>
              <w:top w:val="single" w:sz="4" w:space="0" w:color="auto"/>
              <w:left w:val="single" w:sz="4" w:space="0" w:color="auto"/>
              <w:bottom w:val="single" w:sz="4" w:space="0" w:color="auto"/>
              <w:right w:val="single" w:sz="4" w:space="0" w:color="auto"/>
            </w:tcBorders>
          </w:tcPr>
          <w:p w14:paraId="4650278F" w14:textId="39AE4259" w:rsidR="31714CD1" w:rsidRPr="005424B9" w:rsidRDefault="31714CD1" w:rsidP="000938C4">
            <w:pPr>
              <w:spacing w:before="240" w:after="120" w:line="240" w:lineRule="atLeast"/>
              <w:rPr>
                <w:rFonts w:ascii="Calibri" w:eastAsia="Calibri" w:hAnsi="Calibri" w:cs="Calibri"/>
                <w:sz w:val="20"/>
                <w:szCs w:val="20"/>
              </w:rPr>
            </w:pPr>
            <w:r w:rsidRPr="005424B9">
              <w:rPr>
                <w:rFonts w:ascii="Calibri" w:eastAsia="Calibri" w:hAnsi="Calibri" w:cs="Calibri"/>
                <w:sz w:val="20"/>
                <w:szCs w:val="20"/>
                <w:lang w:val="en-GB"/>
              </w:rPr>
              <w:t>String</w:t>
            </w:r>
          </w:p>
        </w:tc>
        <w:tc>
          <w:tcPr>
            <w:tcW w:w="1620" w:type="dxa"/>
            <w:tcBorders>
              <w:top w:val="single" w:sz="4" w:space="0" w:color="auto"/>
              <w:left w:val="single" w:sz="4" w:space="0" w:color="auto"/>
              <w:bottom w:val="single" w:sz="4" w:space="0" w:color="auto"/>
              <w:right w:val="single" w:sz="4" w:space="0" w:color="auto"/>
            </w:tcBorders>
          </w:tcPr>
          <w:p w14:paraId="0F53FC5D" w14:textId="4ECA7234" w:rsidR="31714CD1" w:rsidRPr="005424B9" w:rsidRDefault="31714CD1" w:rsidP="000938C4">
            <w:pPr>
              <w:spacing w:before="240" w:after="120" w:line="240" w:lineRule="atLeast"/>
              <w:rPr>
                <w:rFonts w:ascii="Calibri" w:eastAsia="Calibri" w:hAnsi="Calibri" w:cs="Calibri"/>
                <w:sz w:val="20"/>
                <w:szCs w:val="20"/>
              </w:rPr>
            </w:pPr>
            <w:r w:rsidRPr="005424B9">
              <w:rPr>
                <w:rFonts w:ascii="Calibri" w:eastAsia="Calibri" w:hAnsi="Calibri" w:cs="Calibri"/>
                <w:sz w:val="20"/>
                <w:szCs w:val="20"/>
                <w:lang w:val="en-GB"/>
              </w:rPr>
              <w:t>Yes</w:t>
            </w:r>
          </w:p>
        </w:tc>
        <w:tc>
          <w:tcPr>
            <w:tcW w:w="3690" w:type="dxa"/>
            <w:tcBorders>
              <w:top w:val="single" w:sz="4" w:space="0" w:color="auto"/>
              <w:left w:val="single" w:sz="4" w:space="0" w:color="auto"/>
              <w:bottom w:val="single" w:sz="4" w:space="0" w:color="auto"/>
              <w:right w:val="single" w:sz="4" w:space="0" w:color="auto"/>
            </w:tcBorders>
          </w:tcPr>
          <w:p w14:paraId="3A101D23" w14:textId="3F299BCC" w:rsidR="31714CD1" w:rsidRPr="005424B9" w:rsidRDefault="31714CD1" w:rsidP="000938C4">
            <w:pPr>
              <w:spacing w:before="240" w:after="120" w:line="240" w:lineRule="atLeast"/>
              <w:rPr>
                <w:rFonts w:ascii="Calibri" w:eastAsia="Calibri" w:hAnsi="Calibri" w:cs="Calibri"/>
                <w:sz w:val="20"/>
                <w:szCs w:val="20"/>
              </w:rPr>
            </w:pPr>
            <w:r w:rsidRPr="005424B9">
              <w:rPr>
                <w:rFonts w:ascii="Calibri" w:eastAsia="Calibri" w:hAnsi="Calibri" w:cs="Calibri"/>
                <w:sz w:val="20"/>
                <w:szCs w:val="20"/>
                <w:lang w:val="en-GB"/>
              </w:rPr>
              <w:t>RT_ACTIVITY</w:t>
            </w:r>
          </w:p>
        </w:tc>
      </w:tr>
    </w:tbl>
    <w:p w14:paraId="7235A6E7" w14:textId="47409846" w:rsidR="7139F42A" w:rsidRPr="005A49B8" w:rsidRDefault="7139F42A" w:rsidP="7139F42A">
      <w:pPr>
        <w:pStyle w:val="paragraph"/>
        <w:spacing w:before="0" w:beforeAutospacing="0" w:after="0" w:afterAutospacing="0"/>
        <w:ind w:right="150"/>
        <w:rPr>
          <w:rStyle w:val="findhit"/>
          <w:rFonts w:ascii="Calibri" w:hAnsi="Calibri" w:cs="Calibri"/>
          <w:sz w:val="22"/>
          <w:szCs w:val="22"/>
        </w:rPr>
      </w:pPr>
    </w:p>
    <w:p w14:paraId="4E0F96D0" w14:textId="65EB2B05" w:rsidR="6F59AAAB" w:rsidRPr="005424B9" w:rsidRDefault="6F59AAAB" w:rsidP="005A49B8">
      <w:pPr>
        <w:spacing w:before="120"/>
        <w:ind w:right="162"/>
        <w:rPr>
          <w:rFonts w:ascii="Calibri" w:eastAsia="Calibri" w:hAnsi="Calibri" w:cs="Calibri"/>
          <w:sz w:val="20"/>
          <w:szCs w:val="20"/>
        </w:rPr>
      </w:pPr>
      <w:r w:rsidRPr="005424B9">
        <w:rPr>
          <w:rFonts w:ascii="Calibri" w:eastAsia="Calibri" w:hAnsi="Calibri" w:cs="Calibri"/>
          <w:sz w:val="20"/>
          <w:szCs w:val="20"/>
          <w:lang w:val="en-GB"/>
        </w:rPr>
        <w:t>VeteranDi</w:t>
      </w:r>
      <w:r w:rsidR="00DB680E" w:rsidRPr="005424B9">
        <w:rPr>
          <w:rFonts w:ascii="Calibri" w:eastAsia="Calibri" w:hAnsi="Calibri" w:cs="Calibri"/>
          <w:sz w:val="20"/>
          <w:szCs w:val="20"/>
          <w:lang w:val="en-GB"/>
        </w:rPr>
        <w:t>s</w:t>
      </w:r>
      <w:r w:rsidRPr="005424B9">
        <w:rPr>
          <w:rFonts w:ascii="Calibri" w:eastAsia="Calibri" w:hAnsi="Calibri" w:cs="Calibri"/>
          <w:sz w:val="20"/>
          <w:szCs w:val="20"/>
          <w:lang w:val="en-GB"/>
        </w:rPr>
        <w:t>abilityCircumstanceDTO:</w:t>
      </w:r>
    </w:p>
    <w:tbl>
      <w:tblPr>
        <w:tblStyle w:val="DEDTable"/>
        <w:tblW w:w="0" w:type="auto"/>
        <w:tblLook w:val="05A0" w:firstRow="1" w:lastRow="0" w:firstColumn="1" w:lastColumn="1" w:noHBand="0" w:noVBand="1"/>
      </w:tblPr>
      <w:tblGrid>
        <w:gridCol w:w="3684"/>
        <w:gridCol w:w="1089"/>
        <w:gridCol w:w="1048"/>
        <w:gridCol w:w="3529"/>
      </w:tblGrid>
      <w:tr w:rsidR="7139F42A" w:rsidRPr="005424B9" w14:paraId="23AF1C32" w14:textId="77777777" w:rsidTr="5AD8E5F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684" w:type="dxa"/>
          </w:tcPr>
          <w:p w14:paraId="325AEF97" w14:textId="3E1B14B6" w:rsidR="7139F42A" w:rsidRPr="005424B9" w:rsidRDefault="7139F42A" w:rsidP="005A49B8">
            <w:pPr>
              <w:pStyle w:val="TableText10HeaderCenter"/>
              <w:rPr>
                <w:rFonts w:asciiTheme="majorHAnsi" w:eastAsia="Calibri" w:hAnsiTheme="majorHAnsi" w:cstheme="majorHAnsi"/>
                <w:b/>
                <w:sz w:val="22"/>
                <w:szCs w:val="22"/>
              </w:rPr>
            </w:pPr>
            <w:r w:rsidRPr="005424B9">
              <w:rPr>
                <w:rFonts w:asciiTheme="majorHAnsi" w:eastAsia="Calibri" w:hAnsiTheme="majorHAnsi" w:cstheme="majorHAnsi"/>
                <w:b/>
                <w:sz w:val="22"/>
                <w:szCs w:val="22"/>
                <w:lang w:val="en-GB"/>
              </w:rPr>
              <w:t>Field</w:t>
            </w:r>
          </w:p>
        </w:tc>
        <w:tc>
          <w:tcPr>
            <w:tcW w:w="1089" w:type="dxa"/>
          </w:tcPr>
          <w:p w14:paraId="0237378D" w14:textId="7FBDD980" w:rsidR="7139F42A" w:rsidRPr="005424B9" w:rsidRDefault="7139F42A" w:rsidP="005A49B8">
            <w:pPr>
              <w:pStyle w:val="TableText10Header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
                <w:sz w:val="22"/>
                <w:szCs w:val="22"/>
              </w:rPr>
            </w:pPr>
            <w:r w:rsidRPr="005424B9">
              <w:rPr>
                <w:rFonts w:asciiTheme="majorHAnsi" w:eastAsia="Calibri" w:hAnsiTheme="majorHAnsi" w:cstheme="majorHAnsi"/>
                <w:b/>
                <w:sz w:val="22"/>
                <w:szCs w:val="22"/>
                <w:lang w:val="en-GB"/>
              </w:rPr>
              <w:t>Type</w:t>
            </w:r>
          </w:p>
        </w:tc>
        <w:tc>
          <w:tcPr>
            <w:tcW w:w="1048" w:type="dxa"/>
          </w:tcPr>
          <w:p w14:paraId="1A983617" w14:textId="254F19F0" w:rsidR="7139F42A" w:rsidRPr="005424B9" w:rsidRDefault="7139F42A" w:rsidP="005A49B8">
            <w:pPr>
              <w:pStyle w:val="TableText10Header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
                <w:sz w:val="22"/>
                <w:szCs w:val="22"/>
              </w:rPr>
            </w:pPr>
            <w:r w:rsidRPr="005424B9">
              <w:rPr>
                <w:rFonts w:asciiTheme="majorHAnsi" w:eastAsia="Calibri" w:hAnsiTheme="majorHAnsi" w:cstheme="majorHAnsi"/>
                <w:b/>
                <w:sz w:val="22"/>
                <w:szCs w:val="22"/>
                <w:lang w:val="en-GB"/>
              </w:rPr>
              <w:t>Required</w:t>
            </w:r>
          </w:p>
        </w:tc>
        <w:tc>
          <w:tcPr>
            <w:cnfStyle w:val="000100000000" w:firstRow="0" w:lastRow="0" w:firstColumn="0" w:lastColumn="1" w:oddVBand="0" w:evenVBand="0" w:oddHBand="0" w:evenHBand="0" w:firstRowFirstColumn="0" w:firstRowLastColumn="0" w:lastRowFirstColumn="0" w:lastRowLastColumn="0"/>
            <w:tcW w:w="3529" w:type="dxa"/>
          </w:tcPr>
          <w:p w14:paraId="11F54B48" w14:textId="22CE6F49" w:rsidR="7139F42A" w:rsidRPr="005424B9" w:rsidRDefault="7139F42A" w:rsidP="005A49B8">
            <w:pPr>
              <w:pStyle w:val="TableText10HeaderCenter"/>
              <w:rPr>
                <w:rFonts w:asciiTheme="majorHAnsi" w:eastAsia="Calibri" w:hAnsiTheme="majorHAnsi" w:cstheme="majorHAnsi"/>
                <w:b/>
                <w:sz w:val="22"/>
                <w:szCs w:val="22"/>
              </w:rPr>
            </w:pPr>
            <w:r w:rsidRPr="005424B9">
              <w:rPr>
                <w:rFonts w:asciiTheme="majorHAnsi" w:eastAsia="Calibri" w:hAnsiTheme="majorHAnsi" w:cstheme="majorHAnsi"/>
                <w:b/>
                <w:sz w:val="22"/>
                <w:szCs w:val="22"/>
                <w:lang w:val="en-GB"/>
              </w:rPr>
              <w:t>Description</w:t>
            </w:r>
          </w:p>
        </w:tc>
      </w:tr>
      <w:tr w:rsidR="7139F42A" w:rsidRPr="005424B9" w14:paraId="5B69958A"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744D0C67" w14:textId="3D9E4158" w:rsidR="7139F42A" w:rsidRPr="005424B9" w:rsidRDefault="4F748E6D"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c</w:t>
            </w:r>
            <w:r w:rsidR="3C713B02" w:rsidRPr="005424B9">
              <w:rPr>
                <w:rFonts w:asciiTheme="majorHAnsi" w:eastAsia="Calibri" w:hAnsiTheme="majorHAnsi" w:cstheme="majorHAnsi"/>
                <w:b w:val="0"/>
                <w:szCs w:val="20"/>
                <w:lang w:val="en-GB"/>
              </w:rPr>
              <w:t>ircumstanceCode</w:t>
            </w:r>
          </w:p>
        </w:tc>
        <w:tc>
          <w:tcPr>
            <w:tcW w:w="1089" w:type="dxa"/>
          </w:tcPr>
          <w:p w14:paraId="2800BC85" w14:textId="3D1C93E4"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String</w:t>
            </w:r>
          </w:p>
        </w:tc>
        <w:tc>
          <w:tcPr>
            <w:tcW w:w="1048" w:type="dxa"/>
          </w:tcPr>
          <w:p w14:paraId="79C71C8E" w14:textId="09307CC9" w:rsidR="7139F42A" w:rsidRPr="005424B9" w:rsidRDefault="014AFBB7" w:rsidP="5AD8E5F2">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Bidi"/>
              </w:rPr>
            </w:pPr>
            <w:r w:rsidRPr="5AD8E5F2">
              <w:rPr>
                <w:rFonts w:asciiTheme="majorHAnsi" w:eastAsia="Calibri" w:hAnsiTheme="majorHAnsi" w:cstheme="majorBidi"/>
                <w:lang w:val="en-GB"/>
              </w:rPr>
              <w:t>Yes</w:t>
            </w:r>
          </w:p>
        </w:tc>
        <w:tc>
          <w:tcPr>
            <w:cnfStyle w:val="000100000000" w:firstRow="0" w:lastRow="0" w:firstColumn="0" w:lastColumn="1" w:oddVBand="0" w:evenVBand="0" w:oddHBand="0" w:evenHBand="0" w:firstRowFirstColumn="0" w:firstRowLastColumn="0" w:lastRowFirstColumn="0" w:lastRowLastColumn="0"/>
            <w:tcW w:w="3529" w:type="dxa"/>
          </w:tcPr>
          <w:p w14:paraId="4409CAD6" w14:textId="1DA3F579" w:rsidR="005B5A8B" w:rsidRPr="005424B9" w:rsidRDefault="30F6E8DD" w:rsidP="5AD8E5F2">
            <w:pPr>
              <w:textAlignment w:val="baseline"/>
              <w:rPr>
                <w:rFonts w:asciiTheme="majorHAnsi" w:hAnsiTheme="majorHAnsi" w:cstheme="majorBidi"/>
                <w:sz w:val="20"/>
                <w:szCs w:val="20"/>
              </w:rPr>
            </w:pPr>
            <w:r w:rsidRPr="5AD8E5F2">
              <w:rPr>
                <w:rFonts w:asciiTheme="majorHAnsi" w:eastAsia="Calibri" w:hAnsiTheme="majorHAnsi" w:cstheme="majorBidi"/>
                <w:b w:val="0"/>
                <w:bCs w:val="0"/>
                <w:sz w:val="20"/>
                <w:szCs w:val="20"/>
                <w:lang w:val="en-GB"/>
              </w:rPr>
              <w:t>Circumstance code from Exemption Hierarchy table</w:t>
            </w:r>
          </w:p>
          <w:p w14:paraId="4B7A00B6" w14:textId="3C600FA1" w:rsidR="7139F42A" w:rsidRPr="005424B9" w:rsidRDefault="7139F42A" w:rsidP="005A49B8">
            <w:pPr>
              <w:pStyle w:val="TableText10"/>
              <w:rPr>
                <w:rFonts w:asciiTheme="majorHAnsi" w:eastAsia="Calibri" w:hAnsiTheme="majorHAnsi" w:cstheme="majorHAnsi"/>
                <w:szCs w:val="20"/>
              </w:rPr>
            </w:pPr>
          </w:p>
          <w:p w14:paraId="5011B9D2" w14:textId="644843E8" w:rsidR="7139F42A" w:rsidRPr="005424B9" w:rsidRDefault="7139F42A"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Reference table: RT_ECHC</w:t>
            </w:r>
          </w:p>
        </w:tc>
      </w:tr>
      <w:tr w:rsidR="7139F42A" w:rsidRPr="005424B9" w14:paraId="3705B8FC"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0965CF90" w14:textId="6CF28A3C"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verificationSource</w:t>
            </w:r>
          </w:p>
        </w:tc>
        <w:tc>
          <w:tcPr>
            <w:tcW w:w="1089" w:type="dxa"/>
          </w:tcPr>
          <w:p w14:paraId="74BAB9A2" w14:textId="2AC1DEDC"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String</w:t>
            </w:r>
          </w:p>
        </w:tc>
        <w:tc>
          <w:tcPr>
            <w:tcW w:w="1048" w:type="dxa"/>
          </w:tcPr>
          <w:p w14:paraId="7B7A5977" w14:textId="5EEBFB07"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0C9644BC" w14:textId="390A9FD2" w:rsidR="00D86F36" w:rsidRPr="005424B9" w:rsidRDefault="00D86F36" w:rsidP="005A49B8">
            <w:pPr>
              <w:pStyle w:val="TableText10"/>
              <w:rPr>
                <w:rFonts w:asciiTheme="majorHAnsi" w:eastAsia="Calibri" w:hAnsiTheme="majorHAnsi" w:cstheme="majorHAnsi"/>
                <w:color w:val="000000"/>
                <w:szCs w:val="20"/>
              </w:rPr>
            </w:pPr>
            <w:r w:rsidRPr="00111217">
              <w:rPr>
                <w:rFonts w:asciiTheme="majorHAnsi" w:hAnsiTheme="majorHAnsi" w:cstheme="majorHAnsi"/>
                <w:b w:val="0"/>
                <w:color w:val="000000"/>
                <w:szCs w:val="20"/>
              </w:rPr>
              <w:t>Any acronym VaCMS uses to specify the official document, database, or proof used to validate client information.</w:t>
            </w:r>
          </w:p>
          <w:p w14:paraId="4A87724C" w14:textId="486FB51E" w:rsidR="7139F42A" w:rsidRPr="005424B9" w:rsidRDefault="7139F42A" w:rsidP="005A49B8">
            <w:pPr>
              <w:pStyle w:val="TableText10"/>
              <w:rPr>
                <w:rFonts w:asciiTheme="majorHAnsi" w:eastAsia="Calibri" w:hAnsiTheme="majorHAnsi" w:cstheme="majorHAnsi"/>
                <w:color w:val="D13438"/>
                <w:szCs w:val="20"/>
              </w:rPr>
            </w:pPr>
            <w:r w:rsidRPr="005424B9">
              <w:rPr>
                <w:rFonts w:asciiTheme="majorHAnsi" w:eastAsia="Calibri" w:hAnsiTheme="majorHAnsi" w:cstheme="majorHAnsi"/>
                <w:b w:val="0"/>
                <w:color w:val="000000" w:themeColor="text1"/>
                <w:szCs w:val="20"/>
                <w:lang w:val="en-GB"/>
              </w:rPr>
              <w:t>Verification source captured in VaCMS</w:t>
            </w:r>
          </w:p>
          <w:p w14:paraId="22C40903" w14:textId="24F094F8" w:rsidR="7139F42A" w:rsidRPr="005424B9" w:rsidRDefault="7139F42A" w:rsidP="005A49B8">
            <w:pPr>
              <w:pStyle w:val="TableText10"/>
              <w:rPr>
                <w:rFonts w:asciiTheme="majorHAnsi" w:eastAsia="Arial" w:hAnsiTheme="majorHAnsi" w:cstheme="majorHAnsi"/>
                <w:szCs w:val="20"/>
              </w:rPr>
            </w:pPr>
            <w:r w:rsidRPr="005424B9">
              <w:rPr>
                <w:rFonts w:asciiTheme="majorHAnsi" w:eastAsia="Calibri" w:hAnsiTheme="majorHAnsi" w:cstheme="majorHAnsi"/>
                <w:b w:val="0"/>
                <w:szCs w:val="20"/>
                <w:lang w:val="en-GB"/>
              </w:rPr>
              <w:t>Reference Table: RT_</w:t>
            </w:r>
            <w:r w:rsidRPr="005424B9">
              <w:rPr>
                <w:rFonts w:asciiTheme="majorHAnsi" w:eastAsia="Arial" w:hAnsiTheme="majorHAnsi" w:cstheme="majorHAnsi"/>
                <w:b w:val="0"/>
                <w:szCs w:val="20"/>
                <w:lang w:val="en-GB"/>
              </w:rPr>
              <w:t xml:space="preserve"> MACEVETERANVERIF</w:t>
            </w:r>
          </w:p>
        </w:tc>
      </w:tr>
      <w:tr w:rsidR="7139F42A" w:rsidRPr="005424B9" w14:paraId="106ACA10"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55E171EC" w14:textId="5E233A9B"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verificationDate</w:t>
            </w:r>
          </w:p>
        </w:tc>
        <w:tc>
          <w:tcPr>
            <w:tcW w:w="1089" w:type="dxa"/>
          </w:tcPr>
          <w:p w14:paraId="5001EA31" w14:textId="2E804AB0"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Date</w:t>
            </w:r>
          </w:p>
        </w:tc>
        <w:tc>
          <w:tcPr>
            <w:tcW w:w="1048" w:type="dxa"/>
          </w:tcPr>
          <w:p w14:paraId="7653D1BD" w14:textId="5ABEBB10"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5C34823D" w14:textId="6C8A8A9C"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Verification date in the format “YYYY-MM-DD”</w:t>
            </w:r>
          </w:p>
        </w:tc>
      </w:tr>
      <w:tr w:rsidR="7139F42A" w:rsidRPr="005424B9" w14:paraId="5B61DBAC"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6D088C8B" w14:textId="262584EE"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effectiveBeginDate</w:t>
            </w:r>
          </w:p>
        </w:tc>
        <w:tc>
          <w:tcPr>
            <w:tcW w:w="1089" w:type="dxa"/>
          </w:tcPr>
          <w:p w14:paraId="2AA1C8DA" w14:textId="679DAEB7"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Date</w:t>
            </w:r>
          </w:p>
        </w:tc>
        <w:tc>
          <w:tcPr>
            <w:tcW w:w="1048" w:type="dxa"/>
          </w:tcPr>
          <w:p w14:paraId="68DDAEA5" w14:textId="1F6B70A5"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10A7DA9C" w14:textId="135FE346" w:rsidR="7139F42A" w:rsidRPr="00AD51A6" w:rsidRDefault="00EA28B9" w:rsidP="005A49B8">
            <w:pPr>
              <w:pStyle w:val="TableText10"/>
              <w:rPr>
                <w:rFonts w:asciiTheme="majorHAnsi" w:eastAsia="Calibri" w:hAnsiTheme="majorHAnsi" w:cstheme="majorHAnsi"/>
                <w:b w:val="0"/>
                <w:bCs w:val="0"/>
                <w:color w:val="000000" w:themeColor="text1"/>
                <w:szCs w:val="20"/>
              </w:rPr>
            </w:pPr>
            <w:r w:rsidRPr="00AD51A6">
              <w:rPr>
                <w:rFonts w:ascii="Calibri" w:hAnsi="Calibri" w:cs="Calibri"/>
                <w:b w:val="0"/>
                <w:bCs w:val="0"/>
                <w:szCs w:val="20"/>
              </w:rPr>
              <w:t>Date on which the circumstance became effective in the source system (VaCMS). Null indicates the record remains active.</w:t>
            </w:r>
          </w:p>
        </w:tc>
      </w:tr>
      <w:tr w:rsidR="7139F42A" w:rsidRPr="005424B9" w14:paraId="43EE221A"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09CB0CD0" w14:textId="769984AA"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effectiveEndDate</w:t>
            </w:r>
          </w:p>
        </w:tc>
        <w:tc>
          <w:tcPr>
            <w:tcW w:w="1089" w:type="dxa"/>
          </w:tcPr>
          <w:p w14:paraId="443BBB79" w14:textId="3939D7FB"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Date</w:t>
            </w:r>
          </w:p>
        </w:tc>
        <w:tc>
          <w:tcPr>
            <w:tcW w:w="1048" w:type="dxa"/>
          </w:tcPr>
          <w:p w14:paraId="1952CBA9" w14:textId="09E25576"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05135E3D" w14:textId="379021F1" w:rsidR="7139F42A" w:rsidRPr="00AD51A6" w:rsidRDefault="00D41356" w:rsidP="005A49B8">
            <w:pPr>
              <w:pStyle w:val="TableText10"/>
              <w:rPr>
                <w:rFonts w:asciiTheme="majorHAnsi" w:eastAsia="Calibri" w:hAnsiTheme="majorHAnsi" w:cstheme="majorHAnsi"/>
                <w:b w:val="0"/>
                <w:bCs w:val="0"/>
                <w:color w:val="000000" w:themeColor="text1"/>
                <w:szCs w:val="20"/>
              </w:rPr>
            </w:pPr>
            <w:r w:rsidRPr="00AD51A6">
              <w:rPr>
                <w:rFonts w:ascii="Calibri" w:hAnsi="Calibri" w:cs="Calibri"/>
                <w:b w:val="0"/>
                <w:bCs w:val="0"/>
                <w:szCs w:val="20"/>
              </w:rPr>
              <w:t>Date on which the circumstance ceased to be effective in the source system (VaCMS). Null indicates the record remains active.</w:t>
            </w:r>
            <w:r w:rsidRPr="00AD51A6">
              <w:rPr>
                <w:rFonts w:ascii="Calibri" w:eastAsia="Aptos Narrow" w:hAnsi="Calibri" w:cs="Calibri"/>
                <w:b w:val="0"/>
                <w:bCs w:val="0"/>
                <w:color w:val="242424"/>
                <w:szCs w:val="20"/>
              </w:rPr>
              <w:t xml:space="preserve"> </w:t>
            </w:r>
          </w:p>
        </w:tc>
      </w:tr>
      <w:tr w:rsidR="7139F42A" w:rsidRPr="005424B9" w14:paraId="7A7F1DC7"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1F8348E0" w14:textId="109F7A22"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veteranWith100percentDisability</w:t>
            </w:r>
          </w:p>
        </w:tc>
        <w:tc>
          <w:tcPr>
            <w:tcW w:w="1089" w:type="dxa"/>
          </w:tcPr>
          <w:p w14:paraId="7D1DD3F7" w14:textId="2DD6B785"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Boolean</w:t>
            </w:r>
          </w:p>
        </w:tc>
        <w:tc>
          <w:tcPr>
            <w:tcW w:w="1048" w:type="dxa"/>
          </w:tcPr>
          <w:p w14:paraId="624D67AB" w14:textId="0D5B73E5"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231D9CC6" w14:textId="779FC5D2"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Is an adult in your household a veteran who has been given a 100% disability rating by the U.S. Department of Veteran’s Administration?</w:t>
            </w:r>
          </w:p>
        </w:tc>
      </w:tr>
      <w:tr w:rsidR="7139F42A" w:rsidRPr="005424B9" w14:paraId="219AD3DF"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19E25F72" w14:textId="52368768"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veteranDisabilitySubtypes</w:t>
            </w:r>
          </w:p>
        </w:tc>
        <w:tc>
          <w:tcPr>
            <w:tcW w:w="1089" w:type="dxa"/>
          </w:tcPr>
          <w:p w14:paraId="55338C8F" w14:textId="0DAD8885"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String</w:t>
            </w:r>
          </w:p>
        </w:tc>
        <w:tc>
          <w:tcPr>
            <w:tcW w:w="1048" w:type="dxa"/>
          </w:tcPr>
          <w:p w14:paraId="5F7B56D7" w14:textId="02790D7C"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Cs w:val="20"/>
              </w:rPr>
            </w:pPr>
            <w:r w:rsidRPr="005424B9">
              <w:rPr>
                <w:rFonts w:asciiTheme="majorHAnsi" w:eastAsia="Calibr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4506AE5D" w14:textId="53ED9A9F" w:rsidR="7139F42A" w:rsidRPr="005424B9" w:rsidRDefault="7139F42A" w:rsidP="005A49B8">
            <w:pPr>
              <w:pStyle w:val="TableText10"/>
              <w:rPr>
                <w:rFonts w:asciiTheme="majorHAnsi" w:eastAsia="Calibri" w:hAnsiTheme="majorHAnsi" w:cstheme="majorHAnsi"/>
                <w:color w:val="000000" w:themeColor="text1"/>
                <w:szCs w:val="20"/>
              </w:rPr>
            </w:pPr>
            <w:r w:rsidRPr="005424B9">
              <w:rPr>
                <w:rFonts w:asciiTheme="majorHAnsi" w:eastAsia="Calibri" w:hAnsiTheme="majorHAnsi" w:cstheme="majorHAnsi"/>
                <w:b w:val="0"/>
                <w:color w:val="000000" w:themeColor="text1"/>
                <w:szCs w:val="20"/>
                <w:lang w:val="en-GB"/>
              </w:rPr>
              <w:t>Select how the U.S. Department of Veteran’s Administration has categorized the disability</w:t>
            </w:r>
          </w:p>
          <w:p w14:paraId="4C0A0030" w14:textId="44E7825A" w:rsidR="7139F42A" w:rsidRPr="005424B9" w:rsidRDefault="7139F42A" w:rsidP="005A49B8">
            <w:pPr>
              <w:pStyle w:val="TableText10"/>
              <w:rPr>
                <w:rFonts w:asciiTheme="majorHAnsi" w:eastAsia="Arial" w:hAnsiTheme="majorHAnsi" w:cstheme="majorHAnsi"/>
                <w:szCs w:val="20"/>
              </w:rPr>
            </w:pPr>
            <w:r w:rsidRPr="005424B9">
              <w:rPr>
                <w:rFonts w:asciiTheme="majorHAnsi" w:eastAsia="Calibri" w:hAnsiTheme="majorHAnsi" w:cstheme="majorHAnsi"/>
                <w:b w:val="0"/>
                <w:color w:val="000000" w:themeColor="text1"/>
                <w:szCs w:val="20"/>
                <w:lang w:val="en-GB"/>
              </w:rPr>
              <w:t>Reference Table: RT_</w:t>
            </w:r>
            <w:r w:rsidRPr="005424B9">
              <w:rPr>
                <w:rFonts w:asciiTheme="majorHAnsi" w:eastAsia="Arial" w:hAnsiTheme="majorHAnsi" w:cstheme="majorHAnsi"/>
                <w:b w:val="0"/>
                <w:szCs w:val="20"/>
                <w:lang w:val="en-GB"/>
              </w:rPr>
              <w:t xml:space="preserve"> MACEVTDC</w:t>
            </w:r>
          </w:p>
        </w:tc>
      </w:tr>
      <w:tr w:rsidR="7139F42A" w:rsidRPr="005424B9" w14:paraId="0BD49832"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349469ED" w14:textId="25ADF665" w:rsidR="7139F42A" w:rsidRPr="005424B9" w:rsidRDefault="7139F42A"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source</w:t>
            </w:r>
          </w:p>
        </w:tc>
        <w:tc>
          <w:tcPr>
            <w:tcW w:w="1089" w:type="dxa"/>
          </w:tcPr>
          <w:p w14:paraId="49481EAA" w14:textId="30EE1859"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String</w:t>
            </w:r>
          </w:p>
        </w:tc>
        <w:tc>
          <w:tcPr>
            <w:tcW w:w="1048" w:type="dxa"/>
          </w:tcPr>
          <w:p w14:paraId="75C441FA" w14:textId="66E3CD78"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Yes</w:t>
            </w:r>
          </w:p>
        </w:tc>
        <w:tc>
          <w:tcPr>
            <w:cnfStyle w:val="000100000000" w:firstRow="0" w:lastRow="0" w:firstColumn="0" w:lastColumn="1" w:oddVBand="0" w:evenVBand="0" w:oddHBand="0" w:evenHBand="0" w:firstRowFirstColumn="0" w:firstRowLastColumn="0" w:lastRowFirstColumn="0" w:lastRowLastColumn="0"/>
            <w:tcW w:w="3529" w:type="dxa"/>
          </w:tcPr>
          <w:p w14:paraId="1B8CBB2E" w14:textId="77777777" w:rsidR="009E4FDE" w:rsidRPr="005424B9" w:rsidRDefault="009E4FDE" w:rsidP="009E4FDE">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 xml:space="preserve">Source System: </w:t>
            </w:r>
            <w:r w:rsidRPr="005424B9">
              <w:rPr>
                <w:rFonts w:asciiTheme="majorHAnsi" w:eastAsia="Calibri" w:hAnsiTheme="majorHAnsi" w:cstheme="majorHAnsi"/>
                <w:b w:val="0"/>
                <w:szCs w:val="20"/>
              </w:rPr>
              <w:t>The system that MWRP received this data from (could be "MWRP" if the data was uploaded to MWRP).</w:t>
            </w:r>
            <w:r w:rsidRPr="005424B9">
              <w:rPr>
                <w:rFonts w:asciiTheme="majorHAnsi" w:eastAsia="Calibri" w:hAnsiTheme="majorHAnsi" w:cstheme="majorHAnsi"/>
                <w:b w:val="0"/>
                <w:szCs w:val="20"/>
                <w:lang w:val="en-GB"/>
              </w:rPr>
              <w:t xml:space="preserve"> </w:t>
            </w:r>
          </w:p>
          <w:p w14:paraId="381CABFD" w14:textId="57EC75BE" w:rsidR="7139F42A" w:rsidRPr="005424B9" w:rsidRDefault="7139F42A"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Eg: VaCMS</w:t>
            </w:r>
          </w:p>
        </w:tc>
      </w:tr>
      <w:tr w:rsidR="7139F42A" w:rsidRPr="005424B9" w14:paraId="1AE889E2"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4BB9FB6F" w14:textId="0E33E8FA" w:rsidR="7139F42A" w:rsidRPr="005424B9" w:rsidRDefault="00350920"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updateSw</w:t>
            </w:r>
          </w:p>
        </w:tc>
        <w:tc>
          <w:tcPr>
            <w:tcW w:w="1089" w:type="dxa"/>
          </w:tcPr>
          <w:p w14:paraId="5264F5D8" w14:textId="77B98AF3"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String</w:t>
            </w:r>
          </w:p>
        </w:tc>
        <w:tc>
          <w:tcPr>
            <w:tcW w:w="1048" w:type="dxa"/>
          </w:tcPr>
          <w:p w14:paraId="494C6C0D" w14:textId="2DE625BC"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48E14389" w14:textId="77777777" w:rsidR="00D04C98" w:rsidRPr="00984662" w:rsidRDefault="00D04C98" w:rsidP="00D04C98">
            <w:pPr>
              <w:pStyle w:val="TableText10"/>
              <w:rPr>
                <w:rFonts w:ascii="Calibri" w:eastAsia="Calibri" w:hAnsi="Calibri" w:cs="Calibri"/>
                <w:b w:val="0"/>
                <w:bCs w:val="0"/>
                <w:color w:val="000000" w:themeColor="text1"/>
              </w:rPr>
            </w:pPr>
            <w:r w:rsidRPr="00984662">
              <w:rPr>
                <w:rFonts w:ascii="Calibri" w:eastAsia="Calibri" w:hAnsi="Calibri" w:cs="Calibri"/>
                <w:b w:val="0"/>
                <w:bCs w:val="0"/>
                <w:color w:val="000000" w:themeColor="text1"/>
              </w:rPr>
              <w:t xml:space="preserve">Indicates whether source-system data was updated within MWRP </w:t>
            </w:r>
          </w:p>
          <w:p w14:paraId="57F53F32" w14:textId="3412912A" w:rsidR="7139F42A" w:rsidRPr="009B121A" w:rsidRDefault="00D04C98" w:rsidP="005A49B8">
            <w:pPr>
              <w:pStyle w:val="TableText10"/>
              <w:rPr>
                <w:rFonts w:asciiTheme="majorHAnsi" w:eastAsia="Calibri" w:hAnsiTheme="majorHAnsi" w:cstheme="majorHAnsi"/>
                <w:b w:val="0"/>
                <w:szCs w:val="20"/>
              </w:rPr>
            </w:pPr>
            <w:r w:rsidRPr="00984662">
              <w:rPr>
                <w:rFonts w:ascii="Calibri" w:eastAsia="Calibri" w:hAnsi="Calibri" w:cs="Calibri"/>
                <w:b w:val="0"/>
                <w:bCs w:val="0"/>
                <w:color w:val="000000" w:themeColor="text1"/>
              </w:rPr>
              <w:t>E.g.: 'Yes'/'No'</w:t>
            </w:r>
          </w:p>
        </w:tc>
      </w:tr>
      <w:tr w:rsidR="00493BF9" w:rsidRPr="005424B9" w14:paraId="6013E063"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7BBD1998" w14:textId="29731CAD" w:rsidR="00493BF9" w:rsidRPr="005424B9" w:rsidRDefault="00493BF9" w:rsidP="00493BF9">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 xml:space="preserve">vaCMSSequenceNum </w:t>
            </w:r>
          </w:p>
        </w:tc>
        <w:tc>
          <w:tcPr>
            <w:tcW w:w="1089" w:type="dxa"/>
          </w:tcPr>
          <w:p w14:paraId="4BB49C5C" w14:textId="575FB260" w:rsidR="00493BF9" w:rsidRPr="005424B9" w:rsidRDefault="00493BF9" w:rsidP="00493BF9">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String</w:t>
            </w:r>
          </w:p>
        </w:tc>
        <w:tc>
          <w:tcPr>
            <w:tcW w:w="1048" w:type="dxa"/>
          </w:tcPr>
          <w:p w14:paraId="26431ECD" w14:textId="1B4411F5" w:rsidR="00493BF9" w:rsidRPr="005424B9" w:rsidRDefault="00493BF9" w:rsidP="00493BF9">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Yes</w:t>
            </w:r>
          </w:p>
        </w:tc>
        <w:tc>
          <w:tcPr>
            <w:cnfStyle w:val="000100000000" w:firstRow="0" w:lastRow="0" w:firstColumn="0" w:lastColumn="1" w:oddVBand="0" w:evenVBand="0" w:oddHBand="0" w:evenHBand="0" w:firstRowFirstColumn="0" w:firstRowLastColumn="0" w:lastRowFirstColumn="0" w:lastRowLastColumn="0"/>
            <w:tcW w:w="3529" w:type="dxa"/>
          </w:tcPr>
          <w:p w14:paraId="573C5681" w14:textId="77417EA8" w:rsidR="00493BF9" w:rsidRPr="002B18AC" w:rsidRDefault="00D04C98" w:rsidP="5AD8E5F2">
            <w:pPr>
              <w:pStyle w:val="TableText10"/>
            </w:pPr>
            <w:r w:rsidRPr="44BE5DE9">
              <w:rPr>
                <w:rFonts w:asciiTheme="majorHAnsi" w:eastAsia="Calibri" w:hAnsiTheme="majorHAnsi" w:cstheme="majorBidi"/>
                <w:b w:val="0"/>
                <w:bCs w:val="0"/>
                <w:lang w:val="en-GB"/>
              </w:rPr>
              <w:t>vaCMSSequenceNum is a unique number for each data set at the household level—for example, education records coming from VaCMS. Retain the sequence number when the data is updated in MWRP by customer/worker.  </w:t>
            </w:r>
          </w:p>
        </w:tc>
      </w:tr>
      <w:tr w:rsidR="7139F42A" w:rsidRPr="005424B9" w14:paraId="5456D890"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684" w:type="dxa"/>
          </w:tcPr>
          <w:p w14:paraId="41343200" w14:textId="1FAFD0ED" w:rsidR="7139F42A" w:rsidRPr="005424B9" w:rsidRDefault="7139F42A"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applicationSource</w:t>
            </w:r>
          </w:p>
        </w:tc>
        <w:tc>
          <w:tcPr>
            <w:tcW w:w="1089" w:type="dxa"/>
          </w:tcPr>
          <w:p w14:paraId="64A6C387" w14:textId="7BC276E6"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String</w:t>
            </w:r>
          </w:p>
        </w:tc>
        <w:tc>
          <w:tcPr>
            <w:tcW w:w="1048" w:type="dxa"/>
          </w:tcPr>
          <w:p w14:paraId="60D08F41" w14:textId="5E6E10D1" w:rsidR="7139F42A" w:rsidRPr="005424B9" w:rsidRDefault="7139F42A" w:rsidP="005A49B8">
            <w:pPr>
              <w:pStyle w:val="TableText1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Cs w:val="20"/>
              </w:rPr>
            </w:pPr>
            <w:r w:rsidRPr="005424B9">
              <w:rPr>
                <w:rFonts w:asciiTheme="majorHAnsi" w:eastAsia="Calibri" w:hAnsiTheme="majorHAnsi" w:cstheme="majorHAnsi"/>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14:paraId="2C3AB8BC" w14:textId="5D753B8B" w:rsidR="7139F42A" w:rsidRPr="005424B9" w:rsidRDefault="7139F42A" w:rsidP="005A49B8">
            <w:pPr>
              <w:pStyle w:val="TableText10"/>
              <w:rPr>
                <w:rFonts w:asciiTheme="majorHAnsi" w:eastAsia="Calibri" w:hAnsiTheme="majorHAnsi" w:cstheme="majorHAnsi"/>
                <w:szCs w:val="20"/>
              </w:rPr>
            </w:pPr>
            <w:r w:rsidRPr="005424B9">
              <w:rPr>
                <w:rFonts w:asciiTheme="majorHAnsi" w:eastAsia="Calibri" w:hAnsiTheme="majorHAnsi" w:cstheme="majorHAnsi"/>
                <w:b w:val="0"/>
                <w:szCs w:val="20"/>
                <w:lang w:val="en-GB"/>
              </w:rPr>
              <w:t>Application Source. Ex: ‘Paper’,’CommonHelp”,’RDE’.</w:t>
            </w:r>
          </w:p>
        </w:tc>
      </w:tr>
    </w:tbl>
    <w:p w14:paraId="27B2C669" w14:textId="4F0AF1D2" w:rsidR="7139F42A" w:rsidRPr="005A49B8" w:rsidRDefault="7139F42A" w:rsidP="7139F42A">
      <w:pPr>
        <w:pStyle w:val="paragraph"/>
        <w:spacing w:before="0" w:beforeAutospacing="0" w:after="0" w:afterAutospacing="0"/>
        <w:ind w:right="150"/>
        <w:rPr>
          <w:rStyle w:val="findhit"/>
          <w:rFonts w:ascii="Calibri" w:hAnsi="Calibri" w:cs="Calibri"/>
          <w:sz w:val="22"/>
          <w:szCs w:val="22"/>
        </w:rPr>
      </w:pPr>
    </w:p>
    <w:p w14:paraId="3F5BC6DA" w14:textId="33AF0FD8" w:rsidR="7139F42A" w:rsidRPr="005A49B8" w:rsidRDefault="7139F42A" w:rsidP="7139F42A">
      <w:pPr>
        <w:pStyle w:val="paragraph"/>
        <w:spacing w:before="0" w:beforeAutospacing="0" w:after="0" w:afterAutospacing="0"/>
        <w:ind w:right="150"/>
        <w:rPr>
          <w:rStyle w:val="findhit"/>
          <w:rFonts w:ascii="Calibri" w:hAnsi="Calibri" w:cs="Calibri"/>
          <w:sz w:val="22"/>
          <w:szCs w:val="22"/>
        </w:rPr>
      </w:pPr>
    </w:p>
    <w:p w14:paraId="093082F9" w14:textId="0768F462" w:rsidR="00DC3856" w:rsidRPr="005A49B8" w:rsidRDefault="00DC3856" w:rsidP="31714CD1">
      <w:pPr>
        <w:pStyle w:val="paragraph"/>
        <w:spacing w:before="0" w:beforeAutospacing="0" w:after="0" w:afterAutospacing="0"/>
        <w:ind w:right="150"/>
        <w:textAlignment w:val="baseline"/>
        <w:rPr>
          <w:rFonts w:ascii="Segoe UI" w:hAnsi="Segoe UI" w:cs="Segoe UI"/>
          <w:sz w:val="22"/>
          <w:szCs w:val="22"/>
        </w:rPr>
      </w:pPr>
      <w:r w:rsidRPr="005A49B8">
        <w:rPr>
          <w:rStyle w:val="findhit"/>
          <w:rFonts w:ascii="Calibri" w:hAnsi="Calibri" w:cs="Calibri"/>
          <w:sz w:val="22"/>
          <w:szCs w:val="22"/>
        </w:rPr>
        <w:t>CircumstanceDTO</w:t>
      </w:r>
      <w:r w:rsidRPr="005A49B8">
        <w:rPr>
          <w:rStyle w:val="normaltextrun"/>
          <w:rFonts w:ascii="Calibri" w:hAnsi="Calibri" w:cs="Calibri"/>
          <w:sz w:val="22"/>
          <w:szCs w:val="22"/>
        </w:rPr>
        <w:t xml:space="preserve">: This includes the circumstances that are not only the current circumstance but also includes any circumstances that may have ended since the last certification date. This is to support </w:t>
      </w:r>
      <w:r w:rsidR="00325115" w:rsidRPr="005A49B8">
        <w:rPr>
          <w:rStyle w:val="normaltextrun"/>
          <w:rFonts w:ascii="Calibri" w:hAnsi="Calibri" w:cs="Calibri"/>
          <w:sz w:val="22"/>
          <w:szCs w:val="22"/>
        </w:rPr>
        <w:t>review</w:t>
      </w:r>
      <w:r w:rsidRPr="005A49B8">
        <w:rPr>
          <w:rStyle w:val="normaltextrun"/>
          <w:rFonts w:ascii="Calibri" w:hAnsi="Calibri" w:cs="Calibri"/>
          <w:sz w:val="22"/>
          <w:szCs w:val="22"/>
        </w:rPr>
        <w:t xml:space="preserve"> evaluation logic at the MWRP layer.</w:t>
      </w:r>
      <w:r w:rsidRPr="005A49B8">
        <w:rPr>
          <w:rStyle w:val="eop"/>
          <w:rFonts w:ascii="Calibri" w:hAnsi="Calibri" w:cs="Calibri"/>
          <w:sz w:val="22"/>
          <w:szCs w:val="22"/>
        </w:rPr>
        <w:t> </w:t>
      </w:r>
    </w:p>
    <w:p w14:paraId="251D4487" w14:textId="77777777" w:rsidR="00DC3856" w:rsidRDefault="00DC3856" w:rsidP="00DC3856">
      <w:pPr>
        <w:pStyle w:val="paragraph"/>
        <w:spacing w:before="0" w:beforeAutospacing="0" w:after="0" w:afterAutospacing="0"/>
        <w:ind w:right="150"/>
        <w:textAlignment w:val="baseline"/>
        <w:rPr>
          <w:rFonts w:ascii="Segoe UI" w:hAnsi="Segoe UI" w:cs="Segoe UI"/>
          <w:sz w:val="18"/>
          <w:szCs w:val="18"/>
        </w:rPr>
      </w:pPr>
      <w:r>
        <w:rPr>
          <w:rStyle w:val="eop"/>
          <w:rFonts w:ascii="Calibri" w:hAnsi="Calibri" w:cs="Calibri"/>
          <w:color w:val="8764B8"/>
          <w:sz w:val="20"/>
          <w:szCs w:val="20"/>
        </w:rPr>
        <w:t> </w:t>
      </w:r>
    </w:p>
    <w:tbl>
      <w:tblPr>
        <w:tblW w:w="9652" w:type="dxa"/>
        <w:tblInd w:w="-12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52"/>
        <w:gridCol w:w="2250"/>
        <w:gridCol w:w="1260"/>
        <w:gridCol w:w="3690"/>
      </w:tblGrid>
      <w:tr w:rsidR="00DC3856" w14:paraId="4BC938EC" w14:textId="77777777" w:rsidTr="5AD8E5F2">
        <w:trPr>
          <w:trHeight w:val="307"/>
        </w:trPr>
        <w:tc>
          <w:tcPr>
            <w:tcW w:w="2452" w:type="dxa"/>
            <w:tcBorders>
              <w:top w:val="single" w:sz="6" w:space="0" w:color="auto"/>
              <w:left w:val="single" w:sz="6" w:space="0" w:color="auto"/>
              <w:bottom w:val="single" w:sz="4" w:space="0" w:color="auto"/>
              <w:right w:val="single" w:sz="6" w:space="0" w:color="auto"/>
            </w:tcBorders>
            <w:shd w:val="clear" w:color="auto" w:fill="000000" w:themeFill="text1"/>
            <w:hideMark/>
          </w:tcPr>
          <w:p w14:paraId="6EDAC01D" w14:textId="77777777" w:rsidR="00DC3856" w:rsidRPr="00884A0E" w:rsidRDefault="00DC3856" w:rsidP="00884A0E">
            <w:pPr>
              <w:pStyle w:val="TableText10HeaderCenter"/>
              <w:rPr>
                <w:rFonts w:ascii="Calibri" w:hAnsi="Calibri" w:cs="Calibri"/>
                <w:sz w:val="22"/>
                <w:szCs w:val="22"/>
              </w:rPr>
            </w:pPr>
            <w:r w:rsidRPr="00304FBC">
              <w:rPr>
                <w:rFonts w:ascii="Calibri" w:hAnsi="Calibri" w:cs="Calibri"/>
                <w:sz w:val="22"/>
                <w:szCs w:val="22"/>
              </w:rPr>
              <w:t>Field </w:t>
            </w:r>
          </w:p>
        </w:tc>
        <w:tc>
          <w:tcPr>
            <w:tcW w:w="2250" w:type="dxa"/>
            <w:tcBorders>
              <w:top w:val="single" w:sz="6" w:space="0" w:color="auto"/>
              <w:left w:val="single" w:sz="6" w:space="0" w:color="auto"/>
              <w:bottom w:val="single" w:sz="4" w:space="0" w:color="auto"/>
              <w:right w:val="single" w:sz="6" w:space="0" w:color="auto"/>
            </w:tcBorders>
            <w:shd w:val="clear" w:color="auto" w:fill="000000" w:themeFill="text1"/>
            <w:hideMark/>
          </w:tcPr>
          <w:p w14:paraId="590906E7" w14:textId="77777777" w:rsidR="00DC3856" w:rsidRPr="00884A0E" w:rsidRDefault="00DC3856" w:rsidP="00884A0E">
            <w:pPr>
              <w:pStyle w:val="TableText10HeaderCenter"/>
              <w:rPr>
                <w:rFonts w:ascii="Calibri" w:hAnsi="Calibri" w:cs="Calibri"/>
                <w:sz w:val="22"/>
                <w:szCs w:val="22"/>
              </w:rPr>
            </w:pPr>
            <w:r w:rsidRPr="00304FBC">
              <w:rPr>
                <w:rFonts w:ascii="Calibri" w:hAnsi="Calibri" w:cs="Calibri"/>
                <w:sz w:val="22"/>
                <w:szCs w:val="22"/>
              </w:rPr>
              <w:t>Type </w:t>
            </w:r>
          </w:p>
        </w:tc>
        <w:tc>
          <w:tcPr>
            <w:tcW w:w="1260" w:type="dxa"/>
            <w:tcBorders>
              <w:top w:val="single" w:sz="6" w:space="0" w:color="auto"/>
              <w:left w:val="single" w:sz="6" w:space="0" w:color="auto"/>
              <w:bottom w:val="single" w:sz="4" w:space="0" w:color="auto"/>
              <w:right w:val="single" w:sz="6" w:space="0" w:color="auto"/>
            </w:tcBorders>
            <w:shd w:val="clear" w:color="auto" w:fill="000000" w:themeFill="text1"/>
            <w:hideMark/>
          </w:tcPr>
          <w:p w14:paraId="4A5ABB30" w14:textId="77777777" w:rsidR="00DC3856" w:rsidRPr="00884A0E" w:rsidRDefault="00DC3856" w:rsidP="00884A0E">
            <w:pPr>
              <w:pStyle w:val="TableText10HeaderCenter"/>
              <w:rPr>
                <w:rFonts w:ascii="Calibri" w:hAnsi="Calibri" w:cs="Calibri"/>
                <w:sz w:val="22"/>
                <w:szCs w:val="22"/>
              </w:rPr>
            </w:pPr>
            <w:r w:rsidRPr="00304FBC">
              <w:rPr>
                <w:rFonts w:ascii="Calibri" w:hAnsi="Calibri" w:cs="Calibri"/>
                <w:sz w:val="22"/>
                <w:szCs w:val="22"/>
              </w:rPr>
              <w:t>Required </w:t>
            </w:r>
          </w:p>
        </w:tc>
        <w:tc>
          <w:tcPr>
            <w:tcW w:w="3690" w:type="dxa"/>
            <w:tcBorders>
              <w:top w:val="single" w:sz="6" w:space="0" w:color="auto"/>
              <w:left w:val="single" w:sz="6" w:space="0" w:color="auto"/>
              <w:bottom w:val="single" w:sz="4" w:space="0" w:color="auto"/>
              <w:right w:val="single" w:sz="6" w:space="0" w:color="auto"/>
            </w:tcBorders>
            <w:shd w:val="clear" w:color="auto" w:fill="000000" w:themeFill="text1"/>
            <w:hideMark/>
          </w:tcPr>
          <w:p w14:paraId="15CBF02A" w14:textId="77777777" w:rsidR="00DC3856" w:rsidRPr="00884A0E" w:rsidRDefault="00DC3856" w:rsidP="00884A0E">
            <w:pPr>
              <w:pStyle w:val="TableText10HeaderCenter"/>
              <w:rPr>
                <w:rFonts w:ascii="Calibri" w:hAnsi="Calibri" w:cs="Calibri"/>
                <w:sz w:val="22"/>
                <w:szCs w:val="22"/>
              </w:rPr>
            </w:pPr>
            <w:r w:rsidRPr="00304FBC">
              <w:rPr>
                <w:rFonts w:ascii="Calibri" w:hAnsi="Calibri" w:cs="Calibri"/>
                <w:sz w:val="22"/>
                <w:szCs w:val="22"/>
              </w:rPr>
              <w:t>Description </w:t>
            </w:r>
          </w:p>
        </w:tc>
      </w:tr>
      <w:tr w:rsidR="00DC3856" w14:paraId="3CC48069" w14:textId="77777777" w:rsidTr="008B7147">
        <w:trPr>
          <w:trHeight w:val="300"/>
        </w:trPr>
        <w:tc>
          <w:tcPr>
            <w:tcW w:w="2452" w:type="dxa"/>
            <w:tcBorders>
              <w:top w:val="single" w:sz="4" w:space="0" w:color="auto"/>
              <w:left w:val="single" w:sz="4" w:space="0" w:color="auto"/>
              <w:bottom w:val="single" w:sz="4" w:space="0" w:color="auto"/>
              <w:right w:val="single" w:sz="4" w:space="0" w:color="auto"/>
            </w:tcBorders>
            <w:hideMark/>
          </w:tcPr>
          <w:p w14:paraId="0199A262"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u w:val="single"/>
              </w:rPr>
              <w:t>circumstanceCode</w:t>
            </w:r>
            <w:r w:rsidRPr="00727CCC">
              <w:rPr>
                <w:rStyle w:val="eop"/>
                <w:rFonts w:ascii="Calibri" w:hAnsi="Calibri" w:cs="Calibri"/>
                <w:sz w:val="20"/>
                <w:szCs w:val="20"/>
              </w:rPr>
              <w:t> </w:t>
            </w:r>
          </w:p>
        </w:tc>
        <w:tc>
          <w:tcPr>
            <w:tcW w:w="2250" w:type="dxa"/>
            <w:tcBorders>
              <w:top w:val="single" w:sz="4" w:space="0" w:color="auto"/>
              <w:left w:val="single" w:sz="4" w:space="0" w:color="auto"/>
              <w:bottom w:val="single" w:sz="4" w:space="0" w:color="auto"/>
              <w:right w:val="single" w:sz="4" w:space="0" w:color="auto"/>
            </w:tcBorders>
            <w:hideMark/>
          </w:tcPr>
          <w:p w14:paraId="7DF74B9C"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rPr>
              <w:t>String</w:t>
            </w:r>
            <w:r w:rsidRPr="00727CCC">
              <w:rPr>
                <w:rStyle w:val="eop"/>
                <w:rFonts w:ascii="Calibri" w:hAnsi="Calibri" w:cs="Calibri"/>
                <w:sz w:val="20"/>
                <w:szCs w:val="20"/>
              </w:rPr>
              <w:t> </w:t>
            </w:r>
          </w:p>
        </w:tc>
        <w:tc>
          <w:tcPr>
            <w:tcW w:w="1260" w:type="dxa"/>
            <w:tcBorders>
              <w:top w:val="single" w:sz="4" w:space="0" w:color="auto"/>
              <w:left w:val="single" w:sz="4" w:space="0" w:color="auto"/>
              <w:bottom w:val="single" w:sz="4" w:space="0" w:color="auto"/>
              <w:right w:val="single" w:sz="4" w:space="0" w:color="auto"/>
            </w:tcBorders>
            <w:hideMark/>
          </w:tcPr>
          <w:p w14:paraId="131CA0DA"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rPr>
              <w:t>Yes</w:t>
            </w:r>
            <w:r w:rsidRPr="00727CCC">
              <w:rPr>
                <w:rStyle w:val="eop"/>
                <w:rFonts w:ascii="Calibri" w:hAnsi="Calibri" w:cs="Calibri"/>
                <w:sz w:val="20"/>
                <w:szCs w:val="20"/>
              </w:rPr>
              <w:t> </w:t>
            </w:r>
          </w:p>
        </w:tc>
        <w:tc>
          <w:tcPr>
            <w:tcW w:w="3690" w:type="dxa"/>
            <w:tcBorders>
              <w:top w:val="single" w:sz="4" w:space="0" w:color="auto"/>
              <w:left w:val="single" w:sz="4" w:space="0" w:color="auto"/>
              <w:bottom w:val="single" w:sz="4" w:space="0" w:color="auto"/>
              <w:right w:val="single" w:sz="4" w:space="0" w:color="auto"/>
            </w:tcBorders>
            <w:hideMark/>
          </w:tcPr>
          <w:p w14:paraId="7E4C3B3F" w14:textId="093776E1" w:rsidR="00DC3856" w:rsidRPr="00727CCC" w:rsidRDefault="002B18AC" w:rsidP="5AD8E5F2">
            <w:pPr>
              <w:pStyle w:val="TableText10"/>
              <w:spacing w:before="0" w:after="0"/>
              <w:textAlignment w:val="baseline"/>
              <w:rPr>
                <w:rFonts w:asciiTheme="majorHAnsi" w:eastAsia="Calibri" w:hAnsiTheme="majorHAnsi" w:cstheme="majorBidi"/>
              </w:rPr>
            </w:pPr>
            <w:r w:rsidRPr="00727CCC">
              <w:rPr>
                <w:rStyle w:val="normaltextrun"/>
                <w:rFonts w:ascii="Calibri" w:hAnsi="Calibri" w:cs="Calibri"/>
                <w:szCs w:val="20"/>
              </w:rPr>
              <w:t>CE exemption circumstance code </w:t>
            </w:r>
          </w:p>
          <w:p w14:paraId="4C538FE7" w14:textId="19364D22" w:rsidR="00DC3856" w:rsidRPr="00727CCC" w:rsidRDefault="45F9B812" w:rsidP="008B7147">
            <w:pPr>
              <w:pStyle w:val="paragraph"/>
              <w:spacing w:before="0" w:beforeAutospacing="0" w:after="0" w:afterAutospacing="0"/>
              <w:textAlignment w:val="baseline"/>
              <w:rPr>
                <w:rStyle w:val="eop"/>
                <w:rFonts w:ascii="Calibri" w:hAnsi="Calibri" w:cs="Calibri"/>
                <w:szCs w:val="20"/>
              </w:rPr>
            </w:pPr>
            <w:r w:rsidRPr="0082384E">
              <w:rPr>
                <w:rFonts w:asciiTheme="majorHAnsi" w:eastAsia="Calibri" w:hAnsiTheme="majorHAnsi" w:cstheme="majorBidi"/>
                <w:sz w:val="20"/>
                <w:szCs w:val="20"/>
                <w:lang w:val="en-GB"/>
              </w:rPr>
              <w:t>Reference table: RT_ECHC</w:t>
            </w:r>
            <w:r w:rsidRPr="0082384E">
              <w:rPr>
                <w:rStyle w:val="normaltextrun"/>
                <w:rFonts w:ascii="Calibri" w:hAnsi="Calibri" w:cs="Calibri"/>
                <w:sz w:val="15"/>
                <w:szCs w:val="15"/>
              </w:rPr>
              <w:t xml:space="preserve"> </w:t>
            </w:r>
          </w:p>
        </w:tc>
      </w:tr>
      <w:tr w:rsidR="00DC3856" w14:paraId="6AE9AA70" w14:textId="77777777" w:rsidTr="5AD8E5F2">
        <w:trPr>
          <w:trHeight w:val="307"/>
        </w:trPr>
        <w:tc>
          <w:tcPr>
            <w:tcW w:w="2452" w:type="dxa"/>
            <w:tcBorders>
              <w:top w:val="single" w:sz="4" w:space="0" w:color="auto"/>
              <w:left w:val="single" w:sz="4" w:space="0" w:color="auto"/>
              <w:bottom w:val="single" w:sz="4" w:space="0" w:color="auto"/>
              <w:right w:val="single" w:sz="4" w:space="0" w:color="auto"/>
            </w:tcBorders>
            <w:hideMark/>
          </w:tcPr>
          <w:p w14:paraId="597F20C6"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u w:val="single"/>
              </w:rPr>
              <w:t>circumstanceDescription</w:t>
            </w:r>
            <w:r w:rsidRPr="00727CCC">
              <w:rPr>
                <w:rStyle w:val="eop"/>
                <w:rFonts w:ascii="Calibri" w:hAnsi="Calibri" w:cs="Calibri"/>
                <w:sz w:val="20"/>
                <w:szCs w:val="20"/>
              </w:rPr>
              <w:t> </w:t>
            </w:r>
          </w:p>
        </w:tc>
        <w:tc>
          <w:tcPr>
            <w:tcW w:w="2250" w:type="dxa"/>
            <w:tcBorders>
              <w:top w:val="single" w:sz="4" w:space="0" w:color="auto"/>
              <w:left w:val="single" w:sz="4" w:space="0" w:color="auto"/>
              <w:bottom w:val="single" w:sz="4" w:space="0" w:color="auto"/>
              <w:right w:val="single" w:sz="4" w:space="0" w:color="auto"/>
            </w:tcBorders>
            <w:hideMark/>
          </w:tcPr>
          <w:p w14:paraId="7D192398"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rPr>
              <w:t>String</w:t>
            </w:r>
            <w:r w:rsidRPr="00727CCC">
              <w:rPr>
                <w:rStyle w:val="eop"/>
                <w:rFonts w:ascii="Calibri" w:hAnsi="Calibri" w:cs="Calibri"/>
                <w:sz w:val="20"/>
                <w:szCs w:val="20"/>
              </w:rPr>
              <w:t> </w:t>
            </w:r>
          </w:p>
        </w:tc>
        <w:tc>
          <w:tcPr>
            <w:tcW w:w="1260" w:type="dxa"/>
            <w:tcBorders>
              <w:top w:val="single" w:sz="4" w:space="0" w:color="auto"/>
              <w:left w:val="single" w:sz="4" w:space="0" w:color="auto"/>
              <w:bottom w:val="single" w:sz="4" w:space="0" w:color="auto"/>
              <w:right w:val="single" w:sz="4" w:space="0" w:color="auto"/>
            </w:tcBorders>
            <w:hideMark/>
          </w:tcPr>
          <w:p w14:paraId="48776BFD"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rPr>
              <w:t>Yes</w:t>
            </w:r>
            <w:r w:rsidRPr="00727CCC">
              <w:rPr>
                <w:rStyle w:val="eop"/>
                <w:rFonts w:ascii="Calibri" w:hAnsi="Calibri" w:cs="Calibri"/>
                <w:sz w:val="20"/>
                <w:szCs w:val="20"/>
              </w:rPr>
              <w:t> </w:t>
            </w:r>
          </w:p>
        </w:tc>
        <w:tc>
          <w:tcPr>
            <w:tcW w:w="3690" w:type="dxa"/>
            <w:tcBorders>
              <w:top w:val="single" w:sz="4" w:space="0" w:color="auto"/>
              <w:left w:val="single" w:sz="4" w:space="0" w:color="auto"/>
              <w:bottom w:val="single" w:sz="4" w:space="0" w:color="auto"/>
              <w:right w:val="single" w:sz="4" w:space="0" w:color="auto"/>
            </w:tcBorders>
            <w:hideMark/>
          </w:tcPr>
          <w:p w14:paraId="2876A6CC" w14:textId="09946E25" w:rsidR="00DC3856" w:rsidRPr="00727CCC" w:rsidRDefault="6B97ACF1" w:rsidP="5AD8E5F2">
            <w:pPr>
              <w:pStyle w:val="paragraph"/>
              <w:spacing w:before="0" w:beforeAutospacing="0" w:after="0" w:afterAutospacing="0"/>
              <w:textAlignment w:val="baseline"/>
            </w:pPr>
            <w:r w:rsidRPr="5AD8E5F2">
              <w:rPr>
                <w:rStyle w:val="normaltextrun"/>
                <w:rFonts w:ascii="Calibri" w:hAnsi="Calibri" w:cs="Calibri"/>
                <w:sz w:val="20"/>
                <w:szCs w:val="20"/>
              </w:rPr>
              <w:t>D</w:t>
            </w:r>
            <w:r w:rsidR="2624A1F6" w:rsidRPr="5AD8E5F2">
              <w:rPr>
                <w:rStyle w:val="normaltextrun"/>
                <w:rFonts w:ascii="Calibri" w:hAnsi="Calibri" w:cs="Calibri"/>
                <w:sz w:val="20"/>
                <w:szCs w:val="20"/>
              </w:rPr>
              <w:t>escription of the circumstance</w:t>
            </w:r>
            <w:r w:rsidR="2624A1F6" w:rsidRPr="5AD8E5F2">
              <w:rPr>
                <w:rStyle w:val="eop"/>
                <w:rFonts w:ascii="Calibri" w:hAnsi="Calibri" w:cs="Calibri"/>
                <w:sz w:val="20"/>
                <w:szCs w:val="20"/>
              </w:rPr>
              <w:t> </w:t>
            </w:r>
          </w:p>
        </w:tc>
      </w:tr>
      <w:tr w:rsidR="00DC3856" w14:paraId="0B11C58B" w14:textId="77777777" w:rsidTr="5AD8E5F2">
        <w:trPr>
          <w:trHeight w:val="307"/>
        </w:trPr>
        <w:tc>
          <w:tcPr>
            <w:tcW w:w="2452" w:type="dxa"/>
            <w:tcBorders>
              <w:top w:val="single" w:sz="4" w:space="0" w:color="auto"/>
              <w:left w:val="single" w:sz="4" w:space="0" w:color="auto"/>
              <w:bottom w:val="single" w:sz="4" w:space="0" w:color="auto"/>
              <w:right w:val="single" w:sz="4" w:space="0" w:color="auto"/>
            </w:tcBorders>
            <w:hideMark/>
          </w:tcPr>
          <w:p w14:paraId="213C6BB9" w14:textId="25608308" w:rsidR="00DC3856" w:rsidRPr="00727CCC" w:rsidRDefault="37C9974D" w:rsidP="5AD8E5F2">
            <w:pPr>
              <w:pStyle w:val="paragraph"/>
              <w:spacing w:before="0" w:beforeAutospacing="0" w:after="0" w:afterAutospacing="0"/>
              <w:textAlignment w:val="baseline"/>
            </w:pPr>
            <w:r w:rsidRPr="5AD8E5F2">
              <w:rPr>
                <w:rStyle w:val="normaltextrun"/>
                <w:rFonts w:ascii="Calibri" w:hAnsi="Calibri" w:cs="Calibri"/>
                <w:sz w:val="20"/>
                <w:szCs w:val="20"/>
                <w:u w:val="single"/>
              </w:rPr>
              <w:t>circumstanceDe</w:t>
            </w:r>
            <w:r w:rsidR="2624A1F6" w:rsidRPr="5AD8E5F2">
              <w:rPr>
                <w:rStyle w:val="normaltextrun"/>
                <w:rFonts w:ascii="Calibri" w:hAnsi="Calibri" w:cs="Calibri"/>
                <w:sz w:val="20"/>
                <w:szCs w:val="20"/>
                <w:u w:val="single"/>
              </w:rPr>
              <w:t>tails</w:t>
            </w:r>
          </w:p>
        </w:tc>
        <w:tc>
          <w:tcPr>
            <w:tcW w:w="2250" w:type="dxa"/>
            <w:tcBorders>
              <w:top w:val="single" w:sz="4" w:space="0" w:color="auto"/>
              <w:left w:val="single" w:sz="4" w:space="0" w:color="auto"/>
              <w:bottom w:val="single" w:sz="4" w:space="0" w:color="auto"/>
              <w:right w:val="single" w:sz="4" w:space="0" w:color="auto"/>
            </w:tcBorders>
            <w:hideMark/>
          </w:tcPr>
          <w:p w14:paraId="25FD5460" w14:textId="2BFCF084"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rPr>
              <w:t>Array&lt;CircumstanceDetailDTO&gt;</w:t>
            </w:r>
            <w:r w:rsidRPr="00727CCC">
              <w:rPr>
                <w:rStyle w:val="eop"/>
                <w:rFonts w:ascii="Calibri" w:hAnsi="Calibri" w:cs="Calibri"/>
                <w:sz w:val="20"/>
                <w:szCs w:val="20"/>
              </w:rPr>
              <w:t> </w:t>
            </w:r>
          </w:p>
        </w:tc>
        <w:tc>
          <w:tcPr>
            <w:tcW w:w="1260" w:type="dxa"/>
            <w:tcBorders>
              <w:top w:val="single" w:sz="4" w:space="0" w:color="auto"/>
              <w:left w:val="single" w:sz="4" w:space="0" w:color="auto"/>
              <w:bottom w:val="single" w:sz="4" w:space="0" w:color="auto"/>
              <w:right w:val="single" w:sz="4" w:space="0" w:color="auto"/>
            </w:tcBorders>
            <w:hideMark/>
          </w:tcPr>
          <w:p w14:paraId="029ABB40" w14:textId="77777777" w:rsidR="00DC3856" w:rsidRPr="00727CCC" w:rsidRDefault="00DC3856">
            <w:pPr>
              <w:pStyle w:val="paragraph"/>
              <w:spacing w:before="0" w:beforeAutospacing="0" w:after="0" w:afterAutospacing="0"/>
              <w:textAlignment w:val="baseline"/>
            </w:pPr>
            <w:r w:rsidRPr="00727CCC">
              <w:rPr>
                <w:rStyle w:val="normaltextrun"/>
                <w:rFonts w:ascii="Calibri" w:hAnsi="Calibri" w:cs="Calibri"/>
                <w:sz w:val="20"/>
                <w:szCs w:val="20"/>
              </w:rPr>
              <w:t>Yes</w:t>
            </w:r>
            <w:r w:rsidRPr="00727CCC">
              <w:rPr>
                <w:rStyle w:val="eop"/>
                <w:rFonts w:ascii="Calibri" w:hAnsi="Calibri" w:cs="Calibri"/>
                <w:sz w:val="20"/>
                <w:szCs w:val="20"/>
              </w:rPr>
              <w:t> </w:t>
            </w:r>
          </w:p>
        </w:tc>
        <w:tc>
          <w:tcPr>
            <w:tcW w:w="3690" w:type="dxa"/>
            <w:tcBorders>
              <w:top w:val="single" w:sz="4" w:space="0" w:color="auto"/>
              <w:left w:val="single" w:sz="4" w:space="0" w:color="auto"/>
              <w:bottom w:val="single" w:sz="4" w:space="0" w:color="auto"/>
              <w:right w:val="single" w:sz="4" w:space="0" w:color="auto"/>
            </w:tcBorders>
            <w:hideMark/>
          </w:tcPr>
          <w:p w14:paraId="050E2799" w14:textId="14D4D3A4" w:rsidR="00DC3856" w:rsidRPr="00727CCC" w:rsidRDefault="2624A1F6" w:rsidP="5AD8E5F2">
            <w:pPr>
              <w:pStyle w:val="paragraph"/>
              <w:spacing w:before="0" w:beforeAutospacing="0" w:after="0" w:afterAutospacing="0"/>
              <w:textAlignment w:val="baseline"/>
            </w:pPr>
            <w:r w:rsidRPr="5AD8E5F2">
              <w:rPr>
                <w:rStyle w:val="normaltextrun"/>
                <w:rFonts w:ascii="Calibri" w:hAnsi="Calibri" w:cs="Calibri"/>
                <w:sz w:val="20"/>
                <w:szCs w:val="20"/>
              </w:rPr>
              <w:t>Captures data for a given circumstance that changed since the last certification date</w:t>
            </w:r>
            <w:r w:rsidRPr="5AD8E5F2">
              <w:rPr>
                <w:rStyle w:val="eop"/>
                <w:rFonts w:ascii="Calibri" w:hAnsi="Calibri" w:cs="Calibri"/>
                <w:sz w:val="20"/>
                <w:szCs w:val="20"/>
              </w:rPr>
              <w:t> </w:t>
            </w:r>
          </w:p>
        </w:tc>
      </w:tr>
    </w:tbl>
    <w:p w14:paraId="43D42F5F" w14:textId="77777777" w:rsidR="00DC3856" w:rsidRDefault="00DC3856" w:rsidP="00DC3856">
      <w:pPr>
        <w:pStyle w:val="paragraph"/>
        <w:spacing w:before="0" w:beforeAutospacing="0" w:after="0" w:afterAutospacing="0"/>
        <w:ind w:right="150"/>
        <w:textAlignment w:val="baseline"/>
        <w:rPr>
          <w:rFonts w:ascii="Segoe UI" w:hAnsi="Segoe UI" w:cs="Segoe UI"/>
          <w:sz w:val="18"/>
          <w:szCs w:val="18"/>
        </w:rPr>
      </w:pPr>
      <w:r>
        <w:rPr>
          <w:rStyle w:val="eop"/>
          <w:rFonts w:ascii="Calibri" w:hAnsi="Calibri" w:cs="Calibri"/>
          <w:color w:val="8764B8"/>
          <w:sz w:val="20"/>
          <w:szCs w:val="20"/>
        </w:rPr>
        <w:t> </w:t>
      </w:r>
    </w:p>
    <w:p w14:paraId="3E2A2579" w14:textId="4E7EBC5E" w:rsidR="00DC3856" w:rsidRPr="005A49B8" w:rsidRDefault="4661B47A" w:rsidP="5AD8E5F2">
      <w:pPr>
        <w:pStyle w:val="paragraph"/>
        <w:spacing w:before="0" w:beforeAutospacing="0" w:after="0" w:afterAutospacing="0"/>
        <w:ind w:right="150"/>
        <w:textAlignment w:val="baseline"/>
        <w:rPr>
          <w:rFonts w:ascii="Segoe UI" w:hAnsi="Segoe UI" w:cs="Segoe UI"/>
          <w:sz w:val="22"/>
          <w:szCs w:val="22"/>
        </w:rPr>
      </w:pPr>
      <w:r w:rsidRPr="5AD8E5F2">
        <w:rPr>
          <w:rStyle w:val="normaltextrun"/>
          <w:rFonts w:ascii="Calibri" w:hAnsi="Calibri" w:cs="Calibri"/>
          <w:sz w:val="22"/>
          <w:szCs w:val="22"/>
          <w:u w:val="single"/>
        </w:rPr>
        <w:t>CircumstanceDetailDTO: </w:t>
      </w:r>
      <w:r w:rsidRPr="5AD8E5F2">
        <w:rPr>
          <w:rStyle w:val="eop"/>
          <w:rFonts w:ascii="Calibri" w:hAnsi="Calibri" w:cs="Calibri"/>
          <w:sz w:val="22"/>
          <w:szCs w:val="22"/>
        </w:rPr>
        <w:t> </w:t>
      </w:r>
      <w:r w:rsidR="067E73FC" w:rsidRPr="5AD8E5F2">
        <w:rPr>
          <w:rStyle w:val="normaltextrun"/>
          <w:rFonts w:ascii="Calibri" w:hAnsi="Calibri" w:cs="Calibri"/>
          <w:sz w:val="22"/>
          <w:szCs w:val="22"/>
        </w:rPr>
        <w:t xml:space="preserve"> This includes  the current circumstance </w:t>
      </w:r>
      <w:r w:rsidR="74E4613A" w:rsidRPr="5AD8E5F2">
        <w:rPr>
          <w:rStyle w:val="normaltextrun"/>
          <w:rFonts w:ascii="Calibri" w:hAnsi="Calibri" w:cs="Calibri"/>
          <w:sz w:val="22"/>
          <w:szCs w:val="22"/>
        </w:rPr>
        <w:t xml:space="preserve">and </w:t>
      </w:r>
      <w:r w:rsidR="067E73FC" w:rsidRPr="5AD8E5F2">
        <w:rPr>
          <w:rStyle w:val="normaltextrun"/>
          <w:rFonts w:ascii="Calibri" w:hAnsi="Calibri" w:cs="Calibri"/>
          <w:sz w:val="22"/>
          <w:szCs w:val="22"/>
        </w:rPr>
        <w:t>any circumstances that ended since the last certification date. This is to support review evaluation logic at the MWRP layer.</w:t>
      </w:r>
      <w:r w:rsidR="067E73FC" w:rsidRPr="5AD8E5F2">
        <w:rPr>
          <w:rStyle w:val="eop"/>
          <w:rFonts w:ascii="Calibri" w:hAnsi="Calibri" w:cs="Calibri"/>
          <w:sz w:val="22"/>
          <w:szCs w:val="22"/>
        </w:rPr>
        <w:t> </w:t>
      </w:r>
    </w:p>
    <w:p w14:paraId="71EC720A" w14:textId="77777777" w:rsidR="00DC3856" w:rsidRDefault="00DC3856" w:rsidP="00DC3856">
      <w:pPr>
        <w:pStyle w:val="paragraph"/>
        <w:spacing w:before="0" w:beforeAutospacing="0" w:after="0" w:afterAutospacing="0"/>
        <w:ind w:right="150"/>
        <w:textAlignment w:val="baseline"/>
        <w:rPr>
          <w:rFonts w:ascii="Segoe UI" w:hAnsi="Segoe UI" w:cs="Segoe UI"/>
          <w:sz w:val="18"/>
          <w:szCs w:val="18"/>
        </w:rPr>
      </w:pPr>
      <w:r>
        <w:rPr>
          <w:rStyle w:val="eop"/>
          <w:rFonts w:ascii="Calibri" w:hAnsi="Calibri" w:cs="Calibri"/>
          <w:color w:val="8764B8"/>
          <w:sz w:val="20"/>
          <w:szCs w:val="20"/>
        </w:rPr>
        <w:t> </w:t>
      </w:r>
    </w:p>
    <w:tbl>
      <w:tblPr>
        <w:tblW w:w="965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42"/>
        <w:gridCol w:w="1710"/>
        <w:gridCol w:w="1440"/>
        <w:gridCol w:w="3960"/>
      </w:tblGrid>
      <w:tr w:rsidR="00DC3856" w14:paraId="7FC0C950" w14:textId="77777777" w:rsidTr="6AAF79EE">
        <w:trPr>
          <w:trHeight w:val="300"/>
        </w:trPr>
        <w:tc>
          <w:tcPr>
            <w:tcW w:w="2542" w:type="dxa"/>
            <w:shd w:val="clear" w:color="auto" w:fill="000000" w:themeFill="text1"/>
            <w:hideMark/>
          </w:tcPr>
          <w:p w14:paraId="16DFD6BB" w14:textId="77777777" w:rsidR="00DC3856" w:rsidRPr="008661F6" w:rsidRDefault="00DC3856" w:rsidP="00304FBC">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Field </w:t>
            </w:r>
          </w:p>
        </w:tc>
        <w:tc>
          <w:tcPr>
            <w:tcW w:w="1710" w:type="dxa"/>
            <w:shd w:val="clear" w:color="auto" w:fill="000000" w:themeFill="text1"/>
            <w:hideMark/>
          </w:tcPr>
          <w:p w14:paraId="243D8965" w14:textId="77777777" w:rsidR="00DC3856" w:rsidRPr="008661F6" w:rsidRDefault="00DC3856" w:rsidP="00304FBC">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Type </w:t>
            </w:r>
          </w:p>
        </w:tc>
        <w:tc>
          <w:tcPr>
            <w:tcW w:w="1440" w:type="dxa"/>
            <w:shd w:val="clear" w:color="auto" w:fill="000000" w:themeFill="text1"/>
            <w:hideMark/>
          </w:tcPr>
          <w:p w14:paraId="67CCA9C7" w14:textId="77777777" w:rsidR="00DC3856" w:rsidRPr="008661F6" w:rsidRDefault="00DC3856" w:rsidP="00304FBC">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Required </w:t>
            </w:r>
          </w:p>
        </w:tc>
        <w:tc>
          <w:tcPr>
            <w:tcW w:w="3960" w:type="dxa"/>
            <w:shd w:val="clear" w:color="auto" w:fill="000000" w:themeFill="text1"/>
            <w:hideMark/>
          </w:tcPr>
          <w:p w14:paraId="319A1913" w14:textId="77777777" w:rsidR="00DC3856" w:rsidRPr="008661F6" w:rsidRDefault="00DC3856" w:rsidP="00304FBC">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Description </w:t>
            </w:r>
          </w:p>
        </w:tc>
      </w:tr>
      <w:tr w:rsidR="00DC3856" w14:paraId="4F9D950B" w14:textId="77777777" w:rsidTr="6AAF79EE">
        <w:trPr>
          <w:trHeight w:val="300"/>
        </w:trPr>
        <w:tc>
          <w:tcPr>
            <w:tcW w:w="2542" w:type="dxa"/>
            <w:hideMark/>
          </w:tcPr>
          <w:p w14:paraId="21CEC9DF"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verificationSource</w:t>
            </w:r>
            <w:r w:rsidRPr="008661F6">
              <w:rPr>
                <w:rStyle w:val="eop"/>
                <w:rFonts w:asciiTheme="majorHAnsi" w:hAnsiTheme="majorHAnsi" w:cstheme="majorHAnsi"/>
                <w:sz w:val="20"/>
                <w:szCs w:val="20"/>
              </w:rPr>
              <w:t> </w:t>
            </w:r>
          </w:p>
        </w:tc>
        <w:tc>
          <w:tcPr>
            <w:tcW w:w="1710" w:type="dxa"/>
            <w:hideMark/>
          </w:tcPr>
          <w:p w14:paraId="1523237E"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String</w:t>
            </w:r>
            <w:r w:rsidRPr="008661F6">
              <w:rPr>
                <w:rStyle w:val="eop"/>
                <w:rFonts w:asciiTheme="majorHAnsi" w:hAnsiTheme="majorHAnsi" w:cstheme="majorHAnsi"/>
                <w:sz w:val="20"/>
                <w:szCs w:val="20"/>
              </w:rPr>
              <w:t> </w:t>
            </w:r>
          </w:p>
        </w:tc>
        <w:tc>
          <w:tcPr>
            <w:tcW w:w="1440" w:type="dxa"/>
            <w:hideMark/>
          </w:tcPr>
          <w:p w14:paraId="00154416"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14:paraId="2EF42BF3" w14:textId="411B8967" w:rsidR="00033B7D" w:rsidRPr="005424B9" w:rsidRDefault="00033B7D" w:rsidP="00605064">
            <w:pPr>
              <w:pStyle w:val="TableText10"/>
              <w:rPr>
                <w:rStyle w:val="normaltextrun"/>
                <w:rFonts w:asciiTheme="majorHAnsi" w:hAnsiTheme="majorHAnsi" w:cstheme="majorHAnsi"/>
                <w:color w:val="000000"/>
                <w:szCs w:val="20"/>
              </w:rPr>
            </w:pPr>
            <w:r w:rsidRPr="003E7EE7">
              <w:rPr>
                <w:rFonts w:asciiTheme="majorHAnsi" w:hAnsiTheme="majorHAnsi" w:cstheme="majorHAnsi"/>
                <w:color w:val="000000"/>
                <w:szCs w:val="20"/>
              </w:rPr>
              <w:t>Any acronym VaCMS uses to specify the official document, database, or proof used to validate client information</w:t>
            </w:r>
            <w:r>
              <w:rPr>
                <w:rFonts w:asciiTheme="majorHAnsi" w:hAnsiTheme="majorHAnsi" w:cstheme="majorHAnsi"/>
                <w:color w:val="000000"/>
                <w:szCs w:val="20"/>
              </w:rPr>
              <w:t>.</w:t>
            </w:r>
          </w:p>
          <w:p w14:paraId="4AE1B305" w14:textId="29B56519"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Verification source captured in VaCMS</w:t>
            </w:r>
            <w:r w:rsidRPr="008661F6">
              <w:rPr>
                <w:rStyle w:val="eop"/>
                <w:rFonts w:asciiTheme="majorHAnsi" w:hAnsiTheme="majorHAnsi" w:cstheme="majorHAnsi"/>
                <w:sz w:val="20"/>
                <w:szCs w:val="20"/>
              </w:rPr>
              <w:t> </w:t>
            </w:r>
          </w:p>
        </w:tc>
      </w:tr>
      <w:tr w:rsidR="00DC3856" w14:paraId="0EE3AB33" w14:textId="77777777" w:rsidTr="6AAF79EE">
        <w:trPr>
          <w:trHeight w:val="300"/>
        </w:trPr>
        <w:tc>
          <w:tcPr>
            <w:tcW w:w="2542" w:type="dxa"/>
            <w:hideMark/>
          </w:tcPr>
          <w:p w14:paraId="6B6BA062"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verificationDate</w:t>
            </w:r>
            <w:r w:rsidRPr="008661F6">
              <w:rPr>
                <w:rStyle w:val="eop"/>
                <w:rFonts w:asciiTheme="majorHAnsi" w:hAnsiTheme="majorHAnsi" w:cstheme="majorHAnsi"/>
                <w:sz w:val="20"/>
                <w:szCs w:val="20"/>
              </w:rPr>
              <w:t> </w:t>
            </w:r>
          </w:p>
        </w:tc>
        <w:tc>
          <w:tcPr>
            <w:tcW w:w="1710" w:type="dxa"/>
            <w:hideMark/>
          </w:tcPr>
          <w:p w14:paraId="1AF4C431"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Date</w:t>
            </w:r>
            <w:r w:rsidRPr="008661F6">
              <w:rPr>
                <w:rStyle w:val="eop"/>
                <w:rFonts w:asciiTheme="majorHAnsi" w:hAnsiTheme="majorHAnsi" w:cstheme="majorHAnsi"/>
                <w:sz w:val="20"/>
                <w:szCs w:val="20"/>
              </w:rPr>
              <w:t> </w:t>
            </w:r>
          </w:p>
        </w:tc>
        <w:tc>
          <w:tcPr>
            <w:tcW w:w="1440" w:type="dxa"/>
            <w:hideMark/>
          </w:tcPr>
          <w:p w14:paraId="3B17578E"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14:paraId="0986AE91"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Verification date in the format “YYYY-MM-DD”</w:t>
            </w:r>
            <w:r w:rsidRPr="008661F6">
              <w:rPr>
                <w:rStyle w:val="eop"/>
                <w:rFonts w:asciiTheme="majorHAnsi" w:hAnsiTheme="majorHAnsi" w:cstheme="majorHAnsi"/>
                <w:sz w:val="20"/>
                <w:szCs w:val="20"/>
              </w:rPr>
              <w:t> </w:t>
            </w:r>
          </w:p>
        </w:tc>
      </w:tr>
      <w:tr w:rsidR="00DC3856" w14:paraId="61B62250" w14:textId="77777777" w:rsidTr="6AAF79EE">
        <w:trPr>
          <w:trHeight w:val="300"/>
        </w:trPr>
        <w:tc>
          <w:tcPr>
            <w:tcW w:w="2542" w:type="dxa"/>
            <w:hideMark/>
          </w:tcPr>
          <w:p w14:paraId="4F2B71AF"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effectiveBeginDate</w:t>
            </w:r>
            <w:r w:rsidRPr="008661F6">
              <w:rPr>
                <w:rStyle w:val="eop"/>
                <w:rFonts w:asciiTheme="majorHAnsi" w:hAnsiTheme="majorHAnsi" w:cstheme="majorHAnsi"/>
                <w:sz w:val="20"/>
                <w:szCs w:val="20"/>
              </w:rPr>
              <w:t> </w:t>
            </w:r>
          </w:p>
        </w:tc>
        <w:tc>
          <w:tcPr>
            <w:tcW w:w="1710" w:type="dxa"/>
            <w:hideMark/>
          </w:tcPr>
          <w:p w14:paraId="50B51C37"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Date</w:t>
            </w:r>
            <w:r w:rsidRPr="008661F6">
              <w:rPr>
                <w:rStyle w:val="eop"/>
                <w:rFonts w:asciiTheme="majorHAnsi" w:hAnsiTheme="majorHAnsi" w:cstheme="majorHAnsi"/>
                <w:sz w:val="20"/>
                <w:szCs w:val="20"/>
              </w:rPr>
              <w:t> </w:t>
            </w:r>
          </w:p>
        </w:tc>
        <w:tc>
          <w:tcPr>
            <w:tcW w:w="1440" w:type="dxa"/>
            <w:hideMark/>
          </w:tcPr>
          <w:p w14:paraId="4F085B6C"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14:paraId="0EA8183A" w14:textId="23B5A32B" w:rsidR="00DC3856" w:rsidRPr="008661F6" w:rsidRDefault="00EA28B9">
            <w:pPr>
              <w:pStyle w:val="paragraph"/>
              <w:spacing w:before="0" w:beforeAutospacing="0" w:after="0" w:afterAutospacing="0"/>
              <w:textAlignment w:val="baseline"/>
              <w:rPr>
                <w:rFonts w:asciiTheme="majorHAnsi" w:hAnsiTheme="majorHAnsi" w:cstheme="majorHAns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DC3856" w14:paraId="49D55269" w14:textId="77777777" w:rsidTr="6AAF79EE">
        <w:trPr>
          <w:trHeight w:val="300"/>
        </w:trPr>
        <w:tc>
          <w:tcPr>
            <w:tcW w:w="2542" w:type="dxa"/>
            <w:hideMark/>
          </w:tcPr>
          <w:p w14:paraId="234F4E93"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effectiveEndDate</w:t>
            </w:r>
            <w:r w:rsidRPr="008661F6">
              <w:rPr>
                <w:rStyle w:val="eop"/>
                <w:rFonts w:asciiTheme="majorHAnsi" w:hAnsiTheme="majorHAnsi" w:cstheme="majorHAnsi"/>
                <w:sz w:val="20"/>
                <w:szCs w:val="20"/>
              </w:rPr>
              <w:t> </w:t>
            </w:r>
          </w:p>
        </w:tc>
        <w:tc>
          <w:tcPr>
            <w:tcW w:w="1710" w:type="dxa"/>
            <w:hideMark/>
          </w:tcPr>
          <w:p w14:paraId="34862C61"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Date</w:t>
            </w:r>
            <w:r w:rsidRPr="008661F6">
              <w:rPr>
                <w:rStyle w:val="eop"/>
                <w:rFonts w:asciiTheme="majorHAnsi" w:hAnsiTheme="majorHAnsi" w:cstheme="majorHAnsi"/>
                <w:sz w:val="20"/>
                <w:szCs w:val="20"/>
              </w:rPr>
              <w:t> </w:t>
            </w:r>
          </w:p>
        </w:tc>
        <w:tc>
          <w:tcPr>
            <w:tcW w:w="1440" w:type="dxa"/>
            <w:hideMark/>
          </w:tcPr>
          <w:p w14:paraId="1A6149F3" w14:textId="77777777" w:rsidR="00DC3856" w:rsidRPr="008661F6" w:rsidRDefault="00DC3856">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14:paraId="215EB869" w14:textId="4D47E482" w:rsidR="00DC3856" w:rsidRPr="008661F6" w:rsidRDefault="00D41356">
            <w:pPr>
              <w:pStyle w:val="paragraph"/>
              <w:spacing w:before="0" w:beforeAutospacing="0" w:after="0" w:afterAutospacing="0"/>
              <w:textAlignment w:val="baseline"/>
              <w:rPr>
                <w:rFonts w:asciiTheme="majorHAnsi" w:hAnsiTheme="majorHAnsi" w:cstheme="majorHAnsi"/>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007863" w14:paraId="7EEF7820" w14:textId="77777777" w:rsidTr="6AAF79EE">
        <w:trPr>
          <w:trHeight w:val="300"/>
        </w:trPr>
        <w:tc>
          <w:tcPr>
            <w:tcW w:w="2542" w:type="dxa"/>
          </w:tcPr>
          <w:p w14:paraId="3A965762" w14:textId="07BE75F3" w:rsidR="00007863" w:rsidRPr="008661F6" w:rsidRDefault="00007863" w:rsidP="00007863">
            <w:pPr>
              <w:pStyle w:val="paragraph"/>
              <w:spacing w:before="0" w:beforeAutospacing="0" w:after="0" w:afterAutospacing="0"/>
              <w:textAlignment w:val="baseline"/>
              <w:rPr>
                <w:rStyle w:val="normaltextrun"/>
                <w:rFonts w:asciiTheme="majorHAnsi" w:hAnsiTheme="majorHAnsi" w:cstheme="majorHAnsi"/>
                <w:sz w:val="20"/>
                <w:szCs w:val="20"/>
                <w:u w:val="single"/>
              </w:rPr>
            </w:pPr>
            <w:r w:rsidRPr="008661F6">
              <w:rPr>
                <w:rFonts w:asciiTheme="majorHAnsi" w:eastAsiaTheme="minorEastAsia" w:hAnsiTheme="majorHAnsi" w:cstheme="majorHAnsi"/>
                <w:sz w:val="20"/>
                <w:szCs w:val="20"/>
              </w:rPr>
              <w:t>blindOrDisabled</w:t>
            </w:r>
          </w:p>
        </w:tc>
        <w:tc>
          <w:tcPr>
            <w:tcW w:w="1710" w:type="dxa"/>
          </w:tcPr>
          <w:p w14:paraId="34A31216" w14:textId="30BFA0ED" w:rsidR="00007863" w:rsidRPr="008661F6" w:rsidRDefault="00007863" w:rsidP="00007863">
            <w:pPr>
              <w:pStyle w:val="paragraph"/>
              <w:spacing w:before="0" w:beforeAutospacing="0" w:after="0" w:afterAutospacing="0"/>
              <w:textAlignment w:val="baseline"/>
              <w:rPr>
                <w:rStyle w:val="normaltextrun"/>
                <w:rFonts w:asciiTheme="majorHAnsi" w:hAnsiTheme="majorHAnsi" w:cstheme="majorHAnsi"/>
                <w:sz w:val="20"/>
                <w:szCs w:val="20"/>
              </w:rPr>
            </w:pPr>
            <w:r w:rsidRPr="008661F6">
              <w:rPr>
                <w:rFonts w:asciiTheme="majorHAnsi" w:eastAsiaTheme="minorEastAsia" w:hAnsiTheme="majorHAnsi" w:cstheme="majorHAnsi"/>
                <w:sz w:val="20"/>
                <w:szCs w:val="20"/>
              </w:rPr>
              <w:t>Boolean</w:t>
            </w:r>
          </w:p>
        </w:tc>
        <w:tc>
          <w:tcPr>
            <w:tcW w:w="1440" w:type="dxa"/>
          </w:tcPr>
          <w:p w14:paraId="6EF99468" w14:textId="428D8009" w:rsidR="00007863" w:rsidRPr="008661F6" w:rsidRDefault="52C7B18D" w:rsidP="5AD8E5F2">
            <w:pPr>
              <w:pStyle w:val="paragraph"/>
              <w:spacing w:before="0" w:beforeAutospacing="0" w:after="0" w:afterAutospacing="0"/>
              <w:textAlignment w:val="baseline"/>
              <w:rPr>
                <w:rStyle w:val="normaltextrun"/>
                <w:rFonts w:asciiTheme="majorHAnsi" w:hAnsiTheme="majorHAnsi" w:cstheme="majorBidi"/>
                <w:sz w:val="20"/>
                <w:szCs w:val="20"/>
              </w:rPr>
            </w:pPr>
            <w:r w:rsidRPr="5AD8E5F2">
              <w:rPr>
                <w:rFonts w:asciiTheme="majorHAnsi" w:eastAsiaTheme="minorEastAsia" w:hAnsiTheme="majorHAnsi" w:cstheme="majorBidi"/>
                <w:sz w:val="20"/>
                <w:szCs w:val="20"/>
              </w:rPr>
              <w:t>No</w:t>
            </w:r>
          </w:p>
        </w:tc>
        <w:tc>
          <w:tcPr>
            <w:tcW w:w="3960" w:type="dxa"/>
          </w:tcPr>
          <w:p w14:paraId="77BF3F62" w14:textId="697C79D4" w:rsidR="00007863" w:rsidRPr="008661F6" w:rsidRDefault="3369D79F" w:rsidP="5AD8E5F2">
            <w:pPr>
              <w:pStyle w:val="paragraph"/>
              <w:spacing w:before="0" w:beforeAutospacing="0" w:after="0" w:afterAutospacing="0"/>
              <w:textAlignment w:val="baseline"/>
              <w:rPr>
                <w:rFonts w:asciiTheme="majorHAnsi" w:eastAsia="Aptos Narrow" w:hAnsiTheme="majorHAnsi" w:cstheme="majorBidi"/>
                <w:sz w:val="20"/>
                <w:szCs w:val="20"/>
              </w:rPr>
            </w:pPr>
            <w:r w:rsidRPr="5AD8E5F2">
              <w:rPr>
                <w:rFonts w:asciiTheme="majorHAnsi" w:eastAsia="Aptos Narrow" w:hAnsiTheme="majorHAnsi" w:cstheme="majorBidi"/>
                <w:sz w:val="20"/>
                <w:szCs w:val="20"/>
              </w:rPr>
              <w:t>Data from VaCMS indicating blindness or other disabled condition</w:t>
            </w:r>
          </w:p>
        </w:tc>
      </w:tr>
      <w:tr w:rsidR="0075676A" w14:paraId="3B0DA086" w14:textId="77777777" w:rsidTr="6AAF79EE">
        <w:trPr>
          <w:trHeight w:val="300"/>
        </w:trPr>
        <w:tc>
          <w:tcPr>
            <w:tcW w:w="2542" w:type="dxa"/>
          </w:tcPr>
          <w:p w14:paraId="77DC839A" w14:textId="55A21525" w:rsidR="0075676A" w:rsidRPr="008B3694" w:rsidRDefault="2F853F38" w:rsidP="6AAF79EE">
            <w:pPr>
              <w:pStyle w:val="paragraph"/>
              <w:spacing w:before="0" w:beforeAutospacing="0" w:after="0" w:afterAutospacing="0"/>
              <w:textAlignment w:val="baseline"/>
              <w:rPr>
                <w:rFonts w:asciiTheme="majorHAnsi" w:hAnsiTheme="majorHAnsi" w:cstheme="majorBidi"/>
                <w:color w:val="000000" w:themeColor="text1"/>
                <w:sz w:val="20"/>
                <w:szCs w:val="20"/>
              </w:rPr>
            </w:pPr>
            <w:r w:rsidRPr="00044F7F">
              <w:rPr>
                <w:rFonts w:asciiTheme="majorHAnsi" w:hAnsiTheme="majorHAnsi" w:cstheme="majorBidi"/>
                <w:color w:val="000000" w:themeColor="text1"/>
                <w:sz w:val="20"/>
                <w:szCs w:val="20"/>
              </w:rPr>
              <w:t>individualComplying</w:t>
            </w:r>
            <w:r w:rsidR="2BAC1F3F" w:rsidRPr="003B1247">
              <w:rPr>
                <w:rFonts w:asciiTheme="majorHAnsi" w:hAnsiTheme="majorHAnsi" w:cstheme="majorBidi"/>
                <w:color w:val="000000" w:themeColor="text1"/>
                <w:sz w:val="20"/>
                <w:szCs w:val="20"/>
              </w:rPr>
              <w:t>W</w:t>
            </w:r>
            <w:r w:rsidRPr="00044F7F">
              <w:rPr>
                <w:rFonts w:asciiTheme="majorHAnsi" w:hAnsiTheme="majorHAnsi" w:cstheme="majorBidi"/>
                <w:color w:val="000000" w:themeColor="text1"/>
                <w:sz w:val="20"/>
                <w:szCs w:val="20"/>
              </w:rPr>
              <w:t>ithTANFWorkParticipationRequirements</w:t>
            </w:r>
          </w:p>
        </w:tc>
        <w:tc>
          <w:tcPr>
            <w:tcW w:w="1710" w:type="dxa"/>
          </w:tcPr>
          <w:p w14:paraId="61B1B004" w14:textId="0BD99E21" w:rsidR="0075676A" w:rsidRPr="00044F7F" w:rsidRDefault="0075676A" w:rsidP="0075676A">
            <w:pPr>
              <w:pStyle w:val="paragraph"/>
              <w:spacing w:before="0" w:beforeAutospacing="0" w:after="0" w:afterAutospacing="0"/>
              <w:textAlignment w:val="baseline"/>
              <w:rPr>
                <w:rStyle w:val="normaltextrun"/>
                <w:rFonts w:asciiTheme="majorHAnsi" w:hAnsiTheme="majorHAnsi" w:cstheme="majorHAnsi"/>
                <w:sz w:val="20"/>
                <w:szCs w:val="20"/>
              </w:rPr>
            </w:pPr>
            <w:r w:rsidRPr="00044F7F">
              <w:rPr>
                <w:rFonts w:asciiTheme="majorHAnsi" w:hAnsiTheme="majorHAnsi" w:cstheme="majorHAnsi"/>
                <w:color w:val="000000"/>
                <w:sz w:val="20"/>
                <w:szCs w:val="20"/>
              </w:rPr>
              <w:t>Boolean</w:t>
            </w:r>
          </w:p>
        </w:tc>
        <w:tc>
          <w:tcPr>
            <w:tcW w:w="1440" w:type="dxa"/>
          </w:tcPr>
          <w:p w14:paraId="78BA7A11" w14:textId="101AEBE5" w:rsidR="0075676A" w:rsidRPr="00044F7F" w:rsidRDefault="0075676A" w:rsidP="0075676A">
            <w:pPr>
              <w:pStyle w:val="paragraph"/>
              <w:spacing w:before="0" w:beforeAutospacing="0" w:after="0" w:afterAutospacing="0"/>
              <w:textAlignment w:val="baseline"/>
              <w:rPr>
                <w:rStyle w:val="normaltextrun"/>
                <w:rFonts w:asciiTheme="majorHAnsi" w:hAnsiTheme="majorHAnsi" w:cstheme="majorHAnsi"/>
                <w:sz w:val="20"/>
                <w:szCs w:val="20"/>
              </w:rPr>
            </w:pPr>
            <w:r w:rsidRPr="00044F7F">
              <w:rPr>
                <w:rFonts w:asciiTheme="majorHAnsi" w:hAnsiTheme="majorHAnsi" w:cstheme="majorHAnsi"/>
                <w:color w:val="000000"/>
                <w:sz w:val="20"/>
                <w:szCs w:val="20"/>
              </w:rPr>
              <w:t>No</w:t>
            </w:r>
          </w:p>
        </w:tc>
        <w:tc>
          <w:tcPr>
            <w:tcW w:w="3960" w:type="dxa"/>
          </w:tcPr>
          <w:p w14:paraId="24E9DE9B" w14:textId="2BB79FB9" w:rsidR="0075676A" w:rsidRPr="008661F6" w:rsidRDefault="0D728D0E" w:rsidP="5AD8E5F2">
            <w:pPr>
              <w:pStyle w:val="paragraph"/>
              <w:spacing w:before="0" w:beforeAutospacing="0" w:after="0" w:afterAutospacing="0"/>
              <w:textAlignment w:val="baseline"/>
              <w:rPr>
                <w:rFonts w:asciiTheme="majorHAnsi" w:hAnsiTheme="majorHAnsi" w:cstheme="majorBidi"/>
                <w:sz w:val="20"/>
                <w:szCs w:val="20"/>
              </w:rPr>
            </w:pPr>
            <w:r w:rsidRPr="00044F7F">
              <w:rPr>
                <w:rFonts w:asciiTheme="majorHAnsi" w:hAnsiTheme="majorHAnsi" w:cstheme="majorBidi"/>
                <w:color w:val="000000" w:themeColor="text1"/>
                <w:sz w:val="20"/>
                <w:szCs w:val="20"/>
              </w:rPr>
              <w:t xml:space="preserve"> Individual </w:t>
            </w:r>
            <w:r w:rsidR="12114D7A" w:rsidRPr="00044F7F">
              <w:rPr>
                <w:rFonts w:asciiTheme="majorHAnsi" w:hAnsiTheme="majorHAnsi" w:cstheme="majorBidi"/>
                <w:color w:val="000000" w:themeColor="text1"/>
                <w:sz w:val="20"/>
                <w:szCs w:val="20"/>
              </w:rPr>
              <w:t>c</w:t>
            </w:r>
            <w:r w:rsidRPr="00044F7F">
              <w:rPr>
                <w:rFonts w:asciiTheme="majorHAnsi" w:hAnsiTheme="majorHAnsi" w:cstheme="majorBidi"/>
                <w:color w:val="000000" w:themeColor="text1"/>
                <w:sz w:val="20"/>
                <w:szCs w:val="20"/>
              </w:rPr>
              <w:t>omplying with TANF Work Participation Requirements</w:t>
            </w:r>
          </w:p>
        </w:tc>
      </w:tr>
      <w:tr w:rsidR="00073D28" w14:paraId="3E04E31D" w14:textId="77777777" w:rsidTr="6AAF79EE">
        <w:trPr>
          <w:trHeight w:val="300"/>
        </w:trPr>
        <w:tc>
          <w:tcPr>
            <w:tcW w:w="2542" w:type="dxa"/>
          </w:tcPr>
          <w:p w14:paraId="4FD2006C" w14:textId="2A79B4E4" w:rsidR="00073D28" w:rsidRPr="008661F6" w:rsidRDefault="4228A2F0" w:rsidP="20DCA94D">
            <w:pPr>
              <w:pStyle w:val="paragraph"/>
              <w:spacing w:before="0" w:beforeAutospacing="0" w:after="0" w:afterAutospacing="0"/>
              <w:textAlignment w:val="baseline"/>
              <w:rPr>
                <w:rFonts w:asciiTheme="majorHAnsi" w:eastAsiaTheme="minorEastAsia" w:hAnsiTheme="majorHAnsi" w:cstheme="majorBidi"/>
                <w:sz w:val="20"/>
                <w:szCs w:val="20"/>
              </w:rPr>
            </w:pPr>
            <w:r w:rsidRPr="20DCA94D">
              <w:rPr>
                <w:rStyle w:val="normaltextrun"/>
                <w:rFonts w:asciiTheme="majorHAnsi" w:hAnsiTheme="majorHAnsi" w:cstheme="majorBidi"/>
                <w:sz w:val="20"/>
                <w:szCs w:val="20"/>
                <w:u w:val="single"/>
                <w:lang w:val="en-GB"/>
              </w:rPr>
              <w:t>approvedFo</w:t>
            </w:r>
            <w:r w:rsidR="003F082E">
              <w:rPr>
                <w:rStyle w:val="normaltextrun"/>
                <w:rFonts w:asciiTheme="majorHAnsi" w:hAnsiTheme="majorHAnsi" w:cstheme="majorBidi"/>
                <w:sz w:val="20"/>
                <w:szCs w:val="20"/>
                <w:u w:val="single"/>
                <w:lang w:val="en-GB"/>
              </w:rPr>
              <w:t>r</w:t>
            </w:r>
            <w:r w:rsidR="003F082E">
              <w:rPr>
                <w:rStyle w:val="normaltextrun"/>
                <w:rFonts w:asciiTheme="majorHAnsi" w:hAnsiTheme="majorHAnsi" w:cstheme="majorBidi"/>
                <w:u w:val="single"/>
                <w:lang w:val="en-GB"/>
              </w:rPr>
              <w:t>SNAP</w:t>
            </w:r>
            <w:r w:rsidR="437F8871" w:rsidRPr="20DCA94D">
              <w:rPr>
                <w:rStyle w:val="findhit"/>
                <w:rFonts w:asciiTheme="majorHAnsi" w:hAnsiTheme="majorHAnsi" w:cstheme="majorBidi"/>
                <w:sz w:val="20"/>
                <w:szCs w:val="20"/>
                <w:u w:val="single"/>
                <w:lang w:val="en-GB"/>
              </w:rPr>
              <w:t>AndNotExemptFromSNAPWorkRequirement</w:t>
            </w:r>
            <w:r w:rsidRPr="20DCA94D">
              <w:rPr>
                <w:rStyle w:val="eop"/>
                <w:rFonts w:asciiTheme="majorHAnsi" w:hAnsiTheme="majorHAnsi" w:cstheme="majorBidi"/>
                <w:sz w:val="20"/>
                <w:szCs w:val="20"/>
              </w:rPr>
              <w:t> </w:t>
            </w:r>
            <w:r w:rsidR="61FF57FE" w:rsidRPr="20DCA94D">
              <w:rPr>
                <w:rStyle w:val="eop"/>
                <w:rFonts w:asciiTheme="majorHAnsi" w:hAnsiTheme="majorHAnsi" w:cstheme="majorBidi"/>
                <w:sz w:val="20"/>
                <w:szCs w:val="20"/>
              </w:rPr>
              <w:t xml:space="preserve"> </w:t>
            </w:r>
          </w:p>
        </w:tc>
        <w:tc>
          <w:tcPr>
            <w:tcW w:w="1710" w:type="dxa"/>
          </w:tcPr>
          <w:p w14:paraId="466715A9" w14:textId="67E6A255" w:rsidR="00073D28" w:rsidRPr="008661F6" w:rsidRDefault="00073D28" w:rsidP="00073D28">
            <w:pPr>
              <w:pStyle w:val="paragraph"/>
              <w:spacing w:before="0" w:beforeAutospacing="0" w:after="0" w:afterAutospacing="0"/>
              <w:textAlignment w:val="baseline"/>
              <w:rPr>
                <w:rFonts w:asciiTheme="majorHAnsi" w:eastAsiaTheme="minorEastAsia" w:hAnsiTheme="majorHAnsi" w:cstheme="majorHAnsi"/>
                <w:sz w:val="20"/>
                <w:szCs w:val="20"/>
              </w:rPr>
            </w:pPr>
            <w:r w:rsidRPr="008661F6">
              <w:rPr>
                <w:rStyle w:val="normaltextrun"/>
                <w:rFonts w:asciiTheme="majorHAnsi" w:hAnsiTheme="majorHAnsi" w:cstheme="majorHAnsi"/>
                <w:sz w:val="20"/>
                <w:szCs w:val="20"/>
                <w:lang w:val="en-GB"/>
              </w:rPr>
              <w:t>Boolean</w:t>
            </w:r>
            <w:r w:rsidRPr="008661F6">
              <w:rPr>
                <w:rStyle w:val="eop"/>
                <w:rFonts w:asciiTheme="majorHAnsi" w:hAnsiTheme="majorHAnsi" w:cstheme="majorHAnsi"/>
                <w:sz w:val="20"/>
                <w:szCs w:val="20"/>
              </w:rPr>
              <w:t> </w:t>
            </w:r>
          </w:p>
        </w:tc>
        <w:tc>
          <w:tcPr>
            <w:tcW w:w="1440" w:type="dxa"/>
          </w:tcPr>
          <w:p w14:paraId="7BB6D9D8" w14:textId="15EE7F7B" w:rsidR="00073D28" w:rsidRPr="008661F6" w:rsidRDefault="00073D28" w:rsidP="00073D28">
            <w:pPr>
              <w:pStyle w:val="paragraph"/>
              <w:spacing w:before="0" w:beforeAutospacing="0" w:after="0" w:afterAutospacing="0"/>
              <w:textAlignment w:val="baseline"/>
              <w:rPr>
                <w:rFonts w:asciiTheme="majorHAnsi" w:eastAsiaTheme="minorEastAsia" w:hAnsiTheme="majorHAnsi" w:cstheme="majorHAnsi"/>
                <w:sz w:val="20"/>
                <w:szCs w:val="20"/>
              </w:rPr>
            </w:pPr>
            <w:r w:rsidRPr="008661F6">
              <w:rPr>
                <w:rStyle w:val="normaltextrun"/>
                <w:rFonts w:asciiTheme="majorHAnsi" w:hAnsiTheme="majorHAnsi" w:cstheme="majorHAnsi"/>
                <w:sz w:val="20"/>
                <w:szCs w:val="20"/>
                <w:lang w:val="en-GB"/>
              </w:rPr>
              <w:t>No</w:t>
            </w:r>
            <w:r w:rsidRPr="008661F6">
              <w:rPr>
                <w:rStyle w:val="eop"/>
                <w:rFonts w:asciiTheme="majorHAnsi" w:hAnsiTheme="majorHAnsi" w:cstheme="majorHAnsi"/>
                <w:sz w:val="20"/>
                <w:szCs w:val="20"/>
              </w:rPr>
              <w:t> </w:t>
            </w:r>
          </w:p>
        </w:tc>
        <w:tc>
          <w:tcPr>
            <w:tcW w:w="3960" w:type="dxa"/>
          </w:tcPr>
          <w:p w14:paraId="30D0316D" w14:textId="7B9ED974" w:rsidR="00073D28" w:rsidRPr="008661F6" w:rsidRDefault="17083C60" w:rsidP="31714CD1">
            <w:pPr>
              <w:pStyle w:val="paragraph"/>
              <w:spacing w:before="0" w:beforeAutospacing="0" w:after="0" w:afterAutospacing="0"/>
              <w:textAlignment w:val="baseline"/>
              <w:rPr>
                <w:rFonts w:asciiTheme="majorHAnsi" w:hAnsiTheme="majorHAnsi" w:cstheme="majorBidi"/>
                <w:sz w:val="20"/>
                <w:szCs w:val="20"/>
              </w:rPr>
            </w:pPr>
            <w:r w:rsidRPr="20DCA94D">
              <w:rPr>
                <w:rFonts w:asciiTheme="majorHAnsi" w:hAnsiTheme="majorHAnsi" w:cstheme="majorBidi"/>
                <w:color w:val="000000" w:themeColor="text1"/>
                <w:sz w:val="20"/>
                <w:szCs w:val="20"/>
              </w:rPr>
              <w:t xml:space="preserve"> Member of a household receiving Supplemental Nutrition Assistance Program (SNAP) and not exempt from SNAP work requirements</w:t>
            </w:r>
          </w:p>
        </w:tc>
      </w:tr>
      <w:tr w:rsidR="00350D84" w14:paraId="7F1CB1BB" w14:textId="77777777" w:rsidTr="6AAF79EE">
        <w:trPr>
          <w:trHeight w:val="300"/>
        </w:trPr>
        <w:tc>
          <w:tcPr>
            <w:tcW w:w="2542" w:type="dxa"/>
          </w:tcPr>
          <w:p w14:paraId="1F563795" w14:textId="22AD7DEF"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source</w:t>
            </w:r>
          </w:p>
        </w:tc>
        <w:tc>
          <w:tcPr>
            <w:tcW w:w="1710" w:type="dxa"/>
          </w:tcPr>
          <w:p w14:paraId="499F08E6" w14:textId="74C50114"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String</w:t>
            </w:r>
          </w:p>
        </w:tc>
        <w:tc>
          <w:tcPr>
            <w:tcW w:w="1440" w:type="dxa"/>
          </w:tcPr>
          <w:p w14:paraId="75253B1D" w14:textId="44C75281"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Yes</w:t>
            </w:r>
          </w:p>
        </w:tc>
        <w:tc>
          <w:tcPr>
            <w:tcW w:w="3960" w:type="dxa"/>
          </w:tcPr>
          <w:p w14:paraId="19A5E918" w14:textId="77777777" w:rsidR="00732FB3" w:rsidRPr="008E69F0" w:rsidRDefault="00732FB3" w:rsidP="00732FB3">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3059C664" w14:textId="10997B61" w:rsidR="00350D84" w:rsidRPr="00922223" w:rsidDel="547EDEB1"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Eg: VaCMS</w:t>
            </w:r>
          </w:p>
        </w:tc>
      </w:tr>
      <w:tr w:rsidR="00350D84" w14:paraId="5902D9D4" w14:textId="77777777" w:rsidTr="6AAF79EE">
        <w:trPr>
          <w:trHeight w:val="300"/>
        </w:trPr>
        <w:tc>
          <w:tcPr>
            <w:tcW w:w="2542" w:type="dxa"/>
          </w:tcPr>
          <w:p w14:paraId="0ADB571C" w14:textId="36046583" w:rsidR="00350D84" w:rsidRPr="00922223" w:rsidRDefault="00350920" w:rsidP="31714CD1">
            <w:pPr>
              <w:pStyle w:val="paragraph"/>
              <w:spacing w:before="0" w:beforeAutospacing="0" w:after="0" w:afterAutospacing="0"/>
              <w:textAlignment w:val="baseline"/>
              <w:rPr>
                <w:rFonts w:ascii="Calibri" w:hAnsi="Calibri" w:cs="Calibri"/>
                <w:color w:val="000000" w:themeColor="text1"/>
                <w:sz w:val="20"/>
                <w:szCs w:val="20"/>
              </w:rPr>
            </w:pPr>
            <w:r>
              <w:rPr>
                <w:rFonts w:ascii="Calibri" w:hAnsi="Calibri" w:cs="Calibri"/>
                <w:color w:val="000000" w:themeColor="text1"/>
                <w:sz w:val="20"/>
                <w:szCs w:val="20"/>
              </w:rPr>
              <w:t>updateSw</w:t>
            </w:r>
          </w:p>
        </w:tc>
        <w:tc>
          <w:tcPr>
            <w:tcW w:w="1710" w:type="dxa"/>
          </w:tcPr>
          <w:p w14:paraId="1BA99089" w14:textId="1D53D100"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String</w:t>
            </w:r>
          </w:p>
        </w:tc>
        <w:tc>
          <w:tcPr>
            <w:tcW w:w="1440" w:type="dxa"/>
          </w:tcPr>
          <w:p w14:paraId="531A968F" w14:textId="33859C48"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No</w:t>
            </w:r>
          </w:p>
        </w:tc>
        <w:tc>
          <w:tcPr>
            <w:tcW w:w="3960" w:type="dxa"/>
          </w:tcPr>
          <w:p w14:paraId="1165650A" w14:textId="77777777" w:rsidR="00D04C98" w:rsidRDefault="00D04C98" w:rsidP="00D04C98">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3E0ECE08" w14:textId="5BC30F9B" w:rsidR="00350D84" w:rsidRPr="00922223" w:rsidDel="547EDEB1" w:rsidRDefault="00D04C98" w:rsidP="31714CD1">
            <w:pPr>
              <w:pStyle w:val="paragraph"/>
              <w:spacing w:before="0" w:beforeAutospacing="0" w:after="0" w:afterAutospacing="0"/>
              <w:textAlignment w:val="baseline"/>
              <w:rPr>
                <w:rFonts w:ascii="Calibri" w:hAnsi="Calibri" w:cs="Calibri"/>
                <w:color w:val="000000" w:themeColor="text1"/>
                <w:sz w:val="20"/>
                <w:szCs w:val="20"/>
              </w:rPr>
            </w:pPr>
            <w:r w:rsidRPr="0012190D">
              <w:rPr>
                <w:rFonts w:ascii="Calibri" w:eastAsia="Calibri" w:hAnsi="Calibri" w:cs="Calibri"/>
                <w:color w:val="000000" w:themeColor="text1"/>
              </w:rPr>
              <w:t>E.g.: 'Yes'/'No'</w:t>
            </w:r>
          </w:p>
        </w:tc>
      </w:tr>
      <w:tr w:rsidR="00350D84" w14:paraId="58D7E9D5" w14:textId="77777777" w:rsidTr="6AAF79EE">
        <w:trPr>
          <w:trHeight w:val="300"/>
        </w:trPr>
        <w:tc>
          <w:tcPr>
            <w:tcW w:w="2542" w:type="dxa"/>
          </w:tcPr>
          <w:p w14:paraId="5D6B7A72" w14:textId="010522A2"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vaCMSSequenceNum   </w:t>
            </w:r>
          </w:p>
        </w:tc>
        <w:tc>
          <w:tcPr>
            <w:tcW w:w="1710" w:type="dxa"/>
          </w:tcPr>
          <w:p w14:paraId="7F455ED9" w14:textId="3D0E4BA3"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String  </w:t>
            </w:r>
          </w:p>
        </w:tc>
        <w:tc>
          <w:tcPr>
            <w:tcW w:w="1440" w:type="dxa"/>
          </w:tcPr>
          <w:p w14:paraId="23549934" w14:textId="68787B30" w:rsidR="00350D84" w:rsidRPr="00922223" w:rsidRDefault="00350D84" w:rsidP="31714CD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Yes  </w:t>
            </w:r>
          </w:p>
        </w:tc>
        <w:tc>
          <w:tcPr>
            <w:tcW w:w="3960" w:type="dxa"/>
          </w:tcPr>
          <w:p w14:paraId="7F8628CB" w14:textId="46F5D753" w:rsidR="00350D84" w:rsidRPr="00922223" w:rsidDel="547EDEB1" w:rsidRDefault="00D04C98" w:rsidP="5AD8E5F2">
            <w:pPr>
              <w:pStyle w:val="paragraph"/>
              <w:spacing w:before="0" w:beforeAutospacing="0" w:after="0" w:afterAutospacing="0"/>
              <w:textAlignment w:val="baseline"/>
              <w:rPr>
                <w:rFonts w:ascii="Calibri" w:hAnsi="Calibri" w:cs="Calibri"/>
                <w:color w:val="000000" w:themeColor="text1"/>
                <w:sz w:val="20"/>
                <w:szCs w:val="20"/>
              </w:rPr>
            </w:pPr>
            <w:r>
              <w:rPr>
                <w:rStyle w:val="normaltextrun"/>
                <w:rFonts w:ascii="Calibri" w:hAnsi="Calibri" w:cs="Calibri"/>
                <w:color w:val="000000"/>
                <w:sz w:val="20"/>
                <w:szCs w:val="20"/>
                <w:shd w:val="clear" w:color="auto" w:fill="FFFFFF"/>
              </w:rPr>
              <w:t>vaCMSSequenceNum</w:t>
            </w:r>
            <w:r w:rsidR="37BB765E">
              <w:rPr>
                <w:rStyle w:val="normaltextrun"/>
                <w:rFonts w:ascii="Calibri" w:hAnsi="Calibri" w:cs="Calibri"/>
                <w:color w:val="000000"/>
                <w:sz w:val="20"/>
                <w:szCs w:val="20"/>
                <w:shd w:val="clear" w:color="auto" w:fill="FFFFFF"/>
              </w:rPr>
              <w:t xml:space="preserve"> is a unique number for each data set at the </w:t>
            </w:r>
            <w:r w:rsidR="359F3335">
              <w:rPr>
                <w:rStyle w:val="normaltextrun"/>
                <w:rFonts w:ascii="Calibri" w:hAnsi="Calibri" w:cs="Calibri"/>
                <w:color w:val="000000"/>
                <w:sz w:val="20"/>
                <w:szCs w:val="20"/>
                <w:shd w:val="clear" w:color="auto" w:fill="FFFFFF"/>
              </w:rPr>
              <w:t xml:space="preserve">household </w:t>
            </w:r>
            <w:r w:rsidR="37BB765E">
              <w:rPr>
                <w:rStyle w:val="normaltextrun"/>
                <w:rFonts w:ascii="Calibri" w:hAnsi="Calibri" w:cs="Calibri"/>
                <w:color w:val="000000"/>
                <w:sz w:val="20"/>
                <w:szCs w:val="20"/>
                <w:shd w:val="clear" w:color="auto" w:fill="FFFFFF"/>
              </w:rPr>
              <w:t>level</w:t>
            </w:r>
            <w:r>
              <w:rPr>
                <w:rStyle w:val="normaltextrun"/>
                <w:rFonts w:ascii="Calibri" w:hAnsi="Calibri" w:cs="Calibri"/>
                <w:color w:val="000000"/>
                <w:sz w:val="20"/>
                <w:szCs w:val="20"/>
                <w:shd w:val="clear" w:color="auto" w:fill="FFFFFF"/>
              </w:rPr>
              <w:t>—for</w:t>
            </w:r>
            <w:r w:rsidR="37BB765E">
              <w:rPr>
                <w:rStyle w:val="normaltextrun"/>
                <w:rFonts w:ascii="Calibri" w:hAnsi="Calibri" w:cs="Calibri"/>
                <w:color w:val="000000"/>
                <w:sz w:val="20"/>
                <w:szCs w:val="20"/>
                <w:shd w:val="clear" w:color="auto" w:fill="FFFFFF"/>
              </w:rPr>
              <w:t xml:space="preserve"> example, </w:t>
            </w:r>
            <w:r>
              <w:rPr>
                <w:rStyle w:val="normaltextrun"/>
                <w:rFonts w:ascii="Calibri" w:hAnsi="Calibri" w:cs="Calibri"/>
                <w:color w:val="000000"/>
                <w:sz w:val="20"/>
                <w:szCs w:val="20"/>
                <w:shd w:val="clear" w:color="auto" w:fill="FFFFFF"/>
              </w:rPr>
              <w:t>education</w:t>
            </w:r>
            <w:r w:rsidR="37BB765E">
              <w:rPr>
                <w:rStyle w:val="normaltextrun"/>
                <w:rFonts w:ascii="Calibri" w:hAnsi="Calibri" w:cs="Calibri"/>
                <w:color w:val="000000"/>
                <w:sz w:val="20"/>
                <w:szCs w:val="20"/>
                <w:shd w:val="clear" w:color="auto" w:fill="FFFFFF"/>
              </w:rPr>
              <w:t xml:space="preserve"> records coming from VaCMS</w:t>
            </w:r>
            <w:r>
              <w:rPr>
                <w:rStyle w:val="normaltextrun"/>
                <w:rFonts w:ascii="Calibri" w:hAnsi="Calibri" w:cs="Calibri"/>
                <w:color w:val="000000"/>
                <w:sz w:val="20"/>
                <w:szCs w:val="20"/>
                <w:shd w:val="clear" w:color="auto" w:fill="FFFFFF"/>
              </w:rPr>
              <w:t>. Retain the sequence number when the data is updated in MWRP by customer/worker.</w:t>
            </w:r>
          </w:p>
        </w:tc>
      </w:tr>
      <w:tr w:rsidR="6654B19B" w14:paraId="5F581D14" w14:textId="77777777" w:rsidTr="6AAF79EE">
        <w:trPr>
          <w:trHeight w:val="300"/>
        </w:trPr>
        <w:tc>
          <w:tcPr>
            <w:tcW w:w="2542" w:type="dxa"/>
          </w:tcPr>
          <w:p w14:paraId="52247280" w14:textId="2AF57B2F"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applicationSource</w:t>
            </w:r>
          </w:p>
        </w:tc>
        <w:tc>
          <w:tcPr>
            <w:tcW w:w="1710" w:type="dxa"/>
          </w:tcPr>
          <w:p w14:paraId="77E40E48" w14:textId="7620EBDD"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440" w:type="dxa"/>
          </w:tcPr>
          <w:p w14:paraId="1F215B80" w14:textId="6F4643AD"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No</w:t>
            </w:r>
          </w:p>
        </w:tc>
        <w:tc>
          <w:tcPr>
            <w:tcW w:w="3960" w:type="dxa"/>
          </w:tcPr>
          <w:p w14:paraId="0FD491CB" w14:textId="7EE6150B" w:rsidR="6654B19B" w:rsidRDefault="4ADF4A1D" w:rsidP="0AD044C0">
            <w:pPr>
              <w:pStyle w:val="TableText10"/>
              <w:rPr>
                <w:rFonts w:ascii="Calibri" w:eastAsia="Calibri" w:hAnsi="Calibri" w:cs="Calibri"/>
                <w:color w:val="000000" w:themeColor="text1"/>
              </w:rPr>
            </w:pPr>
            <w:r w:rsidRPr="0AD044C0">
              <w:rPr>
                <w:rFonts w:ascii="Calibri" w:eastAsia="Calibri" w:hAnsi="Calibri" w:cs="Calibri"/>
                <w:color w:val="000000" w:themeColor="text1"/>
              </w:rPr>
              <w:t>Application Source. Ex: ‘Paper’,’CommonHelp”,’RDE’.</w:t>
            </w:r>
          </w:p>
        </w:tc>
      </w:tr>
    </w:tbl>
    <w:p w14:paraId="661A0278" w14:textId="77777777" w:rsidR="00431200" w:rsidRDefault="00431200" w:rsidP="00431200">
      <w:pPr>
        <w:ind w:right="162"/>
        <w:rPr>
          <w:rFonts w:ascii="Calibri" w:hAnsi="Calibri" w:cs="Calibri"/>
        </w:rPr>
      </w:pPr>
    </w:p>
    <w:p w14:paraId="66AAD44E" w14:textId="77777777" w:rsidR="00DC3856" w:rsidRDefault="00DC3856" w:rsidP="00431200">
      <w:pPr>
        <w:ind w:right="162"/>
        <w:rPr>
          <w:rFonts w:ascii="Calibri" w:hAnsi="Calibri" w:cs="Calibri"/>
        </w:rPr>
      </w:pPr>
    </w:p>
    <w:p w14:paraId="0EDDB13B" w14:textId="264D3F75" w:rsidR="00431200" w:rsidRPr="005A49B8" w:rsidRDefault="0AF7631D" w:rsidP="20DCA94D">
      <w:pPr>
        <w:spacing w:before="20" w:after="120"/>
        <w:rPr>
          <w:rFonts w:ascii="Calibri" w:hAnsi="Calibri" w:cs="Calibri"/>
          <w:sz w:val="22"/>
          <w:szCs w:val="22"/>
        </w:rPr>
      </w:pPr>
      <w:r w:rsidRPr="5AD8E5F2">
        <w:rPr>
          <w:rFonts w:ascii="Calibri" w:hAnsi="Calibri" w:cs="Calibri"/>
          <w:sz w:val="22"/>
          <w:szCs w:val="22"/>
        </w:rPr>
        <w:t>Exemption</w:t>
      </w:r>
      <w:r w:rsidR="6E892C03" w:rsidRPr="5AD8E5F2">
        <w:rPr>
          <w:rFonts w:ascii="Calibri" w:hAnsi="Calibri" w:cs="Calibri"/>
          <w:sz w:val="22"/>
          <w:szCs w:val="22"/>
        </w:rPr>
        <w:t>Results (</w:t>
      </w:r>
      <w:r w:rsidR="5A33BA44" w:rsidRPr="5AD8E5F2">
        <w:rPr>
          <w:rFonts w:asciiTheme="majorHAnsi" w:eastAsiaTheme="minorEastAsia" w:hAnsiTheme="majorHAnsi" w:cstheme="majorBidi"/>
          <w:sz w:val="22"/>
          <w:szCs w:val="22"/>
          <w:lang w:val="en-GB"/>
        </w:rPr>
        <w:t>ExemptionsDTO</w:t>
      </w:r>
      <w:r w:rsidR="6E892C03" w:rsidRPr="5AD8E5F2">
        <w:rPr>
          <w:rFonts w:ascii="Calibri" w:hAnsi="Calibri" w:cs="Calibri"/>
          <w:sz w:val="22"/>
          <w:szCs w:val="22"/>
        </w:rPr>
        <w:t>):</w:t>
      </w:r>
      <w:r w:rsidR="6D8B3B76" w:rsidRPr="5AD8E5F2">
        <w:rPr>
          <w:rFonts w:ascii="Calibri" w:hAnsi="Calibri" w:cs="Calibri"/>
          <w:sz w:val="22"/>
          <w:szCs w:val="22"/>
        </w:rPr>
        <w:t xml:space="preserve"> Specified Exclusion and Mandatory Exceptions will be combined into an </w:t>
      </w:r>
      <w:r w:rsidR="0D10B31D" w:rsidRPr="5AD8E5F2">
        <w:rPr>
          <w:rFonts w:ascii="Calibri" w:hAnsi="Calibri" w:cs="Calibri"/>
          <w:sz w:val="22"/>
          <w:szCs w:val="22"/>
        </w:rPr>
        <w:t>Exemptions</w:t>
      </w:r>
      <w:r w:rsidR="50C59004" w:rsidRPr="5AD8E5F2">
        <w:rPr>
          <w:rFonts w:ascii="Calibri" w:hAnsi="Calibri" w:cs="Calibri"/>
          <w:sz w:val="22"/>
          <w:szCs w:val="22"/>
        </w:rPr>
        <w:t xml:space="preserve"> DTO</w:t>
      </w:r>
      <w:r w:rsidR="09E327A4" w:rsidRPr="5AD8E5F2">
        <w:rPr>
          <w:rFonts w:ascii="Calibri" w:hAnsi="Calibri" w:cs="Calibri"/>
          <w:sz w:val="22"/>
          <w:szCs w:val="22"/>
        </w:rPr>
        <w:t xml:space="preserve"> with</w:t>
      </w:r>
      <w:r w:rsidR="0D10B31D" w:rsidRPr="5AD8E5F2">
        <w:rPr>
          <w:rFonts w:ascii="Calibri" w:hAnsi="Calibri" w:cs="Calibri"/>
          <w:sz w:val="22"/>
          <w:szCs w:val="22"/>
        </w:rPr>
        <w:t xml:space="preserve"> details</w:t>
      </w:r>
    </w:p>
    <w:p w14:paraId="69E4CCAB" w14:textId="77777777" w:rsidR="00431200" w:rsidRPr="00B04A8E" w:rsidRDefault="00431200" w:rsidP="00431200">
      <w:pPr>
        <w:ind w:left="1440" w:right="162"/>
        <w:rPr>
          <w:rFonts w:ascii="Calibri" w:hAnsi="Calibri" w:cs="Calibri"/>
        </w:rPr>
      </w:pP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42"/>
        <w:gridCol w:w="2973"/>
        <w:gridCol w:w="901"/>
        <w:gridCol w:w="3150"/>
      </w:tblGrid>
      <w:tr w:rsidR="00431200" w:rsidRPr="00B04A8E" w14:paraId="723F7F7C" w14:textId="77777777" w:rsidTr="00057F0A">
        <w:trPr>
          <w:cantSplit/>
          <w:tblHeader/>
        </w:trPr>
        <w:tc>
          <w:tcPr>
            <w:tcW w:w="1210" w:type="pct"/>
            <w:shd w:val="clear" w:color="auto" w:fill="000000" w:themeFill="text1"/>
          </w:tcPr>
          <w:p w14:paraId="098CAAB8" w14:textId="77777777" w:rsidR="00431200" w:rsidRPr="00B04A8E" w:rsidRDefault="00431200" w:rsidP="000D596E">
            <w:pPr>
              <w:pStyle w:val="TableText10HeaderCenter"/>
              <w:rPr>
                <w:rFonts w:ascii="Calibri" w:hAnsi="Calibri" w:cs="Calibri"/>
                <w:b w:val="0"/>
                <w:sz w:val="22"/>
                <w:szCs w:val="22"/>
              </w:rPr>
            </w:pPr>
            <w:r w:rsidRPr="00B04A8E">
              <w:rPr>
                <w:rFonts w:ascii="Calibri" w:hAnsi="Calibri" w:cs="Calibri"/>
                <w:sz w:val="22"/>
                <w:szCs w:val="22"/>
              </w:rPr>
              <w:t>Field</w:t>
            </w:r>
          </w:p>
        </w:tc>
        <w:tc>
          <w:tcPr>
            <w:tcW w:w="1604" w:type="pct"/>
            <w:shd w:val="clear" w:color="auto" w:fill="000000" w:themeFill="text1"/>
          </w:tcPr>
          <w:p w14:paraId="747E0C36" w14:textId="77777777" w:rsidR="00431200" w:rsidRPr="00B04A8E" w:rsidRDefault="00431200" w:rsidP="000D596E">
            <w:pPr>
              <w:pStyle w:val="TableText10HeaderCenter"/>
              <w:rPr>
                <w:rFonts w:ascii="Calibri" w:hAnsi="Calibri" w:cs="Calibri"/>
                <w:b w:val="0"/>
                <w:sz w:val="22"/>
                <w:szCs w:val="22"/>
              </w:rPr>
            </w:pPr>
            <w:r w:rsidRPr="00B04A8E">
              <w:rPr>
                <w:rFonts w:ascii="Calibri" w:hAnsi="Calibri" w:cs="Calibri"/>
                <w:sz w:val="22"/>
                <w:szCs w:val="22"/>
              </w:rPr>
              <w:t>Type</w:t>
            </w:r>
          </w:p>
        </w:tc>
        <w:tc>
          <w:tcPr>
            <w:tcW w:w="486" w:type="pct"/>
            <w:shd w:val="clear" w:color="auto" w:fill="000000" w:themeFill="text1"/>
          </w:tcPr>
          <w:p w14:paraId="22A77CBD" w14:textId="77777777" w:rsidR="00431200" w:rsidRPr="00B04A8E" w:rsidRDefault="00431200" w:rsidP="005424B9">
            <w:pPr>
              <w:pStyle w:val="TableText10HeaderCenter"/>
              <w:jc w:val="left"/>
              <w:rPr>
                <w:rFonts w:ascii="Calibri" w:hAnsi="Calibri" w:cs="Calibri"/>
                <w:b w:val="0"/>
                <w:sz w:val="22"/>
                <w:szCs w:val="22"/>
              </w:rPr>
            </w:pPr>
            <w:r w:rsidRPr="00B04A8E">
              <w:rPr>
                <w:rFonts w:ascii="Calibri" w:hAnsi="Calibri" w:cs="Calibri"/>
                <w:sz w:val="22"/>
                <w:szCs w:val="22"/>
              </w:rPr>
              <w:t>Required</w:t>
            </w:r>
          </w:p>
        </w:tc>
        <w:tc>
          <w:tcPr>
            <w:tcW w:w="1700" w:type="pct"/>
            <w:shd w:val="clear" w:color="auto" w:fill="000000" w:themeFill="text1"/>
          </w:tcPr>
          <w:p w14:paraId="0E6921B9" w14:textId="77777777" w:rsidR="00431200" w:rsidRPr="00B04A8E" w:rsidRDefault="00431200" w:rsidP="000D596E">
            <w:pPr>
              <w:pStyle w:val="TableText10HeaderCenter"/>
              <w:rPr>
                <w:rFonts w:ascii="Calibri" w:hAnsi="Calibri" w:cs="Calibri"/>
                <w:b w:val="0"/>
                <w:sz w:val="22"/>
                <w:szCs w:val="22"/>
              </w:rPr>
            </w:pPr>
            <w:r w:rsidRPr="00B04A8E">
              <w:rPr>
                <w:rFonts w:ascii="Calibri" w:hAnsi="Calibri" w:cs="Calibri"/>
                <w:sz w:val="22"/>
                <w:szCs w:val="22"/>
              </w:rPr>
              <w:t>Description</w:t>
            </w:r>
          </w:p>
        </w:tc>
      </w:tr>
      <w:tr w:rsidR="00405F7D" w:rsidRPr="00B04A8E" w14:paraId="52817699" w14:textId="77777777" w:rsidTr="00057F0A">
        <w:tc>
          <w:tcPr>
            <w:tcW w:w="1210" w:type="pct"/>
            <w:tcBorders>
              <w:top w:val="single" w:sz="4" w:space="0" w:color="auto"/>
              <w:left w:val="single" w:sz="4" w:space="0" w:color="auto"/>
              <w:bottom w:val="single" w:sz="4" w:space="0" w:color="auto"/>
              <w:right w:val="single" w:sz="4" w:space="0" w:color="auto"/>
            </w:tcBorders>
          </w:tcPr>
          <w:p w14:paraId="10F7B395" w14:textId="5B24563E" w:rsidR="00405F7D" w:rsidRPr="00CA7584" w:rsidRDefault="0A21C82C" w:rsidP="5AD8E5F2">
            <w:pPr>
              <w:pStyle w:val="TableText10"/>
              <w:rPr>
                <w:rFonts w:asciiTheme="majorHAnsi" w:eastAsiaTheme="minorEastAsia" w:hAnsiTheme="majorHAnsi" w:cstheme="majorBidi"/>
                <w:color w:val="000000"/>
                <w:u w:val="single"/>
                <w:lang w:val="en-GB"/>
              </w:rPr>
            </w:pPr>
            <w:r w:rsidRPr="5AD8E5F2">
              <w:rPr>
                <w:rFonts w:asciiTheme="majorHAnsi" w:eastAsiaTheme="minorEastAsia" w:hAnsiTheme="majorHAnsi" w:cstheme="majorBidi"/>
                <w:color w:val="000000" w:themeColor="text1"/>
              </w:rPr>
              <w:t>p</w:t>
            </w:r>
            <w:r w:rsidR="12A78327" w:rsidRPr="5AD8E5F2">
              <w:rPr>
                <w:rFonts w:asciiTheme="majorHAnsi" w:eastAsiaTheme="minorEastAsia" w:hAnsiTheme="majorHAnsi" w:cstheme="majorBidi"/>
                <w:color w:val="000000" w:themeColor="text1"/>
              </w:rPr>
              <w:t>regnancy</w:t>
            </w:r>
          </w:p>
        </w:tc>
        <w:tc>
          <w:tcPr>
            <w:tcW w:w="1604" w:type="pct"/>
            <w:tcBorders>
              <w:top w:val="single" w:sz="4" w:space="0" w:color="auto"/>
              <w:left w:val="single" w:sz="4" w:space="0" w:color="auto"/>
              <w:bottom w:val="single" w:sz="4" w:space="0" w:color="auto"/>
              <w:right w:val="single" w:sz="4" w:space="0" w:color="auto"/>
            </w:tcBorders>
          </w:tcPr>
          <w:p w14:paraId="09B11E1E" w14:textId="373BA26A" w:rsidR="00405F7D" w:rsidRPr="00CA7584" w:rsidRDefault="00405F7D" w:rsidP="00405F7D">
            <w:pPr>
              <w:pStyle w:val="TableText10"/>
              <w:rPr>
                <w:rFonts w:asciiTheme="majorHAnsi" w:eastAsiaTheme="minorHAnsi" w:hAnsiTheme="majorHAnsi" w:cstheme="majorHAnsi"/>
                <w:color w:val="000000"/>
                <w:szCs w:val="20"/>
                <w:lang w:val="en-GB"/>
              </w:rPr>
            </w:pPr>
            <w:r w:rsidRPr="007D7F48">
              <w:rPr>
                <w:rFonts w:asciiTheme="majorHAnsi" w:eastAsiaTheme="minorHAnsi" w:hAnsiTheme="majorHAnsi" w:cstheme="majorHAnsi"/>
                <w:color w:val="000000"/>
                <w:szCs w:val="20"/>
              </w:rPr>
              <w:t>PregnancyDTO</w:t>
            </w:r>
          </w:p>
        </w:tc>
        <w:tc>
          <w:tcPr>
            <w:tcW w:w="486" w:type="pct"/>
            <w:tcBorders>
              <w:top w:val="single" w:sz="4" w:space="0" w:color="auto"/>
              <w:left w:val="single" w:sz="4" w:space="0" w:color="auto"/>
              <w:bottom w:val="single" w:sz="4" w:space="0" w:color="auto"/>
              <w:right w:val="single" w:sz="4" w:space="0" w:color="auto"/>
            </w:tcBorders>
          </w:tcPr>
          <w:p w14:paraId="6ADD2735" w14:textId="05D29873" w:rsidR="00405F7D" w:rsidRDefault="00405F7D" w:rsidP="00405F7D">
            <w:pPr>
              <w:pStyle w:val="TableText10"/>
              <w:rPr>
                <w:rFonts w:asciiTheme="majorHAnsi" w:eastAsiaTheme="minorHAnsi" w:hAnsiTheme="majorHAnsi" w:cstheme="majorHAnsi"/>
                <w:color w:val="000000"/>
                <w:szCs w:val="20"/>
              </w:rPr>
            </w:pPr>
            <w:r w:rsidRPr="007D7F48">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413612F1" w14:textId="5EAE3C2A" w:rsidR="00405F7D" w:rsidRPr="007800C7" w:rsidRDefault="12A78327" w:rsidP="5AD8E5F2">
            <w:pPr>
              <w:pStyle w:val="TableText10"/>
              <w:rPr>
                <w:rFonts w:asciiTheme="majorHAnsi" w:eastAsiaTheme="minorEastAsia" w:hAnsiTheme="majorHAnsi" w:cstheme="majorBidi"/>
                <w:color w:val="000000" w:themeColor="text1"/>
                <w:lang w:val="en-GB"/>
              </w:rPr>
            </w:pPr>
            <w:r w:rsidRPr="5AD8E5F2">
              <w:rPr>
                <w:rFonts w:asciiTheme="majorHAnsi" w:eastAsiaTheme="minorEastAsia" w:hAnsiTheme="majorHAnsi" w:cstheme="majorBidi"/>
                <w:color w:val="000000" w:themeColor="text1"/>
              </w:rPr>
              <w:t>Pregnancy details received from VaCMS if</w:t>
            </w:r>
            <w:r w:rsidR="2A98661E" w:rsidRPr="5AD8E5F2">
              <w:rPr>
                <w:rFonts w:asciiTheme="majorHAnsi" w:eastAsiaTheme="minorEastAsia" w:hAnsiTheme="majorHAnsi" w:cstheme="majorBidi"/>
                <w:color w:val="000000" w:themeColor="text1"/>
              </w:rPr>
              <w:t xml:space="preserve"> present</w:t>
            </w:r>
            <w:r w:rsidRPr="5AD8E5F2">
              <w:rPr>
                <w:rFonts w:asciiTheme="majorHAnsi" w:eastAsiaTheme="minorEastAsia" w:hAnsiTheme="majorHAnsi" w:cstheme="majorBidi"/>
                <w:color w:val="000000" w:themeColor="text1"/>
              </w:rPr>
              <w:t xml:space="preserve"> </w:t>
            </w:r>
            <w:r w:rsidR="37DB83C1" w:rsidRPr="5AD8E5F2">
              <w:rPr>
                <w:rFonts w:asciiTheme="majorHAnsi" w:eastAsiaTheme="minorEastAsia" w:hAnsiTheme="majorHAnsi" w:cstheme="majorBidi"/>
                <w:color w:val="000000" w:themeColor="text1"/>
              </w:rPr>
              <w:t xml:space="preserve"> - supports both pregnancy and postpartum processing</w:t>
            </w:r>
          </w:p>
        </w:tc>
      </w:tr>
      <w:tr w:rsidR="005154FF" w:rsidRPr="00B04A8E" w14:paraId="5B1FAD79" w14:textId="77777777" w:rsidTr="00057F0A">
        <w:tc>
          <w:tcPr>
            <w:tcW w:w="1210" w:type="pct"/>
            <w:tcBorders>
              <w:top w:val="single" w:sz="4" w:space="0" w:color="auto"/>
              <w:left w:val="single" w:sz="4" w:space="0" w:color="auto"/>
              <w:bottom w:val="single" w:sz="4" w:space="0" w:color="auto"/>
              <w:right w:val="single" w:sz="4" w:space="0" w:color="auto"/>
            </w:tcBorders>
          </w:tcPr>
          <w:p w14:paraId="2C5628EF" w14:textId="646F7826" w:rsidR="005154FF" w:rsidRPr="007D7F48" w:rsidRDefault="00CA7584" w:rsidP="000D596E">
            <w:pPr>
              <w:pStyle w:val="TableText10"/>
              <w:rPr>
                <w:rFonts w:asciiTheme="majorHAnsi" w:eastAsiaTheme="minorHAnsi" w:hAnsiTheme="majorHAnsi" w:cstheme="majorHAnsi"/>
                <w:color w:val="000000"/>
                <w:szCs w:val="20"/>
              </w:rPr>
            </w:pPr>
            <w:r w:rsidRPr="00CA7584">
              <w:rPr>
                <w:rFonts w:asciiTheme="majorHAnsi" w:eastAsiaTheme="minorHAnsi" w:hAnsiTheme="majorHAnsi" w:cstheme="majorHAnsi"/>
                <w:color w:val="000000"/>
                <w:szCs w:val="20"/>
                <w:u w:val="single"/>
                <w:lang w:val="en-GB"/>
              </w:rPr>
              <w:t>americanIndianAlaskanNativeCircumstance</w:t>
            </w:r>
            <w:r w:rsidRPr="00CA7584">
              <w:rPr>
                <w:rFonts w:asciiTheme="majorHAnsi" w:eastAsiaTheme="minorHAnsi" w:hAnsiTheme="majorHAnsi" w:cstheme="majorHAnsi"/>
                <w:color w:val="000000"/>
                <w:szCs w:val="20"/>
              </w:rPr>
              <w:t> </w:t>
            </w:r>
          </w:p>
        </w:tc>
        <w:tc>
          <w:tcPr>
            <w:tcW w:w="1604" w:type="pct"/>
            <w:tcBorders>
              <w:top w:val="single" w:sz="4" w:space="0" w:color="auto"/>
              <w:left w:val="single" w:sz="4" w:space="0" w:color="auto"/>
              <w:bottom w:val="single" w:sz="4" w:space="0" w:color="auto"/>
              <w:right w:val="single" w:sz="4" w:space="0" w:color="auto"/>
            </w:tcBorders>
          </w:tcPr>
          <w:p w14:paraId="006D1286" w14:textId="0854A863" w:rsidR="005154FF" w:rsidRPr="007D7F48" w:rsidRDefault="00CA7584" w:rsidP="000D596E">
            <w:pPr>
              <w:pStyle w:val="TableText10"/>
              <w:rPr>
                <w:rFonts w:asciiTheme="majorHAnsi" w:eastAsiaTheme="minorHAnsi" w:hAnsiTheme="majorHAnsi" w:cstheme="majorHAnsi"/>
                <w:color w:val="000000"/>
                <w:szCs w:val="20"/>
              </w:rPr>
            </w:pPr>
            <w:r w:rsidRPr="00CA7584">
              <w:rPr>
                <w:rFonts w:asciiTheme="majorHAnsi" w:eastAsiaTheme="minorHAnsi" w:hAnsiTheme="majorHAnsi" w:cstheme="majorHAnsi"/>
                <w:color w:val="000000"/>
                <w:szCs w:val="20"/>
                <w:lang w:val="en-GB"/>
              </w:rPr>
              <w:t>americanIndianAlaskanNativeDTO</w:t>
            </w:r>
          </w:p>
        </w:tc>
        <w:tc>
          <w:tcPr>
            <w:tcW w:w="486" w:type="pct"/>
            <w:tcBorders>
              <w:top w:val="single" w:sz="4" w:space="0" w:color="auto"/>
              <w:left w:val="single" w:sz="4" w:space="0" w:color="auto"/>
              <w:bottom w:val="single" w:sz="4" w:space="0" w:color="auto"/>
              <w:right w:val="single" w:sz="4" w:space="0" w:color="auto"/>
            </w:tcBorders>
          </w:tcPr>
          <w:p w14:paraId="736C4CE8" w14:textId="6FAF2A68" w:rsidR="005154FF" w:rsidRPr="007D7F48" w:rsidRDefault="007800C7" w:rsidP="000D596E">
            <w:pPr>
              <w:pStyle w:val="TableText10"/>
              <w:rPr>
                <w:rFonts w:asciiTheme="majorHAnsi" w:eastAsiaTheme="minorHAnsi" w:hAnsiTheme="majorHAnsi" w:cstheme="majorHAnsi"/>
                <w:color w:val="000000"/>
                <w:szCs w:val="20"/>
              </w:rPr>
            </w:pPr>
            <w:r>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1CCF6342" w14:textId="1F601068" w:rsidR="005154FF" w:rsidRPr="007D7F48" w:rsidRDefault="380B5166" w:rsidP="5AD8E5F2">
            <w:pPr>
              <w:pStyle w:val="TableText10"/>
              <w:rPr>
                <w:rFonts w:asciiTheme="majorHAnsi" w:eastAsiaTheme="minorEastAsia" w:hAnsiTheme="majorHAnsi" w:cstheme="majorBidi"/>
                <w:color w:val="000000" w:themeColor="text1"/>
              </w:rPr>
            </w:pPr>
            <w:r w:rsidRPr="5AD8E5F2">
              <w:rPr>
                <w:rFonts w:asciiTheme="majorHAnsi" w:eastAsiaTheme="minorEastAsia" w:hAnsiTheme="majorHAnsi" w:cstheme="majorBidi"/>
                <w:color w:val="000000" w:themeColor="text1"/>
                <w:lang w:val="en-GB"/>
              </w:rPr>
              <w:t>Capture AI</w:t>
            </w:r>
            <w:r w:rsidR="5DDD5731" w:rsidRPr="5AD8E5F2">
              <w:rPr>
                <w:rFonts w:asciiTheme="majorHAnsi" w:eastAsiaTheme="minorEastAsia" w:hAnsiTheme="majorHAnsi" w:cstheme="majorBidi"/>
                <w:color w:val="000000" w:themeColor="text1"/>
                <w:lang w:val="en-GB"/>
              </w:rPr>
              <w:t>/</w:t>
            </w:r>
            <w:r w:rsidRPr="5AD8E5F2">
              <w:rPr>
                <w:rFonts w:asciiTheme="majorHAnsi" w:eastAsiaTheme="minorEastAsia" w:hAnsiTheme="majorHAnsi" w:cstheme="majorBidi"/>
                <w:color w:val="000000" w:themeColor="text1"/>
                <w:lang w:val="en-GB"/>
              </w:rPr>
              <w:t>AN details, if present</w:t>
            </w:r>
          </w:p>
        </w:tc>
      </w:tr>
      <w:tr w:rsidR="00431200" w:rsidRPr="00B04A8E" w14:paraId="6A99D332" w14:textId="77777777" w:rsidTr="00057F0A">
        <w:tc>
          <w:tcPr>
            <w:tcW w:w="1210" w:type="pct"/>
            <w:tcBorders>
              <w:top w:val="single" w:sz="4" w:space="0" w:color="auto"/>
              <w:left w:val="single" w:sz="4" w:space="0" w:color="auto"/>
              <w:bottom w:val="single" w:sz="4" w:space="0" w:color="auto"/>
              <w:right w:val="single" w:sz="4" w:space="0" w:color="auto"/>
            </w:tcBorders>
          </w:tcPr>
          <w:p w14:paraId="2504CEA7" w14:textId="22DC120D" w:rsidR="00431200" w:rsidRPr="007D7F48" w:rsidRDefault="4B90F862"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color w:val="000000" w:themeColor="text1"/>
              </w:rPr>
              <w:t>c</w:t>
            </w:r>
            <w:r w:rsidR="75ACDC7B" w:rsidRPr="5AD8E5F2">
              <w:rPr>
                <w:rFonts w:asciiTheme="majorHAnsi" w:eastAsiaTheme="minorEastAsia" w:hAnsiTheme="majorHAnsi" w:cstheme="majorBidi"/>
                <w:color w:val="000000" w:themeColor="text1"/>
              </w:rPr>
              <w:t>areGiverCircumstance</w:t>
            </w:r>
          </w:p>
        </w:tc>
        <w:tc>
          <w:tcPr>
            <w:tcW w:w="1604" w:type="pct"/>
            <w:tcBorders>
              <w:top w:val="single" w:sz="4" w:space="0" w:color="auto"/>
              <w:left w:val="single" w:sz="4" w:space="0" w:color="auto"/>
              <w:bottom w:val="single" w:sz="4" w:space="0" w:color="auto"/>
              <w:right w:val="single" w:sz="4" w:space="0" w:color="auto"/>
            </w:tcBorders>
          </w:tcPr>
          <w:p w14:paraId="4478AD4A" w14:textId="77777777" w:rsidR="00431200" w:rsidRPr="007D7F48" w:rsidRDefault="00431200" w:rsidP="000D596E">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Array&lt;CareGiverCircumstanceDTO&gt;</w:t>
            </w:r>
          </w:p>
        </w:tc>
        <w:tc>
          <w:tcPr>
            <w:tcW w:w="486" w:type="pct"/>
            <w:tcBorders>
              <w:top w:val="single" w:sz="4" w:space="0" w:color="auto"/>
              <w:left w:val="single" w:sz="4" w:space="0" w:color="auto"/>
              <w:bottom w:val="single" w:sz="4" w:space="0" w:color="auto"/>
              <w:right w:val="single" w:sz="4" w:space="0" w:color="auto"/>
            </w:tcBorders>
          </w:tcPr>
          <w:p w14:paraId="649CDACE" w14:textId="77777777" w:rsidR="00431200" w:rsidRPr="007D7F48" w:rsidRDefault="00431200" w:rsidP="000D596E">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7082F264" w14:textId="77CE7514" w:rsidR="00431200" w:rsidRPr="007D7F48" w:rsidRDefault="75ACDC7B"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color w:val="000000" w:themeColor="text1"/>
              </w:rPr>
              <w:t>CareGiverCircumstance details from VaCMS if</w:t>
            </w:r>
            <w:r w:rsidR="7DB83058" w:rsidRPr="5AD8E5F2">
              <w:rPr>
                <w:rFonts w:asciiTheme="majorHAnsi" w:eastAsiaTheme="minorEastAsia" w:hAnsiTheme="majorHAnsi" w:cstheme="majorBidi"/>
                <w:color w:val="000000" w:themeColor="text1"/>
              </w:rPr>
              <w:t xml:space="preserve"> present</w:t>
            </w:r>
          </w:p>
        </w:tc>
      </w:tr>
      <w:tr w:rsidR="00AB05A5" w:rsidRPr="00B04A8E" w14:paraId="375F967B" w14:textId="77777777" w:rsidTr="00057F0A">
        <w:tc>
          <w:tcPr>
            <w:tcW w:w="1210" w:type="pct"/>
            <w:tcBorders>
              <w:top w:val="single" w:sz="4" w:space="0" w:color="auto"/>
              <w:left w:val="single" w:sz="4" w:space="0" w:color="auto"/>
              <w:bottom w:val="single" w:sz="4" w:space="0" w:color="auto"/>
              <w:right w:val="single" w:sz="4" w:space="0" w:color="auto"/>
            </w:tcBorders>
          </w:tcPr>
          <w:p w14:paraId="6410873A" w14:textId="5AB7455B" w:rsidR="00AB05A5" w:rsidRPr="007D7F48" w:rsidRDefault="00AB05A5" w:rsidP="00AB05A5">
            <w:pPr>
              <w:pStyle w:val="TableText10"/>
              <w:rPr>
                <w:rFonts w:asciiTheme="majorHAnsi" w:eastAsiaTheme="minorHAnsi" w:hAnsiTheme="majorHAnsi" w:cstheme="majorHAnsi"/>
                <w:szCs w:val="20"/>
                <w:lang w:val="en-GB"/>
              </w:rPr>
            </w:pPr>
            <w:r w:rsidRPr="00C848B9">
              <w:rPr>
                <w:rFonts w:asciiTheme="majorHAnsi" w:eastAsiaTheme="minorHAnsi" w:hAnsiTheme="majorHAnsi" w:cstheme="majorHAnsi"/>
                <w:color w:val="000000"/>
                <w:szCs w:val="20"/>
              </w:rPr>
              <w:t>fosterCare</w:t>
            </w:r>
          </w:p>
        </w:tc>
        <w:tc>
          <w:tcPr>
            <w:tcW w:w="1604" w:type="pct"/>
            <w:tcBorders>
              <w:top w:val="single" w:sz="4" w:space="0" w:color="auto"/>
              <w:left w:val="single" w:sz="4" w:space="0" w:color="auto"/>
              <w:bottom w:val="single" w:sz="4" w:space="0" w:color="auto"/>
              <w:right w:val="single" w:sz="4" w:space="0" w:color="auto"/>
            </w:tcBorders>
          </w:tcPr>
          <w:p w14:paraId="6920A99D" w14:textId="43EC9C5C" w:rsidR="00AB05A5" w:rsidRPr="007D7F48" w:rsidRDefault="00AB05A5" w:rsidP="00AB05A5">
            <w:pPr>
              <w:pStyle w:val="TableText10"/>
              <w:rPr>
                <w:rFonts w:asciiTheme="majorHAnsi" w:eastAsiaTheme="minorHAnsi" w:hAnsiTheme="majorHAnsi" w:cstheme="majorHAnsi"/>
                <w:szCs w:val="20"/>
                <w:lang w:val="en-GB"/>
              </w:rPr>
            </w:pPr>
            <w:r w:rsidRPr="00C848B9">
              <w:rPr>
                <w:rFonts w:asciiTheme="majorHAnsi" w:eastAsiaTheme="minorHAnsi" w:hAnsiTheme="majorHAnsi" w:cstheme="majorHAnsi"/>
                <w:color w:val="000000"/>
                <w:szCs w:val="20"/>
              </w:rPr>
              <w:t>FosterCareDTO</w:t>
            </w:r>
          </w:p>
        </w:tc>
        <w:tc>
          <w:tcPr>
            <w:tcW w:w="486" w:type="pct"/>
            <w:tcBorders>
              <w:top w:val="single" w:sz="4" w:space="0" w:color="auto"/>
              <w:left w:val="single" w:sz="4" w:space="0" w:color="auto"/>
              <w:bottom w:val="single" w:sz="4" w:space="0" w:color="auto"/>
              <w:right w:val="single" w:sz="4" w:space="0" w:color="auto"/>
            </w:tcBorders>
          </w:tcPr>
          <w:p w14:paraId="2517DB4E" w14:textId="67374944" w:rsidR="00AB05A5" w:rsidRPr="007D7F48" w:rsidRDefault="00AB05A5" w:rsidP="00AB05A5">
            <w:pPr>
              <w:pStyle w:val="TableText10"/>
              <w:rPr>
                <w:rFonts w:asciiTheme="majorHAnsi" w:eastAsiaTheme="minorHAnsi" w:hAnsiTheme="majorHAnsi" w:cstheme="majorHAnsi"/>
                <w:szCs w:val="20"/>
                <w:lang w:val="en-GB"/>
              </w:rPr>
            </w:pPr>
            <w:r w:rsidRPr="00C848B9">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1F450F10" w14:textId="4F02995B" w:rsidR="00AB05A5" w:rsidRPr="007D7F48" w:rsidRDefault="00AB05A5" w:rsidP="00AB05A5">
            <w:pPr>
              <w:pStyle w:val="TableText10"/>
              <w:rPr>
                <w:rFonts w:asciiTheme="majorHAnsi" w:eastAsiaTheme="minorEastAsia" w:hAnsiTheme="majorHAnsi" w:cstheme="majorHAnsi"/>
                <w:color w:val="000000" w:themeColor="text1"/>
                <w:szCs w:val="20"/>
              </w:rPr>
            </w:pPr>
            <w:r w:rsidRPr="00C848B9">
              <w:rPr>
                <w:rFonts w:asciiTheme="majorHAnsi" w:eastAsiaTheme="minorEastAsia" w:hAnsiTheme="majorHAnsi" w:cstheme="majorHAnsi"/>
                <w:color w:val="000000" w:themeColor="text1"/>
                <w:szCs w:val="20"/>
              </w:rPr>
              <w:t xml:space="preserve">Foster Care details for an </w:t>
            </w:r>
            <w:r w:rsidRPr="00C848B9">
              <w:rPr>
                <w:rFonts w:asciiTheme="majorHAnsi" w:eastAsiaTheme="minorHAnsi" w:hAnsiTheme="majorHAnsi" w:cstheme="majorHAnsi"/>
                <w:color w:val="000000"/>
                <w:szCs w:val="20"/>
              </w:rPr>
              <w:t>applicant/recipient</w:t>
            </w:r>
          </w:p>
        </w:tc>
      </w:tr>
      <w:tr w:rsidR="00AB05A5" w:rsidRPr="00B04A8E" w14:paraId="0F81AEAD" w14:textId="77777777" w:rsidTr="00057F0A">
        <w:tc>
          <w:tcPr>
            <w:tcW w:w="1210" w:type="pct"/>
            <w:tcBorders>
              <w:top w:val="single" w:sz="4" w:space="0" w:color="auto"/>
              <w:left w:val="single" w:sz="4" w:space="0" w:color="auto"/>
              <w:bottom w:val="single" w:sz="4" w:space="0" w:color="auto"/>
              <w:right w:val="single" w:sz="4" w:space="0" w:color="auto"/>
            </w:tcBorders>
          </w:tcPr>
          <w:p w14:paraId="095B905D" w14:textId="0793361C" w:rsidR="00AB05A5" w:rsidRPr="007D7F48" w:rsidRDefault="00AB05A5" w:rsidP="00AB05A5">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szCs w:val="20"/>
                <w:lang w:val="en-GB"/>
              </w:rPr>
              <w:t>formerFosterCare</w:t>
            </w:r>
          </w:p>
        </w:tc>
        <w:tc>
          <w:tcPr>
            <w:tcW w:w="1604" w:type="pct"/>
            <w:tcBorders>
              <w:top w:val="single" w:sz="4" w:space="0" w:color="auto"/>
              <w:left w:val="single" w:sz="4" w:space="0" w:color="auto"/>
              <w:bottom w:val="single" w:sz="4" w:space="0" w:color="auto"/>
              <w:right w:val="single" w:sz="4" w:space="0" w:color="auto"/>
            </w:tcBorders>
          </w:tcPr>
          <w:p w14:paraId="18BDFD27" w14:textId="6DAB1DF1" w:rsidR="00AB05A5" w:rsidRPr="007D7F48" w:rsidRDefault="00AB05A5" w:rsidP="00AB05A5">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szCs w:val="20"/>
                <w:lang w:val="en-GB"/>
              </w:rPr>
              <w:t>FormerFosterCareDTO</w:t>
            </w:r>
          </w:p>
        </w:tc>
        <w:tc>
          <w:tcPr>
            <w:tcW w:w="486" w:type="pct"/>
            <w:tcBorders>
              <w:top w:val="single" w:sz="4" w:space="0" w:color="auto"/>
              <w:left w:val="single" w:sz="4" w:space="0" w:color="auto"/>
              <w:bottom w:val="single" w:sz="4" w:space="0" w:color="auto"/>
              <w:right w:val="single" w:sz="4" w:space="0" w:color="auto"/>
            </w:tcBorders>
          </w:tcPr>
          <w:p w14:paraId="4BA591F1" w14:textId="78A6ADCA" w:rsidR="00AB05A5" w:rsidRPr="007D7F48" w:rsidRDefault="00AB05A5" w:rsidP="00AB05A5">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szCs w:val="20"/>
                <w:lang w:val="en-GB"/>
              </w:rPr>
              <w:t>No</w:t>
            </w:r>
          </w:p>
        </w:tc>
        <w:tc>
          <w:tcPr>
            <w:tcW w:w="1700" w:type="pct"/>
            <w:tcBorders>
              <w:top w:val="single" w:sz="4" w:space="0" w:color="auto"/>
              <w:left w:val="single" w:sz="4" w:space="0" w:color="auto"/>
              <w:bottom w:val="single" w:sz="4" w:space="0" w:color="auto"/>
              <w:right w:val="single" w:sz="4" w:space="0" w:color="auto"/>
            </w:tcBorders>
          </w:tcPr>
          <w:p w14:paraId="29DC9D0C" w14:textId="64995709" w:rsidR="00AB05A5" w:rsidRPr="007D7F48" w:rsidRDefault="7F882D34">
            <w:pPr>
              <w:pStyle w:val="TableText10"/>
              <w:rPr>
                <w:rFonts w:asciiTheme="majorHAnsi" w:eastAsiaTheme="minorEastAsia" w:hAnsiTheme="majorHAnsi" w:cstheme="majorBidi"/>
                <w:color w:val="000000" w:themeColor="text1"/>
              </w:rPr>
            </w:pPr>
            <w:r w:rsidRPr="5AD8E5F2">
              <w:rPr>
                <w:rFonts w:asciiTheme="majorHAnsi" w:eastAsiaTheme="minorEastAsia" w:hAnsiTheme="majorHAnsi" w:cstheme="majorBidi"/>
                <w:color w:val="000000" w:themeColor="text1"/>
              </w:rPr>
              <w:t xml:space="preserve">Former Foster Care details received from VaCMS if </w:t>
            </w:r>
            <w:r w:rsidR="0BF849C9" w:rsidRPr="5AD8E5F2">
              <w:rPr>
                <w:rFonts w:asciiTheme="majorHAnsi" w:eastAsiaTheme="minorEastAsia" w:hAnsiTheme="majorHAnsi" w:cstheme="majorBidi"/>
                <w:color w:val="000000" w:themeColor="text1"/>
              </w:rPr>
              <w:t>present</w:t>
            </w:r>
          </w:p>
        </w:tc>
      </w:tr>
      <w:tr w:rsidR="4248CEDA" w14:paraId="7E0DF327" w14:textId="77777777" w:rsidTr="00057F0A">
        <w:trPr>
          <w:trHeight w:val="300"/>
        </w:trPr>
        <w:tc>
          <w:tcPr>
            <w:tcW w:w="1210" w:type="pct"/>
            <w:tcBorders>
              <w:top w:val="single" w:sz="4" w:space="0" w:color="auto"/>
              <w:left w:val="single" w:sz="4" w:space="0" w:color="auto"/>
              <w:bottom w:val="single" w:sz="4" w:space="0" w:color="auto"/>
              <w:right w:val="single" w:sz="4" w:space="0" w:color="auto"/>
            </w:tcBorders>
          </w:tcPr>
          <w:p w14:paraId="223F4DF6" w14:textId="1E516DA2" w:rsidR="4248CEDA" w:rsidRPr="003B1247" w:rsidRDefault="4248CEDA" w:rsidP="0082384E">
            <w:pPr>
              <w:spacing w:before="20" w:after="120"/>
              <w:rPr>
                <w:rFonts w:ascii="Calibri" w:eastAsia="Calibri" w:hAnsi="Calibri" w:cs="Calibri"/>
                <w:sz w:val="20"/>
                <w:szCs w:val="20"/>
                <w:u w:val="single"/>
                <w:lang w:val="en-GB"/>
              </w:rPr>
            </w:pPr>
            <w:r w:rsidRPr="003B1247">
              <w:rPr>
                <w:rFonts w:ascii="Calibri" w:eastAsia="Calibri" w:hAnsi="Calibri" w:cs="Calibri"/>
                <w:sz w:val="20"/>
                <w:szCs w:val="20"/>
                <w:u w:val="single"/>
                <w:lang w:val="en-GB"/>
              </w:rPr>
              <w:t>priorIncarcerationDetails</w:t>
            </w:r>
          </w:p>
        </w:tc>
        <w:tc>
          <w:tcPr>
            <w:tcW w:w="1604" w:type="pct"/>
            <w:tcBorders>
              <w:top w:val="single" w:sz="4" w:space="0" w:color="auto"/>
              <w:left w:val="single" w:sz="4" w:space="0" w:color="auto"/>
              <w:bottom w:val="single" w:sz="4" w:space="0" w:color="auto"/>
              <w:right w:val="single" w:sz="4" w:space="0" w:color="auto"/>
            </w:tcBorders>
          </w:tcPr>
          <w:p w14:paraId="4ED09D45" w14:textId="756F5201" w:rsidR="4248CEDA" w:rsidRPr="003B1247" w:rsidRDefault="4248CEDA" w:rsidP="0082384E">
            <w:pPr>
              <w:spacing w:before="20" w:after="120"/>
              <w:rPr>
                <w:rFonts w:ascii="Calibri" w:eastAsia="Calibri" w:hAnsi="Calibri" w:cs="Calibri"/>
                <w:sz w:val="20"/>
                <w:szCs w:val="20"/>
                <w:u w:val="single"/>
                <w:lang w:val="en-GB"/>
              </w:rPr>
            </w:pPr>
            <w:r w:rsidRPr="003B1247">
              <w:rPr>
                <w:rFonts w:ascii="Calibri" w:eastAsia="Calibri" w:hAnsi="Calibri" w:cs="Calibri"/>
                <w:sz w:val="20"/>
                <w:szCs w:val="20"/>
                <w:u w:val="single"/>
                <w:lang w:val="en-GB"/>
              </w:rPr>
              <w:t>Array</w:t>
            </w:r>
            <w:r w:rsidR="000413E6" w:rsidRPr="003B1247">
              <w:rPr>
                <w:rFonts w:ascii="Calibri" w:eastAsia="Calibri" w:hAnsi="Calibri" w:cs="Calibri"/>
                <w:sz w:val="20"/>
                <w:szCs w:val="20"/>
                <w:u w:val="single"/>
                <w:lang w:val="en-GB"/>
              </w:rPr>
              <w:t>&lt;</w:t>
            </w:r>
            <w:r w:rsidRPr="003B1247">
              <w:rPr>
                <w:rFonts w:ascii="Calibri" w:eastAsia="Calibri" w:hAnsi="Calibri" w:cs="Calibri"/>
                <w:sz w:val="20"/>
                <w:szCs w:val="20"/>
                <w:u w:val="single"/>
                <w:lang w:val="en-GB"/>
              </w:rPr>
              <w:t>PriorIncarcerationDetailsDTO&gt;</w:t>
            </w:r>
          </w:p>
        </w:tc>
        <w:tc>
          <w:tcPr>
            <w:tcW w:w="486" w:type="pct"/>
            <w:tcBorders>
              <w:top w:val="single" w:sz="4" w:space="0" w:color="auto"/>
              <w:left w:val="single" w:sz="4" w:space="0" w:color="auto"/>
              <w:bottom w:val="single" w:sz="4" w:space="0" w:color="auto"/>
              <w:right w:val="single" w:sz="4" w:space="0" w:color="auto"/>
            </w:tcBorders>
          </w:tcPr>
          <w:p w14:paraId="2778B1A7" w14:textId="0ADE52D9" w:rsidR="4248CEDA" w:rsidRPr="003B1247" w:rsidRDefault="4248CEDA" w:rsidP="0082384E">
            <w:pPr>
              <w:spacing w:before="20" w:after="120"/>
              <w:rPr>
                <w:rFonts w:ascii="Calibri" w:eastAsia="Calibri" w:hAnsi="Calibri" w:cs="Calibri"/>
                <w:sz w:val="20"/>
                <w:szCs w:val="20"/>
                <w:u w:val="single"/>
                <w:lang w:val="en-GB"/>
              </w:rPr>
            </w:pPr>
            <w:r w:rsidRPr="003B1247">
              <w:rPr>
                <w:rFonts w:ascii="Calibri" w:eastAsia="Calibri" w:hAnsi="Calibri" w:cs="Calibri"/>
                <w:sz w:val="20"/>
                <w:szCs w:val="20"/>
                <w:u w:val="single"/>
                <w:lang w:val="en-GB"/>
              </w:rPr>
              <w:t>No</w:t>
            </w:r>
          </w:p>
        </w:tc>
        <w:tc>
          <w:tcPr>
            <w:tcW w:w="1700" w:type="pct"/>
            <w:tcBorders>
              <w:top w:val="single" w:sz="4" w:space="0" w:color="auto"/>
              <w:left w:val="single" w:sz="4" w:space="0" w:color="auto"/>
              <w:bottom w:val="single" w:sz="4" w:space="0" w:color="auto"/>
              <w:right w:val="single" w:sz="4" w:space="0" w:color="auto"/>
            </w:tcBorders>
          </w:tcPr>
          <w:p w14:paraId="076C92C1" w14:textId="5B01CCA9" w:rsidR="4248CEDA" w:rsidRPr="003B1247" w:rsidRDefault="4248CEDA" w:rsidP="0082384E">
            <w:pPr>
              <w:spacing w:before="20" w:after="120"/>
              <w:rPr>
                <w:rFonts w:asciiTheme="majorHAnsi" w:eastAsiaTheme="minorEastAsia" w:hAnsiTheme="majorHAnsi" w:cstheme="majorBidi"/>
              </w:rPr>
            </w:pPr>
            <w:r w:rsidRPr="003B1247">
              <w:rPr>
                <w:rFonts w:ascii="Calibri" w:eastAsia="Calibri" w:hAnsi="Calibri" w:cs="Calibri"/>
                <w:sz w:val="20"/>
                <w:szCs w:val="20"/>
                <w:u w:val="single"/>
                <w:lang w:val="en-GB"/>
              </w:rPr>
              <w:t>Prior Incarceration Details</w:t>
            </w:r>
            <w:r w:rsidRPr="003B1247">
              <w:rPr>
                <w:rFonts w:asciiTheme="majorHAnsi" w:eastAsiaTheme="minorEastAsia" w:hAnsiTheme="majorHAnsi" w:cstheme="majorBidi"/>
              </w:rPr>
              <w:t xml:space="preserve"> </w:t>
            </w:r>
          </w:p>
        </w:tc>
      </w:tr>
      <w:tr w:rsidR="00AB05A5" w:rsidRPr="00B04A8E" w14:paraId="676989E1" w14:textId="77777777" w:rsidTr="00057F0A">
        <w:tc>
          <w:tcPr>
            <w:tcW w:w="1210" w:type="pct"/>
            <w:tcBorders>
              <w:top w:val="single" w:sz="4" w:space="0" w:color="auto"/>
              <w:left w:val="single" w:sz="4" w:space="0" w:color="auto"/>
              <w:bottom w:val="single" w:sz="4" w:space="0" w:color="auto"/>
              <w:right w:val="single" w:sz="4" w:space="0" w:color="auto"/>
            </w:tcBorders>
          </w:tcPr>
          <w:p w14:paraId="031C0F94" w14:textId="63749BD0" w:rsidR="00AB05A5" w:rsidRPr="007D7F48" w:rsidRDefault="00AB05A5" w:rsidP="00AB05A5">
            <w:pPr>
              <w:pStyle w:val="TableText10"/>
              <w:rPr>
                <w:rFonts w:asciiTheme="majorHAnsi" w:eastAsiaTheme="minorEastAsia" w:hAnsiTheme="majorHAnsi" w:cstheme="majorBidi"/>
                <w:lang w:val="en-GB"/>
              </w:rPr>
            </w:pPr>
            <w:r w:rsidRPr="4248CEDA">
              <w:rPr>
                <w:rFonts w:asciiTheme="majorHAnsi" w:eastAsiaTheme="minorEastAsia" w:hAnsiTheme="majorHAnsi" w:cstheme="majorBidi"/>
                <w:color w:val="000000" w:themeColor="text1"/>
              </w:rPr>
              <w:t>currentlyIncarcerated</w:t>
            </w:r>
          </w:p>
        </w:tc>
        <w:tc>
          <w:tcPr>
            <w:tcW w:w="1604" w:type="pct"/>
            <w:tcBorders>
              <w:top w:val="single" w:sz="4" w:space="0" w:color="auto"/>
              <w:left w:val="single" w:sz="4" w:space="0" w:color="auto"/>
              <w:bottom w:val="single" w:sz="4" w:space="0" w:color="auto"/>
              <w:right w:val="single" w:sz="4" w:space="0" w:color="auto"/>
            </w:tcBorders>
          </w:tcPr>
          <w:p w14:paraId="668E48B3" w14:textId="7B38A493" w:rsidR="00AB05A5" w:rsidRPr="007D7F48" w:rsidRDefault="0D05BE49" w:rsidP="00AB05A5">
            <w:pPr>
              <w:pStyle w:val="TableText10"/>
              <w:rPr>
                <w:rFonts w:asciiTheme="majorHAnsi" w:eastAsiaTheme="minorEastAsia" w:hAnsiTheme="majorHAnsi" w:cstheme="majorBidi"/>
                <w:lang w:val="en-GB"/>
              </w:rPr>
            </w:pPr>
            <w:r w:rsidRPr="4248CEDA">
              <w:rPr>
                <w:rFonts w:asciiTheme="majorHAnsi" w:eastAsia="Aptos Narrow" w:hAnsiTheme="majorHAnsi" w:cstheme="majorBidi"/>
                <w:color w:val="242424"/>
              </w:rPr>
              <w:t>Array&lt;</w:t>
            </w:r>
            <w:r w:rsidR="00AB05A5" w:rsidRPr="4248CEDA">
              <w:rPr>
                <w:rFonts w:asciiTheme="majorHAnsi" w:eastAsia="Aptos Narrow" w:hAnsiTheme="majorHAnsi" w:cstheme="majorBidi"/>
                <w:color w:val="242424"/>
              </w:rPr>
              <w:t>Incarcerated</w:t>
            </w:r>
            <w:r w:rsidR="00AB05A5" w:rsidRPr="4248CEDA">
              <w:rPr>
                <w:rFonts w:asciiTheme="majorHAnsi" w:hAnsiTheme="majorHAnsi" w:cstheme="majorBidi"/>
                <w:color w:val="000000" w:themeColor="text1"/>
              </w:rPr>
              <w:t>CircumstanceDTO</w:t>
            </w:r>
            <w:r w:rsidR="1A380C05" w:rsidRPr="4248CEDA">
              <w:rPr>
                <w:rFonts w:asciiTheme="majorHAnsi" w:hAnsiTheme="majorHAnsi" w:cstheme="majorBidi"/>
                <w:color w:val="000000" w:themeColor="text1"/>
              </w:rPr>
              <w:t>&gt;</w:t>
            </w:r>
          </w:p>
        </w:tc>
        <w:tc>
          <w:tcPr>
            <w:tcW w:w="486" w:type="pct"/>
            <w:tcBorders>
              <w:top w:val="single" w:sz="4" w:space="0" w:color="auto"/>
              <w:left w:val="single" w:sz="4" w:space="0" w:color="auto"/>
              <w:bottom w:val="single" w:sz="4" w:space="0" w:color="auto"/>
              <w:right w:val="single" w:sz="4" w:space="0" w:color="auto"/>
            </w:tcBorders>
          </w:tcPr>
          <w:p w14:paraId="7B87F41C" w14:textId="33DEE808" w:rsidR="00AB05A5" w:rsidRPr="007D7F48" w:rsidRDefault="00AB05A5" w:rsidP="00AB05A5">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29ACDB65" w14:textId="238EF26B" w:rsidR="00AB05A5" w:rsidRPr="005A49B8" w:rsidRDefault="7F882D34">
            <w:pPr>
              <w:pStyle w:val="TableText10"/>
              <w:rPr>
                <w:rFonts w:asciiTheme="majorHAnsi" w:hAnsiTheme="majorHAnsi" w:cstheme="majorBidi"/>
              </w:rPr>
            </w:pPr>
            <w:r w:rsidRPr="5AD8E5F2">
              <w:rPr>
                <w:rFonts w:asciiTheme="majorHAnsi" w:hAnsiTheme="majorHAnsi" w:cstheme="majorBidi"/>
                <w:color w:val="000000" w:themeColor="text1"/>
              </w:rPr>
              <w:t xml:space="preserve"> </w:t>
            </w:r>
            <w:r w:rsidR="0076AAB3" w:rsidRPr="5AD8E5F2">
              <w:rPr>
                <w:rFonts w:asciiTheme="majorHAnsi" w:hAnsiTheme="majorHAnsi" w:cstheme="majorBidi"/>
                <w:color w:val="000000" w:themeColor="text1"/>
              </w:rPr>
              <w:t>Details of current incarceration</w:t>
            </w:r>
          </w:p>
        </w:tc>
      </w:tr>
      <w:tr w:rsidR="005B5EED" w:rsidRPr="00B04A8E" w14:paraId="0995BA3B" w14:textId="77777777" w:rsidTr="00057F0A">
        <w:tc>
          <w:tcPr>
            <w:tcW w:w="1210" w:type="pct"/>
            <w:tcBorders>
              <w:top w:val="single" w:sz="4" w:space="0" w:color="auto"/>
              <w:left w:val="single" w:sz="4" w:space="0" w:color="auto"/>
              <w:bottom w:val="single" w:sz="4" w:space="0" w:color="auto"/>
              <w:right w:val="single" w:sz="4" w:space="0" w:color="auto"/>
            </w:tcBorders>
          </w:tcPr>
          <w:p w14:paraId="4E05E03D" w14:textId="60DE9E3B" w:rsidR="005B5EED" w:rsidRPr="007D7F48" w:rsidRDefault="005B5EED" w:rsidP="005B5EED">
            <w:pPr>
              <w:pStyle w:val="TableText10"/>
              <w:rPr>
                <w:rFonts w:asciiTheme="majorHAnsi" w:eastAsiaTheme="minorEastAsia" w:hAnsiTheme="majorHAnsi" w:cstheme="majorHAnsi"/>
                <w:color w:val="000000" w:themeColor="text1"/>
                <w:szCs w:val="20"/>
              </w:rPr>
            </w:pPr>
            <w:r>
              <w:rPr>
                <w:rFonts w:asciiTheme="majorHAnsi" w:hAnsiTheme="majorHAnsi" w:cstheme="majorHAnsi"/>
                <w:color w:val="000000" w:themeColor="text1"/>
                <w:szCs w:val="20"/>
              </w:rPr>
              <w:t>receivingMe</w:t>
            </w:r>
            <w:r w:rsidRPr="00C848B9">
              <w:rPr>
                <w:rFonts w:asciiTheme="majorHAnsi" w:hAnsiTheme="majorHAnsi" w:cstheme="majorHAnsi"/>
                <w:color w:val="000000" w:themeColor="text1"/>
                <w:szCs w:val="20"/>
              </w:rPr>
              <w:t>dicarePartAB</w:t>
            </w:r>
          </w:p>
        </w:tc>
        <w:tc>
          <w:tcPr>
            <w:tcW w:w="1604" w:type="pct"/>
            <w:tcBorders>
              <w:top w:val="single" w:sz="4" w:space="0" w:color="auto"/>
              <w:left w:val="single" w:sz="4" w:space="0" w:color="auto"/>
              <w:bottom w:val="single" w:sz="4" w:space="0" w:color="auto"/>
              <w:right w:val="single" w:sz="4" w:space="0" w:color="auto"/>
            </w:tcBorders>
          </w:tcPr>
          <w:p w14:paraId="52786CFC" w14:textId="57692EB9" w:rsidR="005B5EED" w:rsidRPr="007D7F48" w:rsidRDefault="005B5EED" w:rsidP="005B5EED">
            <w:pPr>
              <w:pStyle w:val="TableText10"/>
              <w:rPr>
                <w:rFonts w:asciiTheme="majorHAnsi" w:hAnsiTheme="majorHAnsi" w:cstheme="majorHAnsi"/>
                <w:color w:val="000000" w:themeColor="text1"/>
                <w:szCs w:val="20"/>
              </w:rPr>
            </w:pPr>
            <w:r w:rsidRPr="00C848B9">
              <w:rPr>
                <w:rFonts w:asciiTheme="majorHAnsi" w:hAnsiTheme="majorHAnsi" w:cstheme="majorHAnsi"/>
                <w:color w:val="000000" w:themeColor="text1"/>
                <w:szCs w:val="20"/>
              </w:rPr>
              <w:t>Array&lt;MedicarePartABDTO&gt;</w:t>
            </w:r>
          </w:p>
        </w:tc>
        <w:tc>
          <w:tcPr>
            <w:tcW w:w="486" w:type="pct"/>
            <w:tcBorders>
              <w:top w:val="single" w:sz="4" w:space="0" w:color="auto"/>
              <w:left w:val="single" w:sz="4" w:space="0" w:color="auto"/>
              <w:bottom w:val="single" w:sz="4" w:space="0" w:color="auto"/>
              <w:right w:val="single" w:sz="4" w:space="0" w:color="auto"/>
            </w:tcBorders>
          </w:tcPr>
          <w:p w14:paraId="70F9DDCE" w14:textId="7932619F" w:rsidR="005B5EED" w:rsidRPr="007D7F48" w:rsidRDefault="005B5EED" w:rsidP="005B5EED">
            <w:pPr>
              <w:pStyle w:val="TableText10"/>
              <w:rPr>
                <w:rFonts w:asciiTheme="majorHAnsi" w:eastAsiaTheme="minorHAnsi" w:hAnsiTheme="majorHAnsi" w:cstheme="majorHAnsi"/>
                <w:color w:val="000000"/>
                <w:szCs w:val="20"/>
              </w:rPr>
            </w:pPr>
            <w:r w:rsidRPr="00C848B9">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3CBF1502" w14:textId="1CD7F89D" w:rsidR="005B5EED" w:rsidRPr="007D7F48" w:rsidRDefault="005B5EED" w:rsidP="005B5EED">
            <w:pPr>
              <w:pStyle w:val="TableText10"/>
              <w:rPr>
                <w:rFonts w:asciiTheme="majorHAnsi" w:eastAsiaTheme="minorEastAsia" w:hAnsiTheme="majorHAnsi" w:cstheme="majorHAnsi"/>
                <w:color w:val="000000" w:themeColor="text1"/>
                <w:szCs w:val="20"/>
              </w:rPr>
            </w:pPr>
            <w:r w:rsidRPr="00C848B9">
              <w:rPr>
                <w:rFonts w:asciiTheme="majorHAnsi" w:eastAsiaTheme="minorEastAsia" w:hAnsiTheme="majorHAnsi" w:cstheme="majorHAnsi"/>
                <w:color w:val="000000" w:themeColor="text1"/>
                <w:szCs w:val="20"/>
              </w:rPr>
              <w:t>Medicaid Part A and Part B for an applicant/recipient</w:t>
            </w:r>
          </w:p>
        </w:tc>
      </w:tr>
      <w:tr w:rsidR="005B5EED" w:rsidRPr="00B04A8E" w14:paraId="1D0B3AE7" w14:textId="77777777" w:rsidTr="00057F0A">
        <w:tc>
          <w:tcPr>
            <w:tcW w:w="1210" w:type="pct"/>
            <w:tcBorders>
              <w:top w:val="single" w:sz="4" w:space="0" w:color="auto"/>
              <w:left w:val="single" w:sz="4" w:space="0" w:color="auto"/>
              <w:bottom w:val="single" w:sz="4" w:space="0" w:color="auto"/>
              <w:right w:val="single" w:sz="4" w:space="0" w:color="auto"/>
            </w:tcBorders>
          </w:tcPr>
          <w:p w14:paraId="5F8E2C30" w14:textId="004E0301" w:rsidR="005B5EED" w:rsidRPr="007D7F48" w:rsidRDefault="005B5EED" w:rsidP="005B5EED">
            <w:pPr>
              <w:pStyle w:val="TableText10"/>
              <w:rPr>
                <w:rFonts w:asciiTheme="majorHAnsi" w:eastAsiaTheme="minorEastAsia" w:hAnsiTheme="majorHAnsi" w:cstheme="majorHAnsi"/>
                <w:szCs w:val="20"/>
                <w:lang w:val="en-GB"/>
              </w:rPr>
            </w:pPr>
            <w:r w:rsidRPr="007D7F48">
              <w:rPr>
                <w:rFonts w:asciiTheme="majorHAnsi" w:eastAsiaTheme="minorEastAsia" w:hAnsiTheme="majorHAnsi" w:cstheme="majorHAnsi"/>
                <w:color w:val="000000" w:themeColor="text1"/>
                <w:szCs w:val="20"/>
              </w:rPr>
              <w:t>receivingMedicarePartAB</w:t>
            </w:r>
            <w:r w:rsidR="006569AA">
              <w:rPr>
                <w:rFonts w:asciiTheme="majorHAnsi" w:eastAsiaTheme="minorEastAsia" w:hAnsiTheme="majorHAnsi" w:cstheme="majorHAnsi"/>
                <w:color w:val="000000" w:themeColor="text1"/>
                <w:szCs w:val="20"/>
              </w:rPr>
              <w:t>TPL</w:t>
            </w:r>
          </w:p>
        </w:tc>
        <w:tc>
          <w:tcPr>
            <w:tcW w:w="1604" w:type="pct"/>
            <w:tcBorders>
              <w:top w:val="single" w:sz="4" w:space="0" w:color="auto"/>
              <w:left w:val="single" w:sz="4" w:space="0" w:color="auto"/>
              <w:bottom w:val="single" w:sz="4" w:space="0" w:color="auto"/>
              <w:right w:val="single" w:sz="4" w:space="0" w:color="auto"/>
            </w:tcBorders>
          </w:tcPr>
          <w:p w14:paraId="6C422000" w14:textId="67A4C355" w:rsidR="005B5EED" w:rsidRPr="007D7F48" w:rsidRDefault="005B5EED" w:rsidP="005B5EED">
            <w:pPr>
              <w:pStyle w:val="TableText10"/>
              <w:rPr>
                <w:rFonts w:asciiTheme="majorHAnsi" w:eastAsiaTheme="minorHAnsi" w:hAnsiTheme="majorHAnsi" w:cstheme="majorHAnsi"/>
                <w:szCs w:val="20"/>
                <w:lang w:val="en-GB"/>
              </w:rPr>
            </w:pPr>
            <w:r w:rsidRPr="007D7F48">
              <w:rPr>
                <w:rFonts w:asciiTheme="majorHAnsi" w:hAnsiTheme="majorHAnsi" w:cstheme="majorHAnsi"/>
                <w:color w:val="000000" w:themeColor="text1"/>
                <w:szCs w:val="20"/>
              </w:rPr>
              <w:t>Array&lt;MedicarePartAB</w:t>
            </w:r>
            <w:r w:rsidR="006569AA">
              <w:rPr>
                <w:rFonts w:asciiTheme="majorHAnsi" w:hAnsiTheme="majorHAnsi" w:cstheme="majorHAnsi"/>
                <w:color w:val="000000" w:themeColor="text1"/>
                <w:szCs w:val="20"/>
              </w:rPr>
              <w:t>TPL</w:t>
            </w:r>
            <w:r w:rsidRPr="007D7F48">
              <w:rPr>
                <w:rFonts w:asciiTheme="majorHAnsi" w:hAnsiTheme="majorHAnsi" w:cstheme="majorHAnsi"/>
                <w:color w:val="000000" w:themeColor="text1"/>
                <w:szCs w:val="20"/>
              </w:rPr>
              <w:t>DTO&gt;</w:t>
            </w:r>
          </w:p>
        </w:tc>
        <w:tc>
          <w:tcPr>
            <w:tcW w:w="486" w:type="pct"/>
            <w:tcBorders>
              <w:top w:val="single" w:sz="4" w:space="0" w:color="auto"/>
              <w:left w:val="single" w:sz="4" w:space="0" w:color="auto"/>
              <w:bottom w:val="single" w:sz="4" w:space="0" w:color="auto"/>
              <w:right w:val="single" w:sz="4" w:space="0" w:color="auto"/>
            </w:tcBorders>
          </w:tcPr>
          <w:p w14:paraId="3FD295CA" w14:textId="21A487E8" w:rsidR="005B5EED" w:rsidRPr="007D7F48" w:rsidRDefault="005B5EED" w:rsidP="005B5EED">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0CC92E8B" w14:textId="7916EF4F" w:rsidR="005B5EED" w:rsidRPr="007D7F48" w:rsidRDefault="005B5EED" w:rsidP="005B5EED">
            <w:pPr>
              <w:pStyle w:val="TableText10"/>
              <w:rPr>
                <w:rFonts w:asciiTheme="majorHAnsi" w:eastAsiaTheme="minorEastAsia" w:hAnsiTheme="majorHAnsi" w:cstheme="majorHAnsi"/>
                <w:szCs w:val="20"/>
                <w:lang w:val="en-GB"/>
              </w:rPr>
            </w:pPr>
            <w:r w:rsidRPr="007D7F48">
              <w:rPr>
                <w:rFonts w:asciiTheme="majorHAnsi" w:eastAsiaTheme="minorEastAsia" w:hAnsiTheme="majorHAnsi" w:cstheme="majorHAnsi"/>
                <w:color w:val="000000" w:themeColor="text1"/>
                <w:szCs w:val="20"/>
              </w:rPr>
              <w:t>Medicare Part A/B details</w:t>
            </w:r>
            <w:r w:rsidR="006569AA">
              <w:rPr>
                <w:rFonts w:asciiTheme="majorHAnsi" w:eastAsiaTheme="minorEastAsia" w:hAnsiTheme="majorHAnsi" w:cstheme="majorHAnsi"/>
                <w:color w:val="000000" w:themeColor="text1"/>
                <w:szCs w:val="20"/>
              </w:rPr>
              <w:t xml:space="preserve"> (TPL screen)</w:t>
            </w:r>
          </w:p>
        </w:tc>
      </w:tr>
      <w:tr w:rsidR="005B5EED" w:rsidRPr="00B04A8E" w14:paraId="1A68EA4B" w14:textId="77777777" w:rsidTr="00057F0A">
        <w:tc>
          <w:tcPr>
            <w:tcW w:w="1210" w:type="pct"/>
            <w:tcBorders>
              <w:top w:val="single" w:sz="4" w:space="0" w:color="auto"/>
              <w:left w:val="single" w:sz="4" w:space="0" w:color="auto"/>
              <w:bottom w:val="single" w:sz="4" w:space="0" w:color="auto"/>
              <w:right w:val="single" w:sz="4" w:space="0" w:color="auto"/>
            </w:tcBorders>
          </w:tcPr>
          <w:p w14:paraId="77ADF7E4" w14:textId="2194E208" w:rsidR="005B5EED" w:rsidRPr="007D7F48" w:rsidRDefault="005B5EED" w:rsidP="005B5EED">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medicallyFrail</w:t>
            </w:r>
          </w:p>
        </w:tc>
        <w:tc>
          <w:tcPr>
            <w:tcW w:w="1604" w:type="pct"/>
            <w:tcBorders>
              <w:top w:val="single" w:sz="4" w:space="0" w:color="auto"/>
              <w:left w:val="single" w:sz="4" w:space="0" w:color="auto"/>
              <w:bottom w:val="single" w:sz="4" w:space="0" w:color="auto"/>
              <w:right w:val="single" w:sz="4" w:space="0" w:color="auto"/>
            </w:tcBorders>
          </w:tcPr>
          <w:p w14:paraId="680BCE93" w14:textId="67B00879" w:rsidR="005B5EED" w:rsidRPr="007D7F48" w:rsidRDefault="005B5EED" w:rsidP="005B5EED">
            <w:pPr>
              <w:pStyle w:val="TableText10"/>
              <w:rPr>
                <w:rFonts w:asciiTheme="majorHAnsi" w:eastAsiaTheme="minorHAnsi" w:hAnsiTheme="majorHAnsi" w:cstheme="majorHAnsi"/>
                <w:szCs w:val="20"/>
                <w:lang w:val="en-GB"/>
              </w:rPr>
            </w:pPr>
            <w:r w:rsidRPr="007D7F48">
              <w:rPr>
                <w:rFonts w:asciiTheme="majorHAnsi" w:eastAsia="Aptos Narrow" w:hAnsiTheme="majorHAnsi" w:cstheme="majorHAnsi"/>
                <w:color w:val="242424"/>
                <w:szCs w:val="20"/>
              </w:rPr>
              <w:t>Array&lt;FrailtyDTO&gt;</w:t>
            </w:r>
          </w:p>
        </w:tc>
        <w:tc>
          <w:tcPr>
            <w:tcW w:w="486" w:type="pct"/>
            <w:tcBorders>
              <w:top w:val="single" w:sz="4" w:space="0" w:color="auto"/>
              <w:left w:val="single" w:sz="4" w:space="0" w:color="auto"/>
              <w:bottom w:val="single" w:sz="4" w:space="0" w:color="auto"/>
              <w:right w:val="single" w:sz="4" w:space="0" w:color="auto"/>
            </w:tcBorders>
          </w:tcPr>
          <w:p w14:paraId="2800DB0F" w14:textId="6741F34E" w:rsidR="005B5EED" w:rsidRPr="007D7F48" w:rsidRDefault="005B5EED" w:rsidP="005B5EED">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No</w:t>
            </w:r>
          </w:p>
        </w:tc>
        <w:tc>
          <w:tcPr>
            <w:tcW w:w="1700" w:type="pct"/>
            <w:tcBorders>
              <w:top w:val="single" w:sz="4" w:space="0" w:color="auto"/>
              <w:left w:val="single" w:sz="4" w:space="0" w:color="auto"/>
              <w:bottom w:val="single" w:sz="4" w:space="0" w:color="auto"/>
              <w:right w:val="single" w:sz="4" w:space="0" w:color="auto"/>
            </w:tcBorders>
          </w:tcPr>
          <w:p w14:paraId="43E09961" w14:textId="724A0AF8" w:rsidR="005B5EED" w:rsidRPr="007D7F48" w:rsidRDefault="005B5EED" w:rsidP="005B5EED">
            <w:pPr>
              <w:pStyle w:val="TableText10"/>
              <w:rPr>
                <w:rFonts w:asciiTheme="majorHAnsi" w:eastAsiaTheme="minorHAnsi" w:hAnsiTheme="majorHAnsi" w:cstheme="majorHAnsi"/>
                <w:szCs w:val="20"/>
                <w:lang w:val="en-GB"/>
              </w:rPr>
            </w:pPr>
            <w:r w:rsidRPr="007D7F48">
              <w:rPr>
                <w:rFonts w:asciiTheme="majorHAnsi" w:eastAsiaTheme="minorHAnsi" w:hAnsiTheme="majorHAnsi" w:cstheme="majorHAnsi"/>
                <w:color w:val="000000"/>
                <w:szCs w:val="20"/>
              </w:rPr>
              <w:t>Medi</w:t>
            </w:r>
            <w:r>
              <w:rPr>
                <w:rFonts w:asciiTheme="majorHAnsi" w:eastAsiaTheme="minorHAnsi" w:hAnsiTheme="majorHAnsi" w:cstheme="majorHAnsi"/>
                <w:color w:val="000000"/>
                <w:szCs w:val="20"/>
              </w:rPr>
              <w:t>c</w:t>
            </w:r>
            <w:r w:rsidRPr="007D7F48">
              <w:rPr>
                <w:rFonts w:asciiTheme="majorHAnsi" w:eastAsiaTheme="minorHAnsi" w:hAnsiTheme="majorHAnsi" w:cstheme="majorHAnsi"/>
                <w:color w:val="000000"/>
                <w:szCs w:val="20"/>
              </w:rPr>
              <w:t>al Frailty details</w:t>
            </w:r>
          </w:p>
        </w:tc>
      </w:tr>
      <w:tr w:rsidR="005B5EED" w14:paraId="1233F63E" w14:textId="77777777" w:rsidTr="00057F0A">
        <w:trPr>
          <w:trHeight w:val="300"/>
        </w:trPr>
        <w:tc>
          <w:tcPr>
            <w:tcW w:w="1210" w:type="pct"/>
            <w:tcBorders>
              <w:top w:val="single" w:sz="4" w:space="0" w:color="auto"/>
              <w:left w:val="single" w:sz="4" w:space="0" w:color="auto"/>
              <w:bottom w:val="single" w:sz="4" w:space="0" w:color="auto"/>
              <w:right w:val="single" w:sz="4" w:space="0" w:color="auto"/>
            </w:tcBorders>
          </w:tcPr>
          <w:p w14:paraId="0F2ECAF7" w14:textId="3CECA7C9" w:rsidR="005B5EED" w:rsidRPr="005424B9" w:rsidRDefault="005B5EED" w:rsidP="005B5EED">
            <w:pPr>
              <w:pStyle w:val="TableText10"/>
              <w:rPr>
                <w:rFonts w:ascii="Calibri" w:eastAsia="Calibri" w:hAnsi="Calibri" w:cs="Calibri"/>
                <w:szCs w:val="20"/>
              </w:rPr>
            </w:pPr>
            <w:r w:rsidRPr="0082384E">
              <w:rPr>
                <w:rFonts w:ascii="Calibri" w:eastAsia="Calibri" w:hAnsi="Calibri" w:cs="Calibri"/>
                <w:szCs w:val="20"/>
                <w:lang w:val="en-GB"/>
              </w:rPr>
              <w:t>veteranWith100percentDisability</w:t>
            </w:r>
          </w:p>
          <w:p w14:paraId="6FBB34E8" w14:textId="74EEB683" w:rsidR="005B5EED" w:rsidRPr="005424B9" w:rsidRDefault="005B5EED" w:rsidP="005B5EED">
            <w:pPr>
              <w:spacing w:before="20" w:after="120"/>
              <w:rPr>
                <w:rFonts w:ascii="Calibri" w:eastAsia="Calibri" w:hAnsi="Calibri" w:cs="Calibri"/>
                <w:sz w:val="20"/>
                <w:szCs w:val="20"/>
              </w:rPr>
            </w:pPr>
          </w:p>
        </w:tc>
        <w:tc>
          <w:tcPr>
            <w:tcW w:w="1604" w:type="pct"/>
            <w:tcBorders>
              <w:top w:val="single" w:sz="4" w:space="0" w:color="auto"/>
              <w:left w:val="single" w:sz="4" w:space="0" w:color="auto"/>
              <w:bottom w:val="single" w:sz="4" w:space="0" w:color="auto"/>
              <w:right w:val="single" w:sz="4" w:space="0" w:color="auto"/>
            </w:tcBorders>
          </w:tcPr>
          <w:p w14:paraId="338760AC" w14:textId="3FCC9EEC" w:rsidR="005B5EED" w:rsidRPr="005424B9" w:rsidRDefault="00AB05A5" w:rsidP="005B5EED">
            <w:pPr>
              <w:pStyle w:val="TableText10"/>
              <w:rPr>
                <w:rFonts w:ascii="Calibri" w:eastAsia="Calibri" w:hAnsi="Calibri" w:cs="Calibri"/>
                <w:szCs w:val="20"/>
              </w:rPr>
            </w:pPr>
            <w:r w:rsidRPr="0082384E">
              <w:rPr>
                <w:rFonts w:eastAsia="Arial" w:cs="Arial"/>
                <w:szCs w:val="20"/>
                <w:lang w:val="en-GB"/>
              </w:rPr>
              <w:t xml:space="preserve"> </w:t>
            </w:r>
            <w:r w:rsidRPr="0082384E">
              <w:rPr>
                <w:rFonts w:ascii="Calibri" w:eastAsia="Calibri" w:hAnsi="Calibri" w:cs="Calibri"/>
                <w:szCs w:val="20"/>
                <w:lang w:val="en-GB"/>
              </w:rPr>
              <w:t>VeteranDi</w:t>
            </w:r>
            <w:r w:rsidR="00082F39" w:rsidRPr="0082384E">
              <w:rPr>
                <w:rFonts w:ascii="Calibri" w:eastAsia="Calibri" w:hAnsi="Calibri" w:cs="Calibri"/>
                <w:szCs w:val="20"/>
                <w:lang w:val="en-GB"/>
              </w:rPr>
              <w:t>s</w:t>
            </w:r>
            <w:r w:rsidRPr="0082384E">
              <w:rPr>
                <w:rFonts w:ascii="Calibri" w:eastAsia="Calibri" w:hAnsi="Calibri" w:cs="Calibri"/>
                <w:szCs w:val="20"/>
                <w:lang w:val="en-GB"/>
              </w:rPr>
              <w:t>abilityCircumstanceDTO</w:t>
            </w:r>
          </w:p>
        </w:tc>
        <w:tc>
          <w:tcPr>
            <w:tcW w:w="486" w:type="pct"/>
            <w:tcBorders>
              <w:top w:val="single" w:sz="4" w:space="0" w:color="auto"/>
              <w:left w:val="single" w:sz="4" w:space="0" w:color="auto"/>
              <w:bottom w:val="single" w:sz="4" w:space="0" w:color="auto"/>
              <w:right w:val="single" w:sz="4" w:space="0" w:color="auto"/>
            </w:tcBorders>
          </w:tcPr>
          <w:p w14:paraId="2D3C2592" w14:textId="1A00DC81" w:rsidR="005B5EED" w:rsidRPr="005424B9" w:rsidRDefault="005B5EED" w:rsidP="005B5EED">
            <w:pPr>
              <w:pStyle w:val="TableText10"/>
              <w:rPr>
                <w:rFonts w:ascii="Calibri" w:eastAsia="Calibri" w:hAnsi="Calibri" w:cs="Calibri"/>
                <w:szCs w:val="20"/>
              </w:rPr>
            </w:pPr>
            <w:r w:rsidRPr="0082384E">
              <w:rPr>
                <w:rFonts w:ascii="Calibri" w:eastAsia="Calibri" w:hAnsi="Calibri" w:cs="Calibri"/>
                <w:szCs w:val="20"/>
                <w:lang w:val="en-GB"/>
              </w:rPr>
              <w:t>No</w:t>
            </w:r>
          </w:p>
        </w:tc>
        <w:tc>
          <w:tcPr>
            <w:tcW w:w="1700" w:type="pct"/>
            <w:tcBorders>
              <w:top w:val="single" w:sz="4" w:space="0" w:color="auto"/>
              <w:left w:val="single" w:sz="4" w:space="0" w:color="auto"/>
              <w:bottom w:val="single" w:sz="4" w:space="0" w:color="auto"/>
              <w:right w:val="single" w:sz="4" w:space="0" w:color="auto"/>
            </w:tcBorders>
          </w:tcPr>
          <w:p w14:paraId="3E3B8B34" w14:textId="498F8833" w:rsidR="005B5EED" w:rsidRPr="00E559E5" w:rsidRDefault="75519688" w:rsidP="5AD8E5F2">
            <w:pPr>
              <w:pStyle w:val="TableText10"/>
              <w:rPr>
                <w:rFonts w:asciiTheme="majorHAnsi" w:eastAsiaTheme="minorEastAsia" w:hAnsiTheme="majorHAnsi" w:cstheme="majorBidi"/>
                <w:lang w:val="en-GB"/>
              </w:rPr>
            </w:pPr>
            <w:r w:rsidRPr="0082384E">
              <w:rPr>
                <w:rFonts w:ascii="Calibri" w:eastAsia="Calibri" w:hAnsi="Calibri" w:cs="Calibri"/>
                <w:lang w:val="en-GB"/>
              </w:rPr>
              <w:t>Veteran with disability details</w:t>
            </w:r>
            <w:r w:rsidRPr="5AD8E5F2">
              <w:rPr>
                <w:rFonts w:asciiTheme="majorHAnsi" w:eastAsiaTheme="minorEastAsia" w:hAnsiTheme="majorHAnsi" w:cstheme="majorBidi"/>
                <w:lang w:val="en-GB"/>
              </w:rPr>
              <w:t xml:space="preserve"> </w:t>
            </w:r>
          </w:p>
        </w:tc>
      </w:tr>
      <w:tr w:rsidR="005B5EED" w14:paraId="5A83FE9B" w14:textId="77777777" w:rsidTr="00057F0A">
        <w:trPr>
          <w:trHeight w:val="300"/>
        </w:trPr>
        <w:tc>
          <w:tcPr>
            <w:tcW w:w="1210" w:type="pct"/>
            <w:tcBorders>
              <w:top w:val="single" w:sz="4" w:space="0" w:color="auto"/>
              <w:left w:val="single" w:sz="4" w:space="0" w:color="auto"/>
              <w:bottom w:val="single" w:sz="4" w:space="0" w:color="auto"/>
              <w:right w:val="single" w:sz="4" w:space="0" w:color="auto"/>
            </w:tcBorders>
          </w:tcPr>
          <w:p w14:paraId="28F8440E" w14:textId="2BB99E8C" w:rsidR="005B5EED" w:rsidRPr="005A49B8" w:rsidRDefault="75519688" w:rsidP="5AD8E5F2">
            <w:pPr>
              <w:pStyle w:val="TableText10"/>
              <w:rPr>
                <w:rFonts w:asciiTheme="majorHAnsi" w:eastAsiaTheme="minorEastAsia" w:hAnsiTheme="majorHAnsi" w:cstheme="majorBidi"/>
                <w:lang w:val="en-GB"/>
              </w:rPr>
            </w:pPr>
            <w:r w:rsidRPr="5AD8E5F2">
              <w:rPr>
                <w:rFonts w:asciiTheme="majorHAnsi" w:eastAsiaTheme="minorEastAsia" w:hAnsiTheme="majorHAnsi" w:cstheme="majorBidi"/>
                <w:lang w:val="en-GB"/>
              </w:rPr>
              <w:t>circumstances</w:t>
            </w:r>
          </w:p>
        </w:tc>
        <w:tc>
          <w:tcPr>
            <w:tcW w:w="1604" w:type="pct"/>
            <w:tcBorders>
              <w:top w:val="single" w:sz="4" w:space="0" w:color="auto"/>
              <w:left w:val="single" w:sz="4" w:space="0" w:color="auto"/>
              <w:bottom w:val="single" w:sz="4" w:space="0" w:color="auto"/>
              <w:right w:val="single" w:sz="4" w:space="0" w:color="auto"/>
            </w:tcBorders>
          </w:tcPr>
          <w:p w14:paraId="3F5C9C89" w14:textId="77777777" w:rsidR="005B5EED" w:rsidRPr="005A49B8" w:rsidRDefault="005B5EED" w:rsidP="005B5EED">
            <w:pPr>
              <w:pStyle w:val="TableText10"/>
              <w:rPr>
                <w:rFonts w:asciiTheme="majorHAnsi" w:eastAsiaTheme="minorEastAsia" w:hAnsiTheme="majorHAnsi" w:cstheme="majorHAnsi"/>
                <w:szCs w:val="20"/>
                <w:lang w:val="en-GB"/>
              </w:rPr>
            </w:pPr>
            <w:r w:rsidRPr="005A49B8">
              <w:rPr>
                <w:rFonts w:asciiTheme="majorHAnsi" w:eastAsiaTheme="minorEastAsia" w:hAnsiTheme="majorHAnsi" w:cstheme="majorHAnsi"/>
                <w:szCs w:val="20"/>
                <w:lang w:val="en-GB"/>
              </w:rPr>
              <w:t>Array&lt;CircumstanceDTO&gt;</w:t>
            </w:r>
          </w:p>
        </w:tc>
        <w:tc>
          <w:tcPr>
            <w:tcW w:w="486" w:type="pct"/>
            <w:tcBorders>
              <w:top w:val="single" w:sz="4" w:space="0" w:color="auto"/>
              <w:left w:val="single" w:sz="4" w:space="0" w:color="auto"/>
              <w:bottom w:val="single" w:sz="4" w:space="0" w:color="auto"/>
              <w:right w:val="single" w:sz="4" w:space="0" w:color="auto"/>
            </w:tcBorders>
          </w:tcPr>
          <w:p w14:paraId="59596B6A" w14:textId="77777777" w:rsidR="005B5EED" w:rsidRPr="005A49B8" w:rsidRDefault="005B5EED" w:rsidP="005B5EED">
            <w:pPr>
              <w:pStyle w:val="TableText10"/>
              <w:rPr>
                <w:rFonts w:asciiTheme="majorHAnsi" w:eastAsiaTheme="minorEastAsia" w:hAnsiTheme="majorHAnsi" w:cstheme="majorHAnsi"/>
                <w:szCs w:val="20"/>
                <w:lang w:val="en-GB"/>
              </w:rPr>
            </w:pPr>
            <w:r w:rsidRPr="005A49B8">
              <w:rPr>
                <w:rFonts w:asciiTheme="majorHAnsi" w:eastAsiaTheme="minorEastAsia" w:hAnsiTheme="majorHAnsi" w:cstheme="majorHAnsi"/>
                <w:szCs w:val="20"/>
                <w:lang w:val="en-GB"/>
              </w:rPr>
              <w:t>Yes</w:t>
            </w:r>
          </w:p>
        </w:tc>
        <w:tc>
          <w:tcPr>
            <w:tcW w:w="1700" w:type="pct"/>
            <w:tcBorders>
              <w:top w:val="single" w:sz="4" w:space="0" w:color="auto"/>
              <w:left w:val="single" w:sz="4" w:space="0" w:color="auto"/>
              <w:bottom w:val="single" w:sz="4" w:space="0" w:color="auto"/>
              <w:right w:val="single" w:sz="4" w:space="0" w:color="auto"/>
            </w:tcBorders>
          </w:tcPr>
          <w:p w14:paraId="777E5C7B" w14:textId="6A7B537A" w:rsidR="005B5EED" w:rsidRPr="005A49B8" w:rsidRDefault="75519688" w:rsidP="5AD8E5F2">
            <w:pPr>
              <w:pStyle w:val="TableText10"/>
              <w:rPr>
                <w:rFonts w:asciiTheme="majorHAnsi" w:eastAsia="Aptos Narrow" w:hAnsiTheme="majorHAnsi" w:cstheme="majorBidi"/>
                <w:color w:val="242424"/>
                <w:lang w:val="en-GB"/>
              </w:rPr>
            </w:pPr>
            <w:r w:rsidRPr="5AD8E5F2">
              <w:rPr>
                <w:rFonts w:asciiTheme="majorHAnsi" w:eastAsia="Aptos Narrow" w:hAnsiTheme="majorHAnsi" w:cstheme="majorBidi"/>
                <w:color w:val="242424"/>
                <w:lang w:val="en-GB"/>
              </w:rPr>
              <w:t xml:space="preserve"> Circumstance details</w:t>
            </w:r>
            <w:r w:rsidR="7316DC11" w:rsidRPr="1467FDBA">
              <w:rPr>
                <w:rFonts w:asciiTheme="majorHAnsi" w:eastAsia="Aptos Narrow" w:hAnsiTheme="majorHAnsi" w:cstheme="majorBidi"/>
                <w:color w:val="242424"/>
                <w:lang w:val="en-GB"/>
              </w:rPr>
              <w:t xml:space="preserve"> for </w:t>
            </w:r>
            <w:r w:rsidR="7316DC11" w:rsidRPr="627632C8">
              <w:rPr>
                <w:rFonts w:asciiTheme="majorHAnsi" w:eastAsia="Aptos Narrow" w:hAnsiTheme="majorHAnsi" w:cstheme="majorBidi"/>
                <w:color w:val="242424"/>
                <w:lang w:val="en-GB"/>
              </w:rPr>
              <w:t>compliance</w:t>
            </w:r>
            <w:r w:rsidR="7BD4F11C" w:rsidRPr="2A9A0C29">
              <w:rPr>
                <w:rFonts w:asciiTheme="majorHAnsi" w:eastAsia="Aptos Narrow" w:hAnsiTheme="majorHAnsi" w:cstheme="majorBidi"/>
                <w:color w:val="242424"/>
                <w:lang w:val="en-GB"/>
              </w:rPr>
              <w:t xml:space="preserve"> includes both exceptions and exclusions</w:t>
            </w:r>
          </w:p>
        </w:tc>
      </w:tr>
      <w:tr w:rsidR="005B5EED" w14:paraId="62338A3B" w14:textId="77777777" w:rsidTr="00057F0A">
        <w:trPr>
          <w:trHeight w:val="300"/>
        </w:trPr>
        <w:tc>
          <w:tcPr>
            <w:tcW w:w="1210" w:type="pct"/>
            <w:tcBorders>
              <w:top w:val="single" w:sz="4" w:space="0" w:color="auto"/>
              <w:left w:val="single" w:sz="4" w:space="0" w:color="auto"/>
              <w:bottom w:val="single" w:sz="4" w:space="0" w:color="auto"/>
              <w:right w:val="single" w:sz="4" w:space="0" w:color="auto"/>
            </w:tcBorders>
            <w:tcMar>
              <w:left w:w="108" w:type="dxa"/>
              <w:right w:w="108" w:type="dxa"/>
            </w:tcMar>
          </w:tcPr>
          <w:p w14:paraId="45D632D5" w14:textId="6839A6DB"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medicalExemptions</w:t>
            </w:r>
          </w:p>
        </w:tc>
        <w:tc>
          <w:tcPr>
            <w:tcW w:w="1604" w:type="pct"/>
            <w:tcBorders>
              <w:top w:val="single" w:sz="4" w:space="0" w:color="auto"/>
              <w:left w:val="single" w:sz="4" w:space="0" w:color="auto"/>
              <w:bottom w:val="single" w:sz="4" w:space="0" w:color="auto"/>
              <w:right w:val="single" w:sz="4" w:space="0" w:color="auto"/>
            </w:tcBorders>
            <w:tcMar>
              <w:left w:w="108" w:type="dxa"/>
              <w:right w:w="108" w:type="dxa"/>
            </w:tcMar>
          </w:tcPr>
          <w:p w14:paraId="243D46D7" w14:textId="09E26B48"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Array&lt;MedicalExemptionsDTO&gt;</w:t>
            </w:r>
          </w:p>
        </w:tc>
        <w:tc>
          <w:tcPr>
            <w:tcW w:w="486" w:type="pct"/>
            <w:tcBorders>
              <w:top w:val="single" w:sz="4" w:space="0" w:color="auto"/>
              <w:left w:val="single" w:sz="4" w:space="0" w:color="auto"/>
              <w:bottom w:val="single" w:sz="4" w:space="0" w:color="auto"/>
              <w:right w:val="single" w:sz="4" w:space="0" w:color="auto"/>
            </w:tcBorders>
            <w:tcMar>
              <w:left w:w="108" w:type="dxa"/>
              <w:right w:w="108" w:type="dxa"/>
            </w:tcMar>
          </w:tcPr>
          <w:p w14:paraId="7EB20E7B" w14:textId="1DCE436B"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No</w:t>
            </w:r>
          </w:p>
        </w:tc>
        <w:tc>
          <w:tcPr>
            <w:tcW w:w="1700" w:type="pct"/>
            <w:tcBorders>
              <w:top w:val="single" w:sz="4" w:space="0" w:color="auto"/>
              <w:left w:val="single" w:sz="4" w:space="0" w:color="auto"/>
              <w:bottom w:val="single" w:sz="4" w:space="0" w:color="auto"/>
              <w:right w:val="single" w:sz="4" w:space="0" w:color="auto"/>
            </w:tcBorders>
            <w:tcMar>
              <w:left w:w="108" w:type="dxa"/>
              <w:right w:w="108" w:type="dxa"/>
            </w:tcMar>
          </w:tcPr>
          <w:p w14:paraId="736D7D63" w14:textId="16A6FB7F"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 xml:space="preserve">Receive in-patient hospital or psychiatric hospital care (for 24 or more hours), or care in a nursing facility or Intermediate Care Facility for Individuals with Intellectual Disabilities (ICF-ID) or care of a similar level, such as long-term services provided in the home or community?  </w:t>
            </w:r>
          </w:p>
        </w:tc>
      </w:tr>
      <w:tr w:rsidR="005B5EED" w14:paraId="14703E01" w14:textId="77777777" w:rsidTr="00057F0A">
        <w:trPr>
          <w:trHeight w:val="300"/>
        </w:trPr>
        <w:tc>
          <w:tcPr>
            <w:tcW w:w="1210" w:type="pct"/>
            <w:tcBorders>
              <w:top w:val="single" w:sz="4" w:space="0" w:color="auto"/>
              <w:left w:val="single" w:sz="8" w:space="0" w:color="auto"/>
              <w:bottom w:val="single" w:sz="8" w:space="0" w:color="auto"/>
              <w:right w:val="single" w:sz="8" w:space="0" w:color="auto"/>
            </w:tcBorders>
            <w:tcMar>
              <w:left w:w="108" w:type="dxa"/>
              <w:right w:w="108" w:type="dxa"/>
            </w:tcMar>
          </w:tcPr>
          <w:p w14:paraId="17F130C5" w14:textId="000B1421" w:rsidR="005B5EED" w:rsidRDefault="75519688" w:rsidP="005424B9">
            <w:pPr>
              <w:spacing w:before="20" w:after="120"/>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travelingOut</w:t>
            </w:r>
            <w:r w:rsidR="2521510F" w:rsidRPr="5AD8E5F2">
              <w:rPr>
                <w:rFonts w:ascii="Calibri" w:eastAsia="Calibri" w:hAnsi="Calibri" w:cs="Calibri"/>
                <w:color w:val="000000" w:themeColor="text1"/>
                <w:sz w:val="20"/>
                <w:szCs w:val="20"/>
              </w:rPr>
              <w:t>s</w:t>
            </w:r>
            <w:r w:rsidRPr="5AD8E5F2">
              <w:rPr>
                <w:rFonts w:ascii="Calibri" w:eastAsia="Calibri" w:hAnsi="Calibri" w:cs="Calibri"/>
                <w:color w:val="000000" w:themeColor="text1"/>
                <w:sz w:val="20"/>
                <w:szCs w:val="20"/>
              </w:rPr>
              <w:t>ide</w:t>
            </w:r>
          </w:p>
        </w:tc>
        <w:tc>
          <w:tcPr>
            <w:tcW w:w="1604" w:type="pct"/>
            <w:tcBorders>
              <w:top w:val="single" w:sz="4" w:space="0" w:color="auto"/>
              <w:left w:val="single" w:sz="8" w:space="0" w:color="auto"/>
              <w:bottom w:val="single" w:sz="8" w:space="0" w:color="auto"/>
              <w:right w:val="single" w:sz="8" w:space="0" w:color="auto"/>
            </w:tcBorders>
            <w:tcMar>
              <w:left w:w="108" w:type="dxa"/>
              <w:right w:w="108" w:type="dxa"/>
            </w:tcMar>
          </w:tcPr>
          <w:p w14:paraId="2BCA4813" w14:textId="0E1958E9"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Array</w:t>
            </w:r>
            <w:r w:rsidR="00B80EA3">
              <w:rPr>
                <w:rFonts w:ascii="Calibri" w:eastAsia="Calibri" w:hAnsi="Calibri" w:cs="Calibri"/>
                <w:color w:val="000000" w:themeColor="text1"/>
                <w:sz w:val="20"/>
                <w:szCs w:val="20"/>
              </w:rPr>
              <w:t>&lt;</w:t>
            </w:r>
            <w:r w:rsidRPr="5CCB92FA">
              <w:rPr>
                <w:rFonts w:ascii="Calibri" w:eastAsia="Calibri" w:hAnsi="Calibri" w:cs="Calibri"/>
                <w:color w:val="000000" w:themeColor="text1"/>
                <w:sz w:val="20"/>
                <w:szCs w:val="20"/>
              </w:rPr>
              <w:t>TravelingOut</w:t>
            </w:r>
            <w:r w:rsidR="002B18AC">
              <w:rPr>
                <w:rFonts w:ascii="Calibri" w:eastAsia="Calibri" w:hAnsi="Calibri" w:cs="Calibri"/>
                <w:color w:val="000000" w:themeColor="text1"/>
                <w:sz w:val="20"/>
                <w:szCs w:val="20"/>
              </w:rPr>
              <w:t>s</w:t>
            </w:r>
            <w:r w:rsidRPr="5CCB92FA">
              <w:rPr>
                <w:rFonts w:ascii="Calibri" w:eastAsia="Calibri" w:hAnsi="Calibri" w:cs="Calibri"/>
                <w:color w:val="000000" w:themeColor="text1"/>
                <w:sz w:val="20"/>
                <w:szCs w:val="20"/>
              </w:rPr>
              <w:t>ideDTO&gt;</w:t>
            </w:r>
          </w:p>
        </w:tc>
        <w:tc>
          <w:tcPr>
            <w:tcW w:w="486" w:type="pct"/>
            <w:tcBorders>
              <w:top w:val="single" w:sz="4" w:space="0" w:color="auto"/>
              <w:left w:val="single" w:sz="8" w:space="0" w:color="auto"/>
              <w:bottom w:val="single" w:sz="8" w:space="0" w:color="auto"/>
              <w:right w:val="single" w:sz="8" w:space="0" w:color="auto"/>
            </w:tcBorders>
            <w:tcMar>
              <w:left w:w="108" w:type="dxa"/>
              <w:right w:w="108" w:type="dxa"/>
            </w:tcMar>
          </w:tcPr>
          <w:p w14:paraId="5B005299" w14:textId="583D0216"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No</w:t>
            </w:r>
          </w:p>
        </w:tc>
        <w:tc>
          <w:tcPr>
            <w:tcW w:w="1700" w:type="pct"/>
            <w:tcBorders>
              <w:top w:val="single" w:sz="4" w:space="0" w:color="auto"/>
              <w:left w:val="single" w:sz="8" w:space="0" w:color="auto"/>
              <w:bottom w:val="single" w:sz="8" w:space="0" w:color="auto"/>
              <w:right w:val="single" w:sz="8" w:space="0" w:color="auto"/>
            </w:tcBorders>
            <w:tcMar>
              <w:left w:w="108" w:type="dxa"/>
              <w:right w:w="108" w:type="dxa"/>
            </w:tcMar>
          </w:tcPr>
          <w:p w14:paraId="67721621" w14:textId="24330215"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Live or travel outside of their community to get necessary medical care for themselves or a dependent because they could not get that care in their community? OR Take leave from work, school, a training program, or community service to coordinate a dependent’s travel for necessary care in the same month that the care was received, even if they did not travel with the dependent.</w:t>
            </w:r>
          </w:p>
        </w:tc>
      </w:tr>
      <w:tr w:rsidR="005B5EED" w14:paraId="1CE2A93C" w14:textId="77777777" w:rsidTr="00057F0A">
        <w:trPr>
          <w:trHeight w:val="300"/>
        </w:trPr>
        <w:tc>
          <w:tcPr>
            <w:tcW w:w="1210" w:type="pct"/>
            <w:tcBorders>
              <w:top w:val="single" w:sz="8" w:space="0" w:color="auto"/>
              <w:left w:val="single" w:sz="8" w:space="0" w:color="auto"/>
              <w:bottom w:val="single" w:sz="8" w:space="0" w:color="auto"/>
              <w:right w:val="single" w:sz="8" w:space="0" w:color="auto"/>
            </w:tcBorders>
            <w:tcMar>
              <w:left w:w="108" w:type="dxa"/>
              <w:right w:w="108" w:type="dxa"/>
            </w:tcMar>
          </w:tcPr>
          <w:p w14:paraId="6A16C13D" w14:textId="6E0CA3E7"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substanceUseDisorderTreatment</w:t>
            </w:r>
          </w:p>
        </w:tc>
        <w:tc>
          <w:tcPr>
            <w:tcW w:w="1604" w:type="pct"/>
            <w:tcBorders>
              <w:top w:val="single" w:sz="8" w:space="0" w:color="auto"/>
              <w:left w:val="single" w:sz="8" w:space="0" w:color="auto"/>
              <w:bottom w:val="single" w:sz="8" w:space="0" w:color="auto"/>
              <w:right w:val="single" w:sz="8" w:space="0" w:color="auto"/>
            </w:tcBorders>
            <w:tcMar>
              <w:left w:w="108" w:type="dxa"/>
              <w:right w:w="108" w:type="dxa"/>
            </w:tcMar>
          </w:tcPr>
          <w:p w14:paraId="64F23CA4" w14:textId="5B4A5A84"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Array&lt;SubstanceUseDisorderTreatmentDTO &gt;</w:t>
            </w:r>
          </w:p>
        </w:tc>
        <w:tc>
          <w:tcPr>
            <w:tcW w:w="486" w:type="pct"/>
            <w:tcBorders>
              <w:top w:val="single" w:sz="8" w:space="0" w:color="auto"/>
              <w:left w:val="single" w:sz="8" w:space="0" w:color="auto"/>
              <w:bottom w:val="single" w:sz="8" w:space="0" w:color="auto"/>
              <w:right w:val="single" w:sz="8" w:space="0" w:color="auto"/>
            </w:tcBorders>
            <w:tcMar>
              <w:left w:w="108" w:type="dxa"/>
              <w:right w:w="108" w:type="dxa"/>
            </w:tcMar>
          </w:tcPr>
          <w:p w14:paraId="5FAD5FAE" w14:textId="72BA8DD0"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No</w:t>
            </w:r>
          </w:p>
        </w:tc>
        <w:tc>
          <w:tcPr>
            <w:tcW w:w="1700" w:type="pct"/>
            <w:tcBorders>
              <w:top w:val="single" w:sz="8" w:space="0" w:color="auto"/>
              <w:left w:val="single" w:sz="8" w:space="0" w:color="auto"/>
              <w:bottom w:val="single" w:sz="8" w:space="0" w:color="auto"/>
              <w:right w:val="single" w:sz="8" w:space="0" w:color="auto"/>
            </w:tcBorders>
            <w:tcMar>
              <w:left w:w="108" w:type="dxa"/>
              <w:right w:w="108" w:type="dxa"/>
            </w:tcMar>
          </w:tcPr>
          <w:p w14:paraId="4B8EEF18" w14:textId="6F608F32" w:rsidR="005B5EED" w:rsidRDefault="00643904" w:rsidP="005424B9">
            <w:pPr>
              <w:spacing w:before="20" w:after="120"/>
              <w:rPr>
                <w:rFonts w:ascii="Calibri" w:eastAsia="Calibri" w:hAnsi="Calibri" w:cs="Calibri"/>
                <w:color w:val="000000" w:themeColor="text1"/>
                <w:sz w:val="20"/>
                <w:szCs w:val="20"/>
              </w:rPr>
            </w:pPr>
            <w:r w:rsidRPr="009F6D0F">
              <w:rPr>
                <w:rFonts w:ascii="Calibri" w:eastAsia="Calibri" w:hAnsi="Calibri" w:cs="Calibri"/>
                <w:color w:val="000000" w:themeColor="text1"/>
                <w:sz w:val="20"/>
                <w:szCs w:val="20"/>
              </w:rPr>
              <w:t>Is an adult in your household receiving treatment for a drug or alcohol use disorder?</w:t>
            </w:r>
          </w:p>
        </w:tc>
      </w:tr>
      <w:tr w:rsidR="005B5EED" w14:paraId="08913A6B" w14:textId="77777777" w:rsidTr="00057F0A">
        <w:trPr>
          <w:trHeight w:val="300"/>
        </w:trPr>
        <w:tc>
          <w:tcPr>
            <w:tcW w:w="1210" w:type="pct"/>
            <w:tcBorders>
              <w:top w:val="single" w:sz="8" w:space="0" w:color="auto"/>
              <w:left w:val="single" w:sz="8" w:space="0" w:color="auto"/>
              <w:bottom w:val="single" w:sz="8" w:space="0" w:color="auto"/>
              <w:right w:val="single" w:sz="8" w:space="0" w:color="auto"/>
            </w:tcBorders>
            <w:tcMar>
              <w:left w:w="108" w:type="dxa"/>
              <w:right w:w="108" w:type="dxa"/>
            </w:tcMar>
          </w:tcPr>
          <w:p w14:paraId="22FB56DF" w14:textId="7AFD4BC0"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disabilityDetails</w:t>
            </w:r>
          </w:p>
        </w:tc>
        <w:tc>
          <w:tcPr>
            <w:tcW w:w="1604" w:type="pct"/>
            <w:tcBorders>
              <w:top w:val="single" w:sz="8" w:space="0" w:color="auto"/>
              <w:left w:val="single" w:sz="8" w:space="0" w:color="auto"/>
              <w:bottom w:val="single" w:sz="8" w:space="0" w:color="auto"/>
              <w:right w:val="single" w:sz="8" w:space="0" w:color="auto"/>
            </w:tcBorders>
            <w:tcMar>
              <w:left w:w="108" w:type="dxa"/>
              <w:right w:w="108" w:type="dxa"/>
            </w:tcMar>
          </w:tcPr>
          <w:p w14:paraId="76C31F03" w14:textId="6359C176"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Array&lt;DisabilityDetailsDTO&gt;</w:t>
            </w:r>
          </w:p>
        </w:tc>
        <w:tc>
          <w:tcPr>
            <w:tcW w:w="486" w:type="pct"/>
            <w:tcBorders>
              <w:top w:val="single" w:sz="8" w:space="0" w:color="auto"/>
              <w:left w:val="single" w:sz="8" w:space="0" w:color="auto"/>
              <w:bottom w:val="single" w:sz="8" w:space="0" w:color="auto"/>
              <w:right w:val="single" w:sz="8" w:space="0" w:color="auto"/>
            </w:tcBorders>
            <w:tcMar>
              <w:left w:w="108" w:type="dxa"/>
              <w:right w:w="108" w:type="dxa"/>
            </w:tcMar>
          </w:tcPr>
          <w:p w14:paraId="4DB889D1" w14:textId="3F88D49E"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No</w:t>
            </w:r>
          </w:p>
        </w:tc>
        <w:tc>
          <w:tcPr>
            <w:tcW w:w="1700" w:type="pct"/>
            <w:tcBorders>
              <w:top w:val="single" w:sz="8" w:space="0" w:color="auto"/>
              <w:left w:val="single" w:sz="8" w:space="0" w:color="auto"/>
              <w:bottom w:val="single" w:sz="8" w:space="0" w:color="auto"/>
              <w:right w:val="single" w:sz="8" w:space="0" w:color="auto"/>
            </w:tcBorders>
            <w:tcMar>
              <w:left w:w="108" w:type="dxa"/>
              <w:right w:w="108" w:type="dxa"/>
            </w:tcMar>
          </w:tcPr>
          <w:p w14:paraId="5F7688BE" w14:textId="2F7E47DF" w:rsidR="005B5EED" w:rsidRDefault="75519688" w:rsidP="5AD8E5F2">
            <w:pPr>
              <w:spacing w:before="20" w:after="120"/>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Disability detail</w:t>
            </w:r>
            <w:r w:rsidR="249FFFA4" w:rsidRPr="5AD8E5F2">
              <w:rPr>
                <w:rFonts w:ascii="Calibri" w:eastAsia="Calibri" w:hAnsi="Calibri" w:cs="Calibri"/>
                <w:color w:val="000000" w:themeColor="text1"/>
                <w:sz w:val="20"/>
                <w:szCs w:val="20"/>
              </w:rPr>
              <w:t>s</w:t>
            </w:r>
            <w:r w:rsidRPr="5AD8E5F2">
              <w:rPr>
                <w:rFonts w:ascii="Calibri" w:eastAsia="Calibri" w:hAnsi="Calibri" w:cs="Calibri"/>
                <w:color w:val="000000" w:themeColor="text1"/>
                <w:sz w:val="20"/>
                <w:szCs w:val="20"/>
              </w:rPr>
              <w:t xml:space="preserve"> for blind or disable</w:t>
            </w:r>
            <w:r w:rsidR="70D6F38F" w:rsidRPr="5AD8E5F2">
              <w:rPr>
                <w:rFonts w:ascii="Calibri" w:eastAsia="Calibri" w:hAnsi="Calibri" w:cs="Calibri"/>
                <w:color w:val="000000" w:themeColor="text1"/>
                <w:sz w:val="20"/>
                <w:szCs w:val="20"/>
              </w:rPr>
              <w:t>d applicants/</w:t>
            </w:r>
            <w:r w:rsidR="39E17B4C" w:rsidRPr="5AD8E5F2">
              <w:rPr>
                <w:rFonts w:asciiTheme="majorHAnsi" w:eastAsiaTheme="minorEastAsia" w:hAnsiTheme="majorHAnsi" w:cstheme="majorBidi"/>
                <w:color w:val="000000" w:themeColor="text1"/>
              </w:rPr>
              <w:t>recipient</w:t>
            </w:r>
            <w:r w:rsidRPr="5AD8E5F2">
              <w:rPr>
                <w:rFonts w:ascii="Calibri" w:eastAsia="Calibri" w:hAnsi="Calibri" w:cs="Calibri"/>
                <w:color w:val="000000" w:themeColor="text1"/>
                <w:sz w:val="20"/>
                <w:szCs w:val="20"/>
              </w:rPr>
              <w:t>.</w:t>
            </w:r>
          </w:p>
        </w:tc>
      </w:tr>
      <w:tr w:rsidR="005B5EED" w14:paraId="4DF41B76" w14:textId="77777777" w:rsidTr="00057F0A">
        <w:trPr>
          <w:trHeight w:val="300"/>
        </w:trPr>
        <w:tc>
          <w:tcPr>
            <w:tcW w:w="1210" w:type="pct"/>
            <w:tcBorders>
              <w:top w:val="single" w:sz="8" w:space="0" w:color="auto"/>
              <w:left w:val="single" w:sz="8" w:space="0" w:color="auto"/>
              <w:bottom w:val="single" w:sz="8" w:space="0" w:color="auto"/>
              <w:right w:val="single" w:sz="8" w:space="0" w:color="auto"/>
            </w:tcBorders>
            <w:tcMar>
              <w:left w:w="108" w:type="dxa"/>
              <w:right w:w="108" w:type="dxa"/>
            </w:tcMar>
          </w:tcPr>
          <w:p w14:paraId="1D01326E" w14:textId="33EACE00"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livingArrang</w:t>
            </w:r>
            <w:r w:rsidR="004A1454">
              <w:rPr>
                <w:rFonts w:ascii="Calibri" w:eastAsia="Calibri" w:hAnsi="Calibri" w:cs="Calibri"/>
                <w:color w:val="000000" w:themeColor="text1"/>
                <w:sz w:val="20"/>
                <w:szCs w:val="20"/>
              </w:rPr>
              <w:t>e</w:t>
            </w:r>
            <w:r w:rsidRPr="5CCB92FA">
              <w:rPr>
                <w:rFonts w:ascii="Calibri" w:eastAsia="Calibri" w:hAnsi="Calibri" w:cs="Calibri"/>
                <w:color w:val="000000" w:themeColor="text1"/>
                <w:sz w:val="20"/>
                <w:szCs w:val="20"/>
              </w:rPr>
              <w:t>mentDetails</w:t>
            </w:r>
          </w:p>
        </w:tc>
        <w:tc>
          <w:tcPr>
            <w:tcW w:w="1604" w:type="pct"/>
            <w:tcBorders>
              <w:top w:val="single" w:sz="8" w:space="0" w:color="auto"/>
              <w:left w:val="single" w:sz="8" w:space="0" w:color="auto"/>
              <w:bottom w:val="single" w:sz="8" w:space="0" w:color="auto"/>
              <w:right w:val="single" w:sz="8" w:space="0" w:color="auto"/>
            </w:tcBorders>
            <w:tcMar>
              <w:left w:w="108" w:type="dxa"/>
              <w:right w:w="108" w:type="dxa"/>
            </w:tcMar>
          </w:tcPr>
          <w:p w14:paraId="41FF75C3" w14:textId="47AC33AC"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Array&lt;LivingArrang</w:t>
            </w:r>
            <w:r w:rsidR="004A1454">
              <w:rPr>
                <w:rFonts w:ascii="Calibri" w:eastAsia="Calibri" w:hAnsi="Calibri" w:cs="Calibri"/>
                <w:color w:val="000000" w:themeColor="text1"/>
                <w:sz w:val="20"/>
                <w:szCs w:val="20"/>
              </w:rPr>
              <w:t>e</w:t>
            </w:r>
            <w:r w:rsidRPr="5CCB92FA">
              <w:rPr>
                <w:rFonts w:ascii="Calibri" w:eastAsia="Calibri" w:hAnsi="Calibri" w:cs="Calibri"/>
                <w:color w:val="000000" w:themeColor="text1"/>
                <w:sz w:val="20"/>
                <w:szCs w:val="20"/>
              </w:rPr>
              <w:t>mentDetailsDTO&gt;</w:t>
            </w:r>
          </w:p>
        </w:tc>
        <w:tc>
          <w:tcPr>
            <w:tcW w:w="486" w:type="pct"/>
            <w:tcBorders>
              <w:top w:val="single" w:sz="8" w:space="0" w:color="auto"/>
              <w:left w:val="single" w:sz="8" w:space="0" w:color="auto"/>
              <w:bottom w:val="single" w:sz="8" w:space="0" w:color="auto"/>
              <w:right w:val="single" w:sz="8" w:space="0" w:color="auto"/>
            </w:tcBorders>
            <w:tcMar>
              <w:left w:w="108" w:type="dxa"/>
              <w:right w:w="108" w:type="dxa"/>
            </w:tcMar>
          </w:tcPr>
          <w:p w14:paraId="192BD779" w14:textId="17935197" w:rsidR="005B5EED" w:rsidRDefault="005B5EED" w:rsidP="005424B9">
            <w:pPr>
              <w:spacing w:before="20" w:after="120"/>
              <w:rPr>
                <w:rFonts w:ascii="Calibri" w:eastAsia="Calibri" w:hAnsi="Calibri" w:cs="Calibri"/>
                <w:color w:val="000000" w:themeColor="text1"/>
                <w:sz w:val="20"/>
                <w:szCs w:val="20"/>
              </w:rPr>
            </w:pPr>
            <w:r w:rsidRPr="5CCB92FA">
              <w:rPr>
                <w:rFonts w:ascii="Calibri" w:eastAsia="Calibri" w:hAnsi="Calibri" w:cs="Calibri"/>
                <w:color w:val="000000" w:themeColor="text1"/>
                <w:sz w:val="20"/>
                <w:szCs w:val="20"/>
              </w:rPr>
              <w:t>Yes</w:t>
            </w:r>
          </w:p>
        </w:tc>
        <w:tc>
          <w:tcPr>
            <w:tcW w:w="1700" w:type="pct"/>
            <w:tcBorders>
              <w:top w:val="single" w:sz="8" w:space="0" w:color="auto"/>
              <w:left w:val="single" w:sz="8" w:space="0" w:color="auto"/>
              <w:bottom w:val="single" w:sz="8" w:space="0" w:color="auto"/>
              <w:right w:val="single" w:sz="8" w:space="0" w:color="auto"/>
            </w:tcBorders>
            <w:tcMar>
              <w:left w:w="108" w:type="dxa"/>
              <w:right w:w="108" w:type="dxa"/>
            </w:tcMar>
          </w:tcPr>
          <w:p w14:paraId="2358ED86" w14:textId="6FFAD765" w:rsidR="005B5EED" w:rsidRDefault="7922C3EA">
            <w:pPr>
              <w:spacing w:before="20" w:after="120"/>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Applicant/recipient </w:t>
            </w:r>
            <w:r w:rsidR="75519688" w:rsidRPr="5AD8E5F2">
              <w:rPr>
                <w:rFonts w:ascii="Calibri" w:eastAsia="Calibri" w:hAnsi="Calibri" w:cs="Calibri"/>
                <w:color w:val="000000" w:themeColor="text1"/>
                <w:sz w:val="20"/>
                <w:szCs w:val="20"/>
              </w:rPr>
              <w:t>living arrangement details</w:t>
            </w:r>
          </w:p>
        </w:tc>
      </w:tr>
    </w:tbl>
    <w:p w14:paraId="6C9B087B" w14:textId="1D840B3E" w:rsidR="00431200" w:rsidRDefault="00431200" w:rsidP="009D0B43">
      <w:pPr>
        <w:ind w:left="1440" w:right="162"/>
        <w:rPr>
          <w:rFonts w:asciiTheme="majorHAnsi" w:hAnsiTheme="majorHAnsi" w:cstheme="majorBidi"/>
          <w:sz w:val="22"/>
          <w:szCs w:val="22"/>
        </w:rPr>
      </w:pPr>
    </w:p>
    <w:p w14:paraId="061D39A3" w14:textId="42478A50" w:rsidR="7139F42A" w:rsidRPr="005A49B8" w:rsidRDefault="7139F42A" w:rsidP="7139F42A">
      <w:pPr>
        <w:ind w:right="162"/>
        <w:rPr>
          <w:rFonts w:asciiTheme="majorHAnsi" w:eastAsia="Aptos Narrow" w:hAnsiTheme="majorHAnsi" w:cstheme="majorBidi"/>
          <w:color w:val="242424"/>
          <w:sz w:val="22"/>
          <w:szCs w:val="22"/>
        </w:rPr>
      </w:pPr>
    </w:p>
    <w:p w14:paraId="25572701" w14:textId="5A5B062A" w:rsidR="7139F42A" w:rsidRPr="005A49B8" w:rsidRDefault="7139F42A" w:rsidP="7139F42A">
      <w:pPr>
        <w:ind w:right="162"/>
        <w:rPr>
          <w:rFonts w:asciiTheme="majorHAnsi" w:eastAsia="Aptos Narrow" w:hAnsiTheme="majorHAnsi" w:cstheme="majorBidi"/>
          <w:color w:val="242424"/>
          <w:sz w:val="22"/>
          <w:szCs w:val="22"/>
        </w:rPr>
      </w:pPr>
    </w:p>
    <w:p w14:paraId="78CE6BD0" w14:textId="278CD348" w:rsidR="7139F42A" w:rsidRDefault="7139F42A" w:rsidP="7139F42A">
      <w:pPr>
        <w:ind w:right="162"/>
        <w:rPr>
          <w:rFonts w:asciiTheme="majorHAnsi" w:eastAsia="Aptos Narrow" w:hAnsiTheme="majorHAnsi" w:cstheme="majorBidi"/>
          <w:color w:val="242424"/>
          <w:sz w:val="22"/>
          <w:szCs w:val="22"/>
        </w:rPr>
      </w:pPr>
    </w:p>
    <w:p w14:paraId="66D889D1" w14:textId="77777777" w:rsidR="003548EB" w:rsidRDefault="003548EB" w:rsidP="7139F42A">
      <w:pPr>
        <w:ind w:right="162"/>
        <w:rPr>
          <w:rFonts w:asciiTheme="majorHAnsi" w:eastAsia="Aptos Narrow" w:hAnsiTheme="majorHAnsi" w:cstheme="majorBidi"/>
          <w:color w:val="242424"/>
          <w:sz w:val="22"/>
          <w:szCs w:val="22"/>
        </w:rPr>
      </w:pPr>
    </w:p>
    <w:p w14:paraId="253B8C10" w14:textId="77777777" w:rsidR="003548EB" w:rsidRPr="005A49B8" w:rsidRDefault="003548EB" w:rsidP="7139F42A">
      <w:pPr>
        <w:ind w:right="162"/>
        <w:rPr>
          <w:rFonts w:asciiTheme="majorHAnsi" w:eastAsia="Aptos Narrow" w:hAnsiTheme="majorHAnsi" w:cstheme="majorBidi"/>
          <w:color w:val="242424"/>
          <w:sz w:val="22"/>
          <w:szCs w:val="22"/>
        </w:rPr>
      </w:pPr>
    </w:p>
    <w:p w14:paraId="6D7A9F3D" w14:textId="523A765E" w:rsidR="7139F42A" w:rsidRPr="005A49B8" w:rsidRDefault="7139F42A" w:rsidP="7139F42A">
      <w:pPr>
        <w:ind w:right="162"/>
        <w:rPr>
          <w:rFonts w:asciiTheme="majorHAnsi" w:eastAsia="Aptos Narrow" w:hAnsiTheme="majorHAnsi" w:cstheme="majorBidi"/>
          <w:color w:val="242424"/>
          <w:sz w:val="22"/>
          <w:szCs w:val="22"/>
        </w:rPr>
      </w:pPr>
    </w:p>
    <w:p w14:paraId="577E0C42" w14:textId="73961788" w:rsidR="00007863" w:rsidRPr="005A49B8" w:rsidRDefault="3C73BE1C" w:rsidP="5AD8E5F2">
      <w:pPr>
        <w:ind w:right="162"/>
        <w:rPr>
          <w:rFonts w:asciiTheme="majorHAnsi" w:hAnsiTheme="majorHAnsi" w:cstheme="majorBidi"/>
          <w:color w:val="000000" w:themeColor="text1"/>
          <w:sz w:val="22"/>
          <w:szCs w:val="22"/>
        </w:rPr>
      </w:pPr>
      <w:r w:rsidRPr="5AD8E5F2">
        <w:rPr>
          <w:rFonts w:asciiTheme="majorHAnsi" w:eastAsia="Aptos Narrow" w:hAnsiTheme="majorHAnsi" w:cstheme="majorBidi"/>
          <w:color w:val="242424"/>
          <w:sz w:val="22"/>
          <w:szCs w:val="22"/>
        </w:rPr>
        <w:t>Incarcerated</w:t>
      </w:r>
      <w:r w:rsidRPr="5AD8E5F2">
        <w:rPr>
          <w:rFonts w:asciiTheme="majorHAnsi" w:hAnsiTheme="majorHAnsi" w:cstheme="majorBidi"/>
          <w:color w:val="000000" w:themeColor="text1"/>
          <w:sz w:val="22"/>
          <w:szCs w:val="22"/>
        </w:rPr>
        <w:t>CircumstanceDTO:</w:t>
      </w:r>
      <w:r w:rsidR="0B0F2FE8" w:rsidRPr="5AD8E5F2">
        <w:rPr>
          <w:rFonts w:asciiTheme="majorHAnsi" w:hAnsiTheme="majorHAnsi" w:cstheme="majorBidi"/>
          <w:color w:val="000000" w:themeColor="text1"/>
          <w:sz w:val="22"/>
          <w:szCs w:val="22"/>
        </w:rPr>
        <w:t xml:space="preserve"> This DTO holds </w:t>
      </w:r>
      <w:r w:rsidR="6D726B24" w:rsidRPr="5AD8E5F2">
        <w:rPr>
          <w:rFonts w:asciiTheme="majorHAnsi" w:hAnsiTheme="majorHAnsi" w:cstheme="majorBidi"/>
          <w:color w:val="000000" w:themeColor="text1"/>
          <w:sz w:val="22"/>
          <w:szCs w:val="22"/>
        </w:rPr>
        <w:t xml:space="preserve">details about current </w:t>
      </w:r>
      <w:r w:rsidR="0B0F2FE8" w:rsidRPr="5AD8E5F2">
        <w:rPr>
          <w:rFonts w:asciiTheme="majorHAnsi" w:hAnsiTheme="majorHAnsi" w:cstheme="majorBidi"/>
          <w:color w:val="000000" w:themeColor="text1"/>
          <w:sz w:val="22"/>
          <w:szCs w:val="22"/>
        </w:rPr>
        <w:t xml:space="preserve">incarceration </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10"/>
        <w:gridCol w:w="1620"/>
        <w:gridCol w:w="1260"/>
        <w:gridCol w:w="3240"/>
      </w:tblGrid>
      <w:tr w:rsidR="00007863" w14:paraId="23B12095" w14:textId="77777777" w:rsidTr="6AAF79EE">
        <w:trPr>
          <w:trHeight w:val="300"/>
          <w:tblHeader/>
        </w:trPr>
        <w:tc>
          <w:tcPr>
            <w:tcW w:w="3510" w:type="dxa"/>
            <w:shd w:val="clear" w:color="auto" w:fill="000000" w:themeFill="text1"/>
          </w:tcPr>
          <w:p w14:paraId="19A92642" w14:textId="77777777" w:rsidR="00007863" w:rsidRDefault="00007863" w:rsidP="000D596E">
            <w:pPr>
              <w:pStyle w:val="TableText10HeaderCenter"/>
              <w:rPr>
                <w:rFonts w:ascii="Calibri" w:hAnsi="Calibri" w:cs="Calibri"/>
                <w:b w:val="0"/>
                <w:color w:val="FFFFFF" w:themeColor="background1"/>
              </w:rPr>
            </w:pPr>
            <w:r w:rsidRPr="61ABD80C">
              <w:rPr>
                <w:rFonts w:ascii="Calibri" w:hAnsi="Calibri" w:cs="Calibri"/>
                <w:color w:val="FFFFFF" w:themeColor="background1"/>
              </w:rPr>
              <w:t>Field</w:t>
            </w:r>
          </w:p>
        </w:tc>
        <w:tc>
          <w:tcPr>
            <w:tcW w:w="1620" w:type="dxa"/>
            <w:shd w:val="clear" w:color="auto" w:fill="000000" w:themeFill="text1"/>
          </w:tcPr>
          <w:p w14:paraId="092D6322" w14:textId="77777777" w:rsidR="00007863" w:rsidRDefault="00007863" w:rsidP="000D596E">
            <w:pPr>
              <w:pStyle w:val="TableText10HeaderCenter"/>
              <w:rPr>
                <w:rFonts w:ascii="Calibri" w:hAnsi="Calibri" w:cs="Calibri"/>
                <w:b w:val="0"/>
                <w:color w:val="FFFFFF" w:themeColor="background1"/>
              </w:rPr>
            </w:pPr>
            <w:r w:rsidRPr="61ABD80C">
              <w:rPr>
                <w:rFonts w:ascii="Calibri" w:hAnsi="Calibri" w:cs="Calibri"/>
                <w:color w:val="FFFFFF" w:themeColor="background1"/>
              </w:rPr>
              <w:t>Type</w:t>
            </w:r>
          </w:p>
        </w:tc>
        <w:tc>
          <w:tcPr>
            <w:tcW w:w="1260" w:type="dxa"/>
            <w:shd w:val="clear" w:color="auto" w:fill="000000" w:themeFill="text1"/>
          </w:tcPr>
          <w:p w14:paraId="2D40C8D3" w14:textId="77777777" w:rsidR="00007863" w:rsidRDefault="00007863" w:rsidP="000D596E">
            <w:pPr>
              <w:pStyle w:val="TableText10HeaderCenter"/>
              <w:rPr>
                <w:rFonts w:ascii="Calibri" w:hAnsi="Calibri" w:cs="Calibri"/>
                <w:b w:val="0"/>
                <w:color w:val="FFFFFF" w:themeColor="background1"/>
              </w:rPr>
            </w:pPr>
            <w:r w:rsidRPr="61ABD80C">
              <w:rPr>
                <w:rFonts w:ascii="Calibri" w:hAnsi="Calibri" w:cs="Calibri"/>
                <w:color w:val="FFFFFF" w:themeColor="background1"/>
              </w:rPr>
              <w:t>Required</w:t>
            </w:r>
          </w:p>
        </w:tc>
        <w:tc>
          <w:tcPr>
            <w:tcW w:w="3240" w:type="dxa"/>
            <w:shd w:val="clear" w:color="auto" w:fill="000000" w:themeFill="text1"/>
          </w:tcPr>
          <w:p w14:paraId="29650658" w14:textId="77777777" w:rsidR="00007863" w:rsidRDefault="00007863" w:rsidP="000D596E">
            <w:pPr>
              <w:pStyle w:val="TableText10HeaderCenter"/>
              <w:rPr>
                <w:rFonts w:ascii="Calibri" w:hAnsi="Calibri" w:cs="Calibri"/>
                <w:b w:val="0"/>
                <w:color w:val="FFFFFF" w:themeColor="background1"/>
              </w:rPr>
            </w:pPr>
            <w:r w:rsidRPr="61ABD80C">
              <w:rPr>
                <w:rFonts w:ascii="Calibri" w:hAnsi="Calibri" w:cs="Calibri"/>
                <w:color w:val="FFFFFF" w:themeColor="background1"/>
              </w:rPr>
              <w:t>Description</w:t>
            </w:r>
          </w:p>
        </w:tc>
      </w:tr>
      <w:tr w:rsidR="00007863" w14:paraId="0CE3FB95"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5D3BB9F6" w14:textId="30B85E89" w:rsidR="00007863" w:rsidRPr="008661F6" w:rsidRDefault="00007863" w:rsidP="6AAF79EE">
            <w:pPr>
              <w:pStyle w:val="TableText10"/>
              <w:rPr>
                <w:rFonts w:asciiTheme="majorHAnsi" w:hAnsiTheme="majorHAnsi" w:cstheme="majorBidi"/>
              </w:rPr>
            </w:pPr>
            <w:r w:rsidRPr="6AAF79EE">
              <w:rPr>
                <w:rFonts w:asciiTheme="majorHAnsi" w:eastAsiaTheme="minorEastAsia" w:hAnsiTheme="majorHAnsi" w:cstheme="majorBidi"/>
              </w:rPr>
              <w:t>circumstanceCode</w:t>
            </w:r>
          </w:p>
        </w:tc>
        <w:tc>
          <w:tcPr>
            <w:tcW w:w="1620" w:type="dxa"/>
            <w:tcBorders>
              <w:top w:val="single" w:sz="4" w:space="0" w:color="auto"/>
              <w:left w:val="single" w:sz="4" w:space="0" w:color="auto"/>
              <w:bottom w:val="single" w:sz="4" w:space="0" w:color="auto"/>
              <w:right w:val="single" w:sz="4" w:space="0" w:color="auto"/>
            </w:tcBorders>
          </w:tcPr>
          <w:p w14:paraId="5759F74B"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String</w:t>
            </w:r>
          </w:p>
        </w:tc>
        <w:tc>
          <w:tcPr>
            <w:tcW w:w="1260" w:type="dxa"/>
            <w:tcBorders>
              <w:top w:val="single" w:sz="4" w:space="0" w:color="auto"/>
              <w:left w:val="single" w:sz="4" w:space="0" w:color="auto"/>
              <w:bottom w:val="single" w:sz="4" w:space="0" w:color="auto"/>
              <w:right w:val="single" w:sz="4" w:space="0" w:color="auto"/>
            </w:tcBorders>
          </w:tcPr>
          <w:p w14:paraId="3170EBC9"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Yes</w:t>
            </w:r>
          </w:p>
        </w:tc>
        <w:tc>
          <w:tcPr>
            <w:tcW w:w="3240" w:type="dxa"/>
            <w:tcBorders>
              <w:top w:val="single" w:sz="4" w:space="0" w:color="auto"/>
              <w:left w:val="single" w:sz="4" w:space="0" w:color="auto"/>
              <w:bottom w:val="single" w:sz="4" w:space="0" w:color="auto"/>
              <w:right w:val="single" w:sz="4" w:space="0" w:color="auto"/>
            </w:tcBorders>
          </w:tcPr>
          <w:p w14:paraId="54125B4E"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CircumstanceCode</w:t>
            </w:r>
          </w:p>
          <w:p w14:paraId="5F459EA5"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Reference table: RT_ECHC</w:t>
            </w:r>
          </w:p>
        </w:tc>
      </w:tr>
      <w:tr w:rsidR="00007863" w14:paraId="0F5F58EB"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21373C3A" w14:textId="78A73E92" w:rsidR="00007863" w:rsidRPr="008661F6" w:rsidRDefault="4D8517ED" w:rsidP="0AD044C0">
            <w:pPr>
              <w:pStyle w:val="TableText10"/>
              <w:rPr>
                <w:rFonts w:asciiTheme="majorHAnsi" w:hAnsiTheme="majorHAnsi" w:cstheme="majorBidi"/>
              </w:rPr>
            </w:pPr>
            <w:r w:rsidRPr="20DCA94D">
              <w:rPr>
                <w:rFonts w:asciiTheme="majorHAnsi" w:eastAsiaTheme="minorEastAsia" w:hAnsiTheme="majorHAnsi" w:cstheme="majorBidi"/>
              </w:rPr>
              <w:t>aidCategory</w:t>
            </w:r>
          </w:p>
        </w:tc>
        <w:tc>
          <w:tcPr>
            <w:tcW w:w="1620" w:type="dxa"/>
            <w:tcBorders>
              <w:top w:val="single" w:sz="4" w:space="0" w:color="auto"/>
              <w:left w:val="single" w:sz="4" w:space="0" w:color="auto"/>
              <w:bottom w:val="single" w:sz="4" w:space="0" w:color="auto"/>
              <w:right w:val="single" w:sz="4" w:space="0" w:color="auto"/>
            </w:tcBorders>
          </w:tcPr>
          <w:p w14:paraId="5F0E4048"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String</w:t>
            </w:r>
          </w:p>
        </w:tc>
        <w:tc>
          <w:tcPr>
            <w:tcW w:w="1260" w:type="dxa"/>
            <w:tcBorders>
              <w:top w:val="single" w:sz="4" w:space="0" w:color="auto"/>
              <w:left w:val="single" w:sz="4" w:space="0" w:color="auto"/>
              <w:bottom w:val="single" w:sz="4" w:space="0" w:color="auto"/>
              <w:right w:val="single" w:sz="4" w:space="0" w:color="auto"/>
            </w:tcBorders>
          </w:tcPr>
          <w:p w14:paraId="40C4E160"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Yes</w:t>
            </w:r>
          </w:p>
        </w:tc>
        <w:tc>
          <w:tcPr>
            <w:tcW w:w="3240" w:type="dxa"/>
            <w:tcBorders>
              <w:top w:val="single" w:sz="4" w:space="0" w:color="auto"/>
              <w:left w:val="single" w:sz="4" w:space="0" w:color="auto"/>
              <w:bottom w:val="single" w:sz="4" w:space="0" w:color="auto"/>
              <w:right w:val="single" w:sz="4" w:space="0" w:color="auto"/>
            </w:tcBorders>
          </w:tcPr>
          <w:p w14:paraId="1CEF8842" w14:textId="12365FE9" w:rsidR="00007863" w:rsidRPr="008661F6" w:rsidRDefault="64D82D19" w:rsidP="0AD044C0">
            <w:pPr>
              <w:pStyle w:val="TableText10"/>
            </w:pPr>
            <w:r w:rsidRPr="5AD8E5F2">
              <w:rPr>
                <w:rFonts w:asciiTheme="majorHAnsi" w:eastAsiaTheme="minorEastAsia" w:hAnsiTheme="majorHAnsi" w:cstheme="majorBidi"/>
              </w:rPr>
              <w:t>Aid Category</w:t>
            </w:r>
          </w:p>
          <w:p w14:paraId="5C06E3D5" w14:textId="3821B2E4" w:rsidR="00007863" w:rsidRPr="008661F6" w:rsidRDefault="000F7089" w:rsidP="0AD044C0">
            <w:pPr>
              <w:pStyle w:val="TableText10"/>
            </w:pPr>
            <w:r>
              <w:rPr>
                <w:rFonts w:asciiTheme="majorHAnsi" w:eastAsiaTheme="minorEastAsia" w:hAnsiTheme="majorHAnsi" w:cstheme="majorBidi"/>
              </w:rPr>
              <w:t>RT_AidCategories</w:t>
            </w:r>
            <w:r w:rsidR="335708B0" w:rsidRPr="5AD8E5F2">
              <w:rPr>
                <w:rFonts w:asciiTheme="majorHAnsi" w:eastAsiaTheme="minorEastAsia" w:hAnsiTheme="majorHAnsi" w:cstheme="majorBidi"/>
              </w:rPr>
              <w:t xml:space="preserve"> </w:t>
            </w:r>
          </w:p>
        </w:tc>
      </w:tr>
      <w:tr w:rsidR="00007863" w14:paraId="12557789"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60C91B8C"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facilityType</w:t>
            </w:r>
          </w:p>
        </w:tc>
        <w:tc>
          <w:tcPr>
            <w:tcW w:w="1620" w:type="dxa"/>
            <w:tcBorders>
              <w:top w:val="single" w:sz="4" w:space="0" w:color="auto"/>
              <w:left w:val="single" w:sz="4" w:space="0" w:color="auto"/>
              <w:bottom w:val="single" w:sz="4" w:space="0" w:color="auto"/>
              <w:right w:val="single" w:sz="4" w:space="0" w:color="auto"/>
            </w:tcBorders>
          </w:tcPr>
          <w:p w14:paraId="1E32B037" w14:textId="77777777" w:rsidR="00007863" w:rsidRPr="008661F6" w:rsidRDefault="00007863" w:rsidP="000D596E">
            <w:pPr>
              <w:pStyle w:val="TableText10"/>
              <w:rPr>
                <w:rFonts w:asciiTheme="majorHAnsi" w:eastAsia="Calibri" w:hAnsiTheme="majorHAnsi" w:cstheme="majorHAnsi"/>
                <w:color w:val="000000" w:themeColor="text1"/>
                <w:szCs w:val="20"/>
              </w:rPr>
            </w:pPr>
            <w:r w:rsidRPr="008661F6">
              <w:rPr>
                <w:rFonts w:asciiTheme="majorHAnsi" w:eastAsia="Calibri" w:hAnsiTheme="majorHAnsi" w:cstheme="majorHAnsi"/>
                <w:color w:val="000000" w:themeColor="text1"/>
                <w:szCs w:val="20"/>
              </w:rPr>
              <w:t>String</w:t>
            </w:r>
          </w:p>
        </w:tc>
        <w:tc>
          <w:tcPr>
            <w:tcW w:w="1260" w:type="dxa"/>
            <w:tcBorders>
              <w:top w:val="single" w:sz="4" w:space="0" w:color="auto"/>
              <w:left w:val="single" w:sz="4" w:space="0" w:color="auto"/>
              <w:bottom w:val="single" w:sz="4" w:space="0" w:color="auto"/>
              <w:right w:val="single" w:sz="4" w:space="0" w:color="auto"/>
            </w:tcBorders>
          </w:tcPr>
          <w:p w14:paraId="199EE61B" w14:textId="77777777" w:rsidR="00007863" w:rsidRPr="008661F6" w:rsidRDefault="00007863" w:rsidP="000D596E">
            <w:pPr>
              <w:pStyle w:val="TableText10"/>
              <w:rPr>
                <w:rFonts w:asciiTheme="majorHAnsi" w:eastAsia="Calibri" w:hAnsiTheme="majorHAnsi" w:cstheme="majorHAnsi"/>
                <w:color w:val="000000" w:themeColor="text1"/>
                <w:szCs w:val="20"/>
              </w:rPr>
            </w:pPr>
            <w:r w:rsidRPr="008661F6">
              <w:rPr>
                <w:rFonts w:asciiTheme="majorHAnsi" w:eastAsia="Calibri" w:hAnsiTheme="majorHAnsi" w:cstheme="majorHAnsi"/>
                <w:color w:val="000000" w:themeColor="text1"/>
                <w:szCs w:val="20"/>
              </w:rPr>
              <w:t>No</w:t>
            </w:r>
          </w:p>
        </w:tc>
        <w:tc>
          <w:tcPr>
            <w:tcW w:w="3240" w:type="dxa"/>
            <w:tcBorders>
              <w:top w:val="single" w:sz="4" w:space="0" w:color="auto"/>
              <w:left w:val="single" w:sz="4" w:space="0" w:color="auto"/>
              <w:bottom w:val="single" w:sz="4" w:space="0" w:color="auto"/>
              <w:right w:val="single" w:sz="4" w:space="0" w:color="auto"/>
            </w:tcBorders>
          </w:tcPr>
          <w:p w14:paraId="7FEE4F27" w14:textId="77777777" w:rsidR="00007863" w:rsidRPr="008661F6" w:rsidRDefault="00007863" w:rsidP="000D596E">
            <w:pPr>
              <w:pStyle w:val="TableText10"/>
              <w:rPr>
                <w:rFonts w:asciiTheme="majorHAnsi" w:eastAsia="Calibri" w:hAnsiTheme="majorHAnsi" w:cstheme="majorHAnsi"/>
                <w:color w:val="000000" w:themeColor="text1"/>
                <w:szCs w:val="20"/>
              </w:rPr>
            </w:pPr>
            <w:r w:rsidRPr="008661F6">
              <w:rPr>
                <w:rFonts w:asciiTheme="majorHAnsi" w:eastAsia="Calibri" w:hAnsiTheme="majorHAnsi" w:cstheme="majorHAnsi"/>
                <w:color w:val="000000" w:themeColor="text1"/>
                <w:szCs w:val="20"/>
              </w:rPr>
              <w:t>Facility Type</w:t>
            </w:r>
          </w:p>
          <w:p w14:paraId="745F97F5" w14:textId="77777777" w:rsidR="00007863" w:rsidRPr="008661F6" w:rsidRDefault="00007863" w:rsidP="000D596E">
            <w:pPr>
              <w:pStyle w:val="TableText10"/>
              <w:rPr>
                <w:rFonts w:asciiTheme="majorHAnsi" w:eastAsia="Aptos Narrow" w:hAnsiTheme="majorHAnsi" w:cstheme="majorHAnsi"/>
                <w:color w:val="242424"/>
                <w:szCs w:val="20"/>
              </w:rPr>
            </w:pPr>
            <w:r w:rsidRPr="008661F6">
              <w:rPr>
                <w:rFonts w:asciiTheme="majorHAnsi" w:eastAsia="Calibri" w:hAnsiTheme="majorHAnsi" w:cstheme="majorHAnsi"/>
                <w:color w:val="000000" w:themeColor="text1"/>
                <w:szCs w:val="20"/>
              </w:rPr>
              <w:t xml:space="preserve">Reference Table: </w:t>
            </w:r>
            <w:r w:rsidRPr="008661F6">
              <w:rPr>
                <w:rFonts w:asciiTheme="majorHAnsi" w:eastAsia="Aptos Narrow" w:hAnsiTheme="majorHAnsi" w:cstheme="majorHAnsi"/>
                <w:color w:val="242424"/>
                <w:szCs w:val="20"/>
              </w:rPr>
              <w:t>RT_LIVINGARRANGEMENTYPE</w:t>
            </w:r>
          </w:p>
        </w:tc>
      </w:tr>
      <w:tr w:rsidR="00007863" w14:paraId="5B6508BF"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73D77B0A"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effectiveBeginDate</w:t>
            </w:r>
          </w:p>
        </w:tc>
        <w:tc>
          <w:tcPr>
            <w:tcW w:w="1620" w:type="dxa"/>
            <w:tcBorders>
              <w:top w:val="single" w:sz="4" w:space="0" w:color="auto"/>
              <w:left w:val="single" w:sz="4" w:space="0" w:color="auto"/>
              <w:bottom w:val="single" w:sz="4" w:space="0" w:color="auto"/>
              <w:right w:val="single" w:sz="4" w:space="0" w:color="auto"/>
            </w:tcBorders>
          </w:tcPr>
          <w:p w14:paraId="2C981849"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Date</w:t>
            </w:r>
          </w:p>
        </w:tc>
        <w:tc>
          <w:tcPr>
            <w:tcW w:w="1260" w:type="dxa"/>
            <w:tcBorders>
              <w:top w:val="single" w:sz="4" w:space="0" w:color="auto"/>
              <w:left w:val="single" w:sz="4" w:space="0" w:color="auto"/>
              <w:bottom w:val="single" w:sz="4" w:space="0" w:color="auto"/>
              <w:right w:val="single" w:sz="4" w:space="0" w:color="auto"/>
            </w:tcBorders>
          </w:tcPr>
          <w:p w14:paraId="61E86057"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No</w:t>
            </w:r>
          </w:p>
        </w:tc>
        <w:tc>
          <w:tcPr>
            <w:tcW w:w="3240" w:type="dxa"/>
            <w:tcBorders>
              <w:top w:val="single" w:sz="4" w:space="0" w:color="auto"/>
              <w:left w:val="single" w:sz="4" w:space="0" w:color="auto"/>
              <w:bottom w:val="single" w:sz="4" w:space="0" w:color="auto"/>
              <w:right w:val="single" w:sz="4" w:space="0" w:color="auto"/>
            </w:tcBorders>
          </w:tcPr>
          <w:p w14:paraId="2AC4CFCF" w14:textId="02ABA345" w:rsidR="00007863" w:rsidRPr="008661F6" w:rsidRDefault="00EA28B9" w:rsidP="000D596E">
            <w:pPr>
              <w:pStyle w:val="TableText10"/>
              <w:rPr>
                <w:rFonts w:asciiTheme="majorHAnsi" w:eastAsiaTheme="minorEastAsia" w:hAnsiTheme="majorHAnsi" w:cstheme="majorHAnsi"/>
                <w:szCs w:val="20"/>
              </w:rPr>
            </w:pPr>
            <w:r w:rsidRPr="005C4972">
              <w:rPr>
                <w:rFonts w:ascii="Calibri" w:hAnsi="Calibri" w:cs="Calibri"/>
                <w:szCs w:val="20"/>
              </w:rPr>
              <w:t>Date on which the circumstance became effective in the source system (VaCMS). Null indicates the record remains active.</w:t>
            </w:r>
          </w:p>
        </w:tc>
      </w:tr>
      <w:tr w:rsidR="00007863" w14:paraId="6E7097DC"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4E0D6B57"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effectiveEndDate</w:t>
            </w:r>
          </w:p>
        </w:tc>
        <w:tc>
          <w:tcPr>
            <w:tcW w:w="1620" w:type="dxa"/>
            <w:tcBorders>
              <w:top w:val="single" w:sz="4" w:space="0" w:color="auto"/>
              <w:left w:val="single" w:sz="4" w:space="0" w:color="auto"/>
              <w:bottom w:val="single" w:sz="4" w:space="0" w:color="auto"/>
              <w:right w:val="single" w:sz="4" w:space="0" w:color="auto"/>
            </w:tcBorders>
          </w:tcPr>
          <w:p w14:paraId="73DBCE48"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Date</w:t>
            </w:r>
          </w:p>
        </w:tc>
        <w:tc>
          <w:tcPr>
            <w:tcW w:w="1260" w:type="dxa"/>
            <w:tcBorders>
              <w:top w:val="single" w:sz="4" w:space="0" w:color="auto"/>
              <w:left w:val="single" w:sz="4" w:space="0" w:color="auto"/>
              <w:bottom w:val="single" w:sz="4" w:space="0" w:color="auto"/>
              <w:right w:val="single" w:sz="4" w:space="0" w:color="auto"/>
            </w:tcBorders>
          </w:tcPr>
          <w:p w14:paraId="52858CA7" w14:textId="77777777" w:rsidR="00007863" w:rsidRPr="008661F6" w:rsidRDefault="00007863" w:rsidP="000D596E">
            <w:pPr>
              <w:pStyle w:val="TableText10"/>
              <w:rPr>
                <w:rFonts w:asciiTheme="majorHAnsi" w:eastAsiaTheme="minorEastAsia" w:hAnsiTheme="majorHAnsi" w:cstheme="majorHAnsi"/>
                <w:szCs w:val="20"/>
              </w:rPr>
            </w:pPr>
            <w:r w:rsidRPr="008661F6">
              <w:rPr>
                <w:rFonts w:asciiTheme="majorHAnsi" w:eastAsiaTheme="minorEastAsia" w:hAnsiTheme="majorHAnsi" w:cstheme="majorHAnsi"/>
                <w:szCs w:val="20"/>
              </w:rPr>
              <w:t>No</w:t>
            </w:r>
          </w:p>
        </w:tc>
        <w:tc>
          <w:tcPr>
            <w:tcW w:w="3240" w:type="dxa"/>
            <w:tcBorders>
              <w:top w:val="single" w:sz="4" w:space="0" w:color="auto"/>
              <w:left w:val="single" w:sz="4" w:space="0" w:color="auto"/>
              <w:bottom w:val="single" w:sz="4" w:space="0" w:color="auto"/>
              <w:right w:val="single" w:sz="4" w:space="0" w:color="auto"/>
            </w:tcBorders>
          </w:tcPr>
          <w:p w14:paraId="6871BD1B" w14:textId="58395A28" w:rsidR="00007863" w:rsidRPr="008661F6" w:rsidRDefault="00D41356" w:rsidP="000D596E">
            <w:pPr>
              <w:pStyle w:val="TableText10"/>
              <w:rPr>
                <w:rFonts w:asciiTheme="majorHAnsi" w:eastAsiaTheme="minorEastAsia" w:hAnsiTheme="majorHAnsi" w:cstheme="majorHAnsi"/>
                <w:szCs w:val="20"/>
              </w:rPr>
            </w:pPr>
            <w:r w:rsidRPr="0012190D">
              <w:rPr>
                <w:rFonts w:ascii="Calibri" w:hAnsi="Calibri" w:cs="Calibri"/>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D2619D" w14:paraId="25B6D7DF"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685EFB5F" w14:textId="326CDFB4" w:rsidR="00D2619D" w:rsidRPr="00D2619D" w:rsidRDefault="00D2619D" w:rsidP="31714CD1">
            <w:pPr>
              <w:pStyle w:val="TableText10"/>
              <w:rPr>
                <w:rFonts w:ascii="Calibri" w:eastAsia="Calibri" w:hAnsi="Calibri" w:cs="Calibri"/>
                <w:color w:val="000000" w:themeColor="text1"/>
                <w:lang w:val="en-GB"/>
              </w:rPr>
            </w:pPr>
            <w:r w:rsidRPr="31714CD1">
              <w:rPr>
                <w:rFonts w:asciiTheme="majorHAnsi" w:eastAsiaTheme="majorEastAsia" w:hAnsiTheme="majorHAnsi" w:cstheme="majorBidi"/>
                <w:lang w:val="en-GB"/>
              </w:rPr>
              <w:t>release</w:t>
            </w:r>
            <w:r w:rsidR="00347585">
              <w:rPr>
                <w:rFonts w:asciiTheme="majorHAnsi" w:eastAsiaTheme="majorEastAsia" w:hAnsiTheme="majorHAnsi" w:cstheme="majorBidi"/>
                <w:lang w:val="en-GB"/>
              </w:rPr>
              <w:t>D</w:t>
            </w:r>
            <w:r w:rsidRPr="31714CD1">
              <w:rPr>
                <w:rFonts w:asciiTheme="majorHAnsi" w:eastAsiaTheme="majorEastAsia" w:hAnsiTheme="majorHAnsi" w:cstheme="majorBidi"/>
                <w:lang w:val="en-GB"/>
              </w:rPr>
              <w:t>ate</w:t>
            </w:r>
          </w:p>
        </w:tc>
        <w:tc>
          <w:tcPr>
            <w:tcW w:w="1620" w:type="dxa"/>
            <w:tcBorders>
              <w:top w:val="single" w:sz="4" w:space="0" w:color="auto"/>
              <w:left w:val="single" w:sz="4" w:space="0" w:color="auto"/>
              <w:bottom w:val="single" w:sz="4" w:space="0" w:color="auto"/>
              <w:right w:val="single" w:sz="4" w:space="0" w:color="auto"/>
            </w:tcBorders>
          </w:tcPr>
          <w:p w14:paraId="1EDE6379" w14:textId="45EC480D" w:rsidR="00D2619D" w:rsidRPr="00D2619D" w:rsidRDefault="00D2619D" w:rsidP="31714CD1">
            <w:pPr>
              <w:pStyle w:val="TableText10"/>
              <w:rPr>
                <w:rFonts w:ascii="Calibri" w:eastAsia="Calibri" w:hAnsi="Calibri" w:cs="Calibri"/>
                <w:color w:val="000000" w:themeColor="text1"/>
                <w:lang w:val="en-GB"/>
              </w:rPr>
            </w:pPr>
            <w:r w:rsidRPr="31714CD1">
              <w:rPr>
                <w:rFonts w:asciiTheme="majorHAnsi" w:eastAsiaTheme="majorEastAsia" w:hAnsiTheme="majorHAnsi" w:cstheme="majorBidi"/>
                <w:color w:val="000000" w:themeColor="text1"/>
                <w:lang w:val="en-GB"/>
              </w:rPr>
              <w:t>Date</w:t>
            </w:r>
          </w:p>
        </w:tc>
        <w:tc>
          <w:tcPr>
            <w:tcW w:w="1260" w:type="dxa"/>
            <w:tcBorders>
              <w:top w:val="single" w:sz="4" w:space="0" w:color="auto"/>
              <w:left w:val="single" w:sz="4" w:space="0" w:color="auto"/>
              <w:bottom w:val="single" w:sz="4" w:space="0" w:color="auto"/>
              <w:right w:val="single" w:sz="4" w:space="0" w:color="auto"/>
            </w:tcBorders>
          </w:tcPr>
          <w:p w14:paraId="549AEB61" w14:textId="1494E368" w:rsidR="00D2619D" w:rsidRPr="00D2619D" w:rsidRDefault="00D2619D" w:rsidP="31714CD1">
            <w:pPr>
              <w:pStyle w:val="TableText10"/>
              <w:rPr>
                <w:rFonts w:ascii="Calibri" w:eastAsia="Calibri" w:hAnsi="Calibri" w:cs="Calibri"/>
                <w:color w:val="000000" w:themeColor="text1"/>
                <w:lang w:val="en-GB"/>
              </w:rPr>
            </w:pPr>
            <w:r w:rsidRPr="31714CD1">
              <w:rPr>
                <w:rFonts w:asciiTheme="majorHAnsi" w:eastAsiaTheme="majorEastAsia" w:hAnsiTheme="majorHAnsi" w:cstheme="majorBidi"/>
                <w:color w:val="000000" w:themeColor="text1"/>
                <w:lang w:val="en-GB"/>
              </w:rPr>
              <w:t>No</w:t>
            </w:r>
          </w:p>
        </w:tc>
        <w:tc>
          <w:tcPr>
            <w:tcW w:w="3240" w:type="dxa"/>
            <w:tcBorders>
              <w:top w:val="single" w:sz="4" w:space="0" w:color="auto"/>
              <w:left w:val="single" w:sz="4" w:space="0" w:color="auto"/>
              <w:bottom w:val="single" w:sz="4" w:space="0" w:color="auto"/>
              <w:right w:val="single" w:sz="4" w:space="0" w:color="auto"/>
            </w:tcBorders>
          </w:tcPr>
          <w:p w14:paraId="5644BA95" w14:textId="2EE4C79A" w:rsidR="00D2619D" w:rsidRPr="00D2619D" w:rsidDel="547EDEB1" w:rsidRDefault="00D2619D" w:rsidP="31714CD1">
            <w:pPr>
              <w:pStyle w:val="TableText10"/>
              <w:rPr>
                <w:rFonts w:ascii="Calibri" w:eastAsia="Calibri" w:hAnsi="Calibri" w:cs="Calibri"/>
                <w:color w:val="0078D4"/>
                <w:u w:val="single"/>
                <w:lang w:val="en-GB"/>
              </w:rPr>
            </w:pPr>
            <w:r w:rsidRPr="31714CD1">
              <w:rPr>
                <w:rFonts w:asciiTheme="majorHAnsi" w:eastAsiaTheme="majorEastAsia" w:hAnsiTheme="majorHAnsi" w:cstheme="majorBidi"/>
                <w:lang w:val="en-GB"/>
              </w:rPr>
              <w:t>On which client has released from incarceration</w:t>
            </w:r>
          </w:p>
        </w:tc>
      </w:tr>
      <w:tr w:rsidR="00D2619D" w14:paraId="26832CC1"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72845582" w14:textId="30D25BCC" w:rsidR="00D2619D" w:rsidRPr="00D2619D" w:rsidRDefault="00D2619D"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source</w:t>
            </w:r>
          </w:p>
        </w:tc>
        <w:tc>
          <w:tcPr>
            <w:tcW w:w="1620" w:type="dxa"/>
            <w:tcBorders>
              <w:top w:val="single" w:sz="4" w:space="0" w:color="auto"/>
              <w:left w:val="single" w:sz="4" w:space="0" w:color="auto"/>
              <w:bottom w:val="single" w:sz="4" w:space="0" w:color="auto"/>
              <w:right w:val="single" w:sz="4" w:space="0" w:color="auto"/>
            </w:tcBorders>
          </w:tcPr>
          <w:p w14:paraId="59D151B6" w14:textId="11186393" w:rsidR="00D2619D" w:rsidRPr="00D2619D" w:rsidRDefault="00D2619D"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260" w:type="dxa"/>
            <w:tcBorders>
              <w:top w:val="single" w:sz="4" w:space="0" w:color="auto"/>
              <w:left w:val="single" w:sz="4" w:space="0" w:color="auto"/>
              <w:bottom w:val="single" w:sz="4" w:space="0" w:color="auto"/>
              <w:right w:val="single" w:sz="4" w:space="0" w:color="auto"/>
            </w:tcBorders>
          </w:tcPr>
          <w:p w14:paraId="4E38AC20" w14:textId="6FB0B64C" w:rsidR="00D2619D" w:rsidRPr="00D2619D" w:rsidRDefault="00D2619D"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Yes</w:t>
            </w:r>
          </w:p>
        </w:tc>
        <w:tc>
          <w:tcPr>
            <w:tcW w:w="3240" w:type="dxa"/>
            <w:tcBorders>
              <w:top w:val="single" w:sz="4" w:space="0" w:color="auto"/>
              <w:left w:val="single" w:sz="4" w:space="0" w:color="auto"/>
              <w:bottom w:val="single" w:sz="4" w:space="0" w:color="auto"/>
              <w:right w:val="single" w:sz="4" w:space="0" w:color="auto"/>
            </w:tcBorders>
          </w:tcPr>
          <w:p w14:paraId="1719D30E" w14:textId="77777777" w:rsidR="00732FB3" w:rsidRPr="008E69F0" w:rsidRDefault="00732FB3" w:rsidP="00732FB3">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6F302EE0" w14:textId="00FCBB2A" w:rsidR="00D2619D" w:rsidRPr="00D2619D" w:rsidDel="547EDEB1" w:rsidRDefault="00D2619D" w:rsidP="31714CD1">
            <w:pPr>
              <w:pStyle w:val="TableText10"/>
              <w:rPr>
                <w:rFonts w:ascii="Calibri" w:eastAsia="Calibri" w:hAnsi="Calibri" w:cs="Calibri"/>
                <w:color w:val="0078D4"/>
                <w:u w:val="single"/>
                <w:lang w:val="en-GB"/>
              </w:rPr>
            </w:pPr>
            <w:r w:rsidRPr="31714CD1">
              <w:rPr>
                <w:rFonts w:asciiTheme="majorHAnsi" w:eastAsiaTheme="majorEastAsia" w:hAnsiTheme="majorHAnsi" w:cstheme="majorBidi"/>
              </w:rPr>
              <w:t>Eg: VaCMS</w:t>
            </w:r>
          </w:p>
        </w:tc>
      </w:tr>
      <w:tr w:rsidR="00D2619D" w14:paraId="6FAD2FE2"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1158B8D0" w14:textId="6475CD98" w:rsidR="00D2619D" w:rsidRPr="00D2619D" w:rsidRDefault="00350920" w:rsidP="31714CD1">
            <w:pPr>
              <w:pStyle w:val="TableText10"/>
              <w:rPr>
                <w:rFonts w:ascii="Calibri" w:eastAsia="Calibri" w:hAnsi="Calibri" w:cs="Calibri"/>
                <w:color w:val="000000" w:themeColor="text1"/>
                <w:lang w:val="en-GB"/>
              </w:rPr>
            </w:pPr>
            <w:r>
              <w:rPr>
                <w:rFonts w:asciiTheme="majorHAnsi" w:eastAsiaTheme="majorEastAsia" w:hAnsiTheme="majorHAnsi" w:cstheme="majorBidi"/>
                <w:lang w:val="en-GB"/>
              </w:rPr>
              <w:t>updateSw</w:t>
            </w:r>
          </w:p>
        </w:tc>
        <w:tc>
          <w:tcPr>
            <w:tcW w:w="1620" w:type="dxa"/>
            <w:tcBorders>
              <w:top w:val="single" w:sz="4" w:space="0" w:color="auto"/>
              <w:left w:val="single" w:sz="4" w:space="0" w:color="auto"/>
              <w:bottom w:val="single" w:sz="4" w:space="0" w:color="auto"/>
              <w:right w:val="single" w:sz="4" w:space="0" w:color="auto"/>
            </w:tcBorders>
          </w:tcPr>
          <w:p w14:paraId="13B6CF18" w14:textId="211F1B0E" w:rsidR="00D2619D" w:rsidRPr="00D2619D" w:rsidRDefault="00D2619D" w:rsidP="31714CD1">
            <w:pPr>
              <w:pStyle w:val="TableText10"/>
              <w:rPr>
                <w:rFonts w:ascii="Calibri" w:eastAsia="Calibri" w:hAnsi="Calibri" w:cs="Calibri"/>
                <w:color w:val="000000" w:themeColor="text1"/>
                <w:lang w:val="en-GB"/>
              </w:rPr>
            </w:pPr>
            <w:r w:rsidRPr="31714CD1">
              <w:rPr>
                <w:rFonts w:asciiTheme="majorHAnsi" w:eastAsiaTheme="majorEastAsia" w:hAnsiTheme="majorHAnsi" w:cstheme="majorBidi"/>
                <w:color w:val="000000" w:themeColor="text1"/>
                <w:lang w:val="en-GB"/>
              </w:rPr>
              <w:t>String</w:t>
            </w:r>
          </w:p>
        </w:tc>
        <w:tc>
          <w:tcPr>
            <w:tcW w:w="1260" w:type="dxa"/>
            <w:tcBorders>
              <w:top w:val="single" w:sz="4" w:space="0" w:color="auto"/>
              <w:left w:val="single" w:sz="4" w:space="0" w:color="auto"/>
              <w:bottom w:val="single" w:sz="4" w:space="0" w:color="auto"/>
              <w:right w:val="single" w:sz="4" w:space="0" w:color="auto"/>
            </w:tcBorders>
          </w:tcPr>
          <w:p w14:paraId="673382CA" w14:textId="415DA59A" w:rsidR="00D2619D" w:rsidRPr="00D2619D" w:rsidRDefault="00D2619D" w:rsidP="31714CD1">
            <w:pPr>
              <w:pStyle w:val="TableText10"/>
              <w:rPr>
                <w:rFonts w:ascii="Calibri" w:eastAsia="Calibri" w:hAnsi="Calibri" w:cs="Calibri"/>
                <w:color w:val="000000" w:themeColor="text1"/>
                <w:lang w:val="en-GB"/>
              </w:rPr>
            </w:pPr>
            <w:r w:rsidRPr="31714CD1">
              <w:rPr>
                <w:rFonts w:asciiTheme="majorHAnsi" w:eastAsiaTheme="majorEastAsia" w:hAnsiTheme="majorHAnsi" w:cstheme="majorBidi"/>
                <w:color w:val="000000" w:themeColor="text1"/>
                <w:lang w:val="en-GB"/>
              </w:rPr>
              <w:t>No</w:t>
            </w:r>
          </w:p>
        </w:tc>
        <w:tc>
          <w:tcPr>
            <w:tcW w:w="3240" w:type="dxa"/>
            <w:tcBorders>
              <w:top w:val="single" w:sz="4" w:space="0" w:color="auto"/>
              <w:left w:val="single" w:sz="4" w:space="0" w:color="auto"/>
              <w:bottom w:val="single" w:sz="4" w:space="0" w:color="auto"/>
              <w:right w:val="single" w:sz="4" w:space="0" w:color="auto"/>
            </w:tcBorders>
          </w:tcPr>
          <w:p w14:paraId="3904449A" w14:textId="77777777" w:rsidR="00D04C98" w:rsidRDefault="00D04C98" w:rsidP="00D04C98">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3E2D6CA1" w14:textId="0DBF575B" w:rsidR="00D2619D" w:rsidRPr="00D2619D" w:rsidDel="547EDEB1" w:rsidRDefault="00D04C98" w:rsidP="31714CD1">
            <w:pPr>
              <w:pStyle w:val="TableText10"/>
              <w:rPr>
                <w:rFonts w:ascii="Calibri" w:eastAsia="Calibri" w:hAnsi="Calibri" w:cs="Calibri"/>
                <w:color w:val="0078D4"/>
                <w:u w:val="single"/>
                <w:lang w:val="en-GB"/>
              </w:rPr>
            </w:pPr>
            <w:r w:rsidRPr="0012190D">
              <w:rPr>
                <w:rFonts w:ascii="Calibri" w:eastAsia="Calibri" w:hAnsi="Calibri" w:cs="Calibri"/>
                <w:color w:val="000000" w:themeColor="text1"/>
              </w:rPr>
              <w:t>E.g.: 'Yes'/'No'</w:t>
            </w:r>
          </w:p>
        </w:tc>
      </w:tr>
      <w:tr w:rsidR="00D2619D" w14:paraId="635A76E4"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6212D14F" w14:textId="370F3A3A" w:rsidR="00D2619D" w:rsidRPr="00922223" w:rsidRDefault="00D2619D" w:rsidP="31714CD1">
            <w:pPr>
              <w:pStyle w:val="TableText10"/>
              <w:rPr>
                <w:rFonts w:asciiTheme="majorHAnsi" w:eastAsiaTheme="majorEastAsia" w:hAnsiTheme="majorHAnsi" w:cstheme="majorBidi"/>
                <w:lang w:val="en-GB"/>
              </w:rPr>
            </w:pPr>
            <w:r w:rsidRPr="31714CD1">
              <w:rPr>
                <w:rFonts w:asciiTheme="majorHAnsi" w:eastAsiaTheme="majorEastAsia" w:hAnsiTheme="majorHAnsi" w:cstheme="majorBidi"/>
              </w:rPr>
              <w:t xml:space="preserve">vaCMSSequenceNum </w:t>
            </w:r>
            <w:r w:rsidRPr="31714CD1">
              <w:rPr>
                <w:rFonts w:asciiTheme="majorHAnsi" w:eastAsiaTheme="majorEastAsia" w:hAnsiTheme="majorHAnsi" w:cstheme="majorBidi"/>
                <w:lang w:val="en-GB"/>
              </w:rPr>
              <w:t>  </w:t>
            </w:r>
          </w:p>
        </w:tc>
        <w:tc>
          <w:tcPr>
            <w:tcW w:w="1620" w:type="dxa"/>
            <w:tcBorders>
              <w:top w:val="single" w:sz="4" w:space="0" w:color="auto"/>
              <w:left w:val="single" w:sz="4" w:space="0" w:color="auto"/>
              <w:bottom w:val="single" w:sz="4" w:space="0" w:color="auto"/>
              <w:right w:val="single" w:sz="4" w:space="0" w:color="auto"/>
            </w:tcBorders>
          </w:tcPr>
          <w:p w14:paraId="06F4A63C" w14:textId="5E3996EA" w:rsidR="00D2619D" w:rsidRPr="00922223" w:rsidRDefault="00D2619D" w:rsidP="31714CD1">
            <w:pPr>
              <w:pStyle w:val="TableText10"/>
              <w:rPr>
                <w:rFonts w:asciiTheme="majorHAnsi" w:eastAsiaTheme="majorEastAsia" w:hAnsiTheme="majorHAnsi" w:cstheme="majorBidi"/>
                <w:lang w:val="en-GB"/>
              </w:rPr>
            </w:pPr>
            <w:r w:rsidRPr="31714CD1">
              <w:rPr>
                <w:rFonts w:asciiTheme="majorHAnsi" w:eastAsiaTheme="majorEastAsia" w:hAnsiTheme="majorHAnsi" w:cstheme="majorBidi"/>
              </w:rPr>
              <w:t>String</w:t>
            </w:r>
            <w:r w:rsidRPr="31714CD1">
              <w:rPr>
                <w:rFonts w:asciiTheme="majorHAnsi" w:eastAsiaTheme="majorEastAsia" w:hAnsiTheme="majorHAnsi" w:cstheme="majorBidi"/>
                <w:lang w:val="en-GB"/>
              </w:rPr>
              <w:t>  </w:t>
            </w:r>
          </w:p>
        </w:tc>
        <w:tc>
          <w:tcPr>
            <w:tcW w:w="1260" w:type="dxa"/>
            <w:tcBorders>
              <w:top w:val="single" w:sz="4" w:space="0" w:color="auto"/>
              <w:left w:val="single" w:sz="4" w:space="0" w:color="auto"/>
              <w:bottom w:val="single" w:sz="4" w:space="0" w:color="auto"/>
              <w:right w:val="single" w:sz="4" w:space="0" w:color="auto"/>
            </w:tcBorders>
          </w:tcPr>
          <w:p w14:paraId="7299F9CD" w14:textId="625F72A9" w:rsidR="00D2619D" w:rsidRPr="00922223" w:rsidRDefault="00D2619D" w:rsidP="31714CD1">
            <w:pPr>
              <w:pStyle w:val="TableText10"/>
              <w:rPr>
                <w:rFonts w:asciiTheme="majorHAnsi" w:eastAsiaTheme="majorEastAsia" w:hAnsiTheme="majorHAnsi" w:cstheme="majorBidi"/>
                <w:lang w:val="en-GB"/>
              </w:rPr>
            </w:pPr>
            <w:r w:rsidRPr="31714CD1">
              <w:rPr>
                <w:rFonts w:asciiTheme="majorHAnsi" w:eastAsiaTheme="majorEastAsia" w:hAnsiTheme="majorHAnsi" w:cstheme="majorBidi"/>
              </w:rPr>
              <w:t>Yes</w:t>
            </w:r>
            <w:r w:rsidRPr="31714CD1">
              <w:rPr>
                <w:rFonts w:asciiTheme="majorHAnsi" w:eastAsiaTheme="majorEastAsia" w:hAnsiTheme="majorHAnsi" w:cstheme="majorBidi"/>
                <w:lang w:val="en-GB"/>
              </w:rPr>
              <w:t>  </w:t>
            </w:r>
          </w:p>
        </w:tc>
        <w:tc>
          <w:tcPr>
            <w:tcW w:w="3240" w:type="dxa"/>
            <w:tcBorders>
              <w:top w:val="single" w:sz="4" w:space="0" w:color="auto"/>
              <w:left w:val="single" w:sz="4" w:space="0" w:color="auto"/>
              <w:bottom w:val="single" w:sz="4" w:space="0" w:color="auto"/>
              <w:right w:val="single" w:sz="4" w:space="0" w:color="auto"/>
            </w:tcBorders>
          </w:tcPr>
          <w:p w14:paraId="18111B8C" w14:textId="0AF94DF5" w:rsidR="00D2619D" w:rsidRPr="00922223" w:rsidDel="547EDEB1" w:rsidRDefault="00D04C98" w:rsidP="31714CD1">
            <w:pPr>
              <w:pStyle w:val="TableText10"/>
              <w:rPr>
                <w:rFonts w:asciiTheme="majorHAnsi" w:eastAsiaTheme="majorEastAsia" w:hAnsiTheme="majorHAnsi" w:cstheme="majorBidi"/>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6654B19B" w14:paraId="19DD1AA7" w14:textId="77777777" w:rsidTr="6AAF79EE">
        <w:trPr>
          <w:trHeight w:val="300"/>
        </w:trPr>
        <w:tc>
          <w:tcPr>
            <w:tcW w:w="3510" w:type="dxa"/>
            <w:tcBorders>
              <w:top w:val="single" w:sz="4" w:space="0" w:color="auto"/>
              <w:left w:val="single" w:sz="4" w:space="0" w:color="auto"/>
              <w:bottom w:val="single" w:sz="4" w:space="0" w:color="auto"/>
              <w:right w:val="single" w:sz="4" w:space="0" w:color="auto"/>
            </w:tcBorders>
          </w:tcPr>
          <w:p w14:paraId="60AC19CA" w14:textId="7751C539"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applicationSource</w:t>
            </w:r>
          </w:p>
        </w:tc>
        <w:tc>
          <w:tcPr>
            <w:tcW w:w="1620" w:type="dxa"/>
            <w:tcBorders>
              <w:top w:val="single" w:sz="4" w:space="0" w:color="auto"/>
              <w:left w:val="single" w:sz="4" w:space="0" w:color="auto"/>
              <w:bottom w:val="single" w:sz="4" w:space="0" w:color="auto"/>
              <w:right w:val="single" w:sz="4" w:space="0" w:color="auto"/>
            </w:tcBorders>
          </w:tcPr>
          <w:p w14:paraId="5ED66F30" w14:textId="1CBC6698"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260" w:type="dxa"/>
            <w:tcBorders>
              <w:top w:val="single" w:sz="4" w:space="0" w:color="auto"/>
              <w:left w:val="single" w:sz="4" w:space="0" w:color="auto"/>
              <w:bottom w:val="single" w:sz="4" w:space="0" w:color="auto"/>
              <w:right w:val="single" w:sz="4" w:space="0" w:color="auto"/>
            </w:tcBorders>
          </w:tcPr>
          <w:p w14:paraId="6D00F00B" w14:textId="01457202"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No</w:t>
            </w:r>
          </w:p>
        </w:tc>
        <w:tc>
          <w:tcPr>
            <w:tcW w:w="3240" w:type="dxa"/>
            <w:tcBorders>
              <w:top w:val="single" w:sz="4" w:space="0" w:color="auto"/>
              <w:left w:val="single" w:sz="4" w:space="0" w:color="auto"/>
              <w:bottom w:val="single" w:sz="4" w:space="0" w:color="auto"/>
              <w:right w:val="single" w:sz="4" w:space="0" w:color="auto"/>
            </w:tcBorders>
          </w:tcPr>
          <w:p w14:paraId="5D2DA1CC" w14:textId="77C62E21" w:rsidR="6654B19B" w:rsidRDefault="4ADF4A1D" w:rsidP="0AD044C0">
            <w:pPr>
              <w:pStyle w:val="TableText10"/>
              <w:rPr>
                <w:rFonts w:ascii="Calibri" w:eastAsia="Calibri" w:hAnsi="Calibri" w:cs="Calibri"/>
                <w:color w:val="000000" w:themeColor="text1"/>
              </w:rPr>
            </w:pPr>
            <w:r w:rsidRPr="0AD044C0">
              <w:rPr>
                <w:rFonts w:ascii="Calibri" w:eastAsia="Calibri" w:hAnsi="Calibri" w:cs="Calibri"/>
                <w:color w:val="000000" w:themeColor="text1"/>
              </w:rPr>
              <w:t>Application Source. Ex: ‘Paper’,’CommonHelp”,’RDE’.</w:t>
            </w:r>
          </w:p>
        </w:tc>
      </w:tr>
    </w:tbl>
    <w:p w14:paraId="12A14056" w14:textId="77777777" w:rsidR="00431200" w:rsidRPr="005A49B8" w:rsidRDefault="00431200" w:rsidP="00431200">
      <w:pPr>
        <w:ind w:left="1440" w:right="162"/>
        <w:rPr>
          <w:rFonts w:ascii="Calibri" w:hAnsi="Calibri" w:cs="Calibri"/>
          <w:sz w:val="22"/>
          <w:szCs w:val="22"/>
        </w:rPr>
      </w:pPr>
    </w:p>
    <w:p w14:paraId="781B1605" w14:textId="721BD860" w:rsidR="73CA6085" w:rsidRDefault="73CA6085" w:rsidP="73CA6085">
      <w:pPr>
        <w:ind w:left="1440" w:right="162"/>
        <w:rPr>
          <w:rFonts w:ascii="Calibri" w:hAnsi="Calibri" w:cs="Calibri"/>
          <w:sz w:val="22"/>
          <w:szCs w:val="22"/>
        </w:rPr>
      </w:pPr>
    </w:p>
    <w:p w14:paraId="05E7DAF7" w14:textId="4341AAEB" w:rsidR="74556E8C" w:rsidRDefault="44BA79A3" w:rsidP="005424B9">
      <w:pPr>
        <w:spacing w:after="200"/>
        <w:ind w:right="162"/>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PriorIncarcerationDetailsDTO:</w:t>
      </w:r>
      <w:r w:rsidR="59DABE38" w:rsidRPr="5AD8E5F2">
        <w:rPr>
          <w:rFonts w:ascii="Calibri" w:eastAsia="Calibri" w:hAnsi="Calibri" w:cs="Calibri"/>
          <w:color w:val="000000" w:themeColor="text1"/>
          <w:sz w:val="20"/>
          <w:szCs w:val="20"/>
        </w:rPr>
        <w:t xml:space="preserve"> This DTO contains data about prior incarceration</w:t>
      </w:r>
    </w:p>
    <w:tbl>
      <w:tblPr>
        <w:tblW w:w="0" w:type="auto"/>
        <w:tblLook w:val="01E0" w:firstRow="1" w:lastRow="1" w:firstColumn="1" w:lastColumn="1" w:noHBand="0" w:noVBand="0"/>
      </w:tblPr>
      <w:tblGrid>
        <w:gridCol w:w="3297"/>
        <w:gridCol w:w="2293"/>
        <w:gridCol w:w="987"/>
        <w:gridCol w:w="2763"/>
      </w:tblGrid>
      <w:tr w:rsidR="09C1947A" w14:paraId="6564F446" w14:textId="77777777" w:rsidTr="5AD8E5F2">
        <w:trPr>
          <w:trHeight w:val="300"/>
        </w:trPr>
        <w:tc>
          <w:tcPr>
            <w:tcW w:w="309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6628428C" w14:textId="182D54EB" w:rsidR="09C1947A" w:rsidRDefault="09C1947A" w:rsidP="005424B9">
            <w:pPr>
              <w:spacing w:after="120"/>
              <w:jc w:val="center"/>
              <w:rPr>
                <w:rFonts w:ascii="Calibri" w:eastAsia="Calibri" w:hAnsi="Calibri" w:cs="Calibri"/>
                <w:b/>
                <w:bCs/>
                <w:color w:val="FFFFFF" w:themeColor="background1"/>
                <w:sz w:val="20"/>
                <w:szCs w:val="20"/>
              </w:rPr>
            </w:pPr>
            <w:r w:rsidRPr="09C1947A">
              <w:rPr>
                <w:rFonts w:ascii="Calibri" w:eastAsia="Calibri" w:hAnsi="Calibri" w:cs="Calibri"/>
                <w:b/>
                <w:bCs/>
                <w:color w:val="FFFFFF" w:themeColor="background1"/>
                <w:sz w:val="20"/>
                <w:szCs w:val="20"/>
              </w:rPr>
              <w:t>Field</w:t>
            </w:r>
          </w:p>
        </w:tc>
        <w:tc>
          <w:tcPr>
            <w:tcW w:w="2692"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44D8AD9" w14:textId="64171BFF" w:rsidR="09C1947A" w:rsidRDefault="09C1947A" w:rsidP="005424B9">
            <w:pPr>
              <w:spacing w:after="120"/>
              <w:jc w:val="center"/>
              <w:rPr>
                <w:rFonts w:ascii="Calibri" w:eastAsia="Calibri" w:hAnsi="Calibri" w:cs="Calibri"/>
                <w:b/>
                <w:bCs/>
                <w:color w:val="FFFFFF" w:themeColor="background1"/>
                <w:sz w:val="20"/>
                <w:szCs w:val="20"/>
              </w:rPr>
            </w:pPr>
            <w:r w:rsidRPr="09C1947A">
              <w:rPr>
                <w:rFonts w:ascii="Calibri" w:eastAsia="Calibri" w:hAnsi="Calibri" w:cs="Calibri"/>
                <w:b/>
                <w:bCs/>
                <w:color w:val="FFFFFF" w:themeColor="background1"/>
                <w:sz w:val="20"/>
                <w:szCs w:val="20"/>
              </w:rPr>
              <w:t>Type</w:t>
            </w:r>
          </w:p>
        </w:tc>
        <w:tc>
          <w:tcPr>
            <w:tcW w:w="99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05980E79" w14:textId="7FB42EAA" w:rsidR="09C1947A" w:rsidRDefault="09C1947A" w:rsidP="005424B9">
            <w:pPr>
              <w:spacing w:after="120"/>
              <w:jc w:val="center"/>
              <w:rPr>
                <w:rFonts w:ascii="Calibri" w:eastAsia="Calibri" w:hAnsi="Calibri" w:cs="Calibri"/>
                <w:b/>
                <w:bCs/>
                <w:color w:val="FFFFFF" w:themeColor="background1"/>
                <w:sz w:val="20"/>
                <w:szCs w:val="20"/>
              </w:rPr>
            </w:pPr>
            <w:r w:rsidRPr="09C1947A">
              <w:rPr>
                <w:rFonts w:ascii="Calibri" w:eastAsia="Calibri" w:hAnsi="Calibri" w:cs="Calibri"/>
                <w:b/>
                <w:bCs/>
                <w:color w:val="FFFFFF" w:themeColor="background1"/>
                <w:sz w:val="20"/>
                <w:szCs w:val="20"/>
              </w:rPr>
              <w:t>Required</w:t>
            </w:r>
          </w:p>
        </w:tc>
        <w:tc>
          <w:tcPr>
            <w:tcW w:w="297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1E2BD77E" w14:textId="12731B29" w:rsidR="09C1947A" w:rsidRDefault="09C1947A" w:rsidP="005424B9">
            <w:pPr>
              <w:spacing w:after="120"/>
              <w:jc w:val="center"/>
              <w:rPr>
                <w:rFonts w:ascii="Calibri" w:eastAsia="Calibri" w:hAnsi="Calibri" w:cs="Calibri"/>
                <w:b/>
                <w:bCs/>
                <w:color w:val="FFFFFF" w:themeColor="background1"/>
                <w:sz w:val="20"/>
                <w:szCs w:val="20"/>
              </w:rPr>
            </w:pPr>
            <w:r w:rsidRPr="09C1947A">
              <w:rPr>
                <w:rFonts w:ascii="Calibri" w:eastAsia="Calibri" w:hAnsi="Calibri" w:cs="Calibri"/>
                <w:b/>
                <w:bCs/>
                <w:color w:val="FFFFFF" w:themeColor="background1"/>
                <w:sz w:val="20"/>
                <w:szCs w:val="20"/>
              </w:rPr>
              <w:t>Description</w:t>
            </w:r>
          </w:p>
        </w:tc>
      </w:tr>
      <w:tr w:rsidR="09C1947A" w14:paraId="33D8EE9E" w14:textId="77777777" w:rsidTr="5AD8E5F2">
        <w:trPr>
          <w:trHeight w:val="300"/>
        </w:trPr>
        <w:tc>
          <w:tcPr>
            <w:tcW w:w="3090" w:type="dxa"/>
            <w:tcBorders>
              <w:top w:val="single" w:sz="8" w:space="0" w:color="auto"/>
              <w:left w:val="single" w:sz="8" w:space="0" w:color="auto"/>
              <w:bottom w:val="single" w:sz="8" w:space="0" w:color="auto"/>
              <w:right w:val="single" w:sz="8" w:space="0" w:color="auto"/>
            </w:tcBorders>
            <w:tcMar>
              <w:left w:w="108" w:type="dxa"/>
              <w:right w:w="108" w:type="dxa"/>
            </w:tcMar>
          </w:tcPr>
          <w:p w14:paraId="71B5DC05" w14:textId="4C8092E6" w:rsidR="09C1947A" w:rsidRDefault="50D70FD8" w:rsidP="005424B9">
            <w:pPr>
              <w:spacing w:before="20" w:after="120"/>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w</w:t>
            </w:r>
            <w:r w:rsidR="1563826A" w:rsidRPr="5AD8E5F2">
              <w:rPr>
                <w:rFonts w:ascii="Calibri" w:eastAsia="Calibri" w:hAnsi="Calibri" w:cs="Calibri"/>
                <w:color w:val="000000" w:themeColor="text1"/>
                <w:sz w:val="20"/>
                <w:szCs w:val="20"/>
              </w:rPr>
              <w:t>asThereIncarcerationInLast4Months</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0B089495" w14:textId="5F7F70F5"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String</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C61ACC5" w14:textId="1367D962"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Yes</w:t>
            </w:r>
          </w:p>
        </w:tc>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769C44F0" w14:textId="1218AA54" w:rsidR="09C1947A" w:rsidRDefault="1563826A" w:rsidP="005424B9">
            <w:pPr>
              <w:spacing w:before="20" w:after="120"/>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Was the Applicant incarcerated in last 4 months?</w:t>
            </w:r>
          </w:p>
        </w:tc>
      </w:tr>
      <w:tr w:rsidR="09C1947A" w14:paraId="33400A9A" w14:textId="77777777" w:rsidTr="5AD8E5F2">
        <w:trPr>
          <w:trHeight w:val="300"/>
        </w:trPr>
        <w:tc>
          <w:tcPr>
            <w:tcW w:w="3090" w:type="dxa"/>
            <w:tcBorders>
              <w:top w:val="single" w:sz="8" w:space="0" w:color="auto"/>
              <w:left w:val="single" w:sz="8" w:space="0" w:color="auto"/>
              <w:bottom w:val="single" w:sz="8" w:space="0" w:color="auto"/>
              <w:right w:val="single" w:sz="8" w:space="0" w:color="auto"/>
            </w:tcBorders>
            <w:tcMar>
              <w:left w:w="108" w:type="dxa"/>
              <w:right w:w="108" w:type="dxa"/>
            </w:tcMar>
          </w:tcPr>
          <w:p w14:paraId="5BBA9505" w14:textId="0957296B"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priorIncarcerationEndDate</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35AD2302" w14:textId="2894FA12"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Date</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6279F015" w14:textId="47A1740C"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No</w:t>
            </w:r>
          </w:p>
        </w:tc>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57E6CFC5" w14:textId="7AC76A20"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Prior Incarceration End Date</w:t>
            </w:r>
          </w:p>
        </w:tc>
      </w:tr>
      <w:tr w:rsidR="09C1947A" w14:paraId="4E742A45" w14:textId="77777777" w:rsidTr="5AD8E5F2">
        <w:trPr>
          <w:trHeight w:val="300"/>
        </w:trPr>
        <w:tc>
          <w:tcPr>
            <w:tcW w:w="3090" w:type="dxa"/>
            <w:tcBorders>
              <w:top w:val="single" w:sz="8" w:space="0" w:color="auto"/>
              <w:left w:val="single" w:sz="8" w:space="0" w:color="auto"/>
              <w:bottom w:val="single" w:sz="8" w:space="0" w:color="auto"/>
              <w:right w:val="single" w:sz="8" w:space="0" w:color="auto"/>
            </w:tcBorders>
            <w:tcMar>
              <w:left w:w="108" w:type="dxa"/>
              <w:right w:w="108" w:type="dxa"/>
            </w:tcMar>
          </w:tcPr>
          <w:p w14:paraId="15EDB67E" w14:textId="325BEBE8"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priorIncarcerationType</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6D08A122" w14:textId="088CE35C"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String</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39BA08E" w14:textId="4F2D7960"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Yes</w:t>
            </w:r>
          </w:p>
        </w:tc>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69E1E026" w14:textId="6BBCF5FF" w:rsidR="09C1947A" w:rsidRDefault="09C1947A" w:rsidP="005424B9">
            <w:pPr>
              <w:spacing w:before="20" w:after="120"/>
              <w:rPr>
                <w:rFonts w:ascii="Calibri" w:eastAsia="Calibri" w:hAnsi="Calibri" w:cs="Calibri"/>
                <w:color w:val="000000" w:themeColor="text1"/>
                <w:sz w:val="20"/>
                <w:szCs w:val="20"/>
              </w:rPr>
            </w:pPr>
            <w:r w:rsidRPr="09C1947A">
              <w:rPr>
                <w:rFonts w:ascii="Calibri" w:eastAsia="Calibri" w:hAnsi="Calibri" w:cs="Calibri"/>
                <w:color w:val="000000" w:themeColor="text1"/>
                <w:sz w:val="20"/>
                <w:szCs w:val="20"/>
              </w:rPr>
              <w:t>Prior Incarceration Type</w:t>
            </w:r>
            <w:r>
              <w:br/>
            </w:r>
            <w:r w:rsidRPr="09C1947A">
              <w:rPr>
                <w:rFonts w:ascii="Arial" w:eastAsia="Arial" w:hAnsi="Arial" w:cs="Arial"/>
                <w:sz w:val="20"/>
                <w:szCs w:val="20"/>
              </w:rPr>
              <w:t xml:space="preserve"> </w:t>
            </w:r>
            <w:r w:rsidRPr="09C1947A">
              <w:rPr>
                <w:rFonts w:ascii="Calibri" w:eastAsia="Calibri" w:hAnsi="Calibri" w:cs="Calibri"/>
                <w:color w:val="000000" w:themeColor="text1"/>
                <w:sz w:val="20"/>
                <w:szCs w:val="20"/>
              </w:rPr>
              <w:t>RT_PRIORINCARTYPE</w:t>
            </w:r>
          </w:p>
        </w:tc>
      </w:tr>
    </w:tbl>
    <w:p w14:paraId="5E682451" w14:textId="51580582" w:rsidR="09C1947A" w:rsidRDefault="09C1947A" w:rsidP="09C1947A">
      <w:pPr>
        <w:ind w:right="162"/>
        <w:rPr>
          <w:rFonts w:ascii="Calibri" w:hAnsi="Calibri" w:cs="Calibri"/>
          <w:sz w:val="22"/>
          <w:szCs w:val="22"/>
        </w:rPr>
      </w:pPr>
    </w:p>
    <w:p w14:paraId="5B08899F" w14:textId="4092E827" w:rsidR="00007863" w:rsidRPr="005A49B8" w:rsidRDefault="00B40F02" w:rsidP="00884A0E">
      <w:pPr>
        <w:ind w:right="162"/>
        <w:rPr>
          <w:rFonts w:ascii="Calibri" w:hAnsi="Calibri" w:cs="Calibri"/>
          <w:sz w:val="22"/>
          <w:szCs w:val="22"/>
        </w:rPr>
      </w:pPr>
      <w:r>
        <w:rPr>
          <w:rFonts w:ascii="Calibri" w:hAnsi="Calibri" w:cs="Calibri"/>
          <w:sz w:val="22"/>
          <w:szCs w:val="22"/>
        </w:rPr>
        <w:t>MedicarePartABDTO:</w:t>
      </w:r>
    </w:p>
    <w:tbl>
      <w:tblPr>
        <w:tblpPr w:leftFromText="180" w:rightFromText="180" w:vertAnchor="text" w:horzAnchor="margin" w:tblpY="114"/>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1"/>
        <w:gridCol w:w="1021"/>
        <w:gridCol w:w="1066"/>
        <w:gridCol w:w="5025"/>
      </w:tblGrid>
      <w:tr w:rsidR="00007863" w:rsidRPr="005424B9" w14:paraId="37E28FEB" w14:textId="77777777" w:rsidTr="5AD8E5F2">
        <w:trPr>
          <w:trHeight w:val="300"/>
        </w:trPr>
        <w:tc>
          <w:tcPr>
            <w:tcW w:w="2351" w:type="dxa"/>
            <w:shd w:val="clear" w:color="auto" w:fill="000000" w:themeFill="text1"/>
          </w:tcPr>
          <w:p w14:paraId="1829297B" w14:textId="77777777" w:rsidR="00007863" w:rsidRDefault="00007863" w:rsidP="00007863">
            <w:pPr>
              <w:pStyle w:val="TableText10HeaderCenter"/>
              <w:rPr>
                <w:rFonts w:ascii="Calibri" w:hAnsi="Calibri" w:cs="Calibri"/>
                <w:b w:val="0"/>
                <w:color w:val="FFFFFF" w:themeColor="background1"/>
              </w:rPr>
            </w:pPr>
            <w:r w:rsidRPr="61ABD80C">
              <w:rPr>
                <w:rFonts w:ascii="Calibri" w:hAnsi="Calibri" w:cs="Calibri"/>
                <w:color w:val="FFFFFF" w:themeColor="background1"/>
              </w:rPr>
              <w:t>Field</w:t>
            </w:r>
          </w:p>
        </w:tc>
        <w:tc>
          <w:tcPr>
            <w:tcW w:w="1021" w:type="dxa"/>
            <w:shd w:val="clear" w:color="auto" w:fill="000000" w:themeFill="text1"/>
          </w:tcPr>
          <w:p w14:paraId="7E290A4E" w14:textId="77777777" w:rsidR="00007863" w:rsidRDefault="00007863" w:rsidP="00007863">
            <w:pPr>
              <w:pStyle w:val="TableText10HeaderCenter"/>
              <w:rPr>
                <w:rFonts w:ascii="Calibri" w:hAnsi="Calibri" w:cs="Calibri"/>
                <w:b w:val="0"/>
                <w:color w:val="FFFFFF" w:themeColor="background1"/>
              </w:rPr>
            </w:pPr>
            <w:r w:rsidRPr="61ABD80C">
              <w:rPr>
                <w:rFonts w:ascii="Calibri" w:hAnsi="Calibri" w:cs="Calibri"/>
                <w:color w:val="FFFFFF" w:themeColor="background1"/>
              </w:rPr>
              <w:t>Type</w:t>
            </w:r>
          </w:p>
        </w:tc>
        <w:tc>
          <w:tcPr>
            <w:tcW w:w="1066" w:type="dxa"/>
            <w:shd w:val="clear" w:color="auto" w:fill="000000" w:themeFill="text1"/>
          </w:tcPr>
          <w:p w14:paraId="077D3C23" w14:textId="77777777" w:rsidR="00007863" w:rsidRDefault="00007863" w:rsidP="00007863">
            <w:pPr>
              <w:pStyle w:val="TableText10HeaderCenter"/>
              <w:rPr>
                <w:rFonts w:ascii="Calibri" w:hAnsi="Calibri" w:cs="Calibri"/>
                <w:b w:val="0"/>
                <w:color w:val="FFFFFF" w:themeColor="background1"/>
              </w:rPr>
            </w:pPr>
            <w:r w:rsidRPr="61ABD80C">
              <w:rPr>
                <w:rFonts w:ascii="Calibri" w:hAnsi="Calibri" w:cs="Calibri"/>
                <w:color w:val="FFFFFF" w:themeColor="background1"/>
              </w:rPr>
              <w:t>Required</w:t>
            </w:r>
          </w:p>
        </w:tc>
        <w:tc>
          <w:tcPr>
            <w:tcW w:w="5025" w:type="dxa"/>
            <w:shd w:val="clear" w:color="auto" w:fill="000000" w:themeFill="text1"/>
          </w:tcPr>
          <w:p w14:paraId="6A78D079" w14:textId="77777777" w:rsidR="00007863" w:rsidRDefault="00007863" w:rsidP="00007863">
            <w:pPr>
              <w:pStyle w:val="TableText10HeaderCenter"/>
              <w:rPr>
                <w:rFonts w:ascii="Calibri" w:hAnsi="Calibri" w:cs="Calibri"/>
                <w:b w:val="0"/>
                <w:color w:val="FFFFFF" w:themeColor="background1"/>
              </w:rPr>
            </w:pPr>
            <w:r w:rsidRPr="61ABD80C">
              <w:rPr>
                <w:rFonts w:ascii="Calibri" w:hAnsi="Calibri" w:cs="Calibri"/>
                <w:color w:val="FFFFFF" w:themeColor="background1"/>
              </w:rPr>
              <w:t>Description</w:t>
            </w:r>
          </w:p>
        </w:tc>
      </w:tr>
      <w:tr w:rsidR="00007863" w:rsidRPr="005424B9" w14:paraId="57647096"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09B7FBAC" w14:textId="77777777" w:rsidR="00007863" w:rsidRPr="005424B9" w:rsidRDefault="00007863" w:rsidP="00007863">
            <w:pPr>
              <w:pStyle w:val="TableText10"/>
              <w:rPr>
                <w:rFonts w:ascii="Calibri" w:hAnsi="Calibri" w:cs="Calibri"/>
                <w:szCs w:val="20"/>
              </w:rPr>
            </w:pPr>
            <w:r w:rsidRPr="005424B9">
              <w:rPr>
                <w:rFonts w:ascii="Calibri" w:eastAsiaTheme="minorEastAsia" w:hAnsi="Calibri" w:cs="Calibri"/>
                <w:szCs w:val="20"/>
              </w:rPr>
              <w:t>typeOfCoverage</w:t>
            </w:r>
          </w:p>
        </w:tc>
        <w:tc>
          <w:tcPr>
            <w:tcW w:w="1021" w:type="dxa"/>
            <w:tcBorders>
              <w:top w:val="single" w:sz="4" w:space="0" w:color="auto"/>
              <w:left w:val="single" w:sz="4" w:space="0" w:color="auto"/>
              <w:bottom w:val="single" w:sz="4" w:space="0" w:color="auto"/>
              <w:right w:val="single" w:sz="4" w:space="0" w:color="auto"/>
            </w:tcBorders>
          </w:tcPr>
          <w:p w14:paraId="723EAC08" w14:textId="77777777" w:rsidR="00007863" w:rsidRPr="005424B9" w:rsidRDefault="00007863" w:rsidP="00007863">
            <w:pPr>
              <w:pStyle w:val="TableText10"/>
              <w:rPr>
                <w:rFonts w:ascii="Calibri" w:hAnsi="Calibri" w:cs="Calibri"/>
                <w:szCs w:val="20"/>
              </w:rPr>
            </w:pPr>
            <w:r w:rsidRPr="005424B9">
              <w:rPr>
                <w:rFonts w:ascii="Calibri" w:eastAsiaTheme="minorEastAsia" w:hAnsi="Calibri" w:cs="Calibri"/>
                <w:szCs w:val="20"/>
              </w:rPr>
              <w:t>String</w:t>
            </w:r>
          </w:p>
        </w:tc>
        <w:tc>
          <w:tcPr>
            <w:tcW w:w="1066" w:type="dxa"/>
            <w:tcBorders>
              <w:top w:val="single" w:sz="4" w:space="0" w:color="auto"/>
              <w:left w:val="single" w:sz="4" w:space="0" w:color="auto"/>
              <w:bottom w:val="single" w:sz="4" w:space="0" w:color="auto"/>
              <w:right w:val="single" w:sz="4" w:space="0" w:color="auto"/>
            </w:tcBorders>
          </w:tcPr>
          <w:p w14:paraId="695A91BC"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Yes</w:t>
            </w:r>
          </w:p>
        </w:tc>
        <w:tc>
          <w:tcPr>
            <w:tcW w:w="5025" w:type="dxa"/>
            <w:tcBorders>
              <w:top w:val="single" w:sz="4" w:space="0" w:color="auto"/>
              <w:left w:val="single" w:sz="4" w:space="0" w:color="auto"/>
              <w:bottom w:val="single" w:sz="4" w:space="0" w:color="auto"/>
              <w:right w:val="single" w:sz="4" w:space="0" w:color="auto"/>
            </w:tcBorders>
          </w:tcPr>
          <w:p w14:paraId="5295C99D" w14:textId="77777777" w:rsidR="00007863" w:rsidRPr="005424B9" w:rsidRDefault="00007863" w:rsidP="00007863">
            <w:pPr>
              <w:spacing w:before="20" w:after="120"/>
              <w:rPr>
                <w:rFonts w:ascii="Calibri" w:eastAsia="Calibri" w:hAnsi="Calibri" w:cs="Calibri"/>
                <w:sz w:val="20"/>
                <w:szCs w:val="20"/>
              </w:rPr>
            </w:pPr>
            <w:r w:rsidRPr="005424B9">
              <w:rPr>
                <w:rFonts w:ascii="Calibri" w:eastAsia="Calibri" w:hAnsi="Calibri" w:cs="Calibri"/>
                <w:sz w:val="20"/>
                <w:szCs w:val="20"/>
              </w:rPr>
              <w:t>Type of Coverage PART A or PART B</w:t>
            </w:r>
          </w:p>
        </w:tc>
      </w:tr>
      <w:tr w:rsidR="00007863" w:rsidRPr="005424B9" w14:paraId="0F7E2501"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4340218E"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medicareExpenseType</w:t>
            </w:r>
          </w:p>
        </w:tc>
        <w:tc>
          <w:tcPr>
            <w:tcW w:w="1021" w:type="dxa"/>
            <w:tcBorders>
              <w:top w:val="single" w:sz="4" w:space="0" w:color="auto"/>
              <w:left w:val="single" w:sz="4" w:space="0" w:color="auto"/>
              <w:bottom w:val="single" w:sz="4" w:space="0" w:color="auto"/>
              <w:right w:val="single" w:sz="4" w:space="0" w:color="auto"/>
            </w:tcBorders>
          </w:tcPr>
          <w:p w14:paraId="0E54101E"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String</w:t>
            </w:r>
          </w:p>
        </w:tc>
        <w:tc>
          <w:tcPr>
            <w:tcW w:w="1066" w:type="dxa"/>
            <w:tcBorders>
              <w:top w:val="single" w:sz="4" w:space="0" w:color="auto"/>
              <w:left w:val="single" w:sz="4" w:space="0" w:color="auto"/>
              <w:bottom w:val="single" w:sz="4" w:space="0" w:color="auto"/>
              <w:right w:val="single" w:sz="4" w:space="0" w:color="auto"/>
            </w:tcBorders>
          </w:tcPr>
          <w:p w14:paraId="49FB05F8"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Yes</w:t>
            </w:r>
          </w:p>
        </w:tc>
        <w:tc>
          <w:tcPr>
            <w:tcW w:w="5025" w:type="dxa"/>
            <w:tcBorders>
              <w:top w:val="single" w:sz="4" w:space="0" w:color="auto"/>
              <w:left w:val="single" w:sz="4" w:space="0" w:color="auto"/>
              <w:bottom w:val="single" w:sz="4" w:space="0" w:color="auto"/>
              <w:right w:val="single" w:sz="4" w:space="0" w:color="auto"/>
            </w:tcBorders>
          </w:tcPr>
          <w:p w14:paraId="28FFDBE3" w14:textId="63F3486F" w:rsidR="00804E97" w:rsidRPr="005424B9" w:rsidRDefault="00804E97" w:rsidP="00804E97">
            <w:pPr>
              <w:pStyle w:val="paragraph"/>
              <w:spacing w:before="0" w:beforeAutospacing="0" w:after="0" w:afterAutospacing="0"/>
              <w:textAlignment w:val="baseline"/>
              <w:rPr>
                <w:rFonts w:ascii="Calibri" w:hAnsi="Calibri" w:cs="Calibri"/>
                <w:sz w:val="20"/>
                <w:szCs w:val="20"/>
              </w:rPr>
            </w:pPr>
            <w:r w:rsidRPr="005424B9">
              <w:rPr>
                <w:rStyle w:val="normaltextrun"/>
                <w:rFonts w:ascii="Calibri" w:hAnsi="Calibri" w:cs="Calibri"/>
                <w:sz w:val="20"/>
                <w:szCs w:val="20"/>
                <w:lang w:val="en-GB"/>
              </w:rPr>
              <w:t>Expense type for</w:t>
            </w:r>
            <w:r w:rsidR="002216BE" w:rsidRPr="005424B9">
              <w:rPr>
                <w:rStyle w:val="normaltextrun"/>
                <w:rFonts w:ascii="Calibri" w:hAnsi="Calibri" w:cs="Calibri"/>
                <w:sz w:val="20"/>
                <w:szCs w:val="20"/>
                <w:lang w:val="en-GB"/>
              </w:rPr>
              <w:t xml:space="preserve"> Medicare</w:t>
            </w:r>
            <w:r w:rsidRPr="005424B9">
              <w:rPr>
                <w:rStyle w:val="eop"/>
                <w:rFonts w:ascii="Calibri" w:hAnsi="Calibri" w:cs="Calibri"/>
                <w:sz w:val="20"/>
                <w:szCs w:val="20"/>
              </w:rPr>
              <w:t> </w:t>
            </w:r>
          </w:p>
          <w:p w14:paraId="7AA36522" w14:textId="77777777" w:rsidR="00804E97" w:rsidRPr="005424B9" w:rsidRDefault="00804E97" w:rsidP="00804E97">
            <w:pPr>
              <w:pStyle w:val="paragraph"/>
              <w:spacing w:before="0" w:beforeAutospacing="0" w:after="0" w:afterAutospacing="0"/>
              <w:textAlignment w:val="baseline"/>
              <w:rPr>
                <w:rFonts w:ascii="Calibri" w:hAnsi="Calibri" w:cs="Calibri"/>
                <w:sz w:val="20"/>
                <w:szCs w:val="20"/>
              </w:rPr>
            </w:pPr>
            <w:r w:rsidRPr="005424B9">
              <w:rPr>
                <w:rStyle w:val="normaltextrun"/>
                <w:rFonts w:ascii="Calibri" w:hAnsi="Calibri" w:cs="Calibri"/>
                <w:sz w:val="20"/>
                <w:szCs w:val="20"/>
                <w:lang w:val="en-GB"/>
              </w:rPr>
              <w:t>Reference Table: MEDEXPTYPE</w:t>
            </w:r>
            <w:r w:rsidRPr="005424B9">
              <w:rPr>
                <w:rStyle w:val="eop"/>
                <w:rFonts w:ascii="Calibri" w:hAnsi="Calibri" w:cs="Calibri"/>
                <w:sz w:val="20"/>
                <w:szCs w:val="20"/>
                <w:bdr w:val="none" w:sz="0" w:space="0" w:color="auto" w:frame="1"/>
                <w:shd w:val="clear" w:color="auto" w:fill="C6C6C6"/>
              </w:rPr>
              <w:t> </w:t>
            </w:r>
          </w:p>
          <w:p w14:paraId="3E20E857" w14:textId="75E0A12F" w:rsidR="00007863" w:rsidRPr="005424B9" w:rsidRDefault="00007863" w:rsidP="00007863">
            <w:pPr>
              <w:pStyle w:val="TableText10"/>
              <w:rPr>
                <w:rFonts w:ascii="Calibri" w:eastAsiaTheme="minorEastAsia" w:hAnsi="Calibri" w:cs="Calibri"/>
                <w:szCs w:val="20"/>
              </w:rPr>
            </w:pPr>
          </w:p>
        </w:tc>
      </w:tr>
      <w:tr w:rsidR="00FA7DA6" w:rsidRPr="005424B9" w14:paraId="2C2CDBE1"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4A331304" w14:textId="604BA2D2" w:rsidR="00FA7DA6" w:rsidRPr="007E3C70" w:rsidRDefault="1CFA9229" w:rsidP="5AD8E5F2">
            <w:pPr>
              <w:pStyle w:val="TableText10"/>
              <w:rPr>
                <w:rFonts w:ascii="Calibri" w:eastAsiaTheme="minorEastAsia" w:hAnsi="Calibri" w:cs="Calibri"/>
              </w:rPr>
            </w:pPr>
            <w:r w:rsidRPr="007E3C70">
              <w:rPr>
                <w:rFonts w:ascii="Calibri" w:hAnsi="Calibri" w:cs="Calibri"/>
              </w:rPr>
              <w:t>over</w:t>
            </w:r>
            <w:r w:rsidR="48585552" w:rsidRPr="007E3C70">
              <w:rPr>
                <w:rFonts w:ascii="Calibri" w:hAnsi="Calibri" w:cs="Calibri"/>
              </w:rPr>
              <w:t>a</w:t>
            </w:r>
            <w:r w:rsidRPr="007E3C70">
              <w:rPr>
                <w:rFonts w:ascii="Calibri" w:hAnsi="Calibri" w:cs="Calibri"/>
              </w:rPr>
              <w:t>llTypeOfCoverage</w:t>
            </w:r>
          </w:p>
        </w:tc>
        <w:tc>
          <w:tcPr>
            <w:tcW w:w="1021" w:type="dxa"/>
            <w:tcBorders>
              <w:top w:val="single" w:sz="4" w:space="0" w:color="auto"/>
              <w:left w:val="single" w:sz="4" w:space="0" w:color="auto"/>
              <w:bottom w:val="single" w:sz="4" w:space="0" w:color="auto"/>
              <w:right w:val="single" w:sz="4" w:space="0" w:color="auto"/>
            </w:tcBorders>
          </w:tcPr>
          <w:p w14:paraId="246D4A56" w14:textId="28A4089B" w:rsidR="00FA7DA6" w:rsidRPr="007E3C70" w:rsidRDefault="00FA7DA6" w:rsidP="00FA7DA6">
            <w:pPr>
              <w:pStyle w:val="TableText10"/>
              <w:rPr>
                <w:rFonts w:ascii="Calibri" w:eastAsiaTheme="minorEastAsia" w:hAnsi="Calibri" w:cs="Calibri"/>
                <w:szCs w:val="20"/>
              </w:rPr>
            </w:pPr>
            <w:r w:rsidRPr="007E3C70">
              <w:rPr>
                <w:rFonts w:ascii="Calibri" w:hAnsi="Calibri" w:cs="Calibri"/>
                <w:szCs w:val="20"/>
              </w:rPr>
              <w:t>String</w:t>
            </w:r>
          </w:p>
        </w:tc>
        <w:tc>
          <w:tcPr>
            <w:tcW w:w="1066" w:type="dxa"/>
            <w:tcBorders>
              <w:top w:val="single" w:sz="4" w:space="0" w:color="auto"/>
              <w:left w:val="single" w:sz="4" w:space="0" w:color="auto"/>
              <w:bottom w:val="single" w:sz="4" w:space="0" w:color="auto"/>
              <w:right w:val="single" w:sz="4" w:space="0" w:color="auto"/>
            </w:tcBorders>
          </w:tcPr>
          <w:p w14:paraId="0FC97C78" w14:textId="37EAEC90" w:rsidR="00FA7DA6" w:rsidRPr="007E3C70" w:rsidRDefault="00FA7DA6" w:rsidP="00FA7DA6">
            <w:pPr>
              <w:pStyle w:val="TableText10"/>
              <w:rPr>
                <w:rFonts w:ascii="Calibri" w:eastAsiaTheme="minorEastAsia" w:hAnsi="Calibri" w:cs="Calibri"/>
                <w:szCs w:val="20"/>
              </w:rPr>
            </w:pPr>
            <w:r w:rsidRPr="007E3C70">
              <w:rPr>
                <w:rFonts w:ascii="Calibri" w:hAnsi="Calibri" w:cs="Calibri"/>
                <w:szCs w:val="20"/>
              </w:rPr>
              <w:t>Yes</w:t>
            </w:r>
          </w:p>
        </w:tc>
        <w:tc>
          <w:tcPr>
            <w:tcW w:w="5025" w:type="dxa"/>
            <w:tcBorders>
              <w:top w:val="single" w:sz="4" w:space="0" w:color="auto"/>
              <w:left w:val="single" w:sz="4" w:space="0" w:color="auto"/>
              <w:bottom w:val="single" w:sz="4" w:space="0" w:color="auto"/>
              <w:right w:val="single" w:sz="4" w:space="0" w:color="auto"/>
            </w:tcBorders>
          </w:tcPr>
          <w:p w14:paraId="3A1EC0A7" w14:textId="77777777" w:rsidR="00FA7DA6" w:rsidRPr="007E3C70" w:rsidRDefault="00FA7DA6" w:rsidP="00FA7DA6">
            <w:pPr>
              <w:pStyle w:val="paragraph"/>
              <w:spacing w:before="0" w:beforeAutospacing="0" w:after="0" w:afterAutospacing="0"/>
              <w:textAlignment w:val="baseline"/>
              <w:rPr>
                <w:rFonts w:ascii="Calibri" w:hAnsi="Calibri" w:cs="Calibri"/>
                <w:sz w:val="20"/>
                <w:szCs w:val="20"/>
              </w:rPr>
            </w:pPr>
            <w:r w:rsidRPr="007E3C70">
              <w:rPr>
                <w:rFonts w:ascii="Calibri" w:hAnsi="Calibri" w:cs="Calibri"/>
                <w:sz w:val="20"/>
                <w:szCs w:val="20"/>
              </w:rPr>
              <w:t>Type of overall coverage</w:t>
            </w:r>
          </w:p>
          <w:p w14:paraId="70BE61A6" w14:textId="77777777" w:rsidR="00C139FD" w:rsidRPr="007E3C70" w:rsidRDefault="00C139FD" w:rsidP="00C139FD">
            <w:pPr>
              <w:pStyle w:val="TableText10"/>
              <w:rPr>
                <w:rFonts w:ascii="Calibri" w:hAnsi="Calibri" w:cs="Calibri"/>
                <w:szCs w:val="20"/>
              </w:rPr>
            </w:pPr>
            <w:r w:rsidRPr="007E3C70">
              <w:rPr>
                <w:rFonts w:ascii="Calibri" w:eastAsia="Aptos Narrow" w:hAnsi="Calibri" w:cs="Calibri"/>
                <w:color w:val="242424"/>
                <w:szCs w:val="20"/>
              </w:rPr>
              <w:t>RT_OVERALLCOVERAGE</w:t>
            </w:r>
          </w:p>
          <w:p w14:paraId="3FB8B60D" w14:textId="52B509BA" w:rsidR="00C139FD" w:rsidRPr="007E3C70" w:rsidRDefault="00C139FD" w:rsidP="00C139FD">
            <w:pPr>
              <w:pStyle w:val="paragraph"/>
              <w:spacing w:before="0" w:beforeAutospacing="0" w:after="0" w:afterAutospacing="0"/>
              <w:textAlignment w:val="baseline"/>
              <w:rPr>
                <w:rStyle w:val="normaltextrun"/>
                <w:rFonts w:ascii="Calibri" w:hAnsi="Calibri" w:cs="Calibri"/>
                <w:sz w:val="20"/>
                <w:szCs w:val="20"/>
                <w:lang w:val="en-GB"/>
              </w:rPr>
            </w:pPr>
            <w:r w:rsidRPr="007E3C70">
              <w:rPr>
                <w:rFonts w:ascii="Calibri" w:eastAsia="Aptos Narrow" w:hAnsi="Calibri" w:cs="Calibri"/>
                <w:color w:val="242424"/>
                <w:sz w:val="20"/>
                <w:szCs w:val="20"/>
              </w:rPr>
              <w:t>Ex: Medicare</w:t>
            </w:r>
          </w:p>
        </w:tc>
      </w:tr>
      <w:tr w:rsidR="00804E97" w:rsidRPr="005424B9" w14:paraId="3F9080A8"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7A1DFD9E" w14:textId="645DCFBD" w:rsidR="00804E97" w:rsidRPr="005424B9" w:rsidRDefault="00804E97" w:rsidP="00804E97">
            <w:pPr>
              <w:pStyle w:val="TableText10"/>
              <w:rPr>
                <w:rFonts w:ascii="Calibri" w:eastAsiaTheme="minorEastAsia" w:hAnsi="Calibri" w:cs="Calibri"/>
                <w:szCs w:val="20"/>
              </w:rPr>
            </w:pPr>
            <w:r w:rsidRPr="005424B9">
              <w:rPr>
                <w:rStyle w:val="normaltextrun"/>
                <w:rFonts w:ascii="Calibri" w:hAnsi="Calibri" w:cs="Calibri"/>
                <w:szCs w:val="20"/>
                <w:lang w:val="en-GB"/>
              </w:rPr>
              <w:t>isSOLQ</w:t>
            </w:r>
            <w:r w:rsidRPr="005424B9">
              <w:rPr>
                <w:rStyle w:val="eop"/>
                <w:rFonts w:ascii="Calibri" w:hAnsi="Calibri" w:cs="Calibri"/>
                <w:szCs w:val="20"/>
              </w:rPr>
              <w:t> </w:t>
            </w:r>
          </w:p>
        </w:tc>
        <w:tc>
          <w:tcPr>
            <w:tcW w:w="1021" w:type="dxa"/>
            <w:tcBorders>
              <w:top w:val="single" w:sz="4" w:space="0" w:color="auto"/>
              <w:left w:val="single" w:sz="4" w:space="0" w:color="auto"/>
              <w:bottom w:val="single" w:sz="4" w:space="0" w:color="auto"/>
              <w:right w:val="single" w:sz="4" w:space="0" w:color="auto"/>
            </w:tcBorders>
          </w:tcPr>
          <w:p w14:paraId="6B9788A9" w14:textId="7DF76A36" w:rsidR="00804E97" w:rsidRPr="005424B9" w:rsidRDefault="00804E97" w:rsidP="00804E97">
            <w:pPr>
              <w:pStyle w:val="TableText10"/>
              <w:rPr>
                <w:rFonts w:ascii="Calibri" w:eastAsiaTheme="minorEastAsia" w:hAnsi="Calibri" w:cs="Calibri"/>
                <w:szCs w:val="20"/>
              </w:rPr>
            </w:pPr>
            <w:r w:rsidRPr="005424B9">
              <w:rPr>
                <w:rStyle w:val="normaltextrun"/>
                <w:rFonts w:ascii="Calibri" w:hAnsi="Calibri" w:cs="Calibri"/>
                <w:szCs w:val="20"/>
                <w:lang w:val="en-GB"/>
              </w:rPr>
              <w:t>Boolean</w:t>
            </w:r>
            <w:r w:rsidRPr="005424B9">
              <w:rPr>
                <w:rStyle w:val="eop"/>
                <w:rFonts w:ascii="Calibri" w:hAnsi="Calibri" w:cs="Calibri"/>
                <w:szCs w:val="20"/>
              </w:rPr>
              <w:t> </w:t>
            </w:r>
          </w:p>
        </w:tc>
        <w:tc>
          <w:tcPr>
            <w:tcW w:w="1066" w:type="dxa"/>
            <w:tcBorders>
              <w:top w:val="single" w:sz="4" w:space="0" w:color="auto"/>
              <w:left w:val="single" w:sz="4" w:space="0" w:color="auto"/>
              <w:bottom w:val="single" w:sz="4" w:space="0" w:color="auto"/>
              <w:right w:val="single" w:sz="4" w:space="0" w:color="auto"/>
            </w:tcBorders>
          </w:tcPr>
          <w:p w14:paraId="2F62BBBF" w14:textId="17B290AE" w:rsidR="00804E97" w:rsidRPr="005424B9" w:rsidRDefault="00804E97" w:rsidP="00804E97">
            <w:pPr>
              <w:pStyle w:val="TableText10"/>
              <w:rPr>
                <w:rFonts w:ascii="Calibri" w:eastAsiaTheme="minorEastAsia" w:hAnsi="Calibri" w:cs="Calibri"/>
                <w:szCs w:val="20"/>
              </w:rPr>
            </w:pPr>
            <w:r w:rsidRPr="005424B9">
              <w:rPr>
                <w:rStyle w:val="normaltextrun"/>
                <w:rFonts w:ascii="Calibri" w:hAnsi="Calibri" w:cs="Calibri"/>
                <w:szCs w:val="20"/>
                <w:lang w:val="en-GB"/>
              </w:rPr>
              <w:t>Yes</w:t>
            </w:r>
            <w:r w:rsidRPr="005424B9">
              <w:rPr>
                <w:rStyle w:val="eop"/>
                <w:rFonts w:ascii="Calibri" w:hAnsi="Calibri" w:cs="Calibri"/>
                <w:szCs w:val="20"/>
              </w:rPr>
              <w:t> </w:t>
            </w:r>
          </w:p>
        </w:tc>
        <w:tc>
          <w:tcPr>
            <w:tcW w:w="5025" w:type="dxa"/>
            <w:tcBorders>
              <w:top w:val="single" w:sz="4" w:space="0" w:color="auto"/>
              <w:left w:val="single" w:sz="4" w:space="0" w:color="auto"/>
              <w:bottom w:val="single" w:sz="4" w:space="0" w:color="auto"/>
              <w:right w:val="single" w:sz="4" w:space="0" w:color="auto"/>
            </w:tcBorders>
          </w:tcPr>
          <w:p w14:paraId="79C96E11" w14:textId="635B912F" w:rsidR="00804E97" w:rsidRPr="005424B9" w:rsidRDefault="00804E97" w:rsidP="00804E97">
            <w:pPr>
              <w:pStyle w:val="TableText10"/>
              <w:rPr>
                <w:rFonts w:ascii="Calibri" w:eastAsiaTheme="minorEastAsia" w:hAnsi="Calibri" w:cs="Calibri"/>
                <w:szCs w:val="20"/>
              </w:rPr>
            </w:pPr>
            <w:r w:rsidRPr="005424B9">
              <w:rPr>
                <w:rStyle w:val="normaltextrun"/>
                <w:rFonts w:ascii="Calibri" w:hAnsi="Calibri" w:cs="Calibri"/>
                <w:szCs w:val="20"/>
                <w:lang w:val="en-GB"/>
              </w:rPr>
              <w:t>Is the data received from SOLQ.</w:t>
            </w:r>
          </w:p>
        </w:tc>
      </w:tr>
      <w:tr w:rsidR="00007863" w:rsidRPr="005424B9" w14:paraId="7279D57A"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755E5134" w14:textId="77777777" w:rsidR="00007863" w:rsidRPr="005424B9" w:rsidRDefault="00007863" w:rsidP="00007863">
            <w:pPr>
              <w:pStyle w:val="TableText10"/>
              <w:rPr>
                <w:rFonts w:ascii="Calibri" w:hAnsi="Calibri" w:cs="Calibri"/>
                <w:szCs w:val="20"/>
              </w:rPr>
            </w:pPr>
            <w:r w:rsidRPr="005424B9">
              <w:rPr>
                <w:rFonts w:ascii="Calibri" w:eastAsiaTheme="minorEastAsia" w:hAnsi="Calibri" w:cs="Calibri"/>
                <w:szCs w:val="20"/>
              </w:rPr>
              <w:t>startDate</w:t>
            </w:r>
          </w:p>
        </w:tc>
        <w:tc>
          <w:tcPr>
            <w:tcW w:w="1021" w:type="dxa"/>
            <w:tcBorders>
              <w:top w:val="single" w:sz="4" w:space="0" w:color="auto"/>
              <w:left w:val="single" w:sz="4" w:space="0" w:color="auto"/>
              <w:bottom w:val="single" w:sz="4" w:space="0" w:color="auto"/>
              <w:right w:val="single" w:sz="4" w:space="0" w:color="auto"/>
            </w:tcBorders>
          </w:tcPr>
          <w:p w14:paraId="3E5E40C9"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Date</w:t>
            </w:r>
          </w:p>
        </w:tc>
        <w:tc>
          <w:tcPr>
            <w:tcW w:w="1066" w:type="dxa"/>
            <w:tcBorders>
              <w:top w:val="single" w:sz="4" w:space="0" w:color="auto"/>
              <w:left w:val="single" w:sz="4" w:space="0" w:color="auto"/>
              <w:bottom w:val="single" w:sz="4" w:space="0" w:color="auto"/>
              <w:right w:val="single" w:sz="4" w:space="0" w:color="auto"/>
            </w:tcBorders>
          </w:tcPr>
          <w:p w14:paraId="40E83377" w14:textId="77777777" w:rsidR="00007863" w:rsidRPr="005424B9" w:rsidRDefault="00007863" w:rsidP="00007863">
            <w:pPr>
              <w:pStyle w:val="TableText10"/>
              <w:rPr>
                <w:rFonts w:ascii="Calibri" w:hAnsi="Calibri" w:cs="Calibri"/>
                <w:szCs w:val="20"/>
              </w:rPr>
            </w:pPr>
            <w:r w:rsidRPr="005424B9">
              <w:rPr>
                <w:rFonts w:ascii="Calibri" w:eastAsiaTheme="minorEastAsia" w:hAnsi="Calibri" w:cs="Calibri"/>
                <w:szCs w:val="20"/>
              </w:rPr>
              <w:t>Yes</w:t>
            </w:r>
          </w:p>
        </w:tc>
        <w:tc>
          <w:tcPr>
            <w:tcW w:w="5025" w:type="dxa"/>
            <w:tcBorders>
              <w:top w:val="single" w:sz="4" w:space="0" w:color="auto"/>
              <w:left w:val="single" w:sz="4" w:space="0" w:color="auto"/>
              <w:bottom w:val="single" w:sz="4" w:space="0" w:color="auto"/>
              <w:right w:val="single" w:sz="4" w:space="0" w:color="auto"/>
            </w:tcBorders>
          </w:tcPr>
          <w:p w14:paraId="270B2AE8" w14:textId="49956FD1" w:rsidR="00007863" w:rsidRPr="005424B9" w:rsidRDefault="52C7B18D" w:rsidP="5AD8E5F2">
            <w:pPr>
              <w:pStyle w:val="TableText10"/>
              <w:rPr>
                <w:rFonts w:ascii="Calibri" w:eastAsiaTheme="minorEastAsia" w:hAnsi="Calibri" w:cs="Calibri"/>
              </w:rPr>
            </w:pPr>
            <w:r w:rsidRPr="5AD8E5F2">
              <w:rPr>
                <w:rFonts w:ascii="Calibri" w:eastAsiaTheme="minorEastAsia" w:hAnsi="Calibri" w:cs="Calibri"/>
              </w:rPr>
              <w:t>Start Date of Medicare Part</w:t>
            </w:r>
            <w:r w:rsidR="5E2C0867" w:rsidRPr="5AD8E5F2">
              <w:rPr>
                <w:rFonts w:ascii="Calibri" w:eastAsiaTheme="minorEastAsia" w:hAnsi="Calibri" w:cs="Calibri"/>
              </w:rPr>
              <w:t xml:space="preserve"> </w:t>
            </w:r>
            <w:r w:rsidRPr="5AD8E5F2">
              <w:rPr>
                <w:rFonts w:ascii="Calibri" w:eastAsiaTheme="minorEastAsia" w:hAnsi="Calibri" w:cs="Calibri"/>
              </w:rPr>
              <w:t>A or B.</w:t>
            </w:r>
          </w:p>
        </w:tc>
      </w:tr>
      <w:tr w:rsidR="00007863" w:rsidRPr="005424B9" w14:paraId="3E6B8557" w14:textId="77777777" w:rsidTr="00972643">
        <w:trPr>
          <w:trHeight w:val="491"/>
        </w:trPr>
        <w:tc>
          <w:tcPr>
            <w:tcW w:w="2351" w:type="dxa"/>
            <w:tcBorders>
              <w:top w:val="single" w:sz="4" w:space="0" w:color="auto"/>
              <w:left w:val="single" w:sz="4" w:space="0" w:color="auto"/>
              <w:bottom w:val="single" w:sz="4" w:space="0" w:color="auto"/>
              <w:right w:val="single" w:sz="4" w:space="0" w:color="auto"/>
            </w:tcBorders>
          </w:tcPr>
          <w:p w14:paraId="46FFA94C"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endDate</w:t>
            </w:r>
          </w:p>
        </w:tc>
        <w:tc>
          <w:tcPr>
            <w:tcW w:w="1021" w:type="dxa"/>
            <w:tcBorders>
              <w:top w:val="single" w:sz="4" w:space="0" w:color="auto"/>
              <w:left w:val="single" w:sz="4" w:space="0" w:color="auto"/>
              <w:bottom w:val="single" w:sz="4" w:space="0" w:color="auto"/>
              <w:right w:val="single" w:sz="4" w:space="0" w:color="auto"/>
            </w:tcBorders>
          </w:tcPr>
          <w:p w14:paraId="590EABBD"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Date</w:t>
            </w:r>
          </w:p>
        </w:tc>
        <w:tc>
          <w:tcPr>
            <w:tcW w:w="1066" w:type="dxa"/>
            <w:tcBorders>
              <w:top w:val="single" w:sz="4" w:space="0" w:color="auto"/>
              <w:left w:val="single" w:sz="4" w:space="0" w:color="auto"/>
              <w:bottom w:val="single" w:sz="4" w:space="0" w:color="auto"/>
              <w:right w:val="single" w:sz="4" w:space="0" w:color="auto"/>
            </w:tcBorders>
          </w:tcPr>
          <w:p w14:paraId="22DF576A" w14:textId="77777777" w:rsidR="00007863" w:rsidRPr="005424B9" w:rsidRDefault="00007863" w:rsidP="00007863">
            <w:pPr>
              <w:pStyle w:val="TableText10"/>
              <w:rPr>
                <w:rFonts w:ascii="Calibri" w:eastAsiaTheme="minorEastAsia" w:hAnsi="Calibri" w:cs="Calibri"/>
                <w:szCs w:val="20"/>
              </w:rPr>
            </w:pPr>
            <w:r w:rsidRPr="005424B9">
              <w:rPr>
                <w:rFonts w:ascii="Calibri" w:eastAsiaTheme="minorEastAsia" w:hAnsi="Calibri" w:cs="Calibri"/>
                <w:szCs w:val="20"/>
              </w:rPr>
              <w:t>No</w:t>
            </w:r>
          </w:p>
        </w:tc>
        <w:tc>
          <w:tcPr>
            <w:tcW w:w="5025" w:type="dxa"/>
            <w:tcBorders>
              <w:top w:val="single" w:sz="4" w:space="0" w:color="auto"/>
              <w:left w:val="single" w:sz="4" w:space="0" w:color="auto"/>
              <w:bottom w:val="single" w:sz="4" w:space="0" w:color="auto"/>
              <w:right w:val="single" w:sz="4" w:space="0" w:color="auto"/>
            </w:tcBorders>
          </w:tcPr>
          <w:p w14:paraId="642018FD" w14:textId="2C93C902" w:rsidR="00007863" w:rsidRPr="005424B9" w:rsidRDefault="52C7B18D" w:rsidP="00007863">
            <w:pPr>
              <w:pStyle w:val="TableText10"/>
              <w:rPr>
                <w:rFonts w:ascii="Calibri" w:eastAsiaTheme="minorEastAsia" w:hAnsi="Calibri" w:cs="Calibri"/>
                <w:szCs w:val="20"/>
              </w:rPr>
            </w:pPr>
            <w:r w:rsidRPr="5AD8E5F2">
              <w:rPr>
                <w:rFonts w:ascii="Calibri" w:eastAsiaTheme="minorEastAsia" w:hAnsi="Calibri" w:cs="Calibri"/>
              </w:rPr>
              <w:t>End Date of Medicare Part</w:t>
            </w:r>
            <w:r w:rsidR="5C2EAE99" w:rsidRPr="5AD8E5F2">
              <w:rPr>
                <w:rFonts w:ascii="Calibri" w:eastAsiaTheme="minorEastAsia" w:hAnsi="Calibri" w:cs="Calibri"/>
              </w:rPr>
              <w:t xml:space="preserve"> </w:t>
            </w:r>
            <w:r w:rsidRPr="5AD8E5F2">
              <w:rPr>
                <w:rFonts w:ascii="Calibri" w:eastAsiaTheme="minorEastAsia" w:hAnsi="Calibri" w:cs="Calibri"/>
              </w:rPr>
              <w:t>A or B.</w:t>
            </w:r>
          </w:p>
        </w:tc>
      </w:tr>
      <w:tr w:rsidR="00A66DEB" w:rsidRPr="005424B9" w14:paraId="15E72DEF"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141A95E5" w14:textId="1D0CD2DB" w:rsidR="00A66DEB" w:rsidRPr="005424B9" w:rsidRDefault="00A66DEB"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source</w:t>
            </w:r>
          </w:p>
        </w:tc>
        <w:tc>
          <w:tcPr>
            <w:tcW w:w="1021" w:type="dxa"/>
            <w:tcBorders>
              <w:top w:val="single" w:sz="4" w:space="0" w:color="auto"/>
              <w:left w:val="single" w:sz="4" w:space="0" w:color="auto"/>
              <w:bottom w:val="single" w:sz="4" w:space="0" w:color="auto"/>
              <w:right w:val="single" w:sz="4" w:space="0" w:color="auto"/>
            </w:tcBorders>
          </w:tcPr>
          <w:p w14:paraId="5AF52AD6" w14:textId="1001CC57" w:rsidR="00A66DEB" w:rsidRPr="005424B9" w:rsidRDefault="00A66DEB"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String</w:t>
            </w:r>
          </w:p>
        </w:tc>
        <w:tc>
          <w:tcPr>
            <w:tcW w:w="1066" w:type="dxa"/>
            <w:tcBorders>
              <w:top w:val="single" w:sz="4" w:space="0" w:color="auto"/>
              <w:left w:val="single" w:sz="4" w:space="0" w:color="auto"/>
              <w:bottom w:val="single" w:sz="4" w:space="0" w:color="auto"/>
              <w:right w:val="single" w:sz="4" w:space="0" w:color="auto"/>
            </w:tcBorders>
          </w:tcPr>
          <w:p w14:paraId="0A7939DF" w14:textId="3008E299" w:rsidR="00A66DEB" w:rsidRPr="005424B9" w:rsidRDefault="00A66DEB"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Yes</w:t>
            </w:r>
          </w:p>
        </w:tc>
        <w:tc>
          <w:tcPr>
            <w:tcW w:w="5025" w:type="dxa"/>
            <w:tcBorders>
              <w:top w:val="single" w:sz="4" w:space="0" w:color="auto"/>
              <w:left w:val="single" w:sz="4" w:space="0" w:color="auto"/>
              <w:bottom w:val="single" w:sz="4" w:space="0" w:color="auto"/>
              <w:right w:val="single" w:sz="4" w:space="0" w:color="auto"/>
            </w:tcBorders>
          </w:tcPr>
          <w:p w14:paraId="0885B405" w14:textId="77777777" w:rsidR="00732FB3" w:rsidRPr="008E69F0" w:rsidRDefault="00732FB3" w:rsidP="00732FB3">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67ADE997" w14:textId="29A5077A" w:rsidR="00A66DEB" w:rsidRPr="005424B9" w:rsidDel="547EDEB1" w:rsidRDefault="00A66DEB" w:rsidP="31714CD1">
            <w:pPr>
              <w:pStyle w:val="TableText10"/>
              <w:rPr>
                <w:rFonts w:ascii="Calibri" w:eastAsia="Calibri" w:hAnsi="Calibri" w:cs="Calibri"/>
                <w:color w:val="0078D4"/>
                <w:szCs w:val="20"/>
                <w:u w:val="single"/>
                <w:lang w:val="en-GB"/>
              </w:rPr>
            </w:pPr>
            <w:r w:rsidRPr="005424B9">
              <w:rPr>
                <w:rFonts w:ascii="Calibri" w:eastAsia="Calibri" w:hAnsi="Calibri" w:cs="Calibri"/>
                <w:szCs w:val="20"/>
                <w:lang w:val="en-GB"/>
              </w:rPr>
              <w:t>Eg: VaCMS</w:t>
            </w:r>
          </w:p>
        </w:tc>
      </w:tr>
      <w:tr w:rsidR="00A66DEB" w:rsidRPr="005424B9" w14:paraId="587CAD04"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60D9E8C3" w14:textId="61DA33F3" w:rsidR="00A66DEB" w:rsidRPr="005424B9" w:rsidRDefault="00350920"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szCs w:val="20"/>
                <w:lang w:val="en-GB"/>
              </w:rPr>
              <w:t>updateSw</w:t>
            </w:r>
          </w:p>
        </w:tc>
        <w:tc>
          <w:tcPr>
            <w:tcW w:w="1021" w:type="dxa"/>
            <w:tcBorders>
              <w:top w:val="single" w:sz="4" w:space="0" w:color="auto"/>
              <w:left w:val="single" w:sz="4" w:space="0" w:color="auto"/>
              <w:bottom w:val="single" w:sz="4" w:space="0" w:color="auto"/>
              <w:right w:val="single" w:sz="4" w:space="0" w:color="auto"/>
            </w:tcBorders>
          </w:tcPr>
          <w:p w14:paraId="22C370DC" w14:textId="55CFD3B4" w:rsidR="00A66DEB" w:rsidRPr="005424B9" w:rsidRDefault="00A66DEB"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String</w:t>
            </w:r>
          </w:p>
        </w:tc>
        <w:tc>
          <w:tcPr>
            <w:tcW w:w="1066" w:type="dxa"/>
            <w:tcBorders>
              <w:top w:val="single" w:sz="4" w:space="0" w:color="auto"/>
              <w:left w:val="single" w:sz="4" w:space="0" w:color="auto"/>
              <w:bottom w:val="single" w:sz="4" w:space="0" w:color="auto"/>
              <w:right w:val="single" w:sz="4" w:space="0" w:color="auto"/>
            </w:tcBorders>
          </w:tcPr>
          <w:p w14:paraId="3ECD709A" w14:textId="20F98A91" w:rsidR="00A66DEB" w:rsidRPr="005424B9" w:rsidRDefault="00A66DEB"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No</w:t>
            </w:r>
          </w:p>
        </w:tc>
        <w:tc>
          <w:tcPr>
            <w:tcW w:w="5025" w:type="dxa"/>
            <w:tcBorders>
              <w:top w:val="single" w:sz="4" w:space="0" w:color="auto"/>
              <w:left w:val="single" w:sz="4" w:space="0" w:color="auto"/>
              <w:bottom w:val="single" w:sz="4" w:space="0" w:color="auto"/>
              <w:right w:val="single" w:sz="4" w:space="0" w:color="auto"/>
            </w:tcBorders>
          </w:tcPr>
          <w:p w14:paraId="5C3209FB" w14:textId="77777777" w:rsidR="00CD6AA5" w:rsidRDefault="008735F4" w:rsidP="31714CD1">
            <w:pPr>
              <w:pStyle w:val="TableText10"/>
              <w:rPr>
                <w:rFonts w:ascii="Calibri" w:eastAsia="Calibri" w:hAnsi="Calibri" w:cs="Calibri"/>
                <w:color w:val="000000" w:themeColor="text1"/>
              </w:rPr>
            </w:pPr>
            <w:r w:rsidRPr="00D64853">
              <w:rPr>
                <w:rFonts w:ascii="Calibri" w:eastAsia="Calibri" w:hAnsi="Calibri" w:cs="Calibri"/>
                <w:color w:val="000000" w:themeColor="text1"/>
              </w:rPr>
              <w:t xml:space="preserve">Indicates whether source-system data was updated within MWRP </w:t>
            </w:r>
          </w:p>
          <w:p w14:paraId="6A65A520" w14:textId="155BF763" w:rsidR="00A66DEB" w:rsidRPr="005424B9" w:rsidDel="547EDEB1" w:rsidRDefault="008735F4" w:rsidP="31714CD1">
            <w:pPr>
              <w:pStyle w:val="TableText10"/>
              <w:rPr>
                <w:rFonts w:ascii="Calibri" w:eastAsia="Calibri" w:hAnsi="Calibri" w:cs="Calibri"/>
                <w:color w:val="0078D4"/>
                <w:szCs w:val="20"/>
                <w:u w:val="single"/>
                <w:lang w:val="en-GB"/>
              </w:rPr>
            </w:pPr>
            <w:r w:rsidRPr="00D64853">
              <w:rPr>
                <w:rFonts w:ascii="Calibri" w:eastAsia="Calibri" w:hAnsi="Calibri" w:cs="Calibri"/>
                <w:color w:val="000000" w:themeColor="text1"/>
              </w:rPr>
              <w:t>E.g.: 'Yes'/'No'</w:t>
            </w:r>
          </w:p>
        </w:tc>
      </w:tr>
      <w:tr w:rsidR="00A66DEB" w:rsidRPr="005424B9" w14:paraId="63515002" w14:textId="77777777" w:rsidTr="5AD8E5F2">
        <w:trPr>
          <w:trHeight w:val="300"/>
        </w:trPr>
        <w:tc>
          <w:tcPr>
            <w:tcW w:w="2351" w:type="dxa"/>
            <w:tcBorders>
              <w:top w:val="single" w:sz="4" w:space="0" w:color="auto"/>
              <w:left w:val="single" w:sz="4" w:space="0" w:color="auto"/>
              <w:bottom w:val="single" w:sz="4" w:space="0" w:color="auto"/>
              <w:right w:val="single" w:sz="4" w:space="0" w:color="auto"/>
            </w:tcBorders>
          </w:tcPr>
          <w:p w14:paraId="42065DFA" w14:textId="342802F5" w:rsidR="00A66DEB" w:rsidRPr="005424B9" w:rsidRDefault="00A66DEB" w:rsidP="31714CD1">
            <w:pPr>
              <w:pStyle w:val="TableText10"/>
              <w:rPr>
                <w:rFonts w:ascii="Calibri" w:eastAsiaTheme="majorEastAsia" w:hAnsi="Calibri" w:cs="Calibri"/>
                <w:szCs w:val="20"/>
                <w:lang w:val="en-GB"/>
              </w:rPr>
            </w:pPr>
            <w:r w:rsidRPr="005424B9">
              <w:rPr>
                <w:rFonts w:ascii="Calibri" w:eastAsiaTheme="majorEastAsia" w:hAnsi="Calibri" w:cs="Calibri"/>
                <w:szCs w:val="20"/>
              </w:rPr>
              <w:t xml:space="preserve">vaCMSSequenceNum </w:t>
            </w:r>
            <w:r w:rsidRPr="005424B9">
              <w:rPr>
                <w:rFonts w:ascii="Calibri" w:eastAsiaTheme="majorEastAsia" w:hAnsi="Calibri" w:cs="Calibri"/>
                <w:szCs w:val="20"/>
                <w:lang w:val="en-GB"/>
              </w:rPr>
              <w:t>  </w:t>
            </w:r>
          </w:p>
        </w:tc>
        <w:tc>
          <w:tcPr>
            <w:tcW w:w="1021" w:type="dxa"/>
            <w:tcBorders>
              <w:top w:val="single" w:sz="4" w:space="0" w:color="auto"/>
              <w:left w:val="single" w:sz="4" w:space="0" w:color="auto"/>
              <w:bottom w:val="single" w:sz="4" w:space="0" w:color="auto"/>
              <w:right w:val="single" w:sz="4" w:space="0" w:color="auto"/>
            </w:tcBorders>
          </w:tcPr>
          <w:p w14:paraId="09500C67" w14:textId="7E063C4E" w:rsidR="00A66DEB" w:rsidRPr="005424B9" w:rsidRDefault="00A66DEB" w:rsidP="31714CD1">
            <w:pPr>
              <w:pStyle w:val="TableText10"/>
              <w:rPr>
                <w:rFonts w:ascii="Calibri" w:eastAsiaTheme="majorEastAsia" w:hAnsi="Calibri" w:cs="Calibri"/>
                <w:szCs w:val="20"/>
                <w:lang w:val="en-GB"/>
              </w:rPr>
            </w:pPr>
            <w:r w:rsidRPr="005424B9">
              <w:rPr>
                <w:rFonts w:ascii="Calibri" w:eastAsiaTheme="majorEastAsia" w:hAnsi="Calibri" w:cs="Calibri"/>
                <w:szCs w:val="20"/>
              </w:rPr>
              <w:t>String</w:t>
            </w:r>
            <w:r w:rsidRPr="005424B9">
              <w:rPr>
                <w:rFonts w:ascii="Calibri" w:eastAsiaTheme="majorEastAsia" w:hAnsi="Calibri" w:cs="Calibri"/>
                <w:szCs w:val="20"/>
                <w:lang w:val="en-GB"/>
              </w:rPr>
              <w:t>  </w:t>
            </w:r>
          </w:p>
        </w:tc>
        <w:tc>
          <w:tcPr>
            <w:tcW w:w="1066" w:type="dxa"/>
            <w:tcBorders>
              <w:top w:val="single" w:sz="4" w:space="0" w:color="auto"/>
              <w:left w:val="single" w:sz="4" w:space="0" w:color="auto"/>
              <w:bottom w:val="single" w:sz="4" w:space="0" w:color="auto"/>
              <w:right w:val="single" w:sz="4" w:space="0" w:color="auto"/>
            </w:tcBorders>
          </w:tcPr>
          <w:p w14:paraId="5EF870F5" w14:textId="50446B3B" w:rsidR="00A66DEB" w:rsidRPr="005424B9" w:rsidRDefault="00A66DEB" w:rsidP="31714CD1">
            <w:pPr>
              <w:pStyle w:val="TableText10"/>
              <w:rPr>
                <w:rFonts w:ascii="Calibri" w:eastAsiaTheme="majorEastAsia" w:hAnsi="Calibri" w:cs="Calibri"/>
                <w:szCs w:val="20"/>
                <w:lang w:val="en-GB"/>
              </w:rPr>
            </w:pPr>
            <w:r w:rsidRPr="005424B9">
              <w:rPr>
                <w:rFonts w:ascii="Calibri" w:eastAsiaTheme="majorEastAsia" w:hAnsi="Calibri" w:cs="Calibri"/>
                <w:szCs w:val="20"/>
              </w:rPr>
              <w:t>Yes</w:t>
            </w:r>
            <w:r w:rsidRPr="005424B9">
              <w:rPr>
                <w:rFonts w:ascii="Calibri" w:eastAsiaTheme="majorEastAsia" w:hAnsi="Calibri" w:cs="Calibri"/>
                <w:szCs w:val="20"/>
                <w:lang w:val="en-GB"/>
              </w:rPr>
              <w:t>  </w:t>
            </w:r>
          </w:p>
        </w:tc>
        <w:tc>
          <w:tcPr>
            <w:tcW w:w="5025" w:type="dxa"/>
            <w:tcBorders>
              <w:top w:val="single" w:sz="4" w:space="0" w:color="auto"/>
              <w:left w:val="single" w:sz="4" w:space="0" w:color="auto"/>
              <w:bottom w:val="single" w:sz="4" w:space="0" w:color="auto"/>
              <w:right w:val="single" w:sz="4" w:space="0" w:color="auto"/>
            </w:tcBorders>
          </w:tcPr>
          <w:p w14:paraId="7C1240EA" w14:textId="4922D760" w:rsidR="00A66DEB" w:rsidRPr="005424B9" w:rsidDel="547EDEB1" w:rsidRDefault="005807EE" w:rsidP="5AD8E5F2">
            <w:pPr>
              <w:pStyle w:val="TableText10"/>
              <w:rPr>
                <w:rFonts w:ascii="Calibri" w:eastAsiaTheme="majorEastAsia" w:hAnsi="Calibri" w:cs="Calibri"/>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211B080A" w14:textId="77777777" w:rsidR="003D6AC8" w:rsidRPr="005424B9" w:rsidRDefault="003D6AC8" w:rsidP="003D6AC8">
      <w:pPr>
        <w:ind w:right="162"/>
        <w:rPr>
          <w:rFonts w:ascii="Calibri" w:hAnsi="Calibri" w:cs="Calibri"/>
          <w:color w:val="000000" w:themeColor="text1"/>
          <w:sz w:val="20"/>
          <w:szCs w:val="20"/>
        </w:rPr>
      </w:pPr>
    </w:p>
    <w:p w14:paraId="3FF6CB36" w14:textId="5ED15E49" w:rsidR="003D6AC8" w:rsidRPr="005424B9" w:rsidRDefault="003D6AC8" w:rsidP="003D6AC8">
      <w:pPr>
        <w:ind w:right="162"/>
        <w:rPr>
          <w:rFonts w:ascii="Calibri" w:hAnsi="Calibri" w:cs="Calibri"/>
          <w:sz w:val="20"/>
          <w:szCs w:val="20"/>
        </w:rPr>
      </w:pPr>
      <w:r w:rsidRPr="005424B9">
        <w:rPr>
          <w:rFonts w:ascii="Calibri" w:hAnsi="Calibri" w:cs="Calibri"/>
          <w:color w:val="000000" w:themeColor="text1"/>
          <w:sz w:val="20"/>
          <w:szCs w:val="20"/>
        </w:rPr>
        <w:t>MedicarePartABTPLDTO:</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7"/>
        <w:gridCol w:w="1358"/>
        <w:gridCol w:w="1862"/>
        <w:gridCol w:w="3853"/>
      </w:tblGrid>
      <w:tr w:rsidR="003D6AC8" w:rsidRPr="005424B9" w14:paraId="1FE8D331" w14:textId="77777777" w:rsidTr="005807EE">
        <w:trPr>
          <w:trHeight w:val="300"/>
        </w:trPr>
        <w:tc>
          <w:tcPr>
            <w:tcW w:w="2647" w:type="dxa"/>
            <w:shd w:val="clear" w:color="auto" w:fill="000000" w:themeFill="text1"/>
          </w:tcPr>
          <w:p w14:paraId="79DEA729" w14:textId="77777777" w:rsidR="003D6AC8" w:rsidRPr="005424B9" w:rsidRDefault="003D6AC8">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58" w:type="dxa"/>
            <w:shd w:val="clear" w:color="auto" w:fill="000000" w:themeFill="text1"/>
          </w:tcPr>
          <w:p w14:paraId="6DBFDA36" w14:textId="77777777" w:rsidR="003D6AC8" w:rsidRPr="005424B9" w:rsidRDefault="003D6AC8">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862" w:type="dxa"/>
            <w:shd w:val="clear" w:color="auto" w:fill="000000" w:themeFill="text1"/>
          </w:tcPr>
          <w:p w14:paraId="74232F71" w14:textId="77777777" w:rsidR="003D6AC8" w:rsidRPr="005424B9" w:rsidRDefault="003D6AC8">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853" w:type="dxa"/>
            <w:shd w:val="clear" w:color="auto" w:fill="000000" w:themeFill="text1"/>
          </w:tcPr>
          <w:p w14:paraId="04DFFC90" w14:textId="77777777" w:rsidR="003D6AC8" w:rsidRPr="005424B9" w:rsidRDefault="003D6AC8">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003D6AC8" w:rsidRPr="005424B9" w14:paraId="1CEFD5E4" w14:textId="77777777" w:rsidTr="000466DC">
        <w:trPr>
          <w:trHeight w:val="990"/>
        </w:trPr>
        <w:tc>
          <w:tcPr>
            <w:tcW w:w="2647" w:type="dxa"/>
            <w:tcBorders>
              <w:top w:val="single" w:sz="4" w:space="0" w:color="auto"/>
              <w:left w:val="single" w:sz="4" w:space="0" w:color="auto"/>
              <w:bottom w:val="single" w:sz="4" w:space="0" w:color="auto"/>
              <w:right w:val="single" w:sz="4" w:space="0" w:color="auto"/>
            </w:tcBorders>
          </w:tcPr>
          <w:p w14:paraId="41FABF17" w14:textId="77777777" w:rsidR="003D6AC8" w:rsidRPr="005424B9" w:rsidRDefault="003D6AC8">
            <w:pPr>
              <w:pStyle w:val="TableText10"/>
              <w:rPr>
                <w:rFonts w:ascii="Calibri" w:hAnsi="Calibri" w:cs="Calibri"/>
                <w:szCs w:val="20"/>
              </w:rPr>
            </w:pPr>
            <w:r w:rsidRPr="005424B9">
              <w:rPr>
                <w:rFonts w:ascii="Calibri" w:eastAsiaTheme="minorEastAsia" w:hAnsi="Calibri" w:cs="Calibri"/>
                <w:color w:val="000000" w:themeColor="text1"/>
                <w:szCs w:val="20"/>
              </w:rPr>
              <w:t>typeOfCoverage</w:t>
            </w:r>
          </w:p>
        </w:tc>
        <w:tc>
          <w:tcPr>
            <w:tcW w:w="1358" w:type="dxa"/>
            <w:tcBorders>
              <w:top w:val="single" w:sz="4" w:space="0" w:color="auto"/>
              <w:left w:val="single" w:sz="4" w:space="0" w:color="auto"/>
              <w:bottom w:val="single" w:sz="4" w:space="0" w:color="auto"/>
              <w:right w:val="single" w:sz="4" w:space="0" w:color="auto"/>
            </w:tcBorders>
          </w:tcPr>
          <w:p w14:paraId="4B81A95A" w14:textId="77777777" w:rsidR="003D6AC8" w:rsidRPr="005424B9" w:rsidRDefault="003D6AC8">
            <w:pPr>
              <w:pStyle w:val="TableText10"/>
              <w:rPr>
                <w:rFonts w:ascii="Calibri" w:hAnsi="Calibri" w:cs="Calibri"/>
                <w:szCs w:val="20"/>
              </w:rPr>
            </w:pPr>
            <w:r w:rsidRPr="005424B9">
              <w:rPr>
                <w:rFonts w:ascii="Calibri" w:eastAsiaTheme="minorEastAsia" w:hAnsi="Calibri" w:cs="Calibri"/>
                <w:color w:val="000000" w:themeColor="text1"/>
                <w:szCs w:val="20"/>
              </w:rPr>
              <w:t>String</w:t>
            </w:r>
          </w:p>
        </w:tc>
        <w:tc>
          <w:tcPr>
            <w:tcW w:w="1862" w:type="dxa"/>
            <w:tcBorders>
              <w:top w:val="single" w:sz="4" w:space="0" w:color="auto"/>
              <w:left w:val="single" w:sz="4" w:space="0" w:color="auto"/>
              <w:bottom w:val="single" w:sz="4" w:space="0" w:color="auto"/>
              <w:right w:val="single" w:sz="4" w:space="0" w:color="auto"/>
            </w:tcBorders>
          </w:tcPr>
          <w:p w14:paraId="484AACEC" w14:textId="77777777" w:rsidR="003D6AC8" w:rsidRPr="005424B9" w:rsidRDefault="003D6AC8">
            <w:pPr>
              <w:pStyle w:val="TableText10"/>
              <w:rPr>
                <w:rFonts w:ascii="Calibri" w:eastAsiaTheme="minorEastAsia" w:hAnsi="Calibri" w:cs="Calibri"/>
                <w:szCs w:val="20"/>
              </w:rPr>
            </w:pPr>
            <w:r w:rsidRPr="005424B9">
              <w:rPr>
                <w:rFonts w:ascii="Calibri" w:eastAsiaTheme="minorEastAsia" w:hAnsi="Calibri" w:cs="Calibri"/>
                <w:color w:val="000000" w:themeColor="text1"/>
                <w:szCs w:val="20"/>
              </w:rPr>
              <w:t>Yes</w:t>
            </w:r>
          </w:p>
        </w:tc>
        <w:tc>
          <w:tcPr>
            <w:tcW w:w="3853" w:type="dxa"/>
            <w:tcBorders>
              <w:top w:val="single" w:sz="4" w:space="0" w:color="auto"/>
              <w:left w:val="single" w:sz="4" w:space="0" w:color="auto"/>
              <w:bottom w:val="single" w:sz="4" w:space="0" w:color="auto"/>
              <w:right w:val="single" w:sz="4" w:space="0" w:color="auto"/>
            </w:tcBorders>
          </w:tcPr>
          <w:p w14:paraId="73D8C1A8" w14:textId="77777777" w:rsidR="003D6AC8" w:rsidRPr="005424B9" w:rsidRDefault="003D6AC8">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Type of Coverage PART A or PART B</w:t>
            </w:r>
          </w:p>
          <w:p w14:paraId="5D8A47C2" w14:textId="77777777" w:rsidR="003D6AC8" w:rsidRPr="005424B9" w:rsidRDefault="003D6AC8">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RT_DCINSURANCETYPE</w:t>
            </w:r>
          </w:p>
        </w:tc>
      </w:tr>
      <w:tr w:rsidR="003D6AC8" w:rsidRPr="005424B9" w14:paraId="75AD8E6A"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37ED3B55" w14:textId="2E3CFE64" w:rsidR="003D6AC8" w:rsidRPr="00D64853" w:rsidRDefault="0D547E30" w:rsidP="5AD8E5F2">
            <w:pPr>
              <w:pStyle w:val="TableText10"/>
              <w:rPr>
                <w:rFonts w:ascii="Calibri" w:eastAsiaTheme="minorEastAsia" w:hAnsi="Calibri" w:cs="Calibri"/>
                <w:color w:val="000000" w:themeColor="text1"/>
              </w:rPr>
            </w:pPr>
            <w:r w:rsidRPr="00D64853">
              <w:rPr>
                <w:rFonts w:ascii="Calibri" w:eastAsiaTheme="minorEastAsia" w:hAnsi="Calibri" w:cs="Calibri"/>
                <w:color w:val="000000" w:themeColor="text1"/>
              </w:rPr>
              <w:t>over</w:t>
            </w:r>
            <w:r w:rsidR="59CFF261" w:rsidRPr="00D64853">
              <w:rPr>
                <w:rFonts w:ascii="Calibri" w:eastAsiaTheme="minorEastAsia" w:hAnsi="Calibri" w:cs="Calibri"/>
                <w:color w:val="000000" w:themeColor="text1"/>
              </w:rPr>
              <w:t>a</w:t>
            </w:r>
            <w:r w:rsidRPr="00D64853">
              <w:rPr>
                <w:rFonts w:ascii="Calibri" w:eastAsiaTheme="minorEastAsia" w:hAnsi="Calibri" w:cs="Calibri"/>
                <w:color w:val="000000" w:themeColor="text1"/>
              </w:rPr>
              <w:t>llTypeOfCoverage</w:t>
            </w:r>
          </w:p>
        </w:tc>
        <w:tc>
          <w:tcPr>
            <w:tcW w:w="1358" w:type="dxa"/>
            <w:tcBorders>
              <w:top w:val="single" w:sz="4" w:space="0" w:color="auto"/>
              <w:left w:val="single" w:sz="4" w:space="0" w:color="auto"/>
              <w:bottom w:val="single" w:sz="4" w:space="0" w:color="auto"/>
              <w:right w:val="single" w:sz="4" w:space="0" w:color="auto"/>
            </w:tcBorders>
          </w:tcPr>
          <w:p w14:paraId="230A0BDD" w14:textId="77777777" w:rsidR="003D6AC8" w:rsidRPr="00D64853" w:rsidRDefault="003D6AC8">
            <w:pPr>
              <w:pStyle w:val="TableText10"/>
              <w:rPr>
                <w:rFonts w:ascii="Calibri" w:eastAsiaTheme="minorEastAsia" w:hAnsi="Calibri" w:cs="Calibri"/>
                <w:color w:val="000000" w:themeColor="text1"/>
                <w:szCs w:val="20"/>
              </w:rPr>
            </w:pPr>
            <w:r w:rsidRPr="00D64853">
              <w:rPr>
                <w:rFonts w:ascii="Calibri" w:eastAsiaTheme="minorEastAsia" w:hAnsi="Calibri" w:cs="Calibri"/>
                <w:color w:val="000000" w:themeColor="text1"/>
                <w:szCs w:val="20"/>
              </w:rPr>
              <w:t>String</w:t>
            </w:r>
          </w:p>
        </w:tc>
        <w:tc>
          <w:tcPr>
            <w:tcW w:w="1862" w:type="dxa"/>
            <w:tcBorders>
              <w:top w:val="single" w:sz="4" w:space="0" w:color="auto"/>
              <w:left w:val="single" w:sz="4" w:space="0" w:color="auto"/>
              <w:bottom w:val="single" w:sz="4" w:space="0" w:color="auto"/>
              <w:right w:val="single" w:sz="4" w:space="0" w:color="auto"/>
            </w:tcBorders>
          </w:tcPr>
          <w:p w14:paraId="5375EAE9" w14:textId="77777777" w:rsidR="003D6AC8" w:rsidRPr="00D64853" w:rsidRDefault="003D6AC8">
            <w:pPr>
              <w:pStyle w:val="TableText10"/>
              <w:rPr>
                <w:rFonts w:ascii="Calibri" w:eastAsiaTheme="minorEastAsia" w:hAnsi="Calibri" w:cs="Calibri"/>
                <w:color w:val="000000" w:themeColor="text1"/>
                <w:szCs w:val="20"/>
              </w:rPr>
            </w:pPr>
            <w:r w:rsidRPr="00D64853">
              <w:rPr>
                <w:rFonts w:ascii="Calibri" w:eastAsiaTheme="minorEastAsia" w:hAnsi="Calibri" w:cs="Calibri"/>
                <w:color w:val="000000" w:themeColor="text1"/>
                <w:szCs w:val="20"/>
              </w:rPr>
              <w:t>Yes</w:t>
            </w:r>
          </w:p>
        </w:tc>
        <w:tc>
          <w:tcPr>
            <w:tcW w:w="3853" w:type="dxa"/>
            <w:tcBorders>
              <w:top w:val="single" w:sz="4" w:space="0" w:color="auto"/>
              <w:left w:val="single" w:sz="4" w:space="0" w:color="auto"/>
              <w:bottom w:val="single" w:sz="4" w:space="0" w:color="auto"/>
              <w:right w:val="single" w:sz="4" w:space="0" w:color="auto"/>
            </w:tcBorders>
          </w:tcPr>
          <w:p w14:paraId="6DC1CD60" w14:textId="77777777" w:rsidR="003D6AC8" w:rsidRPr="00D64853" w:rsidRDefault="003D6AC8">
            <w:pPr>
              <w:pStyle w:val="TableText10"/>
              <w:rPr>
                <w:rFonts w:ascii="Calibri" w:hAnsi="Calibri" w:cs="Calibri"/>
                <w:szCs w:val="20"/>
              </w:rPr>
            </w:pPr>
            <w:r w:rsidRPr="00D64853">
              <w:rPr>
                <w:rFonts w:ascii="Calibri" w:eastAsiaTheme="minorEastAsia" w:hAnsi="Calibri" w:cs="Calibri"/>
                <w:color w:val="000000" w:themeColor="text1"/>
                <w:szCs w:val="20"/>
              </w:rPr>
              <w:t>Type of overall coverage</w:t>
            </w:r>
          </w:p>
          <w:p w14:paraId="3EF0C8D2" w14:textId="77777777" w:rsidR="003D6AC8" w:rsidRPr="00D64853" w:rsidRDefault="003D6AC8">
            <w:pPr>
              <w:pStyle w:val="TableText10"/>
              <w:rPr>
                <w:rFonts w:ascii="Calibri" w:hAnsi="Calibri" w:cs="Calibri"/>
                <w:szCs w:val="20"/>
              </w:rPr>
            </w:pPr>
            <w:r w:rsidRPr="00D64853">
              <w:rPr>
                <w:rFonts w:ascii="Calibri" w:eastAsia="Aptos Narrow" w:hAnsi="Calibri" w:cs="Calibri"/>
                <w:color w:val="242424"/>
                <w:szCs w:val="20"/>
              </w:rPr>
              <w:t>RT_OVERALLCOVERAGE</w:t>
            </w:r>
          </w:p>
          <w:p w14:paraId="3654FE53" w14:textId="77777777" w:rsidR="003D6AC8" w:rsidRPr="00D64853" w:rsidRDefault="003D6AC8">
            <w:pPr>
              <w:pStyle w:val="TableText10"/>
              <w:rPr>
                <w:rFonts w:ascii="Calibri" w:hAnsi="Calibri" w:cs="Calibri"/>
                <w:szCs w:val="20"/>
              </w:rPr>
            </w:pPr>
            <w:r w:rsidRPr="00D64853">
              <w:rPr>
                <w:rFonts w:ascii="Calibri" w:eastAsia="Aptos Narrow" w:hAnsi="Calibri" w:cs="Calibri"/>
                <w:color w:val="242424"/>
                <w:szCs w:val="20"/>
              </w:rPr>
              <w:t>Ex: Medicare</w:t>
            </w:r>
          </w:p>
        </w:tc>
      </w:tr>
      <w:tr w:rsidR="003D6AC8" w:rsidRPr="005424B9" w14:paraId="34559E52"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1E3D77AA"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isSOLQ</w:t>
            </w:r>
          </w:p>
        </w:tc>
        <w:tc>
          <w:tcPr>
            <w:tcW w:w="1358" w:type="dxa"/>
            <w:tcBorders>
              <w:top w:val="single" w:sz="4" w:space="0" w:color="auto"/>
              <w:left w:val="single" w:sz="4" w:space="0" w:color="auto"/>
              <w:bottom w:val="single" w:sz="4" w:space="0" w:color="auto"/>
              <w:right w:val="single" w:sz="4" w:space="0" w:color="auto"/>
            </w:tcBorders>
          </w:tcPr>
          <w:p w14:paraId="372471AD"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Boolean</w:t>
            </w:r>
          </w:p>
        </w:tc>
        <w:tc>
          <w:tcPr>
            <w:tcW w:w="1862" w:type="dxa"/>
            <w:tcBorders>
              <w:top w:val="single" w:sz="4" w:space="0" w:color="auto"/>
              <w:left w:val="single" w:sz="4" w:space="0" w:color="auto"/>
              <w:bottom w:val="single" w:sz="4" w:space="0" w:color="auto"/>
              <w:right w:val="single" w:sz="4" w:space="0" w:color="auto"/>
            </w:tcBorders>
          </w:tcPr>
          <w:p w14:paraId="0C29C72D"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No</w:t>
            </w:r>
          </w:p>
        </w:tc>
        <w:tc>
          <w:tcPr>
            <w:tcW w:w="3853" w:type="dxa"/>
            <w:tcBorders>
              <w:top w:val="single" w:sz="4" w:space="0" w:color="auto"/>
              <w:left w:val="single" w:sz="4" w:space="0" w:color="auto"/>
              <w:bottom w:val="single" w:sz="4" w:space="0" w:color="auto"/>
              <w:right w:val="single" w:sz="4" w:space="0" w:color="auto"/>
            </w:tcBorders>
          </w:tcPr>
          <w:p w14:paraId="39CACE35"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Is the data received from SOLQ. Set to true or “Y” only if the data is received from SOLQ.</w:t>
            </w:r>
          </w:p>
        </w:tc>
      </w:tr>
      <w:tr w:rsidR="003D6AC8" w:rsidRPr="005424B9" w14:paraId="52780CAF"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53A78C2D" w14:textId="77777777" w:rsidR="003D6AC8" w:rsidRPr="005424B9" w:rsidRDefault="003D6AC8">
            <w:pPr>
              <w:pStyle w:val="TableText10"/>
              <w:rPr>
                <w:rFonts w:ascii="Calibri" w:hAnsi="Calibri" w:cs="Calibri"/>
                <w:szCs w:val="20"/>
              </w:rPr>
            </w:pPr>
            <w:r w:rsidRPr="005424B9">
              <w:rPr>
                <w:rFonts w:ascii="Calibri" w:eastAsiaTheme="minorEastAsia" w:hAnsi="Calibri" w:cs="Calibri"/>
                <w:color w:val="000000" w:themeColor="text1"/>
                <w:szCs w:val="20"/>
              </w:rPr>
              <w:t>startDate</w:t>
            </w:r>
          </w:p>
        </w:tc>
        <w:tc>
          <w:tcPr>
            <w:tcW w:w="1358" w:type="dxa"/>
            <w:tcBorders>
              <w:top w:val="single" w:sz="4" w:space="0" w:color="auto"/>
              <w:left w:val="single" w:sz="4" w:space="0" w:color="auto"/>
              <w:bottom w:val="single" w:sz="4" w:space="0" w:color="auto"/>
              <w:right w:val="single" w:sz="4" w:space="0" w:color="auto"/>
            </w:tcBorders>
          </w:tcPr>
          <w:p w14:paraId="5DB972C3"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Date</w:t>
            </w:r>
          </w:p>
        </w:tc>
        <w:tc>
          <w:tcPr>
            <w:tcW w:w="1862" w:type="dxa"/>
            <w:tcBorders>
              <w:top w:val="single" w:sz="4" w:space="0" w:color="auto"/>
              <w:left w:val="single" w:sz="4" w:space="0" w:color="auto"/>
              <w:bottom w:val="single" w:sz="4" w:space="0" w:color="auto"/>
              <w:right w:val="single" w:sz="4" w:space="0" w:color="auto"/>
            </w:tcBorders>
          </w:tcPr>
          <w:p w14:paraId="2E748991" w14:textId="77777777" w:rsidR="003D6AC8" w:rsidRPr="005424B9" w:rsidRDefault="003D6AC8">
            <w:pPr>
              <w:pStyle w:val="TableText10"/>
              <w:rPr>
                <w:rFonts w:ascii="Calibri" w:hAnsi="Calibri" w:cs="Calibri"/>
                <w:szCs w:val="20"/>
              </w:rPr>
            </w:pPr>
            <w:r w:rsidRPr="005424B9">
              <w:rPr>
                <w:rFonts w:ascii="Calibri" w:eastAsiaTheme="minorEastAsia" w:hAnsi="Calibri" w:cs="Calibri"/>
                <w:color w:val="000000" w:themeColor="text1"/>
                <w:szCs w:val="20"/>
              </w:rPr>
              <w:t>Yes</w:t>
            </w:r>
          </w:p>
        </w:tc>
        <w:tc>
          <w:tcPr>
            <w:tcW w:w="3853" w:type="dxa"/>
            <w:tcBorders>
              <w:top w:val="single" w:sz="4" w:space="0" w:color="auto"/>
              <w:left w:val="single" w:sz="4" w:space="0" w:color="auto"/>
              <w:bottom w:val="single" w:sz="4" w:space="0" w:color="auto"/>
              <w:right w:val="single" w:sz="4" w:space="0" w:color="auto"/>
            </w:tcBorders>
          </w:tcPr>
          <w:p w14:paraId="47CE5AA3"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Start Date of Medicare Part A or B.</w:t>
            </w:r>
          </w:p>
        </w:tc>
      </w:tr>
      <w:tr w:rsidR="003D6AC8" w:rsidRPr="005424B9" w14:paraId="3F804887"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628B7DDF"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endDate</w:t>
            </w:r>
          </w:p>
        </w:tc>
        <w:tc>
          <w:tcPr>
            <w:tcW w:w="1358" w:type="dxa"/>
            <w:tcBorders>
              <w:top w:val="single" w:sz="4" w:space="0" w:color="auto"/>
              <w:left w:val="single" w:sz="4" w:space="0" w:color="auto"/>
              <w:bottom w:val="single" w:sz="4" w:space="0" w:color="auto"/>
              <w:right w:val="single" w:sz="4" w:space="0" w:color="auto"/>
            </w:tcBorders>
          </w:tcPr>
          <w:p w14:paraId="1C68CE39"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Date</w:t>
            </w:r>
          </w:p>
        </w:tc>
        <w:tc>
          <w:tcPr>
            <w:tcW w:w="1862" w:type="dxa"/>
            <w:tcBorders>
              <w:top w:val="single" w:sz="4" w:space="0" w:color="auto"/>
              <w:left w:val="single" w:sz="4" w:space="0" w:color="auto"/>
              <w:bottom w:val="single" w:sz="4" w:space="0" w:color="auto"/>
              <w:right w:val="single" w:sz="4" w:space="0" w:color="auto"/>
            </w:tcBorders>
          </w:tcPr>
          <w:p w14:paraId="7BBC1DFF"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No</w:t>
            </w:r>
          </w:p>
        </w:tc>
        <w:tc>
          <w:tcPr>
            <w:tcW w:w="3853" w:type="dxa"/>
            <w:tcBorders>
              <w:top w:val="single" w:sz="4" w:space="0" w:color="auto"/>
              <w:left w:val="single" w:sz="4" w:space="0" w:color="auto"/>
              <w:bottom w:val="single" w:sz="4" w:space="0" w:color="auto"/>
              <w:right w:val="single" w:sz="4" w:space="0" w:color="auto"/>
            </w:tcBorders>
          </w:tcPr>
          <w:p w14:paraId="7AD7AFCD" w14:textId="77777777" w:rsidR="003D6AC8" w:rsidRPr="005424B9"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End Date of Medicare Part A or B.</w:t>
            </w:r>
          </w:p>
        </w:tc>
      </w:tr>
      <w:tr w:rsidR="003D6AC8" w:rsidRPr="005424B9" w:rsidDel="00FE4385" w14:paraId="60B6B88F"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376B4307" w14:textId="77777777" w:rsidR="003D6AC8" w:rsidRPr="005424B9" w:rsidDel="00FE4385" w:rsidRDefault="003D6AC8">
            <w:pPr>
              <w:pStyle w:val="TableText10"/>
              <w:rPr>
                <w:rFonts w:ascii="Calibri" w:eastAsiaTheme="minorEastAsia" w:hAnsi="Calibri" w:cs="Calibri"/>
                <w:szCs w:val="20"/>
              </w:rPr>
            </w:pPr>
            <w:r w:rsidRPr="005424B9">
              <w:rPr>
                <w:rFonts w:ascii="Calibri" w:eastAsiaTheme="minorEastAsia" w:hAnsi="Calibri" w:cs="Calibri"/>
                <w:szCs w:val="20"/>
              </w:rPr>
              <w:t>source</w:t>
            </w:r>
          </w:p>
        </w:tc>
        <w:tc>
          <w:tcPr>
            <w:tcW w:w="1358" w:type="dxa"/>
            <w:tcBorders>
              <w:top w:val="single" w:sz="4" w:space="0" w:color="auto"/>
              <w:left w:val="single" w:sz="4" w:space="0" w:color="auto"/>
              <w:bottom w:val="single" w:sz="4" w:space="0" w:color="auto"/>
              <w:right w:val="single" w:sz="4" w:space="0" w:color="auto"/>
            </w:tcBorders>
          </w:tcPr>
          <w:p w14:paraId="28F7312C" w14:textId="77777777" w:rsidR="003D6AC8" w:rsidRPr="005424B9" w:rsidDel="00FE4385" w:rsidRDefault="003D6AC8">
            <w:pPr>
              <w:pStyle w:val="TableText10"/>
              <w:rPr>
                <w:rFonts w:ascii="Calibri" w:eastAsiaTheme="minorEastAsia" w:hAnsi="Calibri" w:cs="Calibri"/>
                <w:szCs w:val="20"/>
              </w:rPr>
            </w:pPr>
            <w:r w:rsidRPr="005424B9">
              <w:rPr>
                <w:rFonts w:ascii="Calibri" w:eastAsiaTheme="minorEastAsia" w:hAnsi="Calibri" w:cs="Calibri"/>
                <w:szCs w:val="20"/>
              </w:rPr>
              <w:t>String</w:t>
            </w:r>
          </w:p>
        </w:tc>
        <w:tc>
          <w:tcPr>
            <w:tcW w:w="1862" w:type="dxa"/>
            <w:tcBorders>
              <w:top w:val="single" w:sz="4" w:space="0" w:color="auto"/>
              <w:left w:val="single" w:sz="4" w:space="0" w:color="auto"/>
              <w:bottom w:val="single" w:sz="4" w:space="0" w:color="auto"/>
              <w:right w:val="single" w:sz="4" w:space="0" w:color="auto"/>
            </w:tcBorders>
          </w:tcPr>
          <w:p w14:paraId="2E261F5B" w14:textId="77777777" w:rsidR="003D6AC8" w:rsidRPr="005424B9" w:rsidDel="00FE4385" w:rsidRDefault="003D6AC8">
            <w:pPr>
              <w:pStyle w:val="TableText10"/>
              <w:rPr>
                <w:rFonts w:ascii="Calibri" w:eastAsiaTheme="minorEastAsia" w:hAnsi="Calibri" w:cs="Calibri"/>
                <w:szCs w:val="20"/>
              </w:rPr>
            </w:pPr>
            <w:r w:rsidRPr="005424B9">
              <w:rPr>
                <w:rFonts w:ascii="Calibri" w:eastAsiaTheme="minorEastAsia" w:hAnsi="Calibri" w:cs="Calibri"/>
                <w:szCs w:val="20"/>
              </w:rPr>
              <w:t>Yes</w:t>
            </w:r>
          </w:p>
        </w:tc>
        <w:tc>
          <w:tcPr>
            <w:tcW w:w="3853" w:type="dxa"/>
            <w:tcBorders>
              <w:top w:val="single" w:sz="4" w:space="0" w:color="auto"/>
              <w:left w:val="single" w:sz="4" w:space="0" w:color="auto"/>
              <w:bottom w:val="single" w:sz="4" w:space="0" w:color="auto"/>
              <w:right w:val="single" w:sz="4" w:space="0" w:color="auto"/>
            </w:tcBorders>
          </w:tcPr>
          <w:p w14:paraId="078DACA5" w14:textId="77777777" w:rsidR="003D6AC8" w:rsidRPr="008E69F0" w:rsidRDefault="003D6AC8">
            <w:pPr>
              <w:pStyle w:val="TableText10"/>
              <w:rPr>
                <w:rFonts w:ascii="Calibri" w:eastAsia="Calibri" w:hAnsi="Calibri" w:cs="Calibri"/>
                <w:color w:val="000000" w:themeColor="text1"/>
              </w:rPr>
            </w:pPr>
            <w:r w:rsidRPr="1ADA0C79">
              <w:rPr>
                <w:rFonts w:ascii="Calibri" w:eastAsia="Calibri" w:hAnsi="Calibri" w:cs="Calibri"/>
                <w:color w:val="000000" w:themeColor="text1"/>
              </w:rPr>
              <w:t>Source System</w:t>
            </w:r>
            <w:r>
              <w:rPr>
                <w:rFonts w:ascii="Calibri" w:eastAsia="Calibri" w:hAnsi="Calibri" w:cs="Calibri"/>
                <w:color w:val="000000" w:themeColor="text1"/>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rPr>
              <w:t xml:space="preserve"> </w:t>
            </w:r>
          </w:p>
          <w:p w14:paraId="6124ED76" w14:textId="77777777" w:rsidR="003D6AC8" w:rsidRPr="005424B9" w:rsidDel="00FE4385" w:rsidRDefault="003D6AC8">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Eg: VaCMS</w:t>
            </w:r>
          </w:p>
        </w:tc>
      </w:tr>
      <w:tr w:rsidR="003D6AC8" w:rsidRPr="005424B9" w:rsidDel="00FE4385" w14:paraId="63CDD21B"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5CD326FB" w14:textId="4C1C9EF5" w:rsidR="003D6AC8" w:rsidRPr="005424B9" w:rsidDel="00FE4385" w:rsidRDefault="003D6AC8" w:rsidP="6AAF79EE">
            <w:pPr>
              <w:pStyle w:val="TableText10"/>
              <w:rPr>
                <w:rFonts w:ascii="Calibri" w:eastAsiaTheme="minorEastAsia" w:hAnsi="Calibri" w:cs="Calibri"/>
              </w:rPr>
            </w:pPr>
            <w:r w:rsidRPr="6AAF79EE">
              <w:rPr>
                <w:rFonts w:ascii="Calibri" w:eastAsia="Calibri" w:hAnsi="Calibri" w:cs="Calibri"/>
                <w:color w:val="000000" w:themeColor="text1"/>
              </w:rPr>
              <w:t>update</w:t>
            </w:r>
            <w:r w:rsidR="1AAD1E07" w:rsidRPr="6AAF79EE">
              <w:rPr>
                <w:rFonts w:ascii="Calibri" w:eastAsia="Calibri" w:hAnsi="Calibri" w:cs="Calibri"/>
                <w:color w:val="000000" w:themeColor="text1"/>
              </w:rPr>
              <w:t>S</w:t>
            </w:r>
            <w:r w:rsidRPr="6AAF79EE">
              <w:rPr>
                <w:rFonts w:ascii="Calibri" w:eastAsia="Calibri" w:hAnsi="Calibri" w:cs="Calibri"/>
                <w:color w:val="000000" w:themeColor="text1"/>
              </w:rPr>
              <w:t>w</w:t>
            </w:r>
          </w:p>
        </w:tc>
        <w:tc>
          <w:tcPr>
            <w:tcW w:w="1358" w:type="dxa"/>
            <w:tcBorders>
              <w:top w:val="single" w:sz="4" w:space="0" w:color="auto"/>
              <w:left w:val="single" w:sz="4" w:space="0" w:color="auto"/>
              <w:bottom w:val="single" w:sz="4" w:space="0" w:color="auto"/>
              <w:right w:val="single" w:sz="4" w:space="0" w:color="auto"/>
            </w:tcBorders>
          </w:tcPr>
          <w:p w14:paraId="2B8B4DA4" w14:textId="77777777" w:rsidR="003D6AC8" w:rsidRPr="005424B9" w:rsidDel="00FE4385" w:rsidRDefault="003D6AC8">
            <w:pPr>
              <w:pStyle w:val="TableText10"/>
              <w:rPr>
                <w:rFonts w:ascii="Calibri" w:eastAsiaTheme="minorEastAsia" w:hAnsi="Calibri" w:cs="Calibri"/>
                <w:szCs w:val="20"/>
              </w:rPr>
            </w:pPr>
            <w:r w:rsidRPr="005424B9">
              <w:rPr>
                <w:rFonts w:ascii="Calibri" w:eastAsia="Calibri" w:hAnsi="Calibri" w:cs="Calibri"/>
                <w:color w:val="000000" w:themeColor="text1"/>
                <w:szCs w:val="20"/>
              </w:rPr>
              <w:t>String</w:t>
            </w:r>
          </w:p>
        </w:tc>
        <w:tc>
          <w:tcPr>
            <w:tcW w:w="1862" w:type="dxa"/>
            <w:tcBorders>
              <w:top w:val="single" w:sz="4" w:space="0" w:color="auto"/>
              <w:left w:val="single" w:sz="4" w:space="0" w:color="auto"/>
              <w:bottom w:val="single" w:sz="4" w:space="0" w:color="auto"/>
              <w:right w:val="single" w:sz="4" w:space="0" w:color="auto"/>
            </w:tcBorders>
          </w:tcPr>
          <w:p w14:paraId="1A2E59FB" w14:textId="77777777" w:rsidR="003D6AC8" w:rsidRPr="005424B9" w:rsidDel="00FE4385" w:rsidRDefault="003D6AC8">
            <w:pPr>
              <w:pStyle w:val="TableText10"/>
              <w:rPr>
                <w:rFonts w:ascii="Calibri" w:eastAsiaTheme="minorEastAsia" w:hAnsi="Calibri" w:cs="Calibri"/>
                <w:szCs w:val="20"/>
              </w:rPr>
            </w:pPr>
            <w:r w:rsidRPr="005424B9">
              <w:rPr>
                <w:rFonts w:ascii="Calibri" w:eastAsia="Calibri" w:hAnsi="Calibri" w:cs="Calibri"/>
                <w:color w:val="000000" w:themeColor="text1"/>
                <w:szCs w:val="20"/>
              </w:rPr>
              <w:t>No</w:t>
            </w:r>
          </w:p>
        </w:tc>
        <w:tc>
          <w:tcPr>
            <w:tcW w:w="3853" w:type="dxa"/>
            <w:tcBorders>
              <w:top w:val="single" w:sz="4" w:space="0" w:color="auto"/>
              <w:left w:val="single" w:sz="4" w:space="0" w:color="auto"/>
              <w:bottom w:val="single" w:sz="4" w:space="0" w:color="auto"/>
              <w:right w:val="single" w:sz="4" w:space="0" w:color="auto"/>
            </w:tcBorders>
          </w:tcPr>
          <w:p w14:paraId="79DB6E47" w14:textId="77777777" w:rsidR="007C19A3" w:rsidRDefault="007C19A3" w:rsidP="007C19A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250C4C0A" w14:textId="19C00A23" w:rsidR="003D6AC8" w:rsidRPr="005424B9" w:rsidDel="00FE4385" w:rsidRDefault="007C19A3">
            <w:pPr>
              <w:pStyle w:val="TableText10"/>
              <w:rPr>
                <w:rFonts w:ascii="Calibri" w:eastAsiaTheme="minorEastAsia" w:hAnsi="Calibri" w:cs="Calibri"/>
                <w:color w:val="000000" w:themeColor="text1"/>
                <w:szCs w:val="20"/>
              </w:rPr>
            </w:pPr>
            <w:r w:rsidRPr="0012190D">
              <w:rPr>
                <w:rFonts w:ascii="Calibri" w:eastAsia="Calibri" w:hAnsi="Calibri" w:cs="Calibri"/>
                <w:color w:val="000000" w:themeColor="text1"/>
              </w:rPr>
              <w:t>E.g.: 'Yes'/'No'</w:t>
            </w:r>
          </w:p>
        </w:tc>
      </w:tr>
      <w:tr w:rsidR="003D6AC8" w:rsidRPr="005424B9" w14:paraId="17FFB630" w14:textId="77777777" w:rsidTr="005807EE">
        <w:trPr>
          <w:trHeight w:val="300"/>
        </w:trPr>
        <w:tc>
          <w:tcPr>
            <w:tcW w:w="2647" w:type="dxa"/>
            <w:tcBorders>
              <w:top w:val="single" w:sz="4" w:space="0" w:color="auto"/>
              <w:left w:val="single" w:sz="4" w:space="0" w:color="auto"/>
              <w:bottom w:val="single" w:sz="4" w:space="0" w:color="auto"/>
              <w:right w:val="single" w:sz="4" w:space="0" w:color="auto"/>
            </w:tcBorders>
          </w:tcPr>
          <w:p w14:paraId="6A0231AB" w14:textId="77777777" w:rsidR="003D6AC8" w:rsidRPr="005424B9" w:rsidRDefault="003D6AC8">
            <w:pPr>
              <w:pStyle w:val="TableText10"/>
              <w:rPr>
                <w:rFonts w:ascii="Calibri" w:eastAsia="Calibri" w:hAnsi="Calibri" w:cs="Calibri"/>
                <w:color w:val="000000" w:themeColor="text1"/>
                <w:szCs w:val="20"/>
              </w:rPr>
            </w:pPr>
            <w:r w:rsidRPr="005424B9">
              <w:rPr>
                <w:rFonts w:ascii="Calibri" w:eastAsia="Calibri" w:hAnsi="Calibri" w:cs="Calibri"/>
                <w:color w:val="000000" w:themeColor="text1"/>
                <w:szCs w:val="20"/>
              </w:rPr>
              <w:t xml:space="preserve">vaCMSSequenceNum </w:t>
            </w:r>
          </w:p>
        </w:tc>
        <w:tc>
          <w:tcPr>
            <w:tcW w:w="1358" w:type="dxa"/>
            <w:tcBorders>
              <w:top w:val="single" w:sz="4" w:space="0" w:color="auto"/>
              <w:left w:val="single" w:sz="4" w:space="0" w:color="auto"/>
              <w:bottom w:val="single" w:sz="4" w:space="0" w:color="auto"/>
              <w:right w:val="single" w:sz="4" w:space="0" w:color="auto"/>
            </w:tcBorders>
          </w:tcPr>
          <w:p w14:paraId="7138617B" w14:textId="7404F8C8" w:rsidR="003D6AC8" w:rsidRPr="005424B9" w:rsidRDefault="00C64781">
            <w:pPr>
              <w:pStyle w:val="TableText10"/>
              <w:rPr>
                <w:rFonts w:ascii="Calibri" w:eastAsia="Calibri" w:hAnsi="Calibri" w:cs="Calibri"/>
                <w:color w:val="000000" w:themeColor="text1"/>
                <w:szCs w:val="20"/>
              </w:rPr>
            </w:pPr>
            <w:r>
              <w:rPr>
                <w:rFonts w:ascii="Calibri" w:eastAsia="Calibri" w:hAnsi="Calibri" w:cs="Calibri"/>
                <w:color w:val="000000" w:themeColor="text1"/>
                <w:szCs w:val="20"/>
              </w:rPr>
              <w:t>String</w:t>
            </w:r>
          </w:p>
        </w:tc>
        <w:tc>
          <w:tcPr>
            <w:tcW w:w="1862" w:type="dxa"/>
            <w:tcBorders>
              <w:top w:val="single" w:sz="4" w:space="0" w:color="auto"/>
              <w:left w:val="single" w:sz="4" w:space="0" w:color="auto"/>
              <w:bottom w:val="single" w:sz="4" w:space="0" w:color="auto"/>
              <w:right w:val="single" w:sz="4" w:space="0" w:color="auto"/>
            </w:tcBorders>
          </w:tcPr>
          <w:p w14:paraId="1B00AF43" w14:textId="77777777" w:rsidR="003D6AC8" w:rsidRPr="005424B9" w:rsidRDefault="003D6AC8">
            <w:pPr>
              <w:pStyle w:val="TableText10"/>
              <w:rPr>
                <w:rFonts w:ascii="Calibri" w:eastAsia="Calibri" w:hAnsi="Calibri" w:cs="Calibri"/>
                <w:color w:val="000000" w:themeColor="text1"/>
                <w:szCs w:val="20"/>
              </w:rPr>
            </w:pPr>
            <w:r w:rsidRPr="005424B9">
              <w:rPr>
                <w:rFonts w:ascii="Calibri" w:eastAsia="Calibri" w:hAnsi="Calibri" w:cs="Calibri"/>
                <w:color w:val="000000" w:themeColor="text1"/>
                <w:szCs w:val="20"/>
              </w:rPr>
              <w:t>Yes</w:t>
            </w:r>
          </w:p>
        </w:tc>
        <w:tc>
          <w:tcPr>
            <w:tcW w:w="3853" w:type="dxa"/>
            <w:tcBorders>
              <w:top w:val="single" w:sz="4" w:space="0" w:color="auto"/>
              <w:left w:val="single" w:sz="4" w:space="0" w:color="auto"/>
              <w:bottom w:val="single" w:sz="4" w:space="0" w:color="auto"/>
              <w:right w:val="single" w:sz="4" w:space="0" w:color="auto"/>
            </w:tcBorders>
          </w:tcPr>
          <w:p w14:paraId="04504F52" w14:textId="3D8FC3AE" w:rsidR="003D6AC8" w:rsidRPr="005424B9" w:rsidRDefault="005807EE">
            <w:pPr>
              <w:pStyle w:val="TableText10"/>
              <w:rPr>
                <w:rFonts w:ascii="Calibri" w:eastAsia="Calibri" w:hAnsi="Calibri" w:cs="Calibri"/>
                <w:color w:val="000000" w:themeColor="text1"/>
                <w:szCs w:val="20"/>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164B0177" w14:textId="77777777" w:rsidR="003D6AC8" w:rsidRPr="005424B9" w:rsidRDefault="003D6AC8" w:rsidP="007D5D9E">
      <w:pPr>
        <w:ind w:right="162"/>
        <w:rPr>
          <w:rFonts w:ascii="Calibri" w:hAnsi="Calibri" w:cs="Calibri"/>
          <w:color w:val="000000" w:themeColor="text1"/>
          <w:sz w:val="20"/>
          <w:szCs w:val="20"/>
        </w:rPr>
      </w:pPr>
    </w:p>
    <w:p w14:paraId="04793C71" w14:textId="77777777" w:rsidR="003D6AC8" w:rsidRPr="005424B9" w:rsidRDefault="003D6AC8" w:rsidP="00605064">
      <w:pPr>
        <w:ind w:right="162"/>
        <w:rPr>
          <w:rFonts w:ascii="Calibri" w:hAnsi="Calibri" w:cs="Calibri"/>
          <w:color w:val="000000" w:themeColor="text1"/>
          <w:sz w:val="20"/>
          <w:szCs w:val="20"/>
        </w:rPr>
      </w:pPr>
    </w:p>
    <w:p w14:paraId="52D105D7" w14:textId="54984D16" w:rsidR="0051527F" w:rsidRPr="005424B9" w:rsidRDefault="739835FE" w:rsidP="00605064">
      <w:pPr>
        <w:ind w:right="162"/>
        <w:rPr>
          <w:rFonts w:ascii="Calibri" w:eastAsia="Aptos Narrow" w:hAnsi="Calibri" w:cs="Calibri"/>
          <w:color w:val="242424"/>
          <w:sz w:val="20"/>
          <w:szCs w:val="20"/>
        </w:rPr>
      </w:pPr>
      <w:r w:rsidRPr="00D64853">
        <w:rPr>
          <w:rFonts w:ascii="Calibri" w:eastAsia="Aptos Narrow" w:hAnsi="Calibri" w:cs="Calibri"/>
          <w:color w:val="242424"/>
          <w:sz w:val="20"/>
          <w:szCs w:val="20"/>
          <w:u w:val="single"/>
          <w:lang w:val="en-GB"/>
        </w:rPr>
        <w:t>A</w:t>
      </w:r>
      <w:r w:rsidR="0BEC7E36" w:rsidRPr="00D64853">
        <w:rPr>
          <w:rFonts w:ascii="Calibri" w:eastAsia="Aptos Narrow" w:hAnsi="Calibri" w:cs="Calibri"/>
          <w:color w:val="242424"/>
          <w:sz w:val="20"/>
          <w:szCs w:val="20"/>
          <w:u w:val="single"/>
          <w:lang w:val="en-GB"/>
        </w:rPr>
        <w:t>mericanIndianAlaskanNative DTO</w:t>
      </w:r>
      <w:r w:rsidR="0BEC7E36" w:rsidRPr="5AD8E5F2">
        <w:rPr>
          <w:rFonts w:ascii="Calibri" w:eastAsia="Aptos Narrow" w:hAnsi="Calibri" w:cs="Calibri"/>
          <w:color w:val="242424"/>
          <w:sz w:val="20"/>
          <w:szCs w:val="20"/>
        </w:rPr>
        <w:t> </w:t>
      </w:r>
    </w:p>
    <w:p w14:paraId="70B674A9" w14:textId="77777777" w:rsidR="00785630" w:rsidRPr="005424B9" w:rsidRDefault="00785630" w:rsidP="0051527F">
      <w:pPr>
        <w:ind w:left="720" w:right="162"/>
        <w:rPr>
          <w:rFonts w:ascii="Calibri" w:eastAsia="Aptos Narrow" w:hAnsi="Calibri" w:cs="Calibri"/>
          <w:color w:val="242424"/>
          <w:sz w:val="20"/>
          <w:szCs w:val="20"/>
        </w:rPr>
      </w:pPr>
    </w:p>
    <w:tbl>
      <w:tblPr>
        <w:tblStyle w:val="DEDTable"/>
        <w:tblW w:w="9637" w:type="dxa"/>
        <w:tblLayout w:type="fixed"/>
        <w:tblLook w:val="04A0" w:firstRow="1" w:lastRow="0" w:firstColumn="1" w:lastColumn="0" w:noHBand="0" w:noVBand="1"/>
      </w:tblPr>
      <w:tblGrid>
        <w:gridCol w:w="2707"/>
        <w:gridCol w:w="1248"/>
        <w:gridCol w:w="1350"/>
        <w:gridCol w:w="4332"/>
      </w:tblGrid>
      <w:tr w:rsidR="002216BE" w:rsidRPr="005424B9" w14:paraId="3FCC334A" w14:textId="77777777" w:rsidTr="5AD8E5F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07" w:type="dxa"/>
          </w:tcPr>
          <w:p w14:paraId="049A3801" w14:textId="725B302F" w:rsidR="002216BE" w:rsidRPr="00605064" w:rsidRDefault="002216BE" w:rsidP="00605064">
            <w:pPr>
              <w:ind w:left="-24" w:right="162"/>
              <w:jc w:val="center"/>
              <w:rPr>
                <w:rFonts w:ascii="Calibri" w:eastAsia="Aptos Narrow" w:hAnsi="Calibri" w:cs="Calibri"/>
                <w:color w:val="FFFFFF" w:themeColor="background1"/>
                <w:sz w:val="20"/>
                <w:szCs w:val="20"/>
              </w:rPr>
            </w:pPr>
            <w:r w:rsidRPr="00605064">
              <w:rPr>
                <w:rFonts w:ascii="Calibri" w:hAnsi="Calibri" w:cs="Calibri"/>
                <w:color w:val="FFFFFF" w:themeColor="background1"/>
                <w:sz w:val="20"/>
                <w:szCs w:val="20"/>
              </w:rPr>
              <w:t>Field</w:t>
            </w:r>
          </w:p>
        </w:tc>
        <w:tc>
          <w:tcPr>
            <w:tcW w:w="1248" w:type="dxa"/>
          </w:tcPr>
          <w:p w14:paraId="2B63343D" w14:textId="2F546553" w:rsidR="002216BE" w:rsidRPr="00605064" w:rsidRDefault="002216BE" w:rsidP="00605064">
            <w:pPr>
              <w:ind w:left="-24" w:right="162"/>
              <w:jc w:val="center"/>
              <w:cnfStyle w:val="100000000000" w:firstRow="1" w:lastRow="0" w:firstColumn="0" w:lastColumn="0" w:oddVBand="0" w:evenVBand="0" w:oddHBand="0" w:evenHBand="0" w:firstRowFirstColumn="0" w:firstRowLastColumn="0" w:lastRowFirstColumn="0" w:lastRowLastColumn="0"/>
              <w:rPr>
                <w:rFonts w:ascii="Calibri" w:eastAsia="Aptos Narrow" w:hAnsi="Calibri" w:cs="Calibri"/>
                <w:color w:val="FFFFFF" w:themeColor="background1"/>
                <w:sz w:val="20"/>
                <w:szCs w:val="20"/>
              </w:rPr>
            </w:pPr>
            <w:r w:rsidRPr="00605064">
              <w:rPr>
                <w:rFonts w:ascii="Calibri" w:hAnsi="Calibri" w:cs="Calibri"/>
                <w:color w:val="FFFFFF" w:themeColor="background1"/>
                <w:sz w:val="20"/>
                <w:szCs w:val="20"/>
              </w:rPr>
              <w:t>Type</w:t>
            </w:r>
          </w:p>
        </w:tc>
        <w:tc>
          <w:tcPr>
            <w:tcW w:w="1350" w:type="dxa"/>
          </w:tcPr>
          <w:p w14:paraId="17D7D2A4" w14:textId="53BFEA82" w:rsidR="002216BE" w:rsidRPr="00605064" w:rsidRDefault="002216BE" w:rsidP="00605064">
            <w:pPr>
              <w:ind w:left="-24" w:right="162"/>
              <w:jc w:val="center"/>
              <w:cnfStyle w:val="100000000000" w:firstRow="1" w:lastRow="0" w:firstColumn="0" w:lastColumn="0" w:oddVBand="0" w:evenVBand="0" w:oddHBand="0" w:evenHBand="0" w:firstRowFirstColumn="0" w:firstRowLastColumn="0" w:lastRowFirstColumn="0" w:lastRowLastColumn="0"/>
              <w:rPr>
                <w:rFonts w:ascii="Calibri" w:eastAsia="Aptos Narrow" w:hAnsi="Calibri" w:cs="Calibri"/>
                <w:color w:val="FFFFFF" w:themeColor="background1"/>
                <w:sz w:val="20"/>
                <w:szCs w:val="20"/>
              </w:rPr>
            </w:pPr>
            <w:r w:rsidRPr="00605064">
              <w:rPr>
                <w:rFonts w:ascii="Calibri" w:hAnsi="Calibri" w:cs="Calibri"/>
                <w:color w:val="FFFFFF" w:themeColor="background1"/>
                <w:sz w:val="20"/>
                <w:szCs w:val="20"/>
              </w:rPr>
              <w:t>Required</w:t>
            </w:r>
          </w:p>
        </w:tc>
        <w:tc>
          <w:tcPr>
            <w:tcW w:w="4332" w:type="dxa"/>
          </w:tcPr>
          <w:p w14:paraId="4DB8A62F" w14:textId="04945067" w:rsidR="002216BE" w:rsidRPr="00605064" w:rsidRDefault="002216BE" w:rsidP="00605064">
            <w:pPr>
              <w:ind w:left="-24" w:right="162"/>
              <w:jc w:val="center"/>
              <w:cnfStyle w:val="100000000000" w:firstRow="1" w:lastRow="0" w:firstColumn="0" w:lastColumn="0" w:oddVBand="0" w:evenVBand="0" w:oddHBand="0" w:evenHBand="0" w:firstRowFirstColumn="0" w:firstRowLastColumn="0" w:lastRowFirstColumn="0" w:lastRowLastColumn="0"/>
              <w:rPr>
                <w:rFonts w:ascii="Calibri" w:eastAsia="Aptos Narrow" w:hAnsi="Calibri" w:cs="Calibri"/>
                <w:color w:val="FFFFFF" w:themeColor="background1"/>
                <w:sz w:val="20"/>
                <w:szCs w:val="20"/>
              </w:rPr>
            </w:pPr>
            <w:r w:rsidRPr="00605064">
              <w:rPr>
                <w:rFonts w:ascii="Calibri" w:hAnsi="Calibri" w:cs="Calibri"/>
                <w:color w:val="FFFFFF" w:themeColor="background1"/>
                <w:sz w:val="20"/>
                <w:szCs w:val="20"/>
              </w:rPr>
              <w:t>Description</w:t>
            </w:r>
          </w:p>
        </w:tc>
      </w:tr>
      <w:tr w:rsidR="0051527F" w:rsidRPr="00605064" w14:paraId="0003F053"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43F080D3" w14:textId="3DB08D99"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circumstanceCode</w:t>
            </w:r>
          </w:p>
        </w:tc>
        <w:tc>
          <w:tcPr>
            <w:tcW w:w="1248" w:type="dxa"/>
            <w:hideMark/>
          </w:tcPr>
          <w:p w14:paraId="7C8AF4D1"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String</w:t>
            </w:r>
            <w:r w:rsidRPr="5AD8E5F2">
              <w:rPr>
                <w:rFonts w:ascii="Calibri" w:eastAsia="Aptos Narrow" w:hAnsi="Calibri" w:cs="Calibri"/>
                <w:color w:val="242424"/>
                <w:sz w:val="20"/>
                <w:szCs w:val="20"/>
              </w:rPr>
              <w:t> </w:t>
            </w:r>
          </w:p>
        </w:tc>
        <w:tc>
          <w:tcPr>
            <w:tcW w:w="1350" w:type="dxa"/>
            <w:hideMark/>
          </w:tcPr>
          <w:p w14:paraId="79DEF1C7"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Yes</w:t>
            </w:r>
            <w:r w:rsidRPr="5AD8E5F2">
              <w:rPr>
                <w:rFonts w:ascii="Calibri" w:eastAsia="Aptos Narrow" w:hAnsi="Calibri" w:cs="Calibri"/>
                <w:color w:val="242424"/>
                <w:sz w:val="20"/>
                <w:szCs w:val="20"/>
              </w:rPr>
              <w:t> </w:t>
            </w:r>
          </w:p>
        </w:tc>
        <w:tc>
          <w:tcPr>
            <w:tcW w:w="4332" w:type="dxa"/>
            <w:hideMark/>
          </w:tcPr>
          <w:p w14:paraId="78EE693C"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circumstanceCode</w:t>
            </w:r>
            <w:r w:rsidRPr="5AD8E5F2">
              <w:rPr>
                <w:rFonts w:ascii="Calibri" w:eastAsia="Aptos Narrow" w:hAnsi="Calibri" w:cs="Calibri"/>
                <w:color w:val="242424"/>
                <w:sz w:val="20"/>
                <w:szCs w:val="20"/>
              </w:rPr>
              <w:t> </w:t>
            </w:r>
          </w:p>
          <w:p w14:paraId="6D480C12"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Reference table: RT_ECHC</w:t>
            </w:r>
            <w:r w:rsidRPr="5AD8E5F2">
              <w:rPr>
                <w:rFonts w:ascii="Calibri" w:eastAsia="Aptos Narrow" w:hAnsi="Calibri" w:cs="Calibri"/>
                <w:color w:val="242424"/>
                <w:sz w:val="20"/>
                <w:szCs w:val="20"/>
              </w:rPr>
              <w:t> </w:t>
            </w:r>
          </w:p>
        </w:tc>
      </w:tr>
      <w:tr w:rsidR="0051527F" w:rsidRPr="00605064" w14:paraId="4D472F1F"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32275547" w14:textId="39350717"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americanIndianAlaskanNative</w:t>
            </w:r>
          </w:p>
        </w:tc>
        <w:tc>
          <w:tcPr>
            <w:tcW w:w="1248" w:type="dxa"/>
            <w:hideMark/>
          </w:tcPr>
          <w:p w14:paraId="29FF5651" w14:textId="4F2C7B41"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Boo</w:t>
            </w:r>
            <w:r w:rsidR="48DA9F3C" w:rsidRPr="5AD8E5F2">
              <w:rPr>
                <w:rFonts w:ascii="Calibri" w:eastAsia="Aptos Narrow" w:hAnsi="Calibri" w:cs="Calibri"/>
                <w:color w:val="242424"/>
                <w:sz w:val="20"/>
                <w:szCs w:val="20"/>
                <w:lang w:val="en-GB"/>
              </w:rPr>
              <w:t>lean</w:t>
            </w:r>
          </w:p>
        </w:tc>
        <w:tc>
          <w:tcPr>
            <w:tcW w:w="1350" w:type="dxa"/>
            <w:hideMark/>
          </w:tcPr>
          <w:p w14:paraId="439F3AB4"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Yes</w:t>
            </w:r>
            <w:r w:rsidRPr="5AD8E5F2">
              <w:rPr>
                <w:rFonts w:ascii="Calibri" w:eastAsia="Aptos Narrow" w:hAnsi="Calibri" w:cs="Calibri"/>
                <w:color w:val="242424"/>
                <w:sz w:val="20"/>
                <w:szCs w:val="20"/>
              </w:rPr>
              <w:t> </w:t>
            </w:r>
          </w:p>
        </w:tc>
        <w:tc>
          <w:tcPr>
            <w:tcW w:w="4332" w:type="dxa"/>
            <w:hideMark/>
          </w:tcPr>
          <w:p w14:paraId="4E9BE258"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Is applicant American Indian/Alaskan Native</w:t>
            </w:r>
            <w:r w:rsidRPr="5AD8E5F2">
              <w:rPr>
                <w:rFonts w:ascii="Calibri" w:eastAsia="Aptos Narrow" w:hAnsi="Calibri" w:cs="Calibri"/>
                <w:color w:val="242424"/>
                <w:sz w:val="20"/>
                <w:szCs w:val="20"/>
              </w:rPr>
              <w:t> </w:t>
            </w:r>
          </w:p>
        </w:tc>
      </w:tr>
      <w:tr w:rsidR="0051527F" w:rsidRPr="00605064" w14:paraId="40879684"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3EE79A58" w14:textId="425DD565"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fedRecognizedTribe</w:t>
            </w:r>
          </w:p>
        </w:tc>
        <w:tc>
          <w:tcPr>
            <w:tcW w:w="1248" w:type="dxa"/>
            <w:hideMark/>
          </w:tcPr>
          <w:p w14:paraId="5618F2E4"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Boolean</w:t>
            </w:r>
            <w:r w:rsidRPr="5AD8E5F2">
              <w:rPr>
                <w:rFonts w:ascii="Calibri" w:eastAsia="Aptos Narrow" w:hAnsi="Calibri" w:cs="Calibri"/>
                <w:color w:val="242424"/>
                <w:sz w:val="20"/>
                <w:szCs w:val="20"/>
              </w:rPr>
              <w:t> </w:t>
            </w:r>
          </w:p>
        </w:tc>
        <w:tc>
          <w:tcPr>
            <w:tcW w:w="1350" w:type="dxa"/>
            <w:hideMark/>
          </w:tcPr>
          <w:p w14:paraId="162AF544"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rPr>
              <w:t>No </w:t>
            </w:r>
          </w:p>
        </w:tc>
        <w:tc>
          <w:tcPr>
            <w:tcW w:w="4332" w:type="dxa"/>
            <w:hideMark/>
          </w:tcPr>
          <w:p w14:paraId="090FDC6A"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Are you a member of a federally recognized tribe?</w:t>
            </w:r>
            <w:r w:rsidRPr="5AD8E5F2">
              <w:rPr>
                <w:rFonts w:ascii="Calibri" w:eastAsia="Aptos Narrow" w:hAnsi="Calibri" w:cs="Calibri"/>
                <w:color w:val="242424"/>
                <w:sz w:val="20"/>
                <w:szCs w:val="20"/>
              </w:rPr>
              <w:t> </w:t>
            </w:r>
          </w:p>
        </w:tc>
      </w:tr>
      <w:tr w:rsidR="0051527F" w:rsidRPr="00605064" w14:paraId="7105B77B"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2CA60EC9" w14:textId="24D06DF1"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tribeName</w:t>
            </w:r>
          </w:p>
        </w:tc>
        <w:tc>
          <w:tcPr>
            <w:tcW w:w="1248" w:type="dxa"/>
            <w:hideMark/>
          </w:tcPr>
          <w:p w14:paraId="7991FDC6" w14:textId="18AE6E59" w:rsidR="0051527F" w:rsidRPr="00605064" w:rsidRDefault="123E6750"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String</w:t>
            </w:r>
            <w:r w:rsidR="0BEC7E36" w:rsidRPr="5AD8E5F2">
              <w:rPr>
                <w:rFonts w:ascii="Calibri" w:eastAsia="Aptos Narrow" w:hAnsi="Calibri" w:cs="Calibri"/>
                <w:color w:val="242424"/>
                <w:sz w:val="20"/>
                <w:szCs w:val="20"/>
              </w:rPr>
              <w:t> </w:t>
            </w:r>
          </w:p>
        </w:tc>
        <w:tc>
          <w:tcPr>
            <w:tcW w:w="1350" w:type="dxa"/>
            <w:hideMark/>
          </w:tcPr>
          <w:p w14:paraId="70C17D14"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rPr>
              <w:t>No </w:t>
            </w:r>
          </w:p>
        </w:tc>
        <w:tc>
          <w:tcPr>
            <w:tcW w:w="4332" w:type="dxa"/>
            <w:hideMark/>
          </w:tcPr>
          <w:p w14:paraId="49E854B0" w14:textId="0F949C6D" w:rsidR="0051527F" w:rsidRPr="00605064" w:rsidRDefault="123E6750"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Name</w:t>
            </w:r>
            <w:r w:rsidR="0BEC7E36" w:rsidRPr="5AD8E5F2">
              <w:rPr>
                <w:rFonts w:ascii="Calibri" w:eastAsia="Aptos Narrow" w:hAnsi="Calibri" w:cs="Calibri"/>
                <w:color w:val="242424"/>
                <w:sz w:val="20"/>
                <w:szCs w:val="20"/>
                <w:lang w:val="en-GB"/>
              </w:rPr>
              <w:t xml:space="preserve"> of the tribe</w:t>
            </w:r>
          </w:p>
        </w:tc>
      </w:tr>
      <w:tr w:rsidR="0051527F" w:rsidRPr="00605064" w14:paraId="00577681"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035CD7D5" w14:textId="6B167FC1"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effectiveBeginDate</w:t>
            </w:r>
          </w:p>
        </w:tc>
        <w:tc>
          <w:tcPr>
            <w:tcW w:w="1248" w:type="dxa"/>
            <w:hideMark/>
          </w:tcPr>
          <w:p w14:paraId="1BD0BA75"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Date</w:t>
            </w:r>
            <w:r w:rsidRPr="5AD8E5F2">
              <w:rPr>
                <w:rFonts w:ascii="Calibri" w:eastAsia="Aptos Narrow" w:hAnsi="Calibri" w:cs="Calibri"/>
                <w:color w:val="242424"/>
                <w:sz w:val="20"/>
                <w:szCs w:val="20"/>
              </w:rPr>
              <w:t> </w:t>
            </w:r>
          </w:p>
        </w:tc>
        <w:tc>
          <w:tcPr>
            <w:tcW w:w="1350" w:type="dxa"/>
            <w:hideMark/>
          </w:tcPr>
          <w:p w14:paraId="318DD732"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No</w:t>
            </w:r>
            <w:r w:rsidRPr="5AD8E5F2">
              <w:rPr>
                <w:rFonts w:ascii="Calibri" w:eastAsia="Aptos Narrow" w:hAnsi="Calibri" w:cs="Calibri"/>
                <w:color w:val="242424"/>
                <w:sz w:val="20"/>
                <w:szCs w:val="20"/>
              </w:rPr>
              <w:t> </w:t>
            </w:r>
          </w:p>
        </w:tc>
        <w:tc>
          <w:tcPr>
            <w:tcW w:w="4332" w:type="dxa"/>
            <w:hideMark/>
          </w:tcPr>
          <w:p w14:paraId="298577F3" w14:textId="7D62FA2B" w:rsidR="0051527F" w:rsidRPr="00605064" w:rsidRDefault="008F7877"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51527F" w:rsidRPr="00605064" w14:paraId="22FA088C"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3669E272" w14:textId="77777777"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effectiveEndDate</w:t>
            </w:r>
            <w:r w:rsidRPr="5AD8E5F2">
              <w:rPr>
                <w:rFonts w:ascii="Calibri" w:eastAsia="Aptos Narrow" w:hAnsi="Calibri" w:cs="Calibri"/>
                <w:b w:val="0"/>
                <w:color w:val="242424"/>
                <w:sz w:val="20"/>
                <w:szCs w:val="20"/>
              </w:rPr>
              <w:t> </w:t>
            </w:r>
          </w:p>
        </w:tc>
        <w:tc>
          <w:tcPr>
            <w:tcW w:w="1248" w:type="dxa"/>
            <w:hideMark/>
          </w:tcPr>
          <w:p w14:paraId="1720F002"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Date</w:t>
            </w:r>
            <w:r w:rsidRPr="5AD8E5F2">
              <w:rPr>
                <w:rFonts w:ascii="Calibri" w:eastAsia="Aptos Narrow" w:hAnsi="Calibri" w:cs="Calibri"/>
                <w:color w:val="242424"/>
                <w:sz w:val="20"/>
                <w:szCs w:val="20"/>
              </w:rPr>
              <w:t> </w:t>
            </w:r>
          </w:p>
        </w:tc>
        <w:tc>
          <w:tcPr>
            <w:tcW w:w="1350" w:type="dxa"/>
            <w:hideMark/>
          </w:tcPr>
          <w:p w14:paraId="65A42E41"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No</w:t>
            </w:r>
            <w:r w:rsidRPr="5AD8E5F2">
              <w:rPr>
                <w:rFonts w:ascii="Calibri" w:eastAsia="Aptos Narrow" w:hAnsi="Calibri" w:cs="Calibri"/>
                <w:color w:val="242424"/>
                <w:sz w:val="20"/>
                <w:szCs w:val="20"/>
              </w:rPr>
              <w:t> </w:t>
            </w:r>
          </w:p>
        </w:tc>
        <w:tc>
          <w:tcPr>
            <w:tcW w:w="4332" w:type="dxa"/>
            <w:hideMark/>
          </w:tcPr>
          <w:p w14:paraId="668F4FEC" w14:textId="366A41A2" w:rsidR="0051527F" w:rsidRPr="00605064" w:rsidRDefault="00D4135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51527F" w:rsidRPr="00605064" w14:paraId="6930587A"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6D26A757" w14:textId="77777777"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source</w:t>
            </w:r>
            <w:r w:rsidRPr="5AD8E5F2">
              <w:rPr>
                <w:rFonts w:ascii="Calibri" w:eastAsia="Aptos Narrow" w:hAnsi="Calibri" w:cs="Calibri"/>
                <w:b w:val="0"/>
                <w:color w:val="242424"/>
                <w:sz w:val="20"/>
                <w:szCs w:val="20"/>
              </w:rPr>
              <w:t> </w:t>
            </w:r>
          </w:p>
        </w:tc>
        <w:tc>
          <w:tcPr>
            <w:tcW w:w="1248" w:type="dxa"/>
            <w:hideMark/>
          </w:tcPr>
          <w:p w14:paraId="7EEEB58E"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String</w:t>
            </w:r>
            <w:r w:rsidRPr="5AD8E5F2">
              <w:rPr>
                <w:rFonts w:ascii="Calibri" w:eastAsia="Aptos Narrow" w:hAnsi="Calibri" w:cs="Calibri"/>
                <w:color w:val="242424"/>
                <w:sz w:val="20"/>
                <w:szCs w:val="20"/>
              </w:rPr>
              <w:t> </w:t>
            </w:r>
          </w:p>
        </w:tc>
        <w:tc>
          <w:tcPr>
            <w:tcW w:w="1350" w:type="dxa"/>
            <w:hideMark/>
          </w:tcPr>
          <w:p w14:paraId="26B7F9A8"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Yes</w:t>
            </w:r>
            <w:r w:rsidRPr="5AD8E5F2">
              <w:rPr>
                <w:rFonts w:ascii="Calibri" w:eastAsia="Aptos Narrow" w:hAnsi="Calibri" w:cs="Calibri"/>
                <w:color w:val="242424"/>
                <w:sz w:val="20"/>
                <w:szCs w:val="20"/>
              </w:rPr>
              <w:t> </w:t>
            </w:r>
          </w:p>
        </w:tc>
        <w:tc>
          <w:tcPr>
            <w:tcW w:w="4332" w:type="dxa"/>
            <w:hideMark/>
          </w:tcPr>
          <w:p w14:paraId="44831C4D" w14:textId="4DF20BE1" w:rsidR="0051527F" w:rsidRPr="00605064" w:rsidRDefault="009A4D09" w:rsidP="00D64853">
            <w:pPr>
              <w:ind w:left="-24" w:right="16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Bidi"/>
                <w:lang w:val="en-GB"/>
              </w:rPr>
            </w:pPr>
            <w:r>
              <w:rPr>
                <w:rFonts w:ascii="Calibri" w:hAnsi="Calibri" w:cs="Calibri"/>
                <w:sz w:val="20"/>
                <w:szCs w:val="20"/>
              </w:rPr>
              <w:t>S</w:t>
            </w:r>
            <w:r w:rsidR="68592774" w:rsidRPr="00D64853">
              <w:rPr>
                <w:rFonts w:ascii="Calibri" w:eastAsia="Calibri" w:hAnsi="Calibri" w:cs="Calibri"/>
                <w:sz w:val="20"/>
                <w:szCs w:val="20"/>
              </w:rPr>
              <w:t>ource System: The system that MWRP received this data from (could be "MWRP" if the data was uploaded to MWRP).</w:t>
            </w:r>
          </w:p>
          <w:p w14:paraId="17F9E76F" w14:textId="06B0A2DA" w:rsidR="0051527F" w:rsidRPr="00605064" w:rsidRDefault="0051527F"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p>
        </w:tc>
      </w:tr>
      <w:tr w:rsidR="0051527F" w:rsidRPr="00605064" w14:paraId="1D9A6D47"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7EBF2146" w14:textId="77777777"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updateSw</w:t>
            </w:r>
            <w:r w:rsidRPr="5AD8E5F2">
              <w:rPr>
                <w:rFonts w:ascii="Calibri" w:eastAsia="Aptos Narrow" w:hAnsi="Calibri" w:cs="Calibri"/>
                <w:b w:val="0"/>
                <w:color w:val="242424"/>
                <w:sz w:val="20"/>
                <w:szCs w:val="20"/>
              </w:rPr>
              <w:t> </w:t>
            </w:r>
          </w:p>
        </w:tc>
        <w:tc>
          <w:tcPr>
            <w:tcW w:w="1248" w:type="dxa"/>
            <w:hideMark/>
          </w:tcPr>
          <w:p w14:paraId="056C7C49"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String</w:t>
            </w:r>
            <w:r w:rsidRPr="5AD8E5F2">
              <w:rPr>
                <w:rFonts w:ascii="Calibri" w:eastAsia="Aptos Narrow" w:hAnsi="Calibri" w:cs="Calibri"/>
                <w:color w:val="242424"/>
                <w:sz w:val="20"/>
                <w:szCs w:val="20"/>
              </w:rPr>
              <w:t> </w:t>
            </w:r>
          </w:p>
        </w:tc>
        <w:tc>
          <w:tcPr>
            <w:tcW w:w="1350" w:type="dxa"/>
            <w:hideMark/>
          </w:tcPr>
          <w:p w14:paraId="2DE8A7C1"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No</w:t>
            </w:r>
            <w:r w:rsidRPr="5AD8E5F2">
              <w:rPr>
                <w:rFonts w:ascii="Calibri" w:eastAsia="Aptos Narrow" w:hAnsi="Calibri" w:cs="Calibri"/>
                <w:color w:val="242424"/>
                <w:sz w:val="20"/>
                <w:szCs w:val="20"/>
              </w:rPr>
              <w:t> </w:t>
            </w:r>
          </w:p>
        </w:tc>
        <w:tc>
          <w:tcPr>
            <w:tcW w:w="4332" w:type="dxa"/>
            <w:hideMark/>
          </w:tcPr>
          <w:p w14:paraId="11448338" w14:textId="0AB45818" w:rsidR="005E23A6" w:rsidRDefault="005E23A6" w:rsidP="005E23A6">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12190D">
              <w:rPr>
                <w:rFonts w:ascii="Calibri" w:eastAsia="Calibri" w:hAnsi="Calibri" w:cs="Calibri"/>
                <w:color w:val="000000" w:themeColor="text1"/>
              </w:rPr>
              <w:t>Indicates whether source-system data was updated within MWRP</w:t>
            </w:r>
          </w:p>
          <w:p w14:paraId="13757F1E" w14:textId="46C0C78B" w:rsidR="0051527F" w:rsidRPr="00605064" w:rsidRDefault="005E23A6" w:rsidP="00D64853">
            <w:pPr>
              <w:ind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00D64853">
              <w:rPr>
                <w:rFonts w:ascii="Calibri" w:eastAsia="Calibri" w:hAnsi="Calibri" w:cs="Calibri"/>
                <w:color w:val="000000" w:themeColor="text1"/>
                <w:sz w:val="20"/>
              </w:rPr>
              <w:t>E.g.: 'Yes'/'No'</w:t>
            </w:r>
          </w:p>
        </w:tc>
      </w:tr>
      <w:tr w:rsidR="0051527F" w:rsidRPr="00605064" w14:paraId="3A9CE993"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14:paraId="485F0C4B" w14:textId="77777777" w:rsidR="0051527F" w:rsidRPr="00605064" w:rsidRDefault="0BEC7E36" w:rsidP="00605064">
            <w:pPr>
              <w:ind w:left="-24" w:right="162"/>
              <w:rPr>
                <w:rFonts w:ascii="Calibri" w:eastAsia="Aptos Narrow" w:hAnsi="Calibri" w:cs="Calibri"/>
                <w:color w:val="242424"/>
                <w:sz w:val="20"/>
                <w:szCs w:val="20"/>
              </w:rPr>
            </w:pPr>
            <w:r w:rsidRPr="5AD8E5F2">
              <w:rPr>
                <w:rFonts w:ascii="Calibri" w:eastAsia="Aptos Narrow" w:hAnsi="Calibri" w:cs="Calibri"/>
                <w:b w:val="0"/>
                <w:color w:val="242424"/>
                <w:sz w:val="20"/>
                <w:szCs w:val="20"/>
                <w:lang w:val="en-GB"/>
              </w:rPr>
              <w:t>vaCMSSequenceNum </w:t>
            </w:r>
            <w:r w:rsidRPr="5AD8E5F2">
              <w:rPr>
                <w:rFonts w:ascii="Calibri" w:eastAsia="Aptos Narrow" w:hAnsi="Calibri" w:cs="Calibri"/>
                <w:b w:val="0"/>
                <w:color w:val="242424"/>
                <w:sz w:val="20"/>
                <w:szCs w:val="20"/>
              </w:rPr>
              <w:t> </w:t>
            </w:r>
          </w:p>
        </w:tc>
        <w:tc>
          <w:tcPr>
            <w:tcW w:w="1248" w:type="dxa"/>
            <w:hideMark/>
          </w:tcPr>
          <w:p w14:paraId="01676860"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String</w:t>
            </w:r>
            <w:r w:rsidRPr="5AD8E5F2">
              <w:rPr>
                <w:rFonts w:ascii="Calibri" w:eastAsia="Aptos Narrow" w:hAnsi="Calibri" w:cs="Calibri"/>
                <w:color w:val="242424"/>
                <w:sz w:val="20"/>
                <w:szCs w:val="20"/>
              </w:rPr>
              <w:t> </w:t>
            </w:r>
          </w:p>
        </w:tc>
        <w:tc>
          <w:tcPr>
            <w:tcW w:w="1350" w:type="dxa"/>
            <w:hideMark/>
          </w:tcPr>
          <w:p w14:paraId="771BD728" w14:textId="77777777" w:rsidR="0051527F" w:rsidRPr="00605064" w:rsidRDefault="0BEC7E36"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sidRPr="5AD8E5F2">
              <w:rPr>
                <w:rFonts w:ascii="Calibri" w:eastAsia="Aptos Narrow" w:hAnsi="Calibri" w:cs="Calibri"/>
                <w:color w:val="242424"/>
                <w:sz w:val="20"/>
                <w:szCs w:val="20"/>
                <w:lang w:val="en-GB"/>
              </w:rPr>
              <w:t>Yes</w:t>
            </w:r>
            <w:r w:rsidRPr="5AD8E5F2">
              <w:rPr>
                <w:rFonts w:ascii="Calibri" w:eastAsia="Aptos Narrow" w:hAnsi="Calibri" w:cs="Calibri"/>
                <w:color w:val="242424"/>
                <w:sz w:val="20"/>
                <w:szCs w:val="20"/>
              </w:rPr>
              <w:t> </w:t>
            </w:r>
          </w:p>
        </w:tc>
        <w:tc>
          <w:tcPr>
            <w:tcW w:w="4332" w:type="dxa"/>
            <w:hideMark/>
          </w:tcPr>
          <w:p w14:paraId="021A00CA" w14:textId="7E224C89" w:rsidR="0051527F" w:rsidRPr="00605064" w:rsidRDefault="005807EE" w:rsidP="00605064">
            <w:pPr>
              <w:ind w:left="-24" w:right="162"/>
              <w:cnfStyle w:val="000000000000" w:firstRow="0" w:lastRow="0" w:firstColumn="0" w:lastColumn="0" w:oddVBand="0" w:evenVBand="0" w:oddHBand="0" w:evenHBand="0" w:firstRowFirstColumn="0" w:firstRowLastColumn="0" w:lastRowFirstColumn="0" w:lastRowLastColumn="0"/>
              <w:rPr>
                <w:rFonts w:ascii="Calibri" w:eastAsia="Aptos Narrow" w:hAnsi="Calibri" w:cs="Calibri"/>
                <w:color w:val="242424"/>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3A5BE71E" w14:textId="77777777" w:rsidR="00007863" w:rsidRPr="00605064" w:rsidRDefault="00007863" w:rsidP="00E0405D">
      <w:pPr>
        <w:ind w:left="720" w:right="162"/>
        <w:rPr>
          <w:rFonts w:ascii="Calibri" w:eastAsia="Aptos Narrow" w:hAnsi="Calibri" w:cs="Calibri"/>
          <w:color w:val="242424"/>
          <w:sz w:val="20"/>
          <w:szCs w:val="20"/>
        </w:rPr>
      </w:pPr>
    </w:p>
    <w:p w14:paraId="6CF50274" w14:textId="57538681" w:rsidR="00007863" w:rsidRPr="005424B9" w:rsidRDefault="00007863" w:rsidP="00C036EA">
      <w:pPr>
        <w:ind w:right="162"/>
        <w:rPr>
          <w:rFonts w:ascii="Calibri" w:hAnsi="Calibri" w:cs="Calibri"/>
          <w:sz w:val="20"/>
          <w:szCs w:val="20"/>
        </w:rPr>
      </w:pPr>
      <w:r w:rsidRPr="005424B9">
        <w:rPr>
          <w:rFonts w:ascii="Calibri" w:eastAsia="Aptos Narrow" w:hAnsi="Calibri" w:cs="Calibri"/>
          <w:color w:val="242424"/>
          <w:sz w:val="20"/>
          <w:szCs w:val="20"/>
        </w:rPr>
        <w:t>FrailtyDTO</w:t>
      </w:r>
      <w:r w:rsidRPr="005424B9">
        <w:rPr>
          <w:rFonts w:ascii="Calibri" w:hAnsi="Calibri" w:cs="Calibri"/>
          <w:color w:val="000000" w:themeColor="text1"/>
          <w:sz w:val="20"/>
          <w:szCs w:val="20"/>
        </w:rPr>
        <w:t>:</w:t>
      </w:r>
    </w:p>
    <w:tbl>
      <w:tblPr>
        <w:tblW w:w="9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1530"/>
        <w:gridCol w:w="1170"/>
        <w:gridCol w:w="4561"/>
      </w:tblGrid>
      <w:tr w:rsidR="00007863" w:rsidRPr="005424B9" w14:paraId="71A1B1E3" w14:textId="77777777" w:rsidTr="5AD8E5F2">
        <w:trPr>
          <w:trHeight w:val="300"/>
          <w:tblHeader/>
        </w:trPr>
        <w:tc>
          <w:tcPr>
            <w:tcW w:w="2430" w:type="dxa"/>
            <w:shd w:val="clear" w:color="auto" w:fill="000000" w:themeFill="text1"/>
          </w:tcPr>
          <w:p w14:paraId="0E6BFCE1" w14:textId="77777777" w:rsidR="00007863" w:rsidRPr="005424B9" w:rsidRDefault="00007863"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530" w:type="dxa"/>
            <w:shd w:val="clear" w:color="auto" w:fill="000000" w:themeFill="text1"/>
          </w:tcPr>
          <w:p w14:paraId="5FD0FAF5" w14:textId="77777777" w:rsidR="00007863" w:rsidRPr="005424B9" w:rsidRDefault="00007863"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170" w:type="dxa"/>
            <w:shd w:val="clear" w:color="auto" w:fill="000000" w:themeFill="text1"/>
          </w:tcPr>
          <w:p w14:paraId="6F38842F" w14:textId="77777777" w:rsidR="00007863" w:rsidRPr="005424B9" w:rsidRDefault="00007863"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4561" w:type="dxa"/>
            <w:shd w:val="clear" w:color="auto" w:fill="000000" w:themeFill="text1"/>
          </w:tcPr>
          <w:p w14:paraId="6633F097" w14:textId="77777777" w:rsidR="00007863" w:rsidRPr="005424B9" w:rsidRDefault="00007863"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00007863" w:rsidRPr="005424B9" w14:paraId="26B6CAD0"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633233EB"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seriousMedicalCondition</w:t>
            </w:r>
          </w:p>
        </w:tc>
        <w:tc>
          <w:tcPr>
            <w:tcW w:w="1530" w:type="dxa"/>
            <w:tcBorders>
              <w:top w:val="single" w:sz="4" w:space="0" w:color="auto"/>
              <w:left w:val="single" w:sz="4" w:space="0" w:color="auto"/>
              <w:bottom w:val="single" w:sz="4" w:space="0" w:color="auto"/>
              <w:right w:val="single" w:sz="4" w:space="0" w:color="auto"/>
            </w:tcBorders>
          </w:tcPr>
          <w:p w14:paraId="17FEB223" w14:textId="2A24438A" w:rsidR="00007863" w:rsidRPr="005424B9" w:rsidRDefault="7904D282" w:rsidP="31714CD1">
            <w:pPr>
              <w:pStyle w:val="TableText10"/>
              <w:rPr>
                <w:rFonts w:ascii="Calibri" w:hAnsi="Calibri" w:cs="Calibri"/>
                <w:szCs w:val="20"/>
              </w:rPr>
            </w:pPr>
            <w:r w:rsidRPr="005424B9">
              <w:rPr>
                <w:rFonts w:ascii="Calibri" w:eastAsiaTheme="minorEastAsia"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2104B48B" w14:textId="77777777" w:rsidR="00007863" w:rsidRPr="005424B9" w:rsidRDefault="00007863" w:rsidP="000D596E">
            <w:pPr>
              <w:pStyle w:val="TableText10"/>
              <w:rPr>
                <w:rFonts w:ascii="Calibri" w:eastAsiaTheme="minorEastAsia" w:hAnsi="Calibri" w:cs="Calibri"/>
                <w:szCs w:val="20"/>
              </w:rPr>
            </w:pPr>
            <w:r w:rsidRPr="005424B9">
              <w:rPr>
                <w:rFonts w:ascii="Calibri" w:eastAsiaTheme="minorEastAsia" w:hAnsi="Calibri" w:cs="Calibri"/>
                <w:color w:val="000000" w:themeColor="text1"/>
                <w:szCs w:val="20"/>
              </w:rPr>
              <w:t>Yes</w:t>
            </w:r>
          </w:p>
        </w:tc>
        <w:tc>
          <w:tcPr>
            <w:tcW w:w="4561" w:type="dxa"/>
            <w:tcBorders>
              <w:top w:val="single" w:sz="4" w:space="0" w:color="auto"/>
              <w:left w:val="single" w:sz="4" w:space="0" w:color="auto"/>
              <w:bottom w:val="single" w:sz="4" w:space="0" w:color="auto"/>
              <w:right w:val="single" w:sz="4" w:space="0" w:color="auto"/>
            </w:tcBorders>
          </w:tcPr>
          <w:p w14:paraId="4C8F0B71" w14:textId="351A99EC" w:rsidR="00007863" w:rsidRPr="005424B9" w:rsidRDefault="00F0333D" w:rsidP="31714CD1">
            <w:pPr>
              <w:spacing w:before="20" w:after="120"/>
              <w:rPr>
                <w:rFonts w:ascii="Calibri" w:eastAsia="Aptos Narrow" w:hAnsi="Calibri" w:cs="Calibri"/>
                <w:color w:val="242424"/>
                <w:sz w:val="20"/>
                <w:szCs w:val="20"/>
              </w:rPr>
            </w:pPr>
            <w:r w:rsidRPr="005424B9">
              <w:rPr>
                <w:rFonts w:ascii="Calibri" w:eastAsia="Aptos Narrow" w:hAnsi="Calibri" w:cs="Calibri"/>
                <w:color w:val="242424"/>
                <w:sz w:val="20"/>
                <w:szCs w:val="20"/>
              </w:rPr>
              <w:t>Does an adult between the ages of 19-64 in your household have a serious or complex medical condition, serious mental health condition, substance use disorder, or a physical, developmental, or intellectual disability that makes it hard for them to work, volunteer, or go to school or a training program (even if they have not been diagnosed with or received treatment for that condition)?</w:t>
            </w:r>
          </w:p>
        </w:tc>
      </w:tr>
      <w:tr w:rsidR="00007863" w:rsidRPr="005424B9" w14:paraId="61E9834C"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3FB31389" w14:textId="37212910" w:rsidR="00007863" w:rsidRPr="005424B9" w:rsidRDefault="765F0E18" w:rsidP="31714CD1">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ser</w:t>
            </w:r>
            <w:r w:rsidR="7DAAFC7B" w:rsidRPr="005424B9">
              <w:rPr>
                <w:rFonts w:ascii="Calibri" w:eastAsiaTheme="minorEastAsia" w:hAnsi="Calibri" w:cs="Calibri"/>
                <w:color w:val="000000" w:themeColor="text1"/>
                <w:szCs w:val="20"/>
              </w:rPr>
              <w:t>i</w:t>
            </w:r>
            <w:r w:rsidRPr="005424B9">
              <w:rPr>
                <w:rFonts w:ascii="Calibri" w:eastAsiaTheme="minorEastAsia" w:hAnsi="Calibri" w:cs="Calibri"/>
                <w:color w:val="000000" w:themeColor="text1"/>
                <w:szCs w:val="20"/>
              </w:rPr>
              <w:t>ousHealthProblemImpactsYourLife</w:t>
            </w:r>
          </w:p>
        </w:tc>
        <w:tc>
          <w:tcPr>
            <w:tcW w:w="1530" w:type="dxa"/>
            <w:tcBorders>
              <w:top w:val="single" w:sz="4" w:space="0" w:color="auto"/>
              <w:left w:val="single" w:sz="4" w:space="0" w:color="auto"/>
              <w:bottom w:val="single" w:sz="4" w:space="0" w:color="auto"/>
              <w:right w:val="single" w:sz="4" w:space="0" w:color="auto"/>
            </w:tcBorders>
          </w:tcPr>
          <w:p w14:paraId="5401471C"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5011DCEE" w14:textId="77777777" w:rsidR="00007863" w:rsidRPr="005424B9" w:rsidRDefault="00007863" w:rsidP="000D596E">
            <w:pPr>
              <w:pStyle w:val="TableText10"/>
              <w:rPr>
                <w:rFonts w:ascii="Calibri" w:hAnsi="Calibri" w:cs="Calibri"/>
                <w:szCs w:val="20"/>
              </w:rPr>
            </w:pPr>
            <w:r w:rsidRPr="005424B9">
              <w:rPr>
                <w:rFonts w:ascii="Calibri" w:eastAsiaTheme="minorEastAsia" w:hAnsi="Calibri" w:cs="Calibri"/>
                <w:color w:val="000000" w:themeColor="text1"/>
                <w:szCs w:val="20"/>
              </w:rPr>
              <w:t>Yes</w:t>
            </w:r>
          </w:p>
        </w:tc>
        <w:tc>
          <w:tcPr>
            <w:tcW w:w="4561" w:type="dxa"/>
            <w:tcBorders>
              <w:top w:val="single" w:sz="4" w:space="0" w:color="auto"/>
              <w:left w:val="single" w:sz="4" w:space="0" w:color="auto"/>
              <w:bottom w:val="single" w:sz="4" w:space="0" w:color="auto"/>
              <w:right w:val="single" w:sz="4" w:space="0" w:color="auto"/>
            </w:tcBorders>
          </w:tcPr>
          <w:p w14:paraId="469221D3" w14:textId="77777777" w:rsidR="00A54E21" w:rsidRPr="005424B9" w:rsidRDefault="00A54E21" w:rsidP="31714CD1">
            <w:pPr>
              <w:shd w:val="clear" w:color="auto" w:fill="FFFFFF" w:themeFill="background1"/>
              <w:rPr>
                <w:rFonts w:ascii="Calibri" w:eastAsia="Aptos Narrow" w:hAnsi="Calibri" w:cs="Calibri"/>
                <w:color w:val="000000" w:themeColor="text1"/>
                <w:sz w:val="20"/>
                <w:szCs w:val="20"/>
              </w:rPr>
            </w:pPr>
            <w:r w:rsidRPr="005424B9">
              <w:rPr>
                <w:rFonts w:ascii="Calibri" w:eastAsia="Aptos Narrow" w:hAnsi="Calibri" w:cs="Calibri"/>
                <w:color w:val="000000" w:themeColor="text1"/>
                <w:sz w:val="20"/>
                <w:szCs w:val="20"/>
              </w:rPr>
              <w:t>Diagnosed with or received treatment for a serious or complex medical condition, illness, injury or health problem that has had a major impact on your life?</w:t>
            </w:r>
          </w:p>
          <w:p w14:paraId="368686AE" w14:textId="5DF9919D" w:rsidR="00007863" w:rsidRPr="005424B9" w:rsidRDefault="00A54E21" w:rsidP="31714CD1">
            <w:pPr>
              <w:pStyle w:val="TableText10"/>
              <w:shd w:val="clear" w:color="auto" w:fill="FFFFFF" w:themeFill="background1"/>
              <w:rPr>
                <w:rFonts w:ascii="Calibri" w:eastAsia="Aptos Narrow" w:hAnsi="Calibri" w:cs="Calibri"/>
                <w:color w:val="000000" w:themeColor="text1"/>
                <w:szCs w:val="20"/>
              </w:rPr>
            </w:pPr>
            <w:r w:rsidRPr="005424B9">
              <w:rPr>
                <w:rFonts w:ascii="Calibri" w:eastAsia="Aptos Narrow" w:hAnsi="Calibri" w:cs="Calibri"/>
                <w:i/>
                <w:iCs/>
                <w:color w:val="000000" w:themeColor="text1"/>
                <w:szCs w:val="20"/>
              </w:rPr>
              <w:t>Such as cancer, degenerative neurological disease, sickle cell, Crohn’s disease, cardiac failure, kidney failure, COPD, severe asthma, and organ transplant recipient.</w:t>
            </w:r>
            <w:r w:rsidRPr="005424B9">
              <w:rPr>
                <w:rFonts w:ascii="Calibri" w:eastAsia="Aptos Narrow" w:hAnsi="Calibri" w:cs="Calibri"/>
                <w:color w:val="000000" w:themeColor="text1"/>
                <w:szCs w:val="20"/>
              </w:rPr>
              <w:t xml:space="preserve"> </w:t>
            </w:r>
          </w:p>
        </w:tc>
      </w:tr>
      <w:tr w:rsidR="00007863" w:rsidRPr="005424B9" w14:paraId="0AACCBA1"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565EDC64" w14:textId="77777777" w:rsidR="00007863" w:rsidRPr="005424B9" w:rsidRDefault="00007863" w:rsidP="000D596E">
            <w:pPr>
              <w:pStyle w:val="TableText10"/>
              <w:rPr>
                <w:rFonts w:ascii="Calibri" w:hAnsi="Calibri" w:cs="Calibri"/>
                <w:szCs w:val="20"/>
              </w:rPr>
            </w:pPr>
            <w:r w:rsidRPr="005424B9">
              <w:rPr>
                <w:rFonts w:ascii="Calibri" w:eastAsiaTheme="minorEastAsia" w:hAnsi="Calibri" w:cs="Calibri"/>
                <w:color w:val="000000" w:themeColor="text1"/>
                <w:szCs w:val="20"/>
              </w:rPr>
              <w:t>mentalHealth</w:t>
            </w:r>
          </w:p>
        </w:tc>
        <w:tc>
          <w:tcPr>
            <w:tcW w:w="1530" w:type="dxa"/>
            <w:tcBorders>
              <w:top w:val="single" w:sz="4" w:space="0" w:color="auto"/>
              <w:left w:val="single" w:sz="4" w:space="0" w:color="auto"/>
              <w:bottom w:val="single" w:sz="4" w:space="0" w:color="auto"/>
              <w:right w:val="single" w:sz="4" w:space="0" w:color="auto"/>
            </w:tcBorders>
          </w:tcPr>
          <w:p w14:paraId="1039C3BE"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13171A95" w14:textId="7E3D0058" w:rsidR="00007863" w:rsidRPr="005424B9" w:rsidRDefault="2960AB63" w:rsidP="31714CD1">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Yes</w:t>
            </w:r>
          </w:p>
        </w:tc>
        <w:tc>
          <w:tcPr>
            <w:tcW w:w="4561" w:type="dxa"/>
            <w:tcBorders>
              <w:top w:val="single" w:sz="4" w:space="0" w:color="auto"/>
              <w:left w:val="single" w:sz="4" w:space="0" w:color="auto"/>
              <w:bottom w:val="single" w:sz="4" w:space="0" w:color="auto"/>
              <w:right w:val="single" w:sz="4" w:space="0" w:color="auto"/>
            </w:tcBorders>
          </w:tcPr>
          <w:p w14:paraId="5800FD43" w14:textId="77777777" w:rsidR="00E84D0D" w:rsidRPr="005424B9" w:rsidRDefault="00E84D0D" w:rsidP="31714CD1">
            <w:pPr>
              <w:pStyle w:val="TableText10"/>
              <w:rPr>
                <w:rFonts w:ascii="Calibri" w:eastAsia="Aptos Narrow" w:hAnsi="Calibri" w:cs="Calibri"/>
                <w:color w:val="000000" w:themeColor="text1"/>
                <w:szCs w:val="20"/>
              </w:rPr>
            </w:pPr>
            <w:r w:rsidRPr="005424B9">
              <w:rPr>
                <w:rFonts w:ascii="Calibri" w:eastAsia="Aptos Narrow" w:hAnsi="Calibri" w:cs="Calibri"/>
                <w:color w:val="000000" w:themeColor="text1"/>
                <w:szCs w:val="20"/>
              </w:rPr>
              <w:t>Told by a health care professional that you have or received treatment for a serious mental health condition, including having received crisis services or care in a residential treatment facility or psychiatric care hospital?</w:t>
            </w:r>
          </w:p>
          <w:p w14:paraId="19B332B3" w14:textId="6C82A943" w:rsidR="00007863" w:rsidRPr="005424B9" w:rsidRDefault="00E84D0D" w:rsidP="31714CD1">
            <w:pPr>
              <w:pStyle w:val="TableText10"/>
              <w:rPr>
                <w:rFonts w:ascii="Calibri" w:eastAsia="Aptos Narrow" w:hAnsi="Calibri" w:cs="Calibri"/>
                <w:color w:val="000000" w:themeColor="text1"/>
                <w:szCs w:val="20"/>
              </w:rPr>
            </w:pPr>
            <w:r w:rsidRPr="005424B9">
              <w:rPr>
                <w:rFonts w:ascii="Calibri" w:eastAsia="Aptos Narrow" w:hAnsi="Calibri" w:cs="Calibri"/>
                <w:i/>
                <w:iCs/>
                <w:color w:val="000000" w:themeColor="text1"/>
                <w:szCs w:val="20"/>
              </w:rPr>
              <w:t xml:space="preserve">For example: bipolar disorder, delusional disorder, depression with severe </w:t>
            </w:r>
          </w:p>
        </w:tc>
      </w:tr>
      <w:tr w:rsidR="00007863" w:rsidRPr="005424B9" w14:paraId="2A22B490"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220CA7B9"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physicalDisability</w:t>
            </w:r>
          </w:p>
        </w:tc>
        <w:tc>
          <w:tcPr>
            <w:tcW w:w="1530" w:type="dxa"/>
            <w:tcBorders>
              <w:top w:val="single" w:sz="4" w:space="0" w:color="auto"/>
              <w:left w:val="single" w:sz="4" w:space="0" w:color="auto"/>
              <w:bottom w:val="single" w:sz="4" w:space="0" w:color="auto"/>
              <w:right w:val="single" w:sz="4" w:space="0" w:color="auto"/>
            </w:tcBorders>
          </w:tcPr>
          <w:p w14:paraId="5A8B1B94"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25ADDF86" w14:textId="7D6FF639" w:rsidR="00007863" w:rsidRPr="005424B9" w:rsidRDefault="12DE7782" w:rsidP="31714CD1">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Yes</w:t>
            </w:r>
          </w:p>
        </w:tc>
        <w:tc>
          <w:tcPr>
            <w:tcW w:w="4561" w:type="dxa"/>
            <w:tcBorders>
              <w:top w:val="single" w:sz="4" w:space="0" w:color="auto"/>
              <w:left w:val="single" w:sz="4" w:space="0" w:color="auto"/>
              <w:bottom w:val="single" w:sz="4" w:space="0" w:color="auto"/>
              <w:right w:val="single" w:sz="4" w:space="0" w:color="auto"/>
            </w:tcBorders>
          </w:tcPr>
          <w:p w14:paraId="1A64DA98" w14:textId="3D128471" w:rsidR="00007863" w:rsidRPr="005424B9" w:rsidRDefault="00864DD8" w:rsidP="31714CD1">
            <w:pPr>
              <w:pStyle w:val="TableText10"/>
              <w:rPr>
                <w:rFonts w:ascii="Calibri" w:eastAsia="Aptos Narrow" w:hAnsi="Calibri" w:cs="Calibri"/>
                <w:color w:val="242424"/>
                <w:szCs w:val="20"/>
              </w:rPr>
            </w:pPr>
            <w:r w:rsidRPr="005424B9">
              <w:rPr>
                <w:rFonts w:ascii="Calibri" w:eastAsia="Aptos Narrow" w:hAnsi="Calibri" w:cs="Calibri"/>
                <w:color w:val="242424"/>
                <w:szCs w:val="20"/>
              </w:rPr>
              <w:t>Have a physical, intellectual or developmental disability that causes you to need help from another person to do at least one activity of daily living (bathing, dressing, toileting, eating, or moving from one place to another, such as their bed or a chair without help)</w:t>
            </w:r>
          </w:p>
        </w:tc>
      </w:tr>
      <w:tr w:rsidR="00007863" w:rsidRPr="005424B9" w14:paraId="6C41D3AC"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018355DA"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effectiveStartDate</w:t>
            </w:r>
          </w:p>
        </w:tc>
        <w:tc>
          <w:tcPr>
            <w:tcW w:w="1530" w:type="dxa"/>
            <w:tcBorders>
              <w:top w:val="single" w:sz="4" w:space="0" w:color="auto"/>
              <w:left w:val="single" w:sz="4" w:space="0" w:color="auto"/>
              <w:bottom w:val="single" w:sz="4" w:space="0" w:color="auto"/>
              <w:right w:val="single" w:sz="4" w:space="0" w:color="auto"/>
            </w:tcBorders>
          </w:tcPr>
          <w:p w14:paraId="268132EF"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Date</w:t>
            </w:r>
          </w:p>
        </w:tc>
        <w:tc>
          <w:tcPr>
            <w:tcW w:w="1170" w:type="dxa"/>
            <w:tcBorders>
              <w:top w:val="single" w:sz="4" w:space="0" w:color="auto"/>
              <w:left w:val="single" w:sz="4" w:space="0" w:color="auto"/>
              <w:bottom w:val="single" w:sz="4" w:space="0" w:color="auto"/>
              <w:right w:val="single" w:sz="4" w:space="0" w:color="auto"/>
            </w:tcBorders>
          </w:tcPr>
          <w:p w14:paraId="458BD125"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Yes</w:t>
            </w:r>
          </w:p>
        </w:tc>
        <w:tc>
          <w:tcPr>
            <w:tcW w:w="4561" w:type="dxa"/>
            <w:tcBorders>
              <w:top w:val="single" w:sz="4" w:space="0" w:color="auto"/>
              <w:left w:val="single" w:sz="4" w:space="0" w:color="auto"/>
              <w:bottom w:val="single" w:sz="4" w:space="0" w:color="auto"/>
              <w:right w:val="single" w:sz="4" w:space="0" w:color="auto"/>
            </w:tcBorders>
          </w:tcPr>
          <w:p w14:paraId="1FE34103" w14:textId="31EBAA40" w:rsidR="00007863" w:rsidRPr="005424B9" w:rsidRDefault="009B7D05" w:rsidP="000D596E">
            <w:pPr>
              <w:pStyle w:val="TableText10"/>
              <w:rPr>
                <w:rFonts w:ascii="Calibri" w:eastAsia="Aptos Narrow" w:hAnsi="Calibri" w:cs="Calibri"/>
                <w:color w:val="242424"/>
                <w:szCs w:val="20"/>
              </w:rPr>
            </w:pPr>
            <w:r w:rsidRPr="009B7D05">
              <w:rPr>
                <w:rFonts w:ascii="Calibri" w:eastAsia="Aptos Narrow" w:hAnsi="Calibri" w:cs="Calibri"/>
                <w:color w:val="242424"/>
                <w:szCs w:val="20"/>
              </w:rPr>
              <w:t xml:space="preserve">Date on which </w:t>
            </w:r>
            <w:r w:rsidR="00375169" w:rsidRPr="005424B9">
              <w:rPr>
                <w:rFonts w:ascii="Calibri" w:eastAsia="Aptos Narrow" w:hAnsi="Calibri" w:cs="Calibri"/>
                <w:color w:val="242424"/>
                <w:szCs w:val="20"/>
              </w:rPr>
              <w:t>the Frailty record</w:t>
            </w:r>
            <w:r w:rsidR="00375169" w:rsidRPr="009B7D05">
              <w:rPr>
                <w:rFonts w:ascii="Calibri" w:eastAsia="Aptos Narrow" w:hAnsi="Calibri" w:cs="Calibri"/>
                <w:color w:val="242424"/>
                <w:szCs w:val="20"/>
              </w:rPr>
              <w:t xml:space="preserve"> </w:t>
            </w:r>
            <w:r w:rsidRPr="009B7D05">
              <w:rPr>
                <w:rFonts w:ascii="Calibri" w:eastAsia="Aptos Narrow" w:hAnsi="Calibri" w:cs="Calibri"/>
                <w:color w:val="242424"/>
                <w:szCs w:val="20"/>
              </w:rPr>
              <w:t>became effective in the source system (VaCMS). Null indicates the record remains active.</w:t>
            </w:r>
            <w:r w:rsidR="00375169">
              <w:rPr>
                <w:rFonts w:ascii="Calibri" w:eastAsia="Aptos Narrow" w:hAnsi="Calibri" w:cs="Calibri"/>
                <w:color w:val="242424"/>
                <w:szCs w:val="20"/>
              </w:rPr>
              <w:t xml:space="preserve"> </w:t>
            </w:r>
          </w:p>
        </w:tc>
      </w:tr>
      <w:tr w:rsidR="00007863" w:rsidRPr="005424B9" w14:paraId="7098FF54"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3462678B"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effectiveEndDate</w:t>
            </w:r>
          </w:p>
        </w:tc>
        <w:tc>
          <w:tcPr>
            <w:tcW w:w="1530" w:type="dxa"/>
            <w:tcBorders>
              <w:top w:val="single" w:sz="4" w:space="0" w:color="auto"/>
              <w:left w:val="single" w:sz="4" w:space="0" w:color="auto"/>
              <w:bottom w:val="single" w:sz="4" w:space="0" w:color="auto"/>
              <w:right w:val="single" w:sz="4" w:space="0" w:color="auto"/>
            </w:tcBorders>
          </w:tcPr>
          <w:p w14:paraId="3E2B154A"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Date</w:t>
            </w:r>
          </w:p>
        </w:tc>
        <w:tc>
          <w:tcPr>
            <w:tcW w:w="1170" w:type="dxa"/>
            <w:tcBorders>
              <w:top w:val="single" w:sz="4" w:space="0" w:color="auto"/>
              <w:left w:val="single" w:sz="4" w:space="0" w:color="auto"/>
              <w:bottom w:val="single" w:sz="4" w:space="0" w:color="auto"/>
              <w:right w:val="single" w:sz="4" w:space="0" w:color="auto"/>
            </w:tcBorders>
          </w:tcPr>
          <w:p w14:paraId="15DC90E7" w14:textId="77777777" w:rsidR="00007863" w:rsidRPr="005424B9" w:rsidRDefault="00007863"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No</w:t>
            </w:r>
          </w:p>
        </w:tc>
        <w:tc>
          <w:tcPr>
            <w:tcW w:w="4561" w:type="dxa"/>
            <w:tcBorders>
              <w:top w:val="single" w:sz="4" w:space="0" w:color="auto"/>
              <w:left w:val="single" w:sz="4" w:space="0" w:color="auto"/>
              <w:bottom w:val="single" w:sz="4" w:space="0" w:color="auto"/>
              <w:right w:val="single" w:sz="4" w:space="0" w:color="auto"/>
            </w:tcBorders>
          </w:tcPr>
          <w:p w14:paraId="49AF994D" w14:textId="7425E22C" w:rsidR="00A10FFA" w:rsidRPr="005424B9" w:rsidRDefault="0090235C" w:rsidP="000D596E">
            <w:pPr>
              <w:pStyle w:val="TableText10"/>
              <w:rPr>
                <w:rFonts w:ascii="Calibri" w:eastAsia="Aptos Narrow" w:hAnsi="Calibri" w:cs="Calibri"/>
                <w:color w:val="242424"/>
                <w:szCs w:val="20"/>
              </w:rPr>
            </w:pPr>
            <w:r w:rsidRPr="009B7D05">
              <w:rPr>
                <w:rFonts w:ascii="Calibri" w:eastAsia="Aptos Narrow" w:hAnsi="Calibri" w:cs="Calibri"/>
                <w:color w:val="242424"/>
                <w:szCs w:val="20"/>
              </w:rPr>
              <w:t xml:space="preserve">Date on which </w:t>
            </w:r>
            <w:r w:rsidRPr="005424B9">
              <w:rPr>
                <w:rFonts w:ascii="Calibri" w:eastAsia="Aptos Narrow" w:hAnsi="Calibri" w:cs="Calibri"/>
                <w:color w:val="242424"/>
                <w:szCs w:val="20"/>
              </w:rPr>
              <w:t>the Frailty record</w:t>
            </w:r>
            <w:r w:rsidRPr="009B7D05">
              <w:rPr>
                <w:rFonts w:ascii="Calibri" w:eastAsia="Aptos Narrow" w:hAnsi="Calibri" w:cs="Calibri"/>
                <w:color w:val="242424"/>
                <w:szCs w:val="20"/>
              </w:rPr>
              <w:t xml:space="preserve"> </w:t>
            </w:r>
            <w:r w:rsidR="008D6DA6">
              <w:rPr>
                <w:rFonts w:ascii="Calibri" w:eastAsia="Aptos Narrow" w:hAnsi="Calibri" w:cs="Calibri"/>
                <w:color w:val="242424"/>
                <w:szCs w:val="20"/>
              </w:rPr>
              <w:t>ceased to be</w:t>
            </w:r>
            <w:r w:rsidRPr="009B7D05">
              <w:rPr>
                <w:rFonts w:ascii="Calibri" w:eastAsia="Aptos Narrow" w:hAnsi="Calibri" w:cs="Calibri"/>
                <w:color w:val="242424"/>
                <w:szCs w:val="20"/>
              </w:rPr>
              <w:t xml:space="preserve"> effective in the source system (VaCMS). Null indicates the record remains active.</w:t>
            </w:r>
            <w:r>
              <w:rPr>
                <w:rFonts w:ascii="Calibri" w:eastAsia="Aptos Narrow" w:hAnsi="Calibri" w:cs="Calibri"/>
                <w:color w:val="242424"/>
                <w:szCs w:val="20"/>
              </w:rPr>
              <w:t xml:space="preserve"> </w:t>
            </w:r>
          </w:p>
        </w:tc>
      </w:tr>
      <w:tr w:rsidR="005C06CE" w:rsidRPr="005424B9" w14:paraId="3AD213AC"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1A4D72B6" w14:textId="08501359" w:rsidR="005C06CE" w:rsidRPr="005424B9" w:rsidRDefault="005C06CE" w:rsidP="31714CD1">
            <w:pPr>
              <w:pStyle w:val="TableText10"/>
              <w:rPr>
                <w:rFonts w:ascii="Calibri" w:eastAsiaTheme="majorEastAsia" w:hAnsi="Calibri" w:cs="Calibri"/>
                <w:szCs w:val="20"/>
                <w:lang w:val="en-GB"/>
              </w:rPr>
            </w:pPr>
            <w:r w:rsidRPr="005424B9">
              <w:rPr>
                <w:rFonts w:ascii="Calibri" w:eastAsia="Calibri" w:hAnsi="Calibri" w:cs="Calibri"/>
                <w:color w:val="000000" w:themeColor="text1"/>
                <w:szCs w:val="20"/>
              </w:rPr>
              <w:t>drugOrAlcoholUseDisorder</w:t>
            </w:r>
          </w:p>
        </w:tc>
        <w:tc>
          <w:tcPr>
            <w:tcW w:w="1530" w:type="dxa"/>
            <w:tcBorders>
              <w:top w:val="single" w:sz="4" w:space="0" w:color="auto"/>
              <w:left w:val="single" w:sz="4" w:space="0" w:color="auto"/>
              <w:bottom w:val="single" w:sz="4" w:space="0" w:color="auto"/>
              <w:right w:val="single" w:sz="4" w:space="0" w:color="auto"/>
            </w:tcBorders>
          </w:tcPr>
          <w:p w14:paraId="28366BC3" w14:textId="0302EF3D"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4AD0E1CB" w14:textId="22A0A997"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No</w:t>
            </w:r>
          </w:p>
        </w:tc>
        <w:tc>
          <w:tcPr>
            <w:tcW w:w="4561" w:type="dxa"/>
            <w:tcBorders>
              <w:top w:val="single" w:sz="4" w:space="0" w:color="auto"/>
              <w:left w:val="single" w:sz="4" w:space="0" w:color="auto"/>
              <w:bottom w:val="single" w:sz="4" w:space="0" w:color="auto"/>
              <w:right w:val="single" w:sz="4" w:space="0" w:color="auto"/>
            </w:tcBorders>
          </w:tcPr>
          <w:p w14:paraId="4A730D4D" w14:textId="601DDF07" w:rsidR="005C06CE" w:rsidRPr="005424B9" w:rsidRDefault="00C36597" w:rsidP="31714CD1">
            <w:pPr>
              <w:pStyle w:val="TableText10"/>
              <w:rPr>
                <w:rFonts w:ascii="Calibri" w:eastAsiaTheme="majorEastAsia" w:hAnsi="Calibri" w:cs="Calibri"/>
                <w:szCs w:val="20"/>
                <w:lang w:val="en-GB"/>
              </w:rPr>
            </w:pPr>
            <w:r w:rsidRPr="5517481D">
              <w:rPr>
                <w:rFonts w:asciiTheme="majorHAnsi" w:hAnsiTheme="majorHAnsi" w:cstheme="majorBidi"/>
                <w:color w:val="000000" w:themeColor="text1"/>
              </w:rPr>
              <w:t xml:space="preserve">Told by a health care professional that you have a substance use disorder, addiction, or problem with alcohol or drugs </w:t>
            </w:r>
            <w:del w:id="9" w:author="Rockwell, Seon" w:date="2026-10-05T17:58:00Z" w16du:dateUtc="2026-10-05T21:58:00Z">
              <w:r w:rsidRPr="5517481D" w:rsidDel="00736F81">
                <w:rPr>
                  <w:rFonts w:asciiTheme="majorHAnsi" w:hAnsiTheme="majorHAnsi" w:cstheme="majorBidi"/>
                  <w:color w:val="000000" w:themeColor="text1"/>
                </w:rPr>
                <w:delText xml:space="preserve">or received treatment for </w:delText>
              </w:r>
            </w:del>
            <w:del w:id="10" w:author="Rockwell, Seon" w:date="2026-10-05T17:59:00Z" w16du:dateUtc="2026-10-05T21:59:00Z">
              <w:r w:rsidRPr="5517481D" w:rsidDel="00736F81">
                <w:rPr>
                  <w:rFonts w:asciiTheme="majorHAnsi" w:hAnsiTheme="majorHAnsi" w:cstheme="majorBidi"/>
                  <w:color w:val="000000" w:themeColor="text1"/>
                </w:rPr>
                <w:delText>a substance use disorder, addiction, or alcohol or drug use</w:delText>
              </w:r>
            </w:del>
            <w:del w:id="11" w:author="Hannon, Meaghan" w:date="2026-10-02T07:43:00Z" w16du:dateUtc="2026-10-02T11:43:00Z">
              <w:r w:rsidR="005C06CE" w:rsidRPr="005424B9" w:rsidDel="00C36597">
                <w:rPr>
                  <w:rFonts w:ascii="Calibri" w:eastAsia="Calibri" w:hAnsi="Calibri" w:cs="Calibri"/>
                  <w:color w:val="000000" w:themeColor="text1"/>
                  <w:szCs w:val="20"/>
                </w:rPr>
                <w:delText>Is an adult in your household receiving treatment for a drug or alcohol use disorder?</w:delText>
              </w:r>
            </w:del>
          </w:p>
        </w:tc>
      </w:tr>
      <w:tr w:rsidR="005C06CE" w:rsidRPr="005424B9" w14:paraId="4B9F34CD"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3FF5D096" w14:textId="1AB82A64" w:rsidR="005C06CE" w:rsidRPr="005424B9" w:rsidRDefault="005C06CE" w:rsidP="31714CD1">
            <w:pPr>
              <w:pStyle w:val="TableText10"/>
              <w:rPr>
                <w:rFonts w:ascii="Calibri" w:eastAsiaTheme="majorEastAsia" w:hAnsi="Calibri" w:cs="Calibri"/>
                <w:szCs w:val="20"/>
                <w:lang w:val="en-GB"/>
              </w:rPr>
            </w:pPr>
            <w:r w:rsidRPr="005424B9">
              <w:rPr>
                <w:rFonts w:ascii="Calibri" w:eastAsia="Calibri" w:hAnsi="Calibri" w:cs="Calibri"/>
                <w:color w:val="000000" w:themeColor="text1"/>
                <w:szCs w:val="20"/>
              </w:rPr>
              <w:t>frequentMedicalCare</w:t>
            </w:r>
          </w:p>
        </w:tc>
        <w:tc>
          <w:tcPr>
            <w:tcW w:w="1530" w:type="dxa"/>
            <w:tcBorders>
              <w:top w:val="single" w:sz="4" w:space="0" w:color="auto"/>
              <w:left w:val="single" w:sz="4" w:space="0" w:color="auto"/>
              <w:bottom w:val="single" w:sz="4" w:space="0" w:color="auto"/>
              <w:right w:val="single" w:sz="4" w:space="0" w:color="auto"/>
            </w:tcBorders>
          </w:tcPr>
          <w:p w14:paraId="544FE2AF" w14:textId="263EFE3E"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17B82566" w14:textId="59AC680A"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No</w:t>
            </w:r>
          </w:p>
        </w:tc>
        <w:tc>
          <w:tcPr>
            <w:tcW w:w="4561" w:type="dxa"/>
            <w:tcBorders>
              <w:top w:val="single" w:sz="4" w:space="0" w:color="auto"/>
              <w:left w:val="single" w:sz="4" w:space="0" w:color="auto"/>
              <w:bottom w:val="single" w:sz="4" w:space="0" w:color="auto"/>
              <w:right w:val="single" w:sz="4" w:space="0" w:color="auto"/>
            </w:tcBorders>
          </w:tcPr>
          <w:p w14:paraId="0E7F7B05" w14:textId="46202777" w:rsidR="005C06CE" w:rsidRPr="005424B9" w:rsidRDefault="005C06CE" w:rsidP="31714CD1">
            <w:pPr>
              <w:pStyle w:val="TableText10"/>
              <w:rPr>
                <w:rFonts w:ascii="Calibri" w:eastAsiaTheme="majorEastAsia" w:hAnsi="Calibri" w:cs="Calibri"/>
                <w:szCs w:val="20"/>
                <w:lang w:val="en-GB"/>
              </w:rPr>
            </w:pPr>
            <w:r w:rsidRPr="005424B9">
              <w:rPr>
                <w:rFonts w:ascii="Calibri" w:eastAsia="Calibri" w:hAnsi="Calibri" w:cs="Calibri"/>
                <w:color w:val="000000" w:themeColor="text1"/>
                <w:szCs w:val="20"/>
              </w:rPr>
              <w:t>Required ongoing or frequent medical care for a serious or complex medical condition, such as visits to a health care provider, medications, or other treatments or services?</w:t>
            </w:r>
          </w:p>
        </w:tc>
      </w:tr>
      <w:tr w:rsidR="005C06CE" w:rsidRPr="005424B9" w14:paraId="483DA8B0"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22023E0E" w14:textId="5A96E648" w:rsidR="005C06CE" w:rsidRPr="005424B9" w:rsidRDefault="005C06CE" w:rsidP="31714CD1">
            <w:pPr>
              <w:pStyle w:val="TableText10"/>
              <w:rPr>
                <w:rFonts w:ascii="Calibri" w:eastAsiaTheme="majorEastAsia" w:hAnsi="Calibri" w:cs="Calibri"/>
                <w:szCs w:val="20"/>
                <w:lang w:val="en-GB"/>
              </w:rPr>
            </w:pPr>
            <w:r w:rsidRPr="005424B9">
              <w:rPr>
                <w:rFonts w:ascii="Calibri" w:eastAsia="Calibri" w:hAnsi="Calibri" w:cs="Calibri"/>
                <w:color w:val="000000" w:themeColor="text1"/>
                <w:szCs w:val="20"/>
              </w:rPr>
              <w:t>reliedOnMedicalEquipment</w:t>
            </w:r>
          </w:p>
        </w:tc>
        <w:tc>
          <w:tcPr>
            <w:tcW w:w="1530" w:type="dxa"/>
            <w:tcBorders>
              <w:top w:val="single" w:sz="4" w:space="0" w:color="auto"/>
              <w:left w:val="single" w:sz="4" w:space="0" w:color="auto"/>
              <w:bottom w:val="single" w:sz="4" w:space="0" w:color="auto"/>
              <w:right w:val="single" w:sz="4" w:space="0" w:color="auto"/>
            </w:tcBorders>
          </w:tcPr>
          <w:p w14:paraId="4B136A50" w14:textId="6A0D4121"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42E266FD" w14:textId="19887B30"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No</w:t>
            </w:r>
          </w:p>
        </w:tc>
        <w:tc>
          <w:tcPr>
            <w:tcW w:w="4561" w:type="dxa"/>
            <w:tcBorders>
              <w:top w:val="single" w:sz="4" w:space="0" w:color="auto"/>
              <w:left w:val="single" w:sz="4" w:space="0" w:color="auto"/>
              <w:bottom w:val="single" w:sz="4" w:space="0" w:color="auto"/>
              <w:right w:val="single" w:sz="4" w:space="0" w:color="auto"/>
            </w:tcBorders>
          </w:tcPr>
          <w:p w14:paraId="0295CF48" w14:textId="23EA9F01" w:rsidR="005C06CE" w:rsidRPr="005424B9" w:rsidRDefault="005C06CE" w:rsidP="31714CD1">
            <w:pPr>
              <w:pStyle w:val="TableText10"/>
              <w:rPr>
                <w:rFonts w:ascii="Calibri" w:eastAsiaTheme="majorEastAsia" w:hAnsi="Calibri" w:cs="Calibri"/>
                <w:szCs w:val="20"/>
                <w:lang w:val="en-GB"/>
              </w:rPr>
            </w:pPr>
            <w:r w:rsidRPr="005424B9">
              <w:rPr>
                <w:rFonts w:ascii="Calibri" w:eastAsia="Calibri" w:hAnsi="Calibri" w:cs="Calibri"/>
                <w:color w:val="000000" w:themeColor="text1"/>
                <w:szCs w:val="20"/>
              </w:rPr>
              <w:t>Relied on medical equipment, life-support, or another medical device, such as a wheelchair, communication device, lift, oxygen, feeding tube or ventilator?</w:t>
            </w:r>
          </w:p>
        </w:tc>
      </w:tr>
      <w:tr w:rsidR="005C06CE" w:rsidRPr="005424B9" w14:paraId="58451181"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43BE19AD" w14:textId="7AE2B689" w:rsidR="005C06CE" w:rsidRPr="005424B9" w:rsidRDefault="130AED5B" w:rsidP="5AD8E5F2">
            <w:pPr>
              <w:pStyle w:val="TableText10"/>
              <w:rPr>
                <w:rFonts w:ascii="Calibri" w:eastAsiaTheme="majorEastAsia" w:hAnsi="Calibri" w:cs="Calibri"/>
                <w:lang w:val="en-GB"/>
              </w:rPr>
            </w:pPr>
            <w:r w:rsidRPr="5AD8E5F2">
              <w:rPr>
                <w:rFonts w:ascii="Calibri" w:eastAsia="Calibri" w:hAnsi="Calibri" w:cs="Calibri"/>
                <w:color w:val="000000" w:themeColor="text1"/>
              </w:rPr>
              <w:t>blindOrHaveLimitedVision</w:t>
            </w:r>
          </w:p>
        </w:tc>
        <w:tc>
          <w:tcPr>
            <w:tcW w:w="1530" w:type="dxa"/>
            <w:tcBorders>
              <w:top w:val="single" w:sz="4" w:space="0" w:color="auto"/>
              <w:left w:val="single" w:sz="4" w:space="0" w:color="auto"/>
              <w:bottom w:val="single" w:sz="4" w:space="0" w:color="auto"/>
              <w:right w:val="single" w:sz="4" w:space="0" w:color="auto"/>
            </w:tcBorders>
          </w:tcPr>
          <w:p w14:paraId="6EEBEBB8" w14:textId="6681A96B"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Boolean</w:t>
            </w:r>
          </w:p>
        </w:tc>
        <w:tc>
          <w:tcPr>
            <w:tcW w:w="1170" w:type="dxa"/>
            <w:tcBorders>
              <w:top w:val="single" w:sz="4" w:space="0" w:color="auto"/>
              <w:left w:val="single" w:sz="4" w:space="0" w:color="auto"/>
              <w:bottom w:val="single" w:sz="4" w:space="0" w:color="auto"/>
              <w:right w:val="single" w:sz="4" w:space="0" w:color="auto"/>
            </w:tcBorders>
          </w:tcPr>
          <w:p w14:paraId="6BBEE4EE" w14:textId="174D4D42" w:rsidR="005C06CE" w:rsidRPr="005424B9" w:rsidRDefault="005C06CE" w:rsidP="31714CD1">
            <w:pPr>
              <w:pStyle w:val="TableText10"/>
              <w:rPr>
                <w:rFonts w:ascii="Calibri" w:eastAsiaTheme="majorEastAsia" w:hAnsi="Calibri" w:cs="Calibri"/>
                <w:color w:val="000000" w:themeColor="text1"/>
                <w:szCs w:val="20"/>
                <w:lang w:val="en-GB"/>
              </w:rPr>
            </w:pPr>
            <w:r w:rsidRPr="005424B9">
              <w:rPr>
                <w:rFonts w:ascii="Calibri" w:eastAsia="Calibri" w:hAnsi="Calibri" w:cs="Calibri"/>
                <w:color w:val="000000" w:themeColor="text1"/>
                <w:szCs w:val="20"/>
              </w:rPr>
              <w:t>No</w:t>
            </w:r>
          </w:p>
        </w:tc>
        <w:tc>
          <w:tcPr>
            <w:tcW w:w="4561" w:type="dxa"/>
            <w:tcBorders>
              <w:top w:val="single" w:sz="4" w:space="0" w:color="auto"/>
              <w:left w:val="single" w:sz="4" w:space="0" w:color="auto"/>
              <w:bottom w:val="single" w:sz="4" w:space="0" w:color="auto"/>
              <w:right w:val="single" w:sz="4" w:space="0" w:color="auto"/>
            </w:tcBorders>
          </w:tcPr>
          <w:p w14:paraId="15617EAB" w14:textId="0B999939" w:rsidR="005C06CE" w:rsidRPr="005424B9" w:rsidRDefault="005C06CE" w:rsidP="31714CD1">
            <w:pPr>
              <w:pStyle w:val="TableText10"/>
              <w:rPr>
                <w:rFonts w:ascii="Calibri" w:eastAsiaTheme="majorEastAsia" w:hAnsi="Calibri" w:cs="Calibri"/>
                <w:szCs w:val="20"/>
                <w:lang w:val="en-GB"/>
              </w:rPr>
            </w:pPr>
            <w:r w:rsidRPr="005424B9">
              <w:rPr>
                <w:rFonts w:ascii="Calibri" w:eastAsia="Calibri" w:hAnsi="Calibri" w:cs="Calibri"/>
                <w:color w:val="000000" w:themeColor="text1"/>
                <w:szCs w:val="20"/>
              </w:rPr>
              <w:t>Blind or have limited vision that cannot be corrected to better than 20/200 in your better eye, or your visual field is 20 degrees or less?</w:t>
            </w:r>
          </w:p>
        </w:tc>
      </w:tr>
      <w:tr w:rsidR="7139F42A" w:rsidRPr="005424B9" w14:paraId="5EC87487"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4E0CE021" w14:textId="75CB4724" w:rsidR="7139F42A" w:rsidRPr="00605064" w:rsidRDefault="1341A980" w:rsidP="5AD8E5F2">
            <w:pPr>
              <w:pStyle w:val="TableText10"/>
              <w:rPr>
                <w:rFonts w:ascii="Calibri" w:eastAsia="Calibri" w:hAnsi="Calibri" w:cs="Calibri"/>
              </w:rPr>
            </w:pPr>
            <w:r w:rsidRPr="0082384E">
              <w:rPr>
                <w:rFonts w:ascii="Calibri" w:eastAsia="Calibri" w:hAnsi="Calibri" w:cs="Calibri"/>
                <w:lang w:val="en-GB"/>
              </w:rPr>
              <w:t>l</w:t>
            </w:r>
            <w:r w:rsidR="014AFBB7" w:rsidRPr="0082384E">
              <w:rPr>
                <w:rFonts w:ascii="Calibri" w:eastAsia="Calibri" w:hAnsi="Calibri" w:cs="Calibri"/>
                <w:lang w:val="en-GB"/>
              </w:rPr>
              <w:t>TSSScreening</w:t>
            </w:r>
          </w:p>
        </w:tc>
        <w:tc>
          <w:tcPr>
            <w:tcW w:w="1530" w:type="dxa"/>
            <w:tcBorders>
              <w:top w:val="single" w:sz="4" w:space="0" w:color="auto"/>
              <w:left w:val="single" w:sz="4" w:space="0" w:color="auto"/>
              <w:bottom w:val="single" w:sz="4" w:space="0" w:color="auto"/>
              <w:right w:val="single" w:sz="4" w:space="0" w:color="auto"/>
            </w:tcBorders>
          </w:tcPr>
          <w:p w14:paraId="55A69947" w14:textId="1EF5D512" w:rsidR="7139F42A" w:rsidRPr="00605064" w:rsidRDefault="014AFBB7" w:rsidP="5AD8E5F2">
            <w:pPr>
              <w:pStyle w:val="TableText10"/>
              <w:rPr>
                <w:rFonts w:ascii="Calibri" w:eastAsia="Calibri" w:hAnsi="Calibri" w:cs="Calibri"/>
              </w:rPr>
            </w:pPr>
            <w:r w:rsidRPr="0082384E">
              <w:rPr>
                <w:rFonts w:ascii="Calibri" w:eastAsia="Calibri" w:hAnsi="Calibri" w:cs="Calibri"/>
                <w:lang w:val="en-GB"/>
              </w:rPr>
              <w:t>Boolean</w:t>
            </w:r>
          </w:p>
        </w:tc>
        <w:tc>
          <w:tcPr>
            <w:tcW w:w="1170" w:type="dxa"/>
            <w:tcBorders>
              <w:top w:val="single" w:sz="4" w:space="0" w:color="auto"/>
              <w:left w:val="single" w:sz="4" w:space="0" w:color="auto"/>
              <w:bottom w:val="single" w:sz="4" w:space="0" w:color="auto"/>
              <w:right w:val="single" w:sz="4" w:space="0" w:color="auto"/>
            </w:tcBorders>
          </w:tcPr>
          <w:p w14:paraId="48D3024B" w14:textId="652D285F" w:rsidR="7139F42A" w:rsidRPr="00605064" w:rsidRDefault="014AFBB7" w:rsidP="5AD8E5F2">
            <w:pPr>
              <w:pStyle w:val="TableText10"/>
              <w:rPr>
                <w:rFonts w:ascii="Calibri" w:eastAsia="Calibri" w:hAnsi="Calibri" w:cs="Calibri"/>
              </w:rPr>
            </w:pPr>
            <w:r w:rsidRPr="0082384E">
              <w:rPr>
                <w:rFonts w:ascii="Calibri" w:eastAsia="Calibri" w:hAnsi="Calibri" w:cs="Calibri"/>
                <w:lang w:val="en-GB"/>
              </w:rPr>
              <w:t>Yes</w:t>
            </w:r>
          </w:p>
        </w:tc>
        <w:tc>
          <w:tcPr>
            <w:tcW w:w="4561" w:type="dxa"/>
            <w:tcBorders>
              <w:top w:val="single" w:sz="4" w:space="0" w:color="auto"/>
              <w:left w:val="single" w:sz="4" w:space="0" w:color="auto"/>
              <w:bottom w:val="single" w:sz="4" w:space="0" w:color="auto"/>
              <w:right w:val="single" w:sz="4" w:space="0" w:color="auto"/>
            </w:tcBorders>
          </w:tcPr>
          <w:p w14:paraId="35B64098" w14:textId="479EFD22" w:rsidR="7139F42A" w:rsidRPr="00605064" w:rsidRDefault="014AFBB7" w:rsidP="005A49B8">
            <w:pPr>
              <w:pStyle w:val="TableText10"/>
              <w:rPr>
                <w:rFonts w:ascii="Calibri" w:eastAsia="Calibri" w:hAnsi="Calibri" w:cs="Calibri"/>
                <w:lang w:val="en-GB"/>
              </w:rPr>
            </w:pPr>
            <w:r w:rsidRPr="0082384E">
              <w:rPr>
                <w:rFonts w:ascii="Calibri" w:eastAsia="Calibri" w:hAnsi="Calibri" w:cs="Calibri"/>
                <w:lang w:val="en-GB"/>
              </w:rPr>
              <w:t>LTSS Screening</w:t>
            </w:r>
            <w:r w:rsidRPr="5AD8E5F2">
              <w:rPr>
                <w:rFonts w:ascii="Calibri" w:eastAsia="Calibri" w:hAnsi="Calibri" w:cs="Calibri"/>
                <w:lang w:val="en-GB"/>
              </w:rPr>
              <w:t xml:space="preserve"> </w:t>
            </w:r>
          </w:p>
        </w:tc>
      </w:tr>
      <w:tr w:rsidR="005C6309" w:rsidRPr="005424B9" w14:paraId="39206720"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242568E4" w14:textId="248A5290" w:rsidR="005C6309" w:rsidRPr="00605064" w:rsidRDefault="21D3FEED" w:rsidP="31714CD1">
            <w:pPr>
              <w:pStyle w:val="TableText10"/>
              <w:rPr>
                <w:rFonts w:ascii="Calibri" w:eastAsia="Calibri" w:hAnsi="Calibri" w:cs="Calibri"/>
              </w:rPr>
            </w:pPr>
            <w:r w:rsidRPr="00605064">
              <w:rPr>
                <w:rFonts w:ascii="Calibri" w:eastAsia="Calibri" w:hAnsi="Calibri" w:cs="Calibri"/>
                <w:lang w:val="en-GB"/>
              </w:rPr>
              <w:t>source</w:t>
            </w:r>
          </w:p>
        </w:tc>
        <w:tc>
          <w:tcPr>
            <w:tcW w:w="1530" w:type="dxa"/>
            <w:tcBorders>
              <w:top w:val="single" w:sz="4" w:space="0" w:color="auto"/>
              <w:left w:val="single" w:sz="4" w:space="0" w:color="auto"/>
              <w:bottom w:val="single" w:sz="4" w:space="0" w:color="auto"/>
              <w:right w:val="single" w:sz="4" w:space="0" w:color="auto"/>
            </w:tcBorders>
          </w:tcPr>
          <w:p w14:paraId="4A35B690" w14:textId="7840B47C" w:rsidR="005C6309" w:rsidRPr="00605064" w:rsidRDefault="005C6309" w:rsidP="31714CD1">
            <w:pPr>
              <w:pStyle w:val="TableText10"/>
              <w:rPr>
                <w:rFonts w:ascii="Calibri" w:eastAsia="Calibri" w:hAnsi="Calibri" w:cs="Calibri"/>
              </w:rPr>
            </w:pPr>
            <w:r w:rsidRPr="00605064">
              <w:rPr>
                <w:rFonts w:ascii="Calibri" w:eastAsia="Calibri" w:hAnsi="Calibri" w:cs="Calibri"/>
                <w:lang w:val="en-GB"/>
              </w:rPr>
              <w:t>String</w:t>
            </w:r>
          </w:p>
        </w:tc>
        <w:tc>
          <w:tcPr>
            <w:tcW w:w="1170" w:type="dxa"/>
            <w:tcBorders>
              <w:top w:val="single" w:sz="4" w:space="0" w:color="auto"/>
              <w:left w:val="single" w:sz="4" w:space="0" w:color="auto"/>
              <w:bottom w:val="single" w:sz="4" w:space="0" w:color="auto"/>
              <w:right w:val="single" w:sz="4" w:space="0" w:color="auto"/>
            </w:tcBorders>
          </w:tcPr>
          <w:p w14:paraId="09A993F3" w14:textId="6558FF05" w:rsidR="005C6309" w:rsidRPr="00605064" w:rsidRDefault="005C6309" w:rsidP="31714CD1">
            <w:pPr>
              <w:pStyle w:val="TableText10"/>
              <w:rPr>
                <w:rFonts w:ascii="Calibri" w:eastAsia="Calibri" w:hAnsi="Calibri" w:cs="Calibri"/>
              </w:rPr>
            </w:pPr>
            <w:r w:rsidRPr="00605064">
              <w:rPr>
                <w:rFonts w:ascii="Calibri" w:eastAsia="Calibri" w:hAnsi="Calibri" w:cs="Calibri"/>
                <w:lang w:val="en-GB"/>
              </w:rPr>
              <w:t>Yes</w:t>
            </w:r>
          </w:p>
        </w:tc>
        <w:tc>
          <w:tcPr>
            <w:tcW w:w="4561" w:type="dxa"/>
            <w:tcBorders>
              <w:top w:val="single" w:sz="4" w:space="0" w:color="auto"/>
              <w:left w:val="single" w:sz="4" w:space="0" w:color="auto"/>
              <w:bottom w:val="single" w:sz="4" w:space="0" w:color="auto"/>
              <w:right w:val="single" w:sz="4" w:space="0" w:color="auto"/>
            </w:tcBorders>
          </w:tcPr>
          <w:p w14:paraId="2C39C987" w14:textId="77777777" w:rsidR="00732FB3" w:rsidRPr="00605064" w:rsidRDefault="27341FC7" w:rsidP="00732FB3">
            <w:pPr>
              <w:pStyle w:val="TableText10"/>
              <w:rPr>
                <w:rFonts w:ascii="Calibri" w:eastAsia="Calibri" w:hAnsi="Calibri" w:cs="Calibri"/>
              </w:rPr>
            </w:pPr>
            <w:r w:rsidRPr="5AD8E5F2">
              <w:rPr>
                <w:rFonts w:ascii="Calibri" w:eastAsia="Calibri" w:hAnsi="Calibri" w:cs="Calibri"/>
                <w:lang w:val="en-GB"/>
              </w:rPr>
              <w:t xml:space="preserve">Source System: </w:t>
            </w:r>
            <w:r w:rsidRPr="5AD8E5F2">
              <w:rPr>
                <w:rFonts w:ascii="Calibri" w:eastAsia="Calibri" w:hAnsi="Calibri" w:cs="Calibri"/>
              </w:rPr>
              <w:t>The system that MWRP received this data from (could be "MWRP" if the data was uploaded to MWRP).</w:t>
            </w:r>
            <w:r w:rsidRPr="5AD8E5F2">
              <w:rPr>
                <w:rFonts w:ascii="Calibri" w:eastAsia="Calibri" w:hAnsi="Calibri" w:cs="Calibri"/>
                <w:lang w:val="en-GB"/>
              </w:rPr>
              <w:t xml:space="preserve"> </w:t>
            </w:r>
          </w:p>
          <w:p w14:paraId="499D7864" w14:textId="5F131059" w:rsidR="005C6309" w:rsidRPr="00605064" w:rsidRDefault="7453F964" w:rsidP="31714CD1">
            <w:pPr>
              <w:pStyle w:val="TableText10"/>
              <w:rPr>
                <w:rFonts w:ascii="Calibri" w:eastAsia="Calibri" w:hAnsi="Calibri" w:cs="Calibri"/>
              </w:rPr>
            </w:pPr>
            <w:r w:rsidRPr="5AD8E5F2">
              <w:rPr>
                <w:rFonts w:ascii="Calibri" w:eastAsia="Calibri" w:hAnsi="Calibri" w:cs="Calibri"/>
                <w:lang w:val="en-GB"/>
              </w:rPr>
              <w:t>Eg: VaCMS</w:t>
            </w:r>
          </w:p>
        </w:tc>
      </w:tr>
      <w:tr w:rsidR="005C6309" w:rsidRPr="005424B9" w14:paraId="18C19310"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47F6F59C" w14:textId="0B070C68" w:rsidR="005C6309" w:rsidRPr="008661F6" w:rsidRDefault="0645EF73" w:rsidP="31714CD1">
            <w:pPr>
              <w:pStyle w:val="TableText10"/>
              <w:rPr>
                <w:rFonts w:ascii="Calibri" w:eastAsia="Calibri" w:hAnsi="Calibri" w:cs="Calibri"/>
                <w:color w:val="000000" w:themeColor="text1"/>
              </w:rPr>
            </w:pPr>
            <w:r w:rsidRPr="5AD8E5F2">
              <w:rPr>
                <w:rFonts w:ascii="Calibri" w:eastAsiaTheme="majorEastAsia" w:hAnsi="Calibri" w:cs="Calibri"/>
                <w:lang w:val="en-GB"/>
              </w:rPr>
              <w:t>updateSw</w:t>
            </w:r>
          </w:p>
        </w:tc>
        <w:tc>
          <w:tcPr>
            <w:tcW w:w="1530" w:type="dxa"/>
            <w:tcBorders>
              <w:top w:val="single" w:sz="4" w:space="0" w:color="auto"/>
              <w:left w:val="single" w:sz="4" w:space="0" w:color="auto"/>
              <w:bottom w:val="single" w:sz="4" w:space="0" w:color="auto"/>
              <w:right w:val="single" w:sz="4" w:space="0" w:color="auto"/>
            </w:tcBorders>
          </w:tcPr>
          <w:p w14:paraId="68392BEC" w14:textId="6C8992A9" w:rsidR="005C6309" w:rsidRPr="008661F6" w:rsidRDefault="005C6309" w:rsidP="31714CD1">
            <w:pPr>
              <w:pStyle w:val="TableText10"/>
              <w:rPr>
                <w:rFonts w:ascii="Calibri" w:eastAsia="Calibri" w:hAnsi="Calibri" w:cs="Calibri"/>
                <w:color w:val="000000" w:themeColor="text1"/>
              </w:rPr>
            </w:pPr>
            <w:r w:rsidRPr="31714CD1">
              <w:rPr>
                <w:rFonts w:ascii="Calibri" w:eastAsiaTheme="majorEastAsia" w:hAnsi="Calibri" w:cs="Calibri"/>
                <w:color w:val="000000" w:themeColor="text1"/>
                <w:lang w:val="en-GB"/>
              </w:rPr>
              <w:t>String</w:t>
            </w:r>
          </w:p>
        </w:tc>
        <w:tc>
          <w:tcPr>
            <w:tcW w:w="1170" w:type="dxa"/>
            <w:tcBorders>
              <w:top w:val="single" w:sz="4" w:space="0" w:color="auto"/>
              <w:left w:val="single" w:sz="4" w:space="0" w:color="auto"/>
              <w:bottom w:val="single" w:sz="4" w:space="0" w:color="auto"/>
              <w:right w:val="single" w:sz="4" w:space="0" w:color="auto"/>
            </w:tcBorders>
          </w:tcPr>
          <w:p w14:paraId="7456FD29" w14:textId="74CC43BE" w:rsidR="005C6309" w:rsidRPr="008661F6" w:rsidRDefault="005C6309" w:rsidP="31714CD1">
            <w:pPr>
              <w:pStyle w:val="TableText10"/>
              <w:rPr>
                <w:rFonts w:ascii="Calibri" w:eastAsia="Calibri" w:hAnsi="Calibri" w:cs="Calibri"/>
                <w:color w:val="000000" w:themeColor="text1"/>
              </w:rPr>
            </w:pPr>
            <w:r w:rsidRPr="31714CD1">
              <w:rPr>
                <w:rFonts w:ascii="Calibri" w:eastAsiaTheme="majorEastAsia" w:hAnsi="Calibri" w:cs="Calibri"/>
                <w:color w:val="000000" w:themeColor="text1"/>
                <w:lang w:val="en-GB"/>
              </w:rPr>
              <w:t>No</w:t>
            </w:r>
          </w:p>
        </w:tc>
        <w:tc>
          <w:tcPr>
            <w:tcW w:w="4561" w:type="dxa"/>
            <w:tcBorders>
              <w:top w:val="single" w:sz="4" w:space="0" w:color="auto"/>
              <w:left w:val="single" w:sz="4" w:space="0" w:color="auto"/>
              <w:bottom w:val="single" w:sz="4" w:space="0" w:color="auto"/>
              <w:right w:val="single" w:sz="4" w:space="0" w:color="auto"/>
            </w:tcBorders>
          </w:tcPr>
          <w:p w14:paraId="115814E2" w14:textId="77777777" w:rsidR="00C67A28" w:rsidRDefault="00C67A28" w:rsidP="00C67A28">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483AF479" w14:textId="6B64513D" w:rsidR="005C6309" w:rsidRPr="008661F6" w:rsidRDefault="00C67A28" w:rsidP="31714CD1">
            <w:pPr>
              <w:pStyle w:val="TableText10"/>
              <w:rPr>
                <w:rFonts w:ascii="Calibri" w:eastAsia="Calibri" w:hAnsi="Calibri" w:cs="Calibri"/>
                <w:color w:val="000000" w:themeColor="text1"/>
              </w:rPr>
            </w:pPr>
            <w:r w:rsidRPr="0012190D">
              <w:rPr>
                <w:rFonts w:ascii="Calibri" w:eastAsia="Calibri" w:hAnsi="Calibri" w:cs="Calibri"/>
                <w:color w:val="000000" w:themeColor="text1"/>
              </w:rPr>
              <w:t>E.g.: 'Yes'/'No'</w:t>
            </w:r>
          </w:p>
        </w:tc>
      </w:tr>
      <w:tr w:rsidR="005C6309" w:rsidRPr="005424B9" w14:paraId="5D253C42"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685C977D" w14:textId="031D354A" w:rsidR="005C6309" w:rsidRPr="008661F6" w:rsidRDefault="005C6309" w:rsidP="31714CD1">
            <w:pPr>
              <w:pStyle w:val="TableText10"/>
              <w:rPr>
                <w:rFonts w:ascii="Calibri" w:eastAsiaTheme="majorEastAsia" w:hAnsi="Calibri" w:cs="Calibri"/>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530" w:type="dxa"/>
            <w:tcBorders>
              <w:top w:val="single" w:sz="4" w:space="0" w:color="auto"/>
              <w:left w:val="single" w:sz="4" w:space="0" w:color="auto"/>
              <w:bottom w:val="single" w:sz="4" w:space="0" w:color="auto"/>
              <w:right w:val="single" w:sz="4" w:space="0" w:color="auto"/>
            </w:tcBorders>
          </w:tcPr>
          <w:p w14:paraId="432C75F2" w14:textId="1292139B" w:rsidR="005C6309" w:rsidRPr="008661F6" w:rsidRDefault="005C6309" w:rsidP="31714CD1">
            <w:pPr>
              <w:pStyle w:val="TableText10"/>
              <w:rPr>
                <w:rFonts w:ascii="Calibri" w:eastAsiaTheme="majorEastAsia" w:hAnsi="Calibri" w:cs="Calibri"/>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1170" w:type="dxa"/>
            <w:tcBorders>
              <w:top w:val="single" w:sz="4" w:space="0" w:color="auto"/>
              <w:left w:val="single" w:sz="4" w:space="0" w:color="auto"/>
              <w:bottom w:val="single" w:sz="4" w:space="0" w:color="auto"/>
              <w:right w:val="single" w:sz="4" w:space="0" w:color="auto"/>
            </w:tcBorders>
          </w:tcPr>
          <w:p w14:paraId="1BB58F18" w14:textId="0906CBE0" w:rsidR="005C6309" w:rsidRPr="008661F6" w:rsidRDefault="005C6309" w:rsidP="31714CD1">
            <w:pPr>
              <w:pStyle w:val="TableText10"/>
              <w:rPr>
                <w:rFonts w:ascii="Calibri" w:eastAsiaTheme="majorEastAsia" w:hAnsi="Calibri" w:cs="Calibri"/>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4561" w:type="dxa"/>
            <w:tcBorders>
              <w:top w:val="single" w:sz="4" w:space="0" w:color="auto"/>
              <w:left w:val="single" w:sz="4" w:space="0" w:color="auto"/>
              <w:bottom w:val="single" w:sz="4" w:space="0" w:color="auto"/>
              <w:right w:val="single" w:sz="4" w:space="0" w:color="auto"/>
            </w:tcBorders>
          </w:tcPr>
          <w:p w14:paraId="1F3F5ED1" w14:textId="0AF9BD91" w:rsidR="005C6309" w:rsidRPr="008661F6" w:rsidRDefault="0090235C" w:rsidP="31714CD1">
            <w:pPr>
              <w:pStyle w:val="TableText10"/>
              <w:rPr>
                <w:rFonts w:ascii="Calibri" w:eastAsiaTheme="majorEastAsia" w:hAnsi="Calibri" w:cs="Calibri"/>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6654B19B" w:rsidRPr="005424B9" w14:paraId="61E59C40"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Pr>
          <w:p w14:paraId="421F10BB" w14:textId="1EC6670A"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applicationSource</w:t>
            </w:r>
          </w:p>
        </w:tc>
        <w:tc>
          <w:tcPr>
            <w:tcW w:w="1530" w:type="dxa"/>
            <w:tcBorders>
              <w:top w:val="single" w:sz="4" w:space="0" w:color="auto"/>
              <w:left w:val="single" w:sz="4" w:space="0" w:color="auto"/>
              <w:bottom w:val="single" w:sz="4" w:space="0" w:color="auto"/>
              <w:right w:val="single" w:sz="4" w:space="0" w:color="auto"/>
            </w:tcBorders>
          </w:tcPr>
          <w:p w14:paraId="54B8F700" w14:textId="58BB31A7"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170" w:type="dxa"/>
            <w:tcBorders>
              <w:top w:val="single" w:sz="4" w:space="0" w:color="auto"/>
              <w:left w:val="single" w:sz="4" w:space="0" w:color="auto"/>
              <w:bottom w:val="single" w:sz="4" w:space="0" w:color="auto"/>
              <w:right w:val="single" w:sz="4" w:space="0" w:color="auto"/>
            </w:tcBorders>
          </w:tcPr>
          <w:p w14:paraId="78B239E3" w14:textId="6626624A"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No</w:t>
            </w:r>
          </w:p>
        </w:tc>
        <w:tc>
          <w:tcPr>
            <w:tcW w:w="4561" w:type="dxa"/>
            <w:tcBorders>
              <w:top w:val="single" w:sz="4" w:space="0" w:color="auto"/>
              <w:left w:val="single" w:sz="4" w:space="0" w:color="auto"/>
              <w:bottom w:val="single" w:sz="4" w:space="0" w:color="auto"/>
              <w:right w:val="single" w:sz="4" w:space="0" w:color="auto"/>
            </w:tcBorders>
          </w:tcPr>
          <w:p w14:paraId="71D087F7" w14:textId="3962FB4D" w:rsidR="6654B19B" w:rsidRDefault="4ADF4A1D" w:rsidP="0AD044C0">
            <w:pPr>
              <w:pStyle w:val="TableText10"/>
              <w:rPr>
                <w:rFonts w:ascii="Calibri" w:eastAsia="Calibri" w:hAnsi="Calibri" w:cs="Calibri"/>
                <w:color w:val="000000" w:themeColor="text1"/>
              </w:rPr>
            </w:pPr>
            <w:r w:rsidRPr="0AD044C0">
              <w:rPr>
                <w:rFonts w:ascii="Calibri" w:eastAsia="Calibri" w:hAnsi="Calibri" w:cs="Calibri"/>
                <w:color w:val="000000" w:themeColor="text1"/>
              </w:rPr>
              <w:t>Application Source. Ex: ‘Paper’,’CommonHelp”,’RDE’.</w:t>
            </w:r>
          </w:p>
        </w:tc>
      </w:tr>
      <w:tr w:rsidR="09C1947A" w:rsidRPr="005424B9" w14:paraId="1D32A76B"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Mar>
              <w:left w:w="105" w:type="dxa"/>
              <w:right w:w="105" w:type="dxa"/>
            </w:tcMar>
          </w:tcPr>
          <w:p w14:paraId="5653E284" w14:textId="4081B555"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sOLQTitleIIDisabled</w:t>
            </w:r>
          </w:p>
        </w:tc>
        <w:tc>
          <w:tcPr>
            <w:tcW w:w="1530" w:type="dxa"/>
            <w:tcBorders>
              <w:top w:val="single" w:sz="4" w:space="0" w:color="auto"/>
              <w:left w:val="single" w:sz="4" w:space="0" w:color="auto"/>
              <w:bottom w:val="single" w:sz="4" w:space="0" w:color="auto"/>
              <w:right w:val="single" w:sz="4" w:space="0" w:color="auto"/>
            </w:tcBorders>
            <w:tcMar>
              <w:left w:w="105" w:type="dxa"/>
              <w:right w:w="105" w:type="dxa"/>
            </w:tcMar>
          </w:tcPr>
          <w:p w14:paraId="725D99C3" w14:textId="2AD7C083"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Boolean</w:t>
            </w:r>
          </w:p>
        </w:tc>
        <w:tc>
          <w:tcPr>
            <w:tcW w:w="1170" w:type="dxa"/>
            <w:tcBorders>
              <w:top w:val="single" w:sz="4" w:space="0" w:color="auto"/>
              <w:left w:val="single" w:sz="4" w:space="0" w:color="auto"/>
              <w:bottom w:val="single" w:sz="4" w:space="0" w:color="auto"/>
              <w:right w:val="single" w:sz="4" w:space="0" w:color="auto"/>
            </w:tcBorders>
            <w:tcMar>
              <w:left w:w="105" w:type="dxa"/>
              <w:right w:w="105" w:type="dxa"/>
            </w:tcMar>
          </w:tcPr>
          <w:p w14:paraId="34B3EE4E" w14:textId="27267EA9"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Yes</w:t>
            </w:r>
          </w:p>
        </w:tc>
        <w:tc>
          <w:tcPr>
            <w:tcW w:w="4561" w:type="dxa"/>
            <w:tcBorders>
              <w:top w:val="single" w:sz="4" w:space="0" w:color="auto"/>
              <w:left w:val="single" w:sz="4" w:space="0" w:color="auto"/>
              <w:bottom w:val="single" w:sz="4" w:space="0" w:color="auto"/>
              <w:right w:val="single" w:sz="4" w:space="0" w:color="auto"/>
            </w:tcBorders>
            <w:tcMar>
              <w:left w:w="105" w:type="dxa"/>
              <w:right w:w="105" w:type="dxa"/>
            </w:tcMar>
          </w:tcPr>
          <w:p w14:paraId="4F085681" w14:textId="2C3F97E9"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SOLQTitleIIDisabled flag</w:t>
            </w:r>
          </w:p>
        </w:tc>
      </w:tr>
      <w:tr w:rsidR="09C1947A" w:rsidRPr="005424B9" w14:paraId="6587F528" w14:textId="77777777" w:rsidTr="5AD8E5F2">
        <w:trPr>
          <w:trHeight w:val="300"/>
        </w:trPr>
        <w:tc>
          <w:tcPr>
            <w:tcW w:w="2430" w:type="dxa"/>
            <w:tcBorders>
              <w:top w:val="single" w:sz="4" w:space="0" w:color="auto"/>
              <w:left w:val="single" w:sz="4" w:space="0" w:color="auto"/>
              <w:bottom w:val="single" w:sz="4" w:space="0" w:color="auto"/>
              <w:right w:val="single" w:sz="4" w:space="0" w:color="auto"/>
            </w:tcBorders>
            <w:tcMar>
              <w:left w:w="105" w:type="dxa"/>
              <w:right w:w="105" w:type="dxa"/>
            </w:tcMar>
          </w:tcPr>
          <w:p w14:paraId="2DFAB26D" w14:textId="3920CE4A"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sOLQTitleXVIDisabled</w:t>
            </w:r>
          </w:p>
        </w:tc>
        <w:tc>
          <w:tcPr>
            <w:tcW w:w="1530" w:type="dxa"/>
            <w:tcBorders>
              <w:top w:val="single" w:sz="4" w:space="0" w:color="auto"/>
              <w:left w:val="single" w:sz="4" w:space="0" w:color="auto"/>
              <w:bottom w:val="single" w:sz="4" w:space="0" w:color="auto"/>
              <w:right w:val="single" w:sz="4" w:space="0" w:color="auto"/>
            </w:tcBorders>
            <w:tcMar>
              <w:left w:w="105" w:type="dxa"/>
              <w:right w:w="105" w:type="dxa"/>
            </w:tcMar>
          </w:tcPr>
          <w:p w14:paraId="0A189409" w14:textId="54804DEA"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Boolean</w:t>
            </w:r>
          </w:p>
        </w:tc>
        <w:tc>
          <w:tcPr>
            <w:tcW w:w="1170" w:type="dxa"/>
            <w:tcBorders>
              <w:top w:val="single" w:sz="4" w:space="0" w:color="auto"/>
              <w:left w:val="single" w:sz="4" w:space="0" w:color="auto"/>
              <w:bottom w:val="single" w:sz="4" w:space="0" w:color="auto"/>
              <w:right w:val="single" w:sz="4" w:space="0" w:color="auto"/>
            </w:tcBorders>
            <w:tcMar>
              <w:left w:w="105" w:type="dxa"/>
              <w:right w:w="105" w:type="dxa"/>
            </w:tcMar>
          </w:tcPr>
          <w:p w14:paraId="20A727E5" w14:textId="6E0B1C14"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Yes</w:t>
            </w:r>
          </w:p>
        </w:tc>
        <w:tc>
          <w:tcPr>
            <w:tcW w:w="4561" w:type="dxa"/>
            <w:tcBorders>
              <w:top w:val="single" w:sz="4" w:space="0" w:color="auto"/>
              <w:left w:val="single" w:sz="4" w:space="0" w:color="auto"/>
              <w:bottom w:val="single" w:sz="4" w:space="0" w:color="auto"/>
              <w:right w:val="single" w:sz="4" w:space="0" w:color="auto"/>
            </w:tcBorders>
            <w:tcMar>
              <w:left w:w="105" w:type="dxa"/>
              <w:right w:w="105" w:type="dxa"/>
            </w:tcMar>
          </w:tcPr>
          <w:p w14:paraId="4CE7EBF9" w14:textId="7FF93B9A" w:rsidR="09C1947A" w:rsidRPr="005424B9" w:rsidRDefault="1563826A" w:rsidP="00605064">
            <w:pPr>
              <w:spacing w:before="20" w:after="120"/>
              <w:rPr>
                <w:rFonts w:ascii="Calibri" w:eastAsia="Calibri" w:hAnsi="Calibri" w:cs="Calibri"/>
                <w:sz w:val="20"/>
                <w:szCs w:val="20"/>
              </w:rPr>
            </w:pPr>
            <w:r w:rsidRPr="5AD8E5F2">
              <w:rPr>
                <w:rFonts w:ascii="Calibri" w:eastAsia="Calibri" w:hAnsi="Calibri" w:cs="Calibri"/>
                <w:sz w:val="20"/>
                <w:szCs w:val="20"/>
              </w:rPr>
              <w:t>SOLQTitleXVIDisabled flag</w:t>
            </w:r>
          </w:p>
        </w:tc>
      </w:tr>
      <w:tr w:rsidR="00470EF3" w:rsidRPr="005424B9" w14:paraId="5A938621" w14:textId="77777777" w:rsidTr="5AD8E5F2">
        <w:trPr>
          <w:trHeight w:val="29"/>
        </w:trPr>
        <w:tc>
          <w:tcPr>
            <w:tcW w:w="2430" w:type="dxa"/>
            <w:tcBorders>
              <w:top w:val="single" w:sz="4" w:space="0" w:color="auto"/>
              <w:left w:val="single" w:sz="4" w:space="0" w:color="auto"/>
              <w:bottom w:val="single" w:sz="4" w:space="0" w:color="auto"/>
              <w:right w:val="single" w:sz="4" w:space="0" w:color="auto"/>
            </w:tcBorders>
            <w:tcMar>
              <w:left w:w="105" w:type="dxa"/>
              <w:right w:w="105" w:type="dxa"/>
            </w:tcMar>
          </w:tcPr>
          <w:p w14:paraId="6CB18194" w14:textId="2D512A1D" w:rsidR="00470EF3" w:rsidRPr="005424B9" w:rsidRDefault="368B8B73" w:rsidP="00470EF3">
            <w:pPr>
              <w:spacing w:before="20" w:after="120"/>
              <w:rPr>
                <w:rFonts w:ascii="Calibri" w:eastAsia="Calibri" w:hAnsi="Calibri" w:cs="Calibri"/>
                <w:color w:val="000000" w:themeColor="text1"/>
                <w:sz w:val="20"/>
                <w:szCs w:val="20"/>
              </w:rPr>
            </w:pPr>
            <w:r w:rsidRPr="5AD8E5F2">
              <w:rPr>
                <w:rStyle w:val="normaltextrun"/>
                <w:rFonts w:ascii="Calibri" w:eastAsia="Calibri" w:hAnsi="Calibri" w:cs="Calibri"/>
                <w:color w:val="000000" w:themeColor="text1"/>
                <w:sz w:val="20"/>
                <w:szCs w:val="20"/>
              </w:rPr>
              <w:t>c</w:t>
            </w:r>
            <w:r w:rsidR="2870A4DD" w:rsidRPr="5AD8E5F2">
              <w:rPr>
                <w:rStyle w:val="normaltextrun"/>
                <w:rFonts w:ascii="Calibri" w:eastAsia="Calibri" w:hAnsi="Calibri" w:cs="Calibri"/>
                <w:color w:val="000000" w:themeColor="text1"/>
                <w:sz w:val="20"/>
                <w:szCs w:val="20"/>
              </w:rPr>
              <w:t>BC</w:t>
            </w:r>
            <w:r w:rsidRPr="5AD8E5F2">
              <w:rPr>
                <w:rStyle w:val="normaltextrun"/>
                <w:rFonts w:ascii="Calibri" w:eastAsia="Calibri" w:hAnsi="Calibri" w:cs="Calibri"/>
                <w:color w:val="000000" w:themeColor="text1"/>
                <w:sz w:val="20"/>
                <w:szCs w:val="20"/>
              </w:rPr>
              <w:t>TypeDetails</w:t>
            </w:r>
            <w:r w:rsidRPr="5AD8E5F2">
              <w:rPr>
                <w:rStyle w:val="eop"/>
                <w:rFonts w:ascii="Calibri" w:eastAsia="Calibri" w:hAnsi="Calibri" w:cs="Calibri"/>
                <w:color w:val="000000" w:themeColor="text1"/>
                <w:sz w:val="20"/>
                <w:szCs w:val="20"/>
              </w:rPr>
              <w:t> </w:t>
            </w:r>
          </w:p>
        </w:tc>
        <w:tc>
          <w:tcPr>
            <w:tcW w:w="1530" w:type="dxa"/>
            <w:tcBorders>
              <w:top w:val="single" w:sz="4" w:space="0" w:color="auto"/>
              <w:left w:val="single" w:sz="4" w:space="0" w:color="auto"/>
              <w:bottom w:val="single" w:sz="4" w:space="0" w:color="auto"/>
              <w:right w:val="single" w:sz="4" w:space="0" w:color="auto"/>
            </w:tcBorders>
            <w:tcMar>
              <w:left w:w="105" w:type="dxa"/>
              <w:right w:w="105" w:type="dxa"/>
            </w:tcMar>
          </w:tcPr>
          <w:p w14:paraId="70C5008D" w14:textId="493855FE" w:rsidR="00470EF3" w:rsidRPr="005424B9" w:rsidRDefault="368B8B73" w:rsidP="5AD8E5F2">
            <w:pPr>
              <w:spacing w:before="20" w:after="120"/>
              <w:rPr>
                <w:rStyle w:val="eop"/>
                <w:rFonts w:ascii="Calibri" w:eastAsia="Calibri" w:hAnsi="Calibri" w:cs="Calibri"/>
                <w:sz w:val="20"/>
                <w:szCs w:val="20"/>
              </w:rPr>
            </w:pPr>
            <w:r w:rsidRPr="5AD8E5F2">
              <w:rPr>
                <w:rStyle w:val="normaltextrun"/>
                <w:rFonts w:ascii="Calibri" w:eastAsia="Calibri" w:hAnsi="Calibri" w:cs="Calibri"/>
                <w:sz w:val="20"/>
                <w:szCs w:val="20"/>
              </w:rPr>
              <w:t>Array&lt;CBCTypeDetailsDTO&gt;</w:t>
            </w:r>
          </w:p>
        </w:tc>
        <w:tc>
          <w:tcPr>
            <w:tcW w:w="1170" w:type="dxa"/>
            <w:tcBorders>
              <w:top w:val="single" w:sz="4" w:space="0" w:color="auto"/>
              <w:left w:val="single" w:sz="4" w:space="0" w:color="auto"/>
              <w:bottom w:val="single" w:sz="4" w:space="0" w:color="auto"/>
              <w:right w:val="single" w:sz="4" w:space="0" w:color="auto"/>
            </w:tcBorders>
            <w:tcMar>
              <w:left w:w="105" w:type="dxa"/>
              <w:right w:w="105" w:type="dxa"/>
            </w:tcMar>
          </w:tcPr>
          <w:p w14:paraId="50B30FBE" w14:textId="77777777" w:rsidR="00470EF3" w:rsidRPr="005424B9" w:rsidRDefault="368B8B73" w:rsidP="00470EF3">
            <w:pPr>
              <w:spacing w:before="20" w:after="120"/>
              <w:rPr>
                <w:rFonts w:ascii="Calibri" w:eastAsia="Calibri" w:hAnsi="Calibri" w:cs="Calibri"/>
                <w:sz w:val="20"/>
                <w:szCs w:val="20"/>
              </w:rPr>
            </w:pPr>
            <w:r w:rsidRPr="5AD8E5F2">
              <w:rPr>
                <w:rStyle w:val="normaltextrun"/>
                <w:rFonts w:ascii="Calibri" w:eastAsia="Calibri" w:hAnsi="Calibri" w:cs="Calibri"/>
                <w:sz w:val="20"/>
                <w:szCs w:val="20"/>
              </w:rPr>
              <w:t>Yes</w:t>
            </w:r>
            <w:r w:rsidRPr="5AD8E5F2">
              <w:rPr>
                <w:rStyle w:val="eop"/>
                <w:rFonts w:ascii="Calibri" w:eastAsia="Calibri" w:hAnsi="Calibri" w:cs="Calibri"/>
                <w:sz w:val="20"/>
                <w:szCs w:val="20"/>
              </w:rPr>
              <w:t> </w:t>
            </w:r>
          </w:p>
        </w:tc>
        <w:tc>
          <w:tcPr>
            <w:tcW w:w="4561" w:type="dxa"/>
            <w:tcBorders>
              <w:top w:val="single" w:sz="4" w:space="0" w:color="auto"/>
              <w:left w:val="single" w:sz="4" w:space="0" w:color="auto"/>
              <w:bottom w:val="single" w:sz="4" w:space="0" w:color="auto"/>
              <w:right w:val="single" w:sz="4" w:space="0" w:color="auto"/>
            </w:tcBorders>
            <w:tcMar>
              <w:left w:w="105" w:type="dxa"/>
              <w:right w:w="105" w:type="dxa"/>
            </w:tcMar>
          </w:tcPr>
          <w:p w14:paraId="006FC2DF" w14:textId="77777777" w:rsidR="00470EF3" w:rsidRPr="005424B9" w:rsidRDefault="368B8B73" w:rsidP="00470EF3">
            <w:pPr>
              <w:spacing w:before="20" w:after="120"/>
              <w:rPr>
                <w:rFonts w:ascii="Calibri" w:eastAsia="Calibri" w:hAnsi="Calibri" w:cs="Calibri"/>
                <w:sz w:val="20"/>
                <w:szCs w:val="20"/>
              </w:rPr>
            </w:pPr>
            <w:r w:rsidRPr="5AD8E5F2">
              <w:rPr>
                <w:rStyle w:val="normaltextrun"/>
                <w:rFonts w:ascii="Calibri" w:eastAsia="Calibri" w:hAnsi="Calibri" w:cs="Calibri"/>
                <w:sz w:val="20"/>
                <w:szCs w:val="20"/>
              </w:rPr>
              <w:t>DD waiver Details</w:t>
            </w:r>
            <w:r w:rsidRPr="5AD8E5F2">
              <w:rPr>
                <w:rStyle w:val="eop"/>
                <w:rFonts w:ascii="Calibri" w:eastAsia="Calibri" w:hAnsi="Calibri" w:cs="Calibri"/>
                <w:sz w:val="20"/>
                <w:szCs w:val="20"/>
              </w:rPr>
              <w:t> </w:t>
            </w:r>
          </w:p>
        </w:tc>
      </w:tr>
    </w:tbl>
    <w:p w14:paraId="492ED8BF" w14:textId="53F3A2C7" w:rsidR="00007863" w:rsidRPr="005424B9" w:rsidRDefault="00007863" w:rsidP="00431200">
      <w:pPr>
        <w:ind w:left="1440" w:right="162"/>
        <w:rPr>
          <w:rFonts w:ascii="Calibri" w:hAnsi="Calibri" w:cs="Calibri"/>
          <w:sz w:val="20"/>
          <w:szCs w:val="20"/>
        </w:rPr>
      </w:pPr>
    </w:p>
    <w:p w14:paraId="3B9D89F3" w14:textId="77777777" w:rsidR="00007863" w:rsidRPr="005424B9" w:rsidRDefault="00007863" w:rsidP="00431200">
      <w:pPr>
        <w:ind w:left="1440" w:right="162"/>
        <w:rPr>
          <w:rFonts w:ascii="Calibri" w:hAnsi="Calibri" w:cs="Calibri"/>
          <w:sz w:val="20"/>
          <w:szCs w:val="20"/>
        </w:rPr>
      </w:pPr>
    </w:p>
    <w:p w14:paraId="6740D9D1" w14:textId="77777777" w:rsidR="00483648" w:rsidRPr="005424B9" w:rsidRDefault="00483648">
      <w:pPr>
        <w:spacing w:after="200" w:line="276" w:lineRule="auto"/>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br w:type="page"/>
      </w:r>
    </w:p>
    <w:p w14:paraId="457EE4BC" w14:textId="45BB788A" w:rsidR="00007863" w:rsidRPr="005424B9" w:rsidRDefault="3F3860E1" w:rsidP="00605064">
      <w:pPr>
        <w:spacing w:after="200"/>
        <w:ind w:right="162"/>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CBCTypeDetailsDTO: </w:t>
      </w:r>
    </w:p>
    <w:tbl>
      <w:tblPr>
        <w:tblW w:w="9620" w:type="dxa"/>
        <w:tblLook w:val="01E0" w:firstRow="1" w:lastRow="1" w:firstColumn="1" w:lastColumn="1" w:noHBand="0" w:noVBand="0"/>
      </w:tblPr>
      <w:tblGrid>
        <w:gridCol w:w="2885"/>
        <w:gridCol w:w="2359"/>
        <w:gridCol w:w="1289"/>
        <w:gridCol w:w="3087"/>
      </w:tblGrid>
      <w:tr w:rsidR="09C1947A" w:rsidRPr="005424B9" w14:paraId="77981EDD" w14:textId="77777777" w:rsidTr="5AD8E5F2">
        <w:trPr>
          <w:trHeight w:val="300"/>
        </w:trPr>
        <w:tc>
          <w:tcPr>
            <w:tcW w:w="2885"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69BFD7A8" w14:textId="246E290F" w:rsidR="09C1947A" w:rsidRPr="005424B9" w:rsidRDefault="1563826A" w:rsidP="00605064">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2359"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1FCB1818" w14:textId="1236C3F0" w:rsidR="09C1947A" w:rsidRPr="005424B9" w:rsidRDefault="1563826A" w:rsidP="00605064">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289"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ADC2FCC" w14:textId="59B55507" w:rsidR="09C1947A" w:rsidRPr="005424B9" w:rsidRDefault="1563826A" w:rsidP="00605064">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3087"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4D32E2C6" w14:textId="1FCAC5B3" w:rsidR="09C1947A" w:rsidRPr="005424B9" w:rsidRDefault="1563826A" w:rsidP="00605064">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9C1947A" w:rsidRPr="005424B9" w14:paraId="6CBD1374" w14:textId="77777777" w:rsidTr="5AD8E5F2">
        <w:trPr>
          <w:trHeight w:val="315"/>
        </w:trPr>
        <w:tc>
          <w:tcPr>
            <w:tcW w:w="28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1AC81EC" w14:textId="48A61135"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waiverSw</w:t>
            </w:r>
          </w:p>
        </w:tc>
        <w:tc>
          <w:tcPr>
            <w:tcW w:w="23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498B390" w14:textId="6EF12D83"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String</w:t>
            </w:r>
          </w:p>
        </w:tc>
        <w:tc>
          <w:tcPr>
            <w:tcW w:w="128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0AD9C5" w14:textId="108BE407"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Yes</w:t>
            </w:r>
          </w:p>
        </w:tc>
        <w:tc>
          <w:tcPr>
            <w:tcW w:w="308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3B01DCA" w14:textId="559E5397"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Waiver flag (Y/N)</w:t>
            </w:r>
          </w:p>
        </w:tc>
      </w:tr>
      <w:tr w:rsidR="09C1947A" w:rsidRPr="005424B9" w14:paraId="6BA5DE81" w14:textId="77777777" w:rsidTr="5AD8E5F2">
        <w:trPr>
          <w:trHeight w:val="315"/>
        </w:trPr>
        <w:tc>
          <w:tcPr>
            <w:tcW w:w="28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5AA8021" w14:textId="2A17F5D0" w:rsidR="09C1947A" w:rsidRPr="000B181E" w:rsidRDefault="64626FC4" w:rsidP="5AD8E5F2">
            <w:pPr>
              <w:spacing w:line="300" w:lineRule="atLeast"/>
              <w:rPr>
                <w:rFonts w:ascii="Calibri" w:eastAsia="Calibri" w:hAnsi="Calibri" w:cs="Calibri"/>
                <w:sz w:val="20"/>
                <w:szCs w:val="20"/>
              </w:rPr>
            </w:pPr>
            <w:r w:rsidRPr="5AD8E5F2">
              <w:rPr>
                <w:rFonts w:ascii="Segoe UI" w:eastAsia="Calibri" w:hAnsi="Segoe UI" w:cs="Segoe UI"/>
                <w:sz w:val="21"/>
                <w:szCs w:val="21"/>
              </w:rPr>
              <w:t>paceCbcType</w:t>
            </w:r>
          </w:p>
        </w:tc>
        <w:tc>
          <w:tcPr>
            <w:tcW w:w="23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FB09089" w14:textId="5D13B130"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String</w:t>
            </w:r>
          </w:p>
        </w:tc>
        <w:tc>
          <w:tcPr>
            <w:tcW w:w="128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6F3519E" w14:textId="2BA6163F"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Yes</w:t>
            </w:r>
          </w:p>
        </w:tc>
        <w:tc>
          <w:tcPr>
            <w:tcW w:w="308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A28745F" w14:textId="4130FAD0"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PACE CBC Type (Y/N)</w:t>
            </w:r>
          </w:p>
        </w:tc>
      </w:tr>
      <w:tr w:rsidR="09C1947A" w:rsidRPr="005424B9" w14:paraId="43B8AEAC" w14:textId="77777777" w:rsidTr="5AD8E5F2">
        <w:trPr>
          <w:trHeight w:val="315"/>
        </w:trPr>
        <w:tc>
          <w:tcPr>
            <w:tcW w:w="28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2C19D5" w14:textId="1ACE7E3B" w:rsidR="09C1947A" w:rsidRPr="005424B9" w:rsidRDefault="3B94B5E7" w:rsidP="00605064">
            <w:pPr>
              <w:spacing w:after="120"/>
              <w:rPr>
                <w:rFonts w:ascii="Calibri" w:eastAsia="Calibri" w:hAnsi="Calibri" w:cs="Calibri"/>
                <w:sz w:val="20"/>
                <w:szCs w:val="20"/>
              </w:rPr>
            </w:pPr>
            <w:r w:rsidRPr="5AD8E5F2">
              <w:rPr>
                <w:rFonts w:ascii="Calibri" w:eastAsia="Calibri" w:hAnsi="Calibri" w:cs="Calibri"/>
                <w:sz w:val="20"/>
                <w:szCs w:val="20"/>
              </w:rPr>
              <w:t>cbc</w:t>
            </w:r>
            <w:r w:rsidR="1563826A" w:rsidRPr="5AD8E5F2">
              <w:rPr>
                <w:rFonts w:ascii="Calibri" w:eastAsia="Calibri" w:hAnsi="Calibri" w:cs="Calibri"/>
                <w:sz w:val="20"/>
                <w:szCs w:val="20"/>
              </w:rPr>
              <w:t>Type</w:t>
            </w:r>
          </w:p>
        </w:tc>
        <w:tc>
          <w:tcPr>
            <w:tcW w:w="23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4D1D137" w14:textId="32C769E0"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String</w:t>
            </w:r>
          </w:p>
        </w:tc>
        <w:tc>
          <w:tcPr>
            <w:tcW w:w="128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AC487F1" w14:textId="03C35BBC"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Yes</w:t>
            </w:r>
          </w:p>
        </w:tc>
        <w:tc>
          <w:tcPr>
            <w:tcW w:w="308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69441D9" w14:textId="1FD09B45"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CBC Type</w:t>
            </w:r>
          </w:p>
          <w:p w14:paraId="6A172B4D" w14:textId="64EB720A"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Reference Table: RT_CBCWAIVERTYPE</w:t>
            </w:r>
          </w:p>
        </w:tc>
      </w:tr>
      <w:tr w:rsidR="09C1947A" w:rsidRPr="005424B9" w14:paraId="1770E0FA" w14:textId="77777777" w:rsidTr="5AD8E5F2">
        <w:trPr>
          <w:trHeight w:val="315"/>
        </w:trPr>
        <w:tc>
          <w:tcPr>
            <w:tcW w:w="28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DDD8612" w14:textId="0527C826"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maBeginDate</w:t>
            </w:r>
          </w:p>
        </w:tc>
        <w:tc>
          <w:tcPr>
            <w:tcW w:w="23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5D3798B" w14:textId="76C4F8DC"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Date</w:t>
            </w:r>
          </w:p>
        </w:tc>
        <w:tc>
          <w:tcPr>
            <w:tcW w:w="128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8438416" w14:textId="0E9436AF"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Yes</w:t>
            </w:r>
          </w:p>
        </w:tc>
        <w:tc>
          <w:tcPr>
            <w:tcW w:w="308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DDCCDE7" w14:textId="6DEEBD8D"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Begin Date</w:t>
            </w:r>
          </w:p>
        </w:tc>
      </w:tr>
      <w:tr w:rsidR="09C1947A" w:rsidRPr="005424B9" w14:paraId="2DB4257D" w14:textId="77777777" w:rsidTr="5AD8E5F2">
        <w:trPr>
          <w:trHeight w:val="315"/>
        </w:trPr>
        <w:tc>
          <w:tcPr>
            <w:tcW w:w="28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33C8FD4" w14:textId="194A716D"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maEndDate</w:t>
            </w:r>
          </w:p>
        </w:tc>
        <w:tc>
          <w:tcPr>
            <w:tcW w:w="23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274FFE" w14:textId="2DA15F18"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Date</w:t>
            </w:r>
          </w:p>
        </w:tc>
        <w:tc>
          <w:tcPr>
            <w:tcW w:w="128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67BDB11" w14:textId="0D35798E"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No</w:t>
            </w:r>
          </w:p>
        </w:tc>
        <w:tc>
          <w:tcPr>
            <w:tcW w:w="308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8EF7F41" w14:textId="77677F55"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End Date</w:t>
            </w:r>
          </w:p>
        </w:tc>
      </w:tr>
      <w:tr w:rsidR="09C1947A" w:rsidRPr="005424B9" w14:paraId="1357F6BA" w14:textId="77777777" w:rsidTr="5AD8E5F2">
        <w:trPr>
          <w:trHeight w:val="315"/>
        </w:trPr>
        <w:tc>
          <w:tcPr>
            <w:tcW w:w="2885" w:type="dxa"/>
            <w:tcBorders>
              <w:top w:val="single" w:sz="8" w:space="0" w:color="auto"/>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5A6D6BCE" w14:textId="4C10F1CD"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updateSw</w:t>
            </w:r>
          </w:p>
        </w:tc>
        <w:tc>
          <w:tcPr>
            <w:tcW w:w="2359" w:type="dxa"/>
            <w:tcBorders>
              <w:top w:val="single" w:sz="8" w:space="0" w:color="auto"/>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4ED54D28" w14:textId="01C785B1"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String</w:t>
            </w:r>
          </w:p>
        </w:tc>
        <w:tc>
          <w:tcPr>
            <w:tcW w:w="1289" w:type="dxa"/>
            <w:tcBorders>
              <w:top w:val="single" w:sz="8" w:space="0" w:color="auto"/>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79226427" w14:textId="51851D90"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No</w:t>
            </w:r>
          </w:p>
        </w:tc>
        <w:tc>
          <w:tcPr>
            <w:tcW w:w="3087" w:type="dxa"/>
            <w:tcBorders>
              <w:top w:val="single" w:sz="8" w:space="0" w:color="auto"/>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4FF03DF5" w14:textId="77777777" w:rsidR="00A65527" w:rsidRDefault="00A65527" w:rsidP="00A65527">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15299FA9" w14:textId="032260CC" w:rsidR="09C1947A" w:rsidRPr="005424B9" w:rsidRDefault="00A65527" w:rsidP="00605064">
            <w:pPr>
              <w:spacing w:after="120"/>
              <w:rPr>
                <w:rFonts w:ascii="Calibri" w:eastAsia="Calibri" w:hAnsi="Calibri" w:cs="Calibri"/>
                <w:sz w:val="20"/>
                <w:szCs w:val="20"/>
              </w:rPr>
            </w:pPr>
            <w:r w:rsidRPr="00A86453">
              <w:rPr>
                <w:rFonts w:ascii="Calibri" w:eastAsia="Calibri" w:hAnsi="Calibri" w:cs="Calibri"/>
                <w:color w:val="000000" w:themeColor="text1"/>
                <w:sz w:val="20"/>
              </w:rPr>
              <w:t>E.g.: 'Yes'/'No'</w:t>
            </w:r>
          </w:p>
        </w:tc>
      </w:tr>
      <w:tr w:rsidR="09C1947A" w:rsidRPr="005424B9" w14:paraId="27ED7D3E" w14:textId="77777777" w:rsidTr="5AD8E5F2">
        <w:trPr>
          <w:trHeight w:val="315"/>
        </w:trPr>
        <w:tc>
          <w:tcPr>
            <w:tcW w:w="2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41A1ED5F" w14:textId="400204BD"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source</w:t>
            </w:r>
          </w:p>
        </w:tc>
        <w:tc>
          <w:tcPr>
            <w:tcW w:w="23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5EB720CA" w14:textId="4E3A258A"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String</w:t>
            </w:r>
          </w:p>
        </w:tc>
        <w:tc>
          <w:tcPr>
            <w:tcW w:w="12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0BA9B018" w14:textId="62471E5B"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Yes</w:t>
            </w:r>
          </w:p>
        </w:tc>
        <w:tc>
          <w:tcPr>
            <w:tcW w:w="30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68D2B43C" w14:textId="41C6BEC0" w:rsidR="09C1947A" w:rsidRPr="005424B9" w:rsidRDefault="009A4D09" w:rsidP="00605064">
            <w:pPr>
              <w:spacing w:after="120"/>
              <w:rPr>
                <w:rFonts w:ascii="Calibri" w:eastAsia="Calibri" w:hAnsi="Calibri" w:cs="Calibri"/>
                <w:sz w:val="20"/>
                <w:szCs w:val="20"/>
              </w:rPr>
            </w:pPr>
            <w:r w:rsidRPr="00A86453">
              <w:rPr>
                <w:rFonts w:ascii="Calibri" w:eastAsia="Calibri" w:hAnsi="Calibri" w:cs="Calibri"/>
                <w:sz w:val="20"/>
                <w:szCs w:val="20"/>
              </w:rPr>
              <w:t>S</w:t>
            </w:r>
            <w:r w:rsidR="33135517" w:rsidRPr="00A86453">
              <w:rPr>
                <w:rFonts w:ascii="Calibri" w:eastAsia="Calibri" w:hAnsi="Calibri" w:cs="Calibri"/>
                <w:sz w:val="20"/>
                <w:szCs w:val="20"/>
              </w:rPr>
              <w:t>ource System: The system that MWRP received this data from (could be "MWRP" if the data was uploaded to MWRP).</w:t>
            </w:r>
          </w:p>
        </w:tc>
      </w:tr>
      <w:tr w:rsidR="09C1947A" w:rsidRPr="005424B9" w14:paraId="780B0CF4" w14:textId="77777777" w:rsidTr="000466DC">
        <w:trPr>
          <w:trHeight w:val="30"/>
        </w:trPr>
        <w:tc>
          <w:tcPr>
            <w:tcW w:w="2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AA89E24" w14:textId="61D9C597" w:rsidR="09C1947A" w:rsidRPr="005424B9" w:rsidRDefault="1563826A" w:rsidP="00605064">
            <w:pPr>
              <w:spacing w:after="120"/>
              <w:rPr>
                <w:rFonts w:ascii="Calibri" w:eastAsia="Calibri" w:hAnsi="Calibri" w:cs="Calibri"/>
                <w:sz w:val="20"/>
                <w:szCs w:val="20"/>
              </w:rPr>
            </w:pPr>
            <w:r w:rsidRPr="5AD8E5F2">
              <w:rPr>
                <w:rFonts w:ascii="Calibri" w:eastAsia="Calibri" w:hAnsi="Calibri" w:cs="Calibri"/>
                <w:sz w:val="20"/>
                <w:szCs w:val="20"/>
              </w:rPr>
              <w:t xml:space="preserve">vaCMSSequenceNum  </w:t>
            </w:r>
          </w:p>
        </w:tc>
        <w:tc>
          <w:tcPr>
            <w:tcW w:w="23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0FE6982" w14:textId="16236722"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 xml:space="preserve">String </w:t>
            </w:r>
          </w:p>
        </w:tc>
        <w:tc>
          <w:tcPr>
            <w:tcW w:w="12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BEAF831" w14:textId="2129F416" w:rsidR="09C1947A" w:rsidRPr="005424B9" w:rsidRDefault="1563826A" w:rsidP="00605064">
            <w:pPr>
              <w:spacing w:after="120"/>
              <w:jc w:val="center"/>
              <w:rPr>
                <w:rFonts w:ascii="Calibri" w:eastAsia="Calibri" w:hAnsi="Calibri" w:cs="Calibri"/>
                <w:sz w:val="20"/>
                <w:szCs w:val="20"/>
              </w:rPr>
            </w:pPr>
            <w:r w:rsidRPr="5AD8E5F2">
              <w:rPr>
                <w:rFonts w:ascii="Calibri" w:eastAsia="Calibri" w:hAnsi="Calibri" w:cs="Calibri"/>
                <w:sz w:val="20"/>
                <w:szCs w:val="20"/>
              </w:rPr>
              <w:t xml:space="preserve">Yes </w:t>
            </w:r>
          </w:p>
        </w:tc>
        <w:tc>
          <w:tcPr>
            <w:tcW w:w="30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tcPr>
          <w:p w14:paraId="5280921F" w14:textId="4145814E" w:rsidR="09C1947A" w:rsidRPr="005424B9" w:rsidRDefault="00986150" w:rsidP="00605064">
            <w:pPr>
              <w:spacing w:after="120"/>
              <w:rPr>
                <w:rFonts w:ascii="Calibri" w:eastAsia="Calibri" w:hAnsi="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31C75A1C" w14:textId="6411B8D7" w:rsidR="00007863" w:rsidRPr="005424B9" w:rsidRDefault="00007863" w:rsidP="00431200">
      <w:pPr>
        <w:ind w:left="1440" w:right="162"/>
        <w:rPr>
          <w:rFonts w:ascii="Calibri" w:hAnsi="Calibri" w:cs="Calibri"/>
          <w:sz w:val="20"/>
          <w:szCs w:val="20"/>
        </w:rPr>
      </w:pPr>
    </w:p>
    <w:p w14:paraId="4F2DDB37" w14:textId="77777777" w:rsidR="00431200" w:rsidRPr="005424B9" w:rsidRDefault="00431200" w:rsidP="008661F6">
      <w:pPr>
        <w:ind w:right="162"/>
        <w:rPr>
          <w:rFonts w:ascii="Calibri" w:hAnsi="Calibri" w:cs="Calibri"/>
          <w:color w:val="000000"/>
          <w:sz w:val="20"/>
          <w:szCs w:val="20"/>
        </w:rPr>
      </w:pPr>
      <w:r w:rsidRPr="005424B9">
        <w:rPr>
          <w:rFonts w:ascii="Calibri" w:hAnsi="Calibri" w:cs="Calibri"/>
          <w:color w:val="000000"/>
          <w:sz w:val="20"/>
          <w:szCs w:val="20"/>
        </w:rPr>
        <w:t>PregnancyDTO:</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58"/>
        <w:gridCol w:w="1310"/>
        <w:gridCol w:w="987"/>
        <w:gridCol w:w="3385"/>
      </w:tblGrid>
      <w:tr w:rsidR="00431200" w:rsidRPr="005424B9" w14:paraId="75828BBB" w14:textId="77777777" w:rsidTr="5AD8E5F2">
        <w:trPr>
          <w:cantSplit/>
          <w:tblHeader/>
        </w:trPr>
        <w:tc>
          <w:tcPr>
            <w:tcW w:w="3858" w:type="dxa"/>
            <w:shd w:val="clear" w:color="auto" w:fill="000000" w:themeFill="text1"/>
          </w:tcPr>
          <w:p w14:paraId="2D3F9AC2"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10" w:type="dxa"/>
            <w:shd w:val="clear" w:color="auto" w:fill="000000" w:themeFill="text1"/>
          </w:tcPr>
          <w:p w14:paraId="7C20CCC7"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987" w:type="dxa"/>
            <w:shd w:val="clear" w:color="auto" w:fill="000000" w:themeFill="text1"/>
          </w:tcPr>
          <w:p w14:paraId="115CF95D"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385" w:type="dxa"/>
            <w:shd w:val="clear" w:color="auto" w:fill="000000" w:themeFill="text1"/>
          </w:tcPr>
          <w:p w14:paraId="36D71D0F"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00431200" w:rsidRPr="005424B9" w14:paraId="11D630E1"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2C37897C" w14:textId="648082D5" w:rsidR="00431200" w:rsidRPr="00A86453" w:rsidRDefault="331C253A" w:rsidP="5AD8E5F2">
            <w:pPr>
              <w:pStyle w:val="TableText10"/>
              <w:rPr>
                <w:rFonts w:ascii="Calibri" w:eastAsiaTheme="minorEastAsia" w:hAnsi="Calibri" w:cs="Calibri"/>
              </w:rPr>
            </w:pPr>
            <w:r w:rsidRPr="00A86453">
              <w:rPr>
                <w:rFonts w:ascii="Calibri" w:eastAsiaTheme="minorEastAsia" w:hAnsi="Calibri" w:cs="Calibri"/>
              </w:rPr>
              <w:t>c</w:t>
            </w:r>
            <w:r w:rsidR="75ACDC7B" w:rsidRPr="00A86453">
              <w:rPr>
                <w:rFonts w:ascii="Calibri" w:eastAsiaTheme="minorEastAsia" w:hAnsi="Calibri" w:cs="Calibri"/>
              </w:rPr>
              <w:t>ircumstanceCode</w:t>
            </w:r>
          </w:p>
        </w:tc>
        <w:tc>
          <w:tcPr>
            <w:tcW w:w="1310" w:type="dxa"/>
            <w:tcBorders>
              <w:top w:val="single" w:sz="4" w:space="0" w:color="auto"/>
              <w:left w:val="single" w:sz="4" w:space="0" w:color="auto"/>
              <w:bottom w:val="single" w:sz="4" w:space="0" w:color="auto"/>
              <w:right w:val="single" w:sz="4" w:space="0" w:color="auto"/>
            </w:tcBorders>
          </w:tcPr>
          <w:p w14:paraId="69A219F5" w14:textId="77777777" w:rsidR="00431200" w:rsidRPr="00A86453" w:rsidRDefault="00431200" w:rsidP="000D596E">
            <w:pPr>
              <w:pStyle w:val="TableText10"/>
              <w:rPr>
                <w:rFonts w:ascii="Calibri" w:eastAsiaTheme="minorHAnsi" w:hAnsi="Calibri" w:cs="Calibri"/>
                <w:szCs w:val="20"/>
              </w:rPr>
            </w:pPr>
            <w:r w:rsidRPr="00A86453">
              <w:rPr>
                <w:rFonts w:ascii="Calibri" w:eastAsiaTheme="minorHAnsi" w:hAnsi="Calibri" w:cs="Calibri"/>
                <w:szCs w:val="20"/>
              </w:rPr>
              <w:t>String</w:t>
            </w:r>
          </w:p>
        </w:tc>
        <w:tc>
          <w:tcPr>
            <w:tcW w:w="987" w:type="dxa"/>
            <w:tcBorders>
              <w:top w:val="single" w:sz="4" w:space="0" w:color="auto"/>
              <w:left w:val="single" w:sz="4" w:space="0" w:color="auto"/>
              <w:bottom w:val="single" w:sz="4" w:space="0" w:color="auto"/>
              <w:right w:val="single" w:sz="4" w:space="0" w:color="auto"/>
            </w:tcBorders>
          </w:tcPr>
          <w:p w14:paraId="0ACAC9E3" w14:textId="77777777" w:rsidR="00431200" w:rsidRPr="00A86453" w:rsidRDefault="00431200" w:rsidP="000D596E">
            <w:pPr>
              <w:pStyle w:val="TableText10"/>
              <w:rPr>
                <w:rFonts w:ascii="Calibri" w:eastAsiaTheme="minorHAnsi" w:hAnsi="Calibri" w:cs="Calibri"/>
                <w:szCs w:val="20"/>
              </w:rPr>
            </w:pPr>
            <w:r w:rsidRPr="00A86453">
              <w:rPr>
                <w:rFonts w:ascii="Calibri" w:eastAsiaTheme="minorHAnsi" w:hAnsi="Calibri" w:cs="Calibri"/>
                <w:szCs w:val="20"/>
              </w:rPr>
              <w:t>Yes</w:t>
            </w:r>
          </w:p>
        </w:tc>
        <w:tc>
          <w:tcPr>
            <w:tcW w:w="3385" w:type="dxa"/>
            <w:tcBorders>
              <w:top w:val="single" w:sz="4" w:space="0" w:color="auto"/>
              <w:left w:val="single" w:sz="4" w:space="0" w:color="auto"/>
              <w:bottom w:val="single" w:sz="4" w:space="0" w:color="auto"/>
              <w:right w:val="single" w:sz="4" w:space="0" w:color="auto"/>
            </w:tcBorders>
          </w:tcPr>
          <w:p w14:paraId="20AFC2F0" w14:textId="28E3F868" w:rsidR="00431200" w:rsidRPr="005424B9" w:rsidRDefault="00431200" w:rsidP="000D596E">
            <w:pPr>
              <w:pStyle w:val="TableText10"/>
              <w:rPr>
                <w:rFonts w:ascii="Calibri" w:eastAsiaTheme="minorHAnsi" w:hAnsi="Calibri" w:cs="Calibri"/>
                <w:szCs w:val="20"/>
              </w:rPr>
            </w:pPr>
            <w:r w:rsidRPr="00A86453">
              <w:rPr>
                <w:rFonts w:ascii="Calibri" w:eastAsiaTheme="minorHAnsi" w:hAnsi="Calibri" w:cs="Calibri"/>
                <w:szCs w:val="20"/>
              </w:rPr>
              <w:t>Circumstance</w:t>
            </w:r>
            <w:r w:rsidR="003D1775" w:rsidRPr="00A86453">
              <w:rPr>
                <w:rFonts w:ascii="Calibri" w:eastAsiaTheme="minorHAnsi" w:hAnsi="Calibri" w:cs="Calibri"/>
                <w:szCs w:val="20"/>
              </w:rPr>
              <w:t xml:space="preserve"> </w:t>
            </w:r>
            <w:r w:rsidRPr="00A86453">
              <w:rPr>
                <w:rFonts w:ascii="Calibri" w:eastAsiaTheme="minorHAnsi" w:hAnsi="Calibri" w:cs="Calibri"/>
                <w:szCs w:val="20"/>
              </w:rPr>
              <w:t>Code</w:t>
            </w:r>
          </w:p>
        </w:tc>
      </w:tr>
      <w:tr w:rsidR="00431200" w:rsidRPr="005424B9" w14:paraId="52315823"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611DEA59"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expectedPregnancyDueDate</w:t>
            </w:r>
          </w:p>
        </w:tc>
        <w:tc>
          <w:tcPr>
            <w:tcW w:w="1310" w:type="dxa"/>
            <w:tcBorders>
              <w:top w:val="single" w:sz="4" w:space="0" w:color="auto"/>
              <w:left w:val="single" w:sz="4" w:space="0" w:color="auto"/>
              <w:bottom w:val="single" w:sz="4" w:space="0" w:color="auto"/>
              <w:right w:val="single" w:sz="4" w:space="0" w:color="auto"/>
            </w:tcBorders>
          </w:tcPr>
          <w:p w14:paraId="53B44487"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987" w:type="dxa"/>
            <w:tcBorders>
              <w:top w:val="single" w:sz="4" w:space="0" w:color="auto"/>
              <w:left w:val="single" w:sz="4" w:space="0" w:color="auto"/>
              <w:bottom w:val="single" w:sz="4" w:space="0" w:color="auto"/>
              <w:right w:val="single" w:sz="4" w:space="0" w:color="auto"/>
            </w:tcBorders>
          </w:tcPr>
          <w:p w14:paraId="45B5D3F9"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385" w:type="dxa"/>
            <w:tcBorders>
              <w:top w:val="single" w:sz="4" w:space="0" w:color="auto"/>
              <w:left w:val="single" w:sz="4" w:space="0" w:color="auto"/>
              <w:bottom w:val="single" w:sz="4" w:space="0" w:color="auto"/>
              <w:right w:val="single" w:sz="4" w:space="0" w:color="auto"/>
            </w:tcBorders>
          </w:tcPr>
          <w:p w14:paraId="6B91C4A1"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Expected Pregnancy Due Date</w:t>
            </w:r>
          </w:p>
        </w:tc>
      </w:tr>
      <w:tr w:rsidR="00431200" w:rsidRPr="005424B9" w14:paraId="398835EF"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4A0F1619"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actualPregnancyEndDate</w:t>
            </w:r>
          </w:p>
        </w:tc>
        <w:tc>
          <w:tcPr>
            <w:tcW w:w="1310" w:type="dxa"/>
            <w:tcBorders>
              <w:top w:val="single" w:sz="4" w:space="0" w:color="auto"/>
              <w:left w:val="single" w:sz="4" w:space="0" w:color="auto"/>
              <w:bottom w:val="single" w:sz="4" w:space="0" w:color="auto"/>
              <w:right w:val="single" w:sz="4" w:space="0" w:color="auto"/>
            </w:tcBorders>
          </w:tcPr>
          <w:p w14:paraId="3FCF9FB0"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987" w:type="dxa"/>
            <w:tcBorders>
              <w:top w:val="single" w:sz="4" w:space="0" w:color="auto"/>
              <w:left w:val="single" w:sz="4" w:space="0" w:color="auto"/>
              <w:bottom w:val="single" w:sz="4" w:space="0" w:color="auto"/>
              <w:right w:val="single" w:sz="4" w:space="0" w:color="auto"/>
            </w:tcBorders>
          </w:tcPr>
          <w:p w14:paraId="1B2DFE47"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No</w:t>
            </w:r>
          </w:p>
        </w:tc>
        <w:tc>
          <w:tcPr>
            <w:tcW w:w="3385" w:type="dxa"/>
            <w:tcBorders>
              <w:top w:val="single" w:sz="4" w:space="0" w:color="auto"/>
              <w:left w:val="single" w:sz="4" w:space="0" w:color="auto"/>
              <w:bottom w:val="single" w:sz="4" w:space="0" w:color="auto"/>
              <w:right w:val="single" w:sz="4" w:space="0" w:color="auto"/>
            </w:tcBorders>
          </w:tcPr>
          <w:p w14:paraId="4E80AD61" w14:textId="17A889D6"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Actual Pregnancy End Date</w:t>
            </w:r>
            <w:r w:rsidR="00CD5155" w:rsidRPr="005424B9">
              <w:rPr>
                <w:rFonts w:ascii="Calibri" w:eastAsiaTheme="minorHAnsi" w:hAnsi="Calibri" w:cs="Calibri"/>
                <w:szCs w:val="20"/>
              </w:rPr>
              <w:t>. Date on which the pregnancy ended.</w:t>
            </w:r>
          </w:p>
        </w:tc>
      </w:tr>
      <w:tr w:rsidR="00431200" w:rsidRPr="005424B9" w14:paraId="657694EE"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3989E78B"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effectiveBeginDate</w:t>
            </w:r>
          </w:p>
        </w:tc>
        <w:tc>
          <w:tcPr>
            <w:tcW w:w="1310" w:type="dxa"/>
            <w:tcBorders>
              <w:top w:val="single" w:sz="4" w:space="0" w:color="auto"/>
              <w:left w:val="single" w:sz="4" w:space="0" w:color="auto"/>
              <w:bottom w:val="single" w:sz="4" w:space="0" w:color="auto"/>
              <w:right w:val="single" w:sz="4" w:space="0" w:color="auto"/>
            </w:tcBorders>
          </w:tcPr>
          <w:p w14:paraId="7A84918A"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987" w:type="dxa"/>
            <w:tcBorders>
              <w:top w:val="single" w:sz="4" w:space="0" w:color="auto"/>
              <w:left w:val="single" w:sz="4" w:space="0" w:color="auto"/>
              <w:bottom w:val="single" w:sz="4" w:space="0" w:color="auto"/>
              <w:right w:val="single" w:sz="4" w:space="0" w:color="auto"/>
            </w:tcBorders>
          </w:tcPr>
          <w:p w14:paraId="4AD0575D"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385" w:type="dxa"/>
            <w:tcBorders>
              <w:top w:val="single" w:sz="4" w:space="0" w:color="auto"/>
              <w:left w:val="single" w:sz="4" w:space="0" w:color="auto"/>
              <w:bottom w:val="single" w:sz="4" w:space="0" w:color="auto"/>
              <w:right w:val="single" w:sz="4" w:space="0" w:color="auto"/>
            </w:tcBorders>
          </w:tcPr>
          <w:p w14:paraId="35B46AEB" w14:textId="7DB29AC9" w:rsidR="00431200" w:rsidRPr="005424B9" w:rsidRDefault="001F74BE" w:rsidP="000D596E">
            <w:pPr>
              <w:pStyle w:val="TableText10"/>
              <w:rPr>
                <w:rFonts w:ascii="Calibri" w:eastAsiaTheme="minorHAnsi" w:hAnsi="Calibri" w:cs="Calibri"/>
                <w:szCs w:val="20"/>
              </w:rPr>
            </w:pPr>
            <w:r w:rsidRPr="005C4972">
              <w:rPr>
                <w:rFonts w:ascii="Calibri" w:hAnsi="Calibri" w:cs="Calibri"/>
                <w:szCs w:val="20"/>
              </w:rPr>
              <w:t>Date on which the circumstance became effective in the source system (VaCMS). Null indicates the record remains active.</w:t>
            </w:r>
          </w:p>
        </w:tc>
      </w:tr>
      <w:tr w:rsidR="00431200" w:rsidRPr="005424B9" w14:paraId="2621E8D9"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113C6D51"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effectiveEndDate</w:t>
            </w:r>
          </w:p>
        </w:tc>
        <w:tc>
          <w:tcPr>
            <w:tcW w:w="1310" w:type="dxa"/>
            <w:tcBorders>
              <w:top w:val="single" w:sz="4" w:space="0" w:color="auto"/>
              <w:left w:val="single" w:sz="4" w:space="0" w:color="auto"/>
              <w:bottom w:val="single" w:sz="4" w:space="0" w:color="auto"/>
              <w:right w:val="single" w:sz="4" w:space="0" w:color="auto"/>
            </w:tcBorders>
          </w:tcPr>
          <w:p w14:paraId="563A83C2"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987" w:type="dxa"/>
            <w:tcBorders>
              <w:top w:val="single" w:sz="4" w:space="0" w:color="auto"/>
              <w:left w:val="single" w:sz="4" w:space="0" w:color="auto"/>
              <w:bottom w:val="single" w:sz="4" w:space="0" w:color="auto"/>
              <w:right w:val="single" w:sz="4" w:space="0" w:color="auto"/>
            </w:tcBorders>
          </w:tcPr>
          <w:p w14:paraId="1DDD8052"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No</w:t>
            </w:r>
          </w:p>
        </w:tc>
        <w:tc>
          <w:tcPr>
            <w:tcW w:w="3385" w:type="dxa"/>
            <w:tcBorders>
              <w:top w:val="single" w:sz="4" w:space="0" w:color="auto"/>
              <w:left w:val="single" w:sz="4" w:space="0" w:color="auto"/>
              <w:bottom w:val="single" w:sz="4" w:space="0" w:color="auto"/>
              <w:right w:val="single" w:sz="4" w:space="0" w:color="auto"/>
            </w:tcBorders>
          </w:tcPr>
          <w:p w14:paraId="55909145" w14:textId="01654DC6" w:rsidR="00431200" w:rsidRPr="005424B9" w:rsidRDefault="00584B8F" w:rsidP="000D596E">
            <w:pPr>
              <w:pStyle w:val="TableText10"/>
              <w:rPr>
                <w:rFonts w:ascii="Calibri" w:eastAsiaTheme="minorHAnsi" w:hAnsi="Calibri" w:cs="Calibri"/>
                <w:szCs w:val="20"/>
              </w:rPr>
            </w:pPr>
            <w:r w:rsidRPr="0012190D">
              <w:rPr>
                <w:rFonts w:ascii="Calibri" w:hAnsi="Calibri" w:cs="Calibri"/>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3863C4" w:rsidRPr="005424B9" w14:paraId="64A4B52F"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858" w:type="dxa"/>
            <w:tcBorders>
              <w:top w:val="single" w:sz="4" w:space="0" w:color="auto"/>
              <w:left w:val="single" w:sz="4" w:space="0" w:color="auto"/>
              <w:bottom w:val="single" w:sz="4" w:space="0" w:color="auto"/>
              <w:right w:val="single" w:sz="4" w:space="0" w:color="auto"/>
            </w:tcBorders>
          </w:tcPr>
          <w:p w14:paraId="10B87783" w14:textId="46E7E995" w:rsidR="003863C4" w:rsidRPr="000927A4" w:rsidRDefault="003863C4"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source</w:t>
            </w:r>
          </w:p>
        </w:tc>
        <w:tc>
          <w:tcPr>
            <w:tcW w:w="1310" w:type="dxa"/>
            <w:tcBorders>
              <w:top w:val="single" w:sz="4" w:space="0" w:color="auto"/>
              <w:left w:val="single" w:sz="4" w:space="0" w:color="auto"/>
              <w:bottom w:val="single" w:sz="4" w:space="0" w:color="auto"/>
              <w:right w:val="single" w:sz="4" w:space="0" w:color="auto"/>
            </w:tcBorders>
          </w:tcPr>
          <w:p w14:paraId="0FCD9C5B" w14:textId="49F8E6AC" w:rsidR="003863C4" w:rsidRPr="003863C4" w:rsidRDefault="003863C4"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String</w:t>
            </w:r>
          </w:p>
        </w:tc>
        <w:tc>
          <w:tcPr>
            <w:tcW w:w="987" w:type="dxa"/>
            <w:tcBorders>
              <w:top w:val="single" w:sz="4" w:space="0" w:color="auto"/>
              <w:left w:val="single" w:sz="4" w:space="0" w:color="auto"/>
              <w:bottom w:val="single" w:sz="4" w:space="0" w:color="auto"/>
              <w:right w:val="single" w:sz="4" w:space="0" w:color="auto"/>
            </w:tcBorders>
          </w:tcPr>
          <w:p w14:paraId="5DF418A3" w14:textId="6CB643C0" w:rsidR="003863C4" w:rsidRPr="003863C4" w:rsidRDefault="003863C4"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Yes</w:t>
            </w:r>
          </w:p>
        </w:tc>
        <w:tc>
          <w:tcPr>
            <w:tcW w:w="3385" w:type="dxa"/>
            <w:tcBorders>
              <w:top w:val="single" w:sz="4" w:space="0" w:color="auto"/>
              <w:left w:val="single" w:sz="4" w:space="0" w:color="auto"/>
              <w:bottom w:val="single" w:sz="4" w:space="0" w:color="auto"/>
              <w:right w:val="single" w:sz="4" w:space="0" w:color="auto"/>
            </w:tcBorders>
          </w:tcPr>
          <w:p w14:paraId="7AC3FD51" w14:textId="77777777" w:rsidR="00732FB3" w:rsidRPr="008E69F0" w:rsidRDefault="27341FC7" w:rsidP="00732FB3">
            <w:pPr>
              <w:pStyle w:val="TableText1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78620D4A" w14:textId="5F5C3B42" w:rsidR="003863C4" w:rsidRPr="003863C4" w:rsidDel="547EDEB1" w:rsidRDefault="40F8527A" w:rsidP="31714CD1">
            <w:pPr>
              <w:pStyle w:val="TableText10"/>
              <w:rPr>
                <w:rFonts w:ascii="Calibri" w:eastAsia="Calibri" w:hAnsi="Calibri" w:cs="Calibri"/>
                <w:color w:val="0078D4"/>
                <w:u w:val="single"/>
                <w:lang w:val="en-GB"/>
              </w:rPr>
            </w:pPr>
            <w:r w:rsidRPr="5AD8E5F2">
              <w:rPr>
                <w:rFonts w:ascii="Calibri" w:eastAsia="Calibri" w:hAnsi="Calibri" w:cs="Calibri"/>
                <w:lang w:val="en-GB"/>
              </w:rPr>
              <w:t>Eg: VaCMS</w:t>
            </w:r>
          </w:p>
        </w:tc>
      </w:tr>
      <w:tr w:rsidR="003863C4" w:rsidRPr="005424B9" w14:paraId="104CEDF6"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858" w:type="dxa"/>
            <w:tcBorders>
              <w:top w:val="single" w:sz="4" w:space="0" w:color="auto"/>
              <w:left w:val="single" w:sz="4" w:space="0" w:color="auto"/>
              <w:bottom w:val="single" w:sz="4" w:space="0" w:color="auto"/>
              <w:right w:val="single" w:sz="4" w:space="0" w:color="auto"/>
            </w:tcBorders>
          </w:tcPr>
          <w:p w14:paraId="1DC7BC18" w14:textId="3BEF66C8" w:rsidR="003863C4" w:rsidRPr="000927A4" w:rsidRDefault="0645EF73" w:rsidP="31714CD1">
            <w:pPr>
              <w:pStyle w:val="TableText10"/>
              <w:rPr>
                <w:rFonts w:ascii="Calibri" w:eastAsia="Calibri" w:hAnsi="Calibri" w:cs="Calibri"/>
                <w:color w:val="000000" w:themeColor="text1"/>
                <w:lang w:val="en-GB"/>
              </w:rPr>
            </w:pPr>
            <w:r w:rsidRPr="5AD8E5F2">
              <w:rPr>
                <w:rFonts w:ascii="Calibri" w:eastAsiaTheme="majorEastAsia" w:hAnsi="Calibri" w:cs="Calibri"/>
                <w:lang w:val="en-GB"/>
              </w:rPr>
              <w:t>updateSw</w:t>
            </w:r>
          </w:p>
        </w:tc>
        <w:tc>
          <w:tcPr>
            <w:tcW w:w="1310" w:type="dxa"/>
            <w:tcBorders>
              <w:top w:val="single" w:sz="4" w:space="0" w:color="auto"/>
              <w:left w:val="single" w:sz="4" w:space="0" w:color="auto"/>
              <w:bottom w:val="single" w:sz="4" w:space="0" w:color="auto"/>
              <w:right w:val="single" w:sz="4" w:space="0" w:color="auto"/>
            </w:tcBorders>
          </w:tcPr>
          <w:p w14:paraId="1287AD67" w14:textId="514420FE" w:rsidR="003863C4" w:rsidRPr="003863C4" w:rsidRDefault="003863C4" w:rsidP="31714CD1">
            <w:pPr>
              <w:pStyle w:val="TableText10"/>
              <w:rPr>
                <w:rFonts w:ascii="Calibri" w:eastAsia="Calibri" w:hAnsi="Calibri" w:cs="Calibri"/>
                <w:color w:val="000000" w:themeColor="text1"/>
                <w:lang w:val="en-GB"/>
              </w:rPr>
            </w:pPr>
            <w:r w:rsidRPr="005424B9">
              <w:rPr>
                <w:rFonts w:ascii="Calibri" w:eastAsiaTheme="majorEastAsia" w:hAnsi="Calibri" w:cs="Calibri"/>
                <w:color w:val="000000" w:themeColor="text1"/>
                <w:szCs w:val="20"/>
                <w:lang w:val="en-GB"/>
              </w:rPr>
              <w:t>String</w:t>
            </w:r>
          </w:p>
        </w:tc>
        <w:tc>
          <w:tcPr>
            <w:tcW w:w="987" w:type="dxa"/>
            <w:tcBorders>
              <w:top w:val="single" w:sz="4" w:space="0" w:color="auto"/>
              <w:left w:val="single" w:sz="4" w:space="0" w:color="auto"/>
              <w:bottom w:val="single" w:sz="4" w:space="0" w:color="auto"/>
              <w:right w:val="single" w:sz="4" w:space="0" w:color="auto"/>
            </w:tcBorders>
          </w:tcPr>
          <w:p w14:paraId="7A14033C" w14:textId="3DB28B16" w:rsidR="003863C4" w:rsidRPr="003863C4" w:rsidRDefault="003863C4" w:rsidP="31714CD1">
            <w:pPr>
              <w:pStyle w:val="TableText10"/>
              <w:rPr>
                <w:rFonts w:ascii="Calibri" w:eastAsia="Calibri" w:hAnsi="Calibri" w:cs="Calibri"/>
                <w:color w:val="000000" w:themeColor="text1"/>
                <w:lang w:val="en-GB"/>
              </w:rPr>
            </w:pPr>
            <w:r w:rsidRPr="005424B9">
              <w:rPr>
                <w:rFonts w:ascii="Calibri" w:eastAsiaTheme="majorEastAsia" w:hAnsi="Calibri" w:cs="Calibri"/>
                <w:color w:val="000000" w:themeColor="text1"/>
                <w:szCs w:val="20"/>
                <w:lang w:val="en-GB"/>
              </w:rPr>
              <w:t>No</w:t>
            </w:r>
          </w:p>
        </w:tc>
        <w:tc>
          <w:tcPr>
            <w:tcW w:w="3385" w:type="dxa"/>
            <w:tcBorders>
              <w:top w:val="single" w:sz="4" w:space="0" w:color="auto"/>
              <w:left w:val="single" w:sz="4" w:space="0" w:color="auto"/>
              <w:bottom w:val="single" w:sz="4" w:space="0" w:color="auto"/>
              <w:right w:val="single" w:sz="4" w:space="0" w:color="auto"/>
            </w:tcBorders>
          </w:tcPr>
          <w:p w14:paraId="16D77788" w14:textId="77777777" w:rsidR="000B0A29" w:rsidRDefault="000B0A29" w:rsidP="000B0A29">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6CCD0530" w14:textId="52C94543" w:rsidR="003863C4" w:rsidRPr="003863C4" w:rsidDel="547EDEB1" w:rsidRDefault="000B0A29" w:rsidP="31714CD1">
            <w:pPr>
              <w:pStyle w:val="TableText10"/>
              <w:rPr>
                <w:rFonts w:ascii="Calibri" w:eastAsia="Calibri" w:hAnsi="Calibri" w:cs="Calibri"/>
                <w:color w:val="0078D4"/>
                <w:u w:val="single"/>
                <w:lang w:val="en-GB"/>
              </w:rPr>
            </w:pPr>
            <w:r w:rsidRPr="0012190D">
              <w:rPr>
                <w:rFonts w:ascii="Calibri" w:eastAsia="Calibri" w:hAnsi="Calibri" w:cs="Calibri"/>
                <w:color w:val="000000" w:themeColor="text1"/>
              </w:rPr>
              <w:t>E.g.: 'Yes'/'No'</w:t>
            </w:r>
          </w:p>
        </w:tc>
      </w:tr>
      <w:tr w:rsidR="003863C4" w:rsidRPr="005424B9" w14:paraId="46FD5FCE"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858" w:type="dxa"/>
            <w:tcBorders>
              <w:top w:val="single" w:sz="4" w:space="0" w:color="auto"/>
              <w:left w:val="single" w:sz="4" w:space="0" w:color="auto"/>
              <w:bottom w:val="single" w:sz="4" w:space="0" w:color="auto"/>
              <w:right w:val="single" w:sz="4" w:space="0" w:color="auto"/>
            </w:tcBorders>
          </w:tcPr>
          <w:p w14:paraId="7251C304" w14:textId="6357A8CD" w:rsidR="003863C4" w:rsidRPr="008661F6" w:rsidRDefault="003863C4" w:rsidP="31714CD1">
            <w:pPr>
              <w:pStyle w:val="TableText10"/>
              <w:rPr>
                <w:rFonts w:ascii="Calibri" w:eastAsiaTheme="majorEastAsia" w:hAnsi="Calibri" w:cs="Calibri"/>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310" w:type="dxa"/>
            <w:tcBorders>
              <w:top w:val="single" w:sz="4" w:space="0" w:color="auto"/>
              <w:left w:val="single" w:sz="4" w:space="0" w:color="auto"/>
              <w:bottom w:val="single" w:sz="4" w:space="0" w:color="auto"/>
              <w:right w:val="single" w:sz="4" w:space="0" w:color="auto"/>
            </w:tcBorders>
          </w:tcPr>
          <w:p w14:paraId="45B369B0" w14:textId="34F3AB2C" w:rsidR="003863C4" w:rsidRPr="008661F6" w:rsidRDefault="003863C4" w:rsidP="31714CD1">
            <w:pPr>
              <w:pStyle w:val="TableText10"/>
              <w:rPr>
                <w:rFonts w:ascii="Calibri" w:eastAsiaTheme="majorEastAsia" w:hAnsi="Calibri" w:cs="Calibri"/>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987" w:type="dxa"/>
            <w:tcBorders>
              <w:top w:val="single" w:sz="4" w:space="0" w:color="auto"/>
              <w:left w:val="single" w:sz="4" w:space="0" w:color="auto"/>
              <w:bottom w:val="single" w:sz="4" w:space="0" w:color="auto"/>
              <w:right w:val="single" w:sz="4" w:space="0" w:color="auto"/>
            </w:tcBorders>
          </w:tcPr>
          <w:p w14:paraId="0EEA5AE2" w14:textId="02FA83A4" w:rsidR="003863C4" w:rsidRPr="008661F6" w:rsidRDefault="003863C4" w:rsidP="31714CD1">
            <w:pPr>
              <w:pStyle w:val="TableText10"/>
              <w:rPr>
                <w:rFonts w:ascii="Calibri" w:eastAsiaTheme="majorEastAsia" w:hAnsi="Calibri" w:cs="Calibri"/>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3385" w:type="dxa"/>
            <w:tcBorders>
              <w:top w:val="single" w:sz="4" w:space="0" w:color="auto"/>
              <w:left w:val="single" w:sz="4" w:space="0" w:color="auto"/>
              <w:bottom w:val="single" w:sz="4" w:space="0" w:color="auto"/>
              <w:right w:val="single" w:sz="4" w:space="0" w:color="auto"/>
            </w:tcBorders>
          </w:tcPr>
          <w:p w14:paraId="4FAD50B0" w14:textId="501DA5DD" w:rsidR="003863C4" w:rsidRPr="008661F6" w:rsidDel="547EDEB1" w:rsidRDefault="00986150" w:rsidP="31714CD1">
            <w:pPr>
              <w:pStyle w:val="TableText10"/>
              <w:rPr>
                <w:rFonts w:ascii="Calibri" w:eastAsiaTheme="majorEastAsia" w:hAnsi="Calibri" w:cs="Calibri"/>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6DAF32F0" w14:textId="4388C5CC" w:rsidR="5AD8E5F2" w:rsidRDefault="5AD8E5F2"/>
    <w:p w14:paraId="7DEE8C11" w14:textId="2F593F16" w:rsidR="00431200" w:rsidRPr="005424B9" w:rsidRDefault="00431200" w:rsidP="00431200">
      <w:pPr>
        <w:ind w:left="720" w:right="162"/>
        <w:rPr>
          <w:rFonts w:ascii="Calibri" w:hAnsi="Calibri" w:cs="Calibri"/>
          <w:color w:val="000000"/>
          <w:sz w:val="20"/>
          <w:szCs w:val="20"/>
        </w:rPr>
      </w:pPr>
    </w:p>
    <w:p w14:paraId="43807411" w14:textId="77777777" w:rsidR="00431200" w:rsidRPr="005424B9" w:rsidRDefault="00431200" w:rsidP="008661F6">
      <w:pPr>
        <w:ind w:right="162"/>
        <w:rPr>
          <w:rFonts w:ascii="Calibri" w:hAnsi="Calibri" w:cs="Calibri"/>
          <w:color w:val="000000"/>
          <w:sz w:val="20"/>
          <w:szCs w:val="20"/>
        </w:rPr>
      </w:pPr>
      <w:r w:rsidRPr="005424B9">
        <w:rPr>
          <w:rFonts w:ascii="Calibri" w:hAnsi="Calibri" w:cs="Calibri"/>
          <w:color w:val="000000"/>
          <w:sz w:val="20"/>
          <w:szCs w:val="20"/>
        </w:rPr>
        <w:t>CareGiverCircumstanceDTO:</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30"/>
        <w:gridCol w:w="1350"/>
        <w:gridCol w:w="1080"/>
        <w:gridCol w:w="3780"/>
      </w:tblGrid>
      <w:tr w:rsidR="00431200" w:rsidRPr="005424B9" w14:paraId="5FC36F94" w14:textId="77777777" w:rsidTr="5AD8E5F2">
        <w:trPr>
          <w:cantSplit/>
          <w:tblHeader/>
        </w:trPr>
        <w:tc>
          <w:tcPr>
            <w:tcW w:w="3330" w:type="dxa"/>
            <w:shd w:val="clear" w:color="auto" w:fill="000000" w:themeFill="text1"/>
          </w:tcPr>
          <w:p w14:paraId="31F18ED0"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50" w:type="dxa"/>
            <w:shd w:val="clear" w:color="auto" w:fill="000000" w:themeFill="text1"/>
          </w:tcPr>
          <w:p w14:paraId="1B0084DA"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080" w:type="dxa"/>
            <w:shd w:val="clear" w:color="auto" w:fill="000000" w:themeFill="text1"/>
          </w:tcPr>
          <w:p w14:paraId="7DF55703"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780" w:type="dxa"/>
            <w:shd w:val="clear" w:color="auto" w:fill="000000" w:themeFill="text1"/>
          </w:tcPr>
          <w:p w14:paraId="48181AA8"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00431200" w:rsidRPr="005424B9" w14:paraId="4F7DA1BD"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679C64B8" w14:textId="3D6FC237" w:rsidR="00431200" w:rsidRPr="005424B9" w:rsidRDefault="168BC811" w:rsidP="5AD8E5F2">
            <w:pPr>
              <w:pStyle w:val="TableText10"/>
              <w:rPr>
                <w:rFonts w:ascii="Calibri" w:eastAsiaTheme="minorEastAsia" w:hAnsi="Calibri" w:cs="Calibri"/>
              </w:rPr>
            </w:pPr>
            <w:r w:rsidRPr="5AD8E5F2">
              <w:rPr>
                <w:rFonts w:ascii="Calibri" w:eastAsiaTheme="minorEastAsia" w:hAnsi="Calibri" w:cs="Calibri"/>
              </w:rPr>
              <w:t>c</w:t>
            </w:r>
            <w:r w:rsidR="75ACDC7B" w:rsidRPr="5AD8E5F2">
              <w:rPr>
                <w:rFonts w:ascii="Calibri" w:eastAsiaTheme="minorEastAsia" w:hAnsi="Calibri" w:cs="Calibri"/>
              </w:rPr>
              <w:t>ircumstanceCode</w:t>
            </w:r>
          </w:p>
        </w:tc>
        <w:tc>
          <w:tcPr>
            <w:tcW w:w="1350" w:type="dxa"/>
            <w:tcBorders>
              <w:top w:val="single" w:sz="4" w:space="0" w:color="auto"/>
              <w:left w:val="single" w:sz="4" w:space="0" w:color="auto"/>
              <w:bottom w:val="single" w:sz="4" w:space="0" w:color="auto"/>
              <w:right w:val="single" w:sz="4" w:space="0" w:color="auto"/>
            </w:tcBorders>
          </w:tcPr>
          <w:p w14:paraId="75D0CC85"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String</w:t>
            </w:r>
          </w:p>
        </w:tc>
        <w:tc>
          <w:tcPr>
            <w:tcW w:w="1080" w:type="dxa"/>
            <w:tcBorders>
              <w:top w:val="single" w:sz="4" w:space="0" w:color="auto"/>
              <w:left w:val="single" w:sz="4" w:space="0" w:color="auto"/>
              <w:bottom w:val="single" w:sz="4" w:space="0" w:color="auto"/>
              <w:right w:val="single" w:sz="4" w:space="0" w:color="auto"/>
            </w:tcBorders>
          </w:tcPr>
          <w:p w14:paraId="6642F6D0"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32036401" w14:textId="499EEDD9"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Differentiate whether the care giver is for</w:t>
            </w:r>
            <w:r w:rsidR="00354654" w:rsidRPr="005424B9">
              <w:rPr>
                <w:rFonts w:ascii="Calibri" w:eastAsiaTheme="minorHAnsi" w:hAnsi="Calibri" w:cs="Calibri"/>
                <w:szCs w:val="20"/>
              </w:rPr>
              <w:t>:</w:t>
            </w:r>
            <w:r w:rsidRPr="005424B9">
              <w:rPr>
                <w:rFonts w:ascii="Calibri" w:eastAsiaTheme="minorHAnsi" w:hAnsi="Calibri" w:cs="Calibri"/>
                <w:szCs w:val="20"/>
              </w:rPr>
              <w:t xml:space="preserve"> </w:t>
            </w:r>
          </w:p>
          <w:p w14:paraId="4720370E" w14:textId="1979CC66" w:rsidR="00431200" w:rsidRPr="005424B9" w:rsidRDefault="00431200" w:rsidP="000D596E">
            <w:pPr>
              <w:pStyle w:val="TableText10"/>
              <w:rPr>
                <w:rFonts w:ascii="Calibri" w:eastAsiaTheme="minorHAnsi" w:hAnsi="Calibri" w:cs="Calibri"/>
                <w:szCs w:val="20"/>
              </w:rPr>
            </w:pPr>
            <w:r w:rsidRPr="005424B9" w:rsidDel="00413E14">
              <w:rPr>
                <w:rFonts w:ascii="Calibri" w:eastAsiaTheme="minorHAnsi" w:hAnsi="Calibri" w:cs="Calibri"/>
                <w:szCs w:val="20"/>
              </w:rPr>
              <w:t xml:space="preserve">Dependent </w:t>
            </w:r>
            <w:r w:rsidRPr="005424B9">
              <w:rPr>
                <w:rFonts w:ascii="Calibri" w:eastAsiaTheme="minorHAnsi" w:hAnsi="Calibri" w:cs="Calibri"/>
                <w:szCs w:val="20"/>
              </w:rPr>
              <w:t>child who is 13 years old or younger OR</w:t>
            </w:r>
          </w:p>
          <w:p w14:paraId="39ECF2DF" w14:textId="77777777" w:rsidR="00431200" w:rsidRPr="005424B9" w:rsidRDefault="00431200" w:rsidP="000D596E">
            <w:pPr>
              <w:pStyle w:val="TableText10"/>
              <w:rPr>
                <w:rFonts w:ascii="Calibri" w:eastAsiaTheme="minorHAnsi" w:hAnsi="Calibri" w:cs="Calibri"/>
                <w:szCs w:val="20"/>
              </w:rPr>
            </w:pPr>
            <w:r w:rsidRPr="005424B9" w:rsidDel="00413E14">
              <w:rPr>
                <w:rFonts w:ascii="Calibri" w:eastAsiaTheme="minorHAnsi" w:hAnsi="Calibri" w:cs="Calibri"/>
                <w:szCs w:val="20"/>
              </w:rPr>
              <w:t xml:space="preserve">Dependent is </w:t>
            </w:r>
            <w:r w:rsidRPr="005424B9">
              <w:rPr>
                <w:rFonts w:ascii="Calibri" w:eastAsiaTheme="minorHAnsi" w:hAnsi="Calibri" w:cs="Calibri"/>
                <w:szCs w:val="20"/>
              </w:rPr>
              <w:t>a person with disability</w:t>
            </w:r>
          </w:p>
          <w:p w14:paraId="522E263C"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Reference table: RT_ECHC</w:t>
            </w:r>
          </w:p>
        </w:tc>
      </w:tr>
      <w:tr w:rsidR="00431200" w:rsidRPr="005424B9" w14:paraId="7D5669C5"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21B2B69D" w14:textId="67E8687D"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relationshipWith</w:t>
            </w:r>
            <w:r w:rsidR="00271DEB" w:rsidRPr="005424B9">
              <w:rPr>
                <w:rFonts w:ascii="Calibri" w:eastAsiaTheme="minorHAnsi" w:hAnsi="Calibri" w:cs="Calibri"/>
                <w:szCs w:val="20"/>
              </w:rPr>
              <w:t>Dependent</w:t>
            </w:r>
          </w:p>
        </w:tc>
        <w:tc>
          <w:tcPr>
            <w:tcW w:w="1350" w:type="dxa"/>
            <w:tcBorders>
              <w:top w:val="single" w:sz="4" w:space="0" w:color="auto"/>
              <w:left w:val="single" w:sz="4" w:space="0" w:color="auto"/>
              <w:bottom w:val="single" w:sz="4" w:space="0" w:color="auto"/>
              <w:right w:val="single" w:sz="4" w:space="0" w:color="auto"/>
            </w:tcBorders>
          </w:tcPr>
          <w:p w14:paraId="60146E8A"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String</w:t>
            </w:r>
          </w:p>
        </w:tc>
        <w:tc>
          <w:tcPr>
            <w:tcW w:w="1080" w:type="dxa"/>
            <w:tcBorders>
              <w:top w:val="single" w:sz="4" w:space="0" w:color="auto"/>
              <w:left w:val="single" w:sz="4" w:space="0" w:color="auto"/>
              <w:bottom w:val="single" w:sz="4" w:space="0" w:color="auto"/>
              <w:right w:val="single" w:sz="4" w:space="0" w:color="auto"/>
            </w:tcBorders>
          </w:tcPr>
          <w:p w14:paraId="0AE1853E"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08C15E97" w14:textId="76975042" w:rsidR="00431200" w:rsidRPr="005424B9" w:rsidRDefault="00E06C74" w:rsidP="000D596E">
            <w:pPr>
              <w:pStyle w:val="TableText10"/>
              <w:rPr>
                <w:rFonts w:ascii="Calibri" w:eastAsiaTheme="minorHAnsi" w:hAnsi="Calibri" w:cs="Calibri"/>
                <w:szCs w:val="20"/>
              </w:rPr>
            </w:pPr>
            <w:r w:rsidRPr="005424B9">
              <w:rPr>
                <w:rFonts w:ascii="Calibri" w:eastAsiaTheme="minorHAnsi" w:hAnsi="Calibri" w:cs="Calibri"/>
                <w:szCs w:val="20"/>
              </w:rPr>
              <w:t>Reference Table</w:t>
            </w:r>
            <w:r w:rsidR="00431200" w:rsidRPr="005424B9">
              <w:rPr>
                <w:rFonts w:ascii="Calibri" w:eastAsiaTheme="minorHAnsi" w:hAnsi="Calibri" w:cs="Calibri"/>
                <w:szCs w:val="20"/>
              </w:rPr>
              <w:t>: RT_</w:t>
            </w:r>
            <w:r w:rsidR="00877ED9">
              <w:t xml:space="preserve"> </w:t>
            </w:r>
            <w:r w:rsidR="00877ED9" w:rsidRPr="00877ED9">
              <w:rPr>
                <w:rFonts w:ascii="Calibri" w:eastAsiaTheme="minorHAnsi" w:hAnsi="Calibri" w:cs="Calibri"/>
                <w:szCs w:val="20"/>
              </w:rPr>
              <w:t>MACECHILDRELATIONSHIP</w:t>
            </w:r>
          </w:p>
        </w:tc>
      </w:tr>
      <w:tr w:rsidR="00271DEB" w:rsidRPr="005424B9" w14:paraId="655010FC"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3D8A807F" w14:textId="74B8D298" w:rsidR="00271DEB" w:rsidRPr="005424B9" w:rsidRDefault="00271DEB" w:rsidP="000D596E">
            <w:pPr>
              <w:pStyle w:val="TableText10"/>
              <w:rPr>
                <w:rFonts w:ascii="Calibri" w:eastAsiaTheme="minorHAnsi" w:hAnsi="Calibri" w:cs="Calibri"/>
                <w:szCs w:val="20"/>
              </w:rPr>
            </w:pPr>
            <w:r w:rsidRPr="005424B9">
              <w:rPr>
                <w:rFonts w:ascii="Calibri" w:eastAsiaTheme="minorHAnsi" w:hAnsi="Calibri" w:cs="Calibri"/>
                <w:szCs w:val="20"/>
              </w:rPr>
              <w:t>dependentDOB  </w:t>
            </w:r>
          </w:p>
        </w:tc>
        <w:tc>
          <w:tcPr>
            <w:tcW w:w="1350" w:type="dxa"/>
            <w:tcBorders>
              <w:top w:val="single" w:sz="4" w:space="0" w:color="auto"/>
              <w:left w:val="single" w:sz="4" w:space="0" w:color="auto"/>
              <w:bottom w:val="single" w:sz="4" w:space="0" w:color="auto"/>
              <w:right w:val="single" w:sz="4" w:space="0" w:color="auto"/>
            </w:tcBorders>
          </w:tcPr>
          <w:p w14:paraId="0570547E" w14:textId="0CCA2592" w:rsidR="00271DEB" w:rsidRPr="005424B9" w:rsidRDefault="00271DEB"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1080" w:type="dxa"/>
            <w:tcBorders>
              <w:top w:val="single" w:sz="4" w:space="0" w:color="auto"/>
              <w:left w:val="single" w:sz="4" w:space="0" w:color="auto"/>
              <w:bottom w:val="single" w:sz="4" w:space="0" w:color="auto"/>
              <w:right w:val="single" w:sz="4" w:space="0" w:color="auto"/>
            </w:tcBorders>
          </w:tcPr>
          <w:p w14:paraId="41661CC5" w14:textId="0F23A15E" w:rsidR="00271DEB" w:rsidRPr="005424B9" w:rsidRDefault="00271DEB"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056A97D9" w14:textId="4BC3D6AA" w:rsidR="00271DEB" w:rsidRPr="005424B9" w:rsidRDefault="00271DEB" w:rsidP="000D596E">
            <w:pPr>
              <w:pStyle w:val="TableText10"/>
              <w:rPr>
                <w:rFonts w:ascii="Calibri" w:eastAsiaTheme="minorHAnsi" w:hAnsi="Calibri" w:cs="Calibri"/>
                <w:szCs w:val="20"/>
              </w:rPr>
            </w:pPr>
            <w:r w:rsidRPr="005424B9">
              <w:rPr>
                <w:rFonts w:ascii="Calibri" w:eastAsiaTheme="minorHAnsi" w:hAnsi="Calibri" w:cs="Calibri"/>
                <w:szCs w:val="20"/>
              </w:rPr>
              <w:t xml:space="preserve">Dependent </w:t>
            </w:r>
            <w:r w:rsidR="00F847EE" w:rsidRPr="005424B9">
              <w:rPr>
                <w:rFonts w:ascii="Calibri" w:eastAsiaTheme="minorHAnsi" w:hAnsi="Calibri" w:cs="Calibri"/>
                <w:szCs w:val="20"/>
              </w:rPr>
              <w:t>DOB</w:t>
            </w:r>
            <w:r w:rsidRPr="005424B9">
              <w:rPr>
                <w:rFonts w:ascii="Calibri" w:eastAsiaTheme="minorHAnsi" w:hAnsi="Calibri" w:cs="Calibri"/>
                <w:szCs w:val="20"/>
              </w:rPr>
              <w:t> </w:t>
            </w:r>
          </w:p>
        </w:tc>
      </w:tr>
      <w:tr w:rsidR="00431200" w:rsidRPr="005424B9" w14:paraId="14529978"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77249D21" w14:textId="387460E9" w:rsidR="00431200" w:rsidRPr="005424B9" w:rsidRDefault="75ACDC7B" w:rsidP="5AD8E5F2">
            <w:pPr>
              <w:pStyle w:val="TableText10"/>
              <w:rPr>
                <w:rFonts w:ascii="Calibri" w:eastAsiaTheme="minorEastAsia" w:hAnsi="Calibri" w:cs="Calibri"/>
              </w:rPr>
            </w:pPr>
            <w:r w:rsidRPr="5AD8E5F2">
              <w:rPr>
                <w:rFonts w:ascii="Calibri" w:eastAsiaTheme="minorEastAsia" w:hAnsi="Calibri" w:cs="Calibri"/>
              </w:rPr>
              <w:t>dependentLiveIn</w:t>
            </w:r>
            <w:r w:rsidR="55D8DD7C" w:rsidRPr="5AD8E5F2">
              <w:rPr>
                <w:rFonts w:ascii="Calibri" w:eastAsiaTheme="minorEastAsia" w:hAnsi="Calibri" w:cs="Calibri"/>
              </w:rPr>
              <w:t>T</w:t>
            </w:r>
            <w:r w:rsidRPr="5AD8E5F2">
              <w:rPr>
                <w:rFonts w:ascii="Calibri" w:eastAsiaTheme="minorEastAsia" w:hAnsi="Calibri" w:cs="Calibri"/>
              </w:rPr>
              <w:t>heSameHome</w:t>
            </w:r>
          </w:p>
        </w:tc>
        <w:tc>
          <w:tcPr>
            <w:tcW w:w="1350" w:type="dxa"/>
            <w:tcBorders>
              <w:top w:val="single" w:sz="4" w:space="0" w:color="auto"/>
              <w:left w:val="single" w:sz="4" w:space="0" w:color="auto"/>
              <w:bottom w:val="single" w:sz="4" w:space="0" w:color="auto"/>
              <w:right w:val="single" w:sz="4" w:space="0" w:color="auto"/>
            </w:tcBorders>
          </w:tcPr>
          <w:p w14:paraId="52ACF0DA"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Boolean</w:t>
            </w:r>
          </w:p>
        </w:tc>
        <w:tc>
          <w:tcPr>
            <w:tcW w:w="1080" w:type="dxa"/>
            <w:tcBorders>
              <w:top w:val="single" w:sz="4" w:space="0" w:color="auto"/>
              <w:left w:val="single" w:sz="4" w:space="0" w:color="auto"/>
              <w:bottom w:val="single" w:sz="4" w:space="0" w:color="auto"/>
              <w:right w:val="single" w:sz="4" w:space="0" w:color="auto"/>
            </w:tcBorders>
          </w:tcPr>
          <w:p w14:paraId="4FA0AA65"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61B5BE4E"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 xml:space="preserve">Whether </w:t>
            </w:r>
            <w:r w:rsidRPr="005424B9" w:rsidDel="0034617D">
              <w:rPr>
                <w:rFonts w:ascii="Calibri" w:eastAsiaTheme="minorHAnsi" w:hAnsi="Calibri" w:cs="Calibri"/>
                <w:szCs w:val="20"/>
              </w:rPr>
              <w:t xml:space="preserve">dependent </w:t>
            </w:r>
            <w:r w:rsidRPr="005424B9">
              <w:rPr>
                <w:rFonts w:ascii="Calibri" w:eastAsiaTheme="minorHAnsi" w:hAnsi="Calibri" w:cs="Calibri"/>
                <w:szCs w:val="20"/>
              </w:rPr>
              <w:t>and caregiver live in the same home</w:t>
            </w:r>
          </w:p>
        </w:tc>
      </w:tr>
      <w:tr w:rsidR="00EF475A" w:rsidRPr="005424B9" w14:paraId="52CD605E"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0485D2B1" w14:textId="7CC14D00" w:rsidR="00EF475A" w:rsidRPr="005424B9" w:rsidRDefault="00EF475A" w:rsidP="000D596E">
            <w:pPr>
              <w:pStyle w:val="TableText10"/>
              <w:rPr>
                <w:rFonts w:ascii="Calibri" w:eastAsiaTheme="minorHAnsi" w:hAnsi="Calibri" w:cs="Calibri"/>
                <w:szCs w:val="20"/>
              </w:rPr>
            </w:pPr>
            <w:r w:rsidRPr="005424B9">
              <w:rPr>
                <w:rFonts w:ascii="Calibri" w:eastAsiaTheme="minorHAnsi" w:hAnsi="Calibri" w:cs="Calibri"/>
                <w:szCs w:val="20"/>
              </w:rPr>
              <w:t>isDependentDisabled  </w:t>
            </w:r>
          </w:p>
        </w:tc>
        <w:tc>
          <w:tcPr>
            <w:tcW w:w="1350" w:type="dxa"/>
            <w:tcBorders>
              <w:top w:val="single" w:sz="4" w:space="0" w:color="auto"/>
              <w:left w:val="single" w:sz="4" w:space="0" w:color="auto"/>
              <w:bottom w:val="single" w:sz="4" w:space="0" w:color="auto"/>
              <w:right w:val="single" w:sz="4" w:space="0" w:color="auto"/>
            </w:tcBorders>
          </w:tcPr>
          <w:p w14:paraId="1CF075B1" w14:textId="0B0AD13B" w:rsidR="00EF475A" w:rsidRPr="005424B9" w:rsidRDefault="00EF475A" w:rsidP="000D596E">
            <w:pPr>
              <w:pStyle w:val="TableText10"/>
              <w:rPr>
                <w:rFonts w:ascii="Calibri" w:eastAsiaTheme="minorHAnsi" w:hAnsi="Calibri" w:cs="Calibri"/>
                <w:szCs w:val="20"/>
              </w:rPr>
            </w:pPr>
            <w:r w:rsidRPr="005424B9">
              <w:rPr>
                <w:rFonts w:ascii="Calibri" w:eastAsiaTheme="minorHAnsi" w:hAnsi="Calibri" w:cs="Calibri"/>
                <w:szCs w:val="20"/>
              </w:rPr>
              <w:t>Boolean</w:t>
            </w:r>
          </w:p>
        </w:tc>
        <w:tc>
          <w:tcPr>
            <w:tcW w:w="1080" w:type="dxa"/>
            <w:tcBorders>
              <w:top w:val="single" w:sz="4" w:space="0" w:color="auto"/>
              <w:left w:val="single" w:sz="4" w:space="0" w:color="auto"/>
              <w:bottom w:val="single" w:sz="4" w:space="0" w:color="auto"/>
              <w:right w:val="single" w:sz="4" w:space="0" w:color="auto"/>
            </w:tcBorders>
          </w:tcPr>
          <w:p w14:paraId="4FDFD347" w14:textId="051AC6C4" w:rsidR="00EF475A" w:rsidRPr="005424B9" w:rsidRDefault="00EF475A"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58B92BAD" w14:textId="5ADA760B" w:rsidR="00EF475A" w:rsidRPr="005424B9" w:rsidRDefault="00EF475A" w:rsidP="000D596E">
            <w:pPr>
              <w:pStyle w:val="TableText10"/>
              <w:rPr>
                <w:rFonts w:ascii="Calibri" w:eastAsiaTheme="minorHAnsi" w:hAnsi="Calibri" w:cs="Calibri"/>
                <w:szCs w:val="20"/>
              </w:rPr>
            </w:pPr>
            <w:r w:rsidRPr="005424B9">
              <w:rPr>
                <w:rFonts w:ascii="Calibri" w:eastAsiaTheme="minorHAnsi" w:hAnsi="Calibri" w:cs="Calibri"/>
                <w:szCs w:val="20"/>
              </w:rPr>
              <w:t xml:space="preserve">Is </w:t>
            </w:r>
            <w:r w:rsidRPr="005424B9" w:rsidDel="00E00608">
              <w:rPr>
                <w:rFonts w:ascii="Calibri" w:eastAsiaTheme="minorHAnsi" w:hAnsi="Calibri" w:cs="Calibri"/>
                <w:szCs w:val="20"/>
              </w:rPr>
              <w:t xml:space="preserve">dependent </w:t>
            </w:r>
            <w:r w:rsidRPr="005424B9">
              <w:rPr>
                <w:rFonts w:ascii="Calibri" w:eastAsiaTheme="minorHAnsi" w:hAnsi="Calibri" w:cs="Calibri"/>
                <w:szCs w:val="20"/>
              </w:rPr>
              <w:t>disabled</w:t>
            </w:r>
          </w:p>
        </w:tc>
      </w:tr>
      <w:tr w:rsidR="00431200" w:rsidRPr="005424B9" w14:paraId="4CCAE310"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3FD64FFC" w14:textId="73CF499D" w:rsidR="00431200" w:rsidRPr="005424B9" w:rsidRDefault="00431200" w:rsidP="31714CD1">
            <w:pPr>
              <w:pStyle w:val="TableText10"/>
              <w:rPr>
                <w:rFonts w:ascii="Calibri" w:eastAsiaTheme="minorEastAsia" w:hAnsi="Calibri" w:cs="Calibri"/>
                <w:szCs w:val="20"/>
              </w:rPr>
            </w:pPr>
            <w:r w:rsidRPr="005424B9">
              <w:rPr>
                <w:rFonts w:ascii="Calibri" w:eastAsiaTheme="minorEastAsia" w:hAnsi="Calibri" w:cs="Calibri"/>
                <w:szCs w:val="20"/>
              </w:rPr>
              <w:t>hoursOfCaregivingPer</w:t>
            </w:r>
            <w:r w:rsidR="00AA4EC7" w:rsidRPr="005424B9">
              <w:rPr>
                <w:rFonts w:ascii="Calibri" w:eastAsiaTheme="minorEastAsia" w:hAnsi="Calibri" w:cs="Calibri"/>
                <w:szCs w:val="20"/>
              </w:rPr>
              <w:t>Month</w:t>
            </w:r>
          </w:p>
        </w:tc>
        <w:tc>
          <w:tcPr>
            <w:tcW w:w="1350" w:type="dxa"/>
            <w:tcBorders>
              <w:top w:val="single" w:sz="4" w:space="0" w:color="auto"/>
              <w:left w:val="single" w:sz="4" w:space="0" w:color="auto"/>
              <w:bottom w:val="single" w:sz="4" w:space="0" w:color="auto"/>
              <w:right w:val="single" w:sz="4" w:space="0" w:color="auto"/>
            </w:tcBorders>
          </w:tcPr>
          <w:p w14:paraId="1BC743A7" w14:textId="17E82E52" w:rsidR="00431200" w:rsidRPr="005424B9" w:rsidRDefault="00C018B3" w:rsidP="31714CD1">
            <w:pPr>
              <w:pStyle w:val="TableText10"/>
              <w:rPr>
                <w:rFonts w:ascii="Calibri" w:eastAsiaTheme="minorEastAsia" w:hAnsi="Calibri" w:cs="Calibri"/>
                <w:szCs w:val="20"/>
              </w:rPr>
            </w:pPr>
            <w:r w:rsidRPr="005424B9">
              <w:rPr>
                <w:rFonts w:ascii="Calibri" w:eastAsiaTheme="minorEastAsia" w:hAnsi="Calibri" w:cs="Calibri"/>
                <w:szCs w:val="20"/>
              </w:rPr>
              <w:t>Array&lt;MonthlyHoursOfCareGivingDTO&gt;</w:t>
            </w:r>
          </w:p>
        </w:tc>
        <w:tc>
          <w:tcPr>
            <w:tcW w:w="1080" w:type="dxa"/>
            <w:tcBorders>
              <w:top w:val="single" w:sz="4" w:space="0" w:color="auto"/>
              <w:left w:val="single" w:sz="4" w:space="0" w:color="auto"/>
              <w:bottom w:val="single" w:sz="4" w:space="0" w:color="auto"/>
              <w:right w:val="single" w:sz="4" w:space="0" w:color="auto"/>
            </w:tcBorders>
          </w:tcPr>
          <w:p w14:paraId="467B0D9F"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79C67030" w14:textId="1AD68209" w:rsidR="00431200" w:rsidRPr="005424B9" w:rsidRDefault="00431200" w:rsidP="31714CD1">
            <w:pPr>
              <w:pStyle w:val="TableText10"/>
              <w:rPr>
                <w:rFonts w:ascii="Calibri" w:eastAsiaTheme="minorEastAsia" w:hAnsi="Calibri" w:cs="Calibri"/>
                <w:szCs w:val="20"/>
              </w:rPr>
            </w:pPr>
            <w:r w:rsidRPr="005424B9">
              <w:rPr>
                <w:rFonts w:ascii="Calibri" w:eastAsiaTheme="minorEastAsia" w:hAnsi="Calibri" w:cs="Calibri"/>
                <w:szCs w:val="20"/>
              </w:rPr>
              <w:t xml:space="preserve">Number of care giver hours per </w:t>
            </w:r>
            <w:r w:rsidR="00EE2A12" w:rsidRPr="005424B9">
              <w:rPr>
                <w:rFonts w:ascii="Calibri" w:eastAsiaTheme="minorEastAsia" w:hAnsi="Calibri" w:cs="Calibri"/>
                <w:szCs w:val="20"/>
              </w:rPr>
              <w:t>month for the last 3 months</w:t>
            </w:r>
          </w:p>
        </w:tc>
      </w:tr>
      <w:tr w:rsidR="00431200" w:rsidRPr="005424B9" w14:paraId="6133EFCB"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1E75BFF2"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effectiveBeginDate</w:t>
            </w:r>
          </w:p>
        </w:tc>
        <w:tc>
          <w:tcPr>
            <w:tcW w:w="1350" w:type="dxa"/>
            <w:tcBorders>
              <w:top w:val="single" w:sz="4" w:space="0" w:color="auto"/>
              <w:left w:val="single" w:sz="4" w:space="0" w:color="auto"/>
              <w:bottom w:val="single" w:sz="4" w:space="0" w:color="auto"/>
              <w:right w:val="single" w:sz="4" w:space="0" w:color="auto"/>
            </w:tcBorders>
          </w:tcPr>
          <w:p w14:paraId="2651664E"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1080" w:type="dxa"/>
            <w:tcBorders>
              <w:top w:val="single" w:sz="4" w:space="0" w:color="auto"/>
              <w:left w:val="single" w:sz="4" w:space="0" w:color="auto"/>
              <w:bottom w:val="single" w:sz="4" w:space="0" w:color="auto"/>
              <w:right w:val="single" w:sz="4" w:space="0" w:color="auto"/>
            </w:tcBorders>
          </w:tcPr>
          <w:p w14:paraId="1BCE8B71"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780" w:type="dxa"/>
            <w:tcBorders>
              <w:top w:val="single" w:sz="4" w:space="0" w:color="auto"/>
              <w:left w:val="single" w:sz="4" w:space="0" w:color="auto"/>
              <w:bottom w:val="single" w:sz="4" w:space="0" w:color="auto"/>
              <w:right w:val="single" w:sz="4" w:space="0" w:color="auto"/>
            </w:tcBorders>
          </w:tcPr>
          <w:p w14:paraId="5DC81E01" w14:textId="2D2CF85E" w:rsidR="00431200" w:rsidRPr="005424B9" w:rsidRDefault="001F74BE" w:rsidP="000D596E">
            <w:pPr>
              <w:pStyle w:val="TableText10"/>
              <w:rPr>
                <w:rFonts w:ascii="Calibri" w:eastAsiaTheme="minorHAnsi" w:hAnsi="Calibri" w:cs="Calibri"/>
                <w:szCs w:val="20"/>
              </w:rPr>
            </w:pPr>
            <w:r w:rsidRPr="005C4972">
              <w:rPr>
                <w:rFonts w:ascii="Calibri" w:hAnsi="Calibri" w:cs="Calibri"/>
                <w:szCs w:val="20"/>
              </w:rPr>
              <w:t>Date on which the circumstance became effective in the source system (VaCMS). Null indicates the record remains active.</w:t>
            </w:r>
          </w:p>
        </w:tc>
      </w:tr>
      <w:tr w:rsidR="00431200" w:rsidRPr="005424B9" w14:paraId="55EFB72B"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30" w:type="dxa"/>
            <w:tcBorders>
              <w:top w:val="single" w:sz="4" w:space="0" w:color="auto"/>
              <w:left w:val="single" w:sz="4" w:space="0" w:color="auto"/>
              <w:bottom w:val="single" w:sz="4" w:space="0" w:color="auto"/>
              <w:right w:val="single" w:sz="4" w:space="0" w:color="auto"/>
            </w:tcBorders>
          </w:tcPr>
          <w:p w14:paraId="20831A03"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effectiveEndDate</w:t>
            </w:r>
          </w:p>
        </w:tc>
        <w:tc>
          <w:tcPr>
            <w:tcW w:w="1350" w:type="dxa"/>
            <w:tcBorders>
              <w:top w:val="single" w:sz="4" w:space="0" w:color="auto"/>
              <w:left w:val="single" w:sz="4" w:space="0" w:color="auto"/>
              <w:bottom w:val="single" w:sz="4" w:space="0" w:color="auto"/>
              <w:right w:val="single" w:sz="4" w:space="0" w:color="auto"/>
            </w:tcBorders>
          </w:tcPr>
          <w:p w14:paraId="6089A1B5"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1080" w:type="dxa"/>
            <w:tcBorders>
              <w:top w:val="single" w:sz="4" w:space="0" w:color="auto"/>
              <w:left w:val="single" w:sz="4" w:space="0" w:color="auto"/>
              <w:bottom w:val="single" w:sz="4" w:space="0" w:color="auto"/>
              <w:right w:val="single" w:sz="4" w:space="0" w:color="auto"/>
            </w:tcBorders>
          </w:tcPr>
          <w:p w14:paraId="1B0D7493"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No</w:t>
            </w:r>
          </w:p>
        </w:tc>
        <w:tc>
          <w:tcPr>
            <w:tcW w:w="3780" w:type="dxa"/>
            <w:tcBorders>
              <w:top w:val="single" w:sz="4" w:space="0" w:color="auto"/>
              <w:left w:val="single" w:sz="4" w:space="0" w:color="auto"/>
              <w:bottom w:val="single" w:sz="4" w:space="0" w:color="auto"/>
              <w:right w:val="single" w:sz="4" w:space="0" w:color="auto"/>
            </w:tcBorders>
          </w:tcPr>
          <w:p w14:paraId="6E3DDA61" w14:textId="356809A9" w:rsidR="00431200" w:rsidRPr="005424B9" w:rsidRDefault="00584B8F" w:rsidP="000D596E">
            <w:pPr>
              <w:pStyle w:val="TableText10"/>
              <w:rPr>
                <w:rFonts w:ascii="Calibri" w:eastAsiaTheme="minorHAnsi" w:hAnsi="Calibri" w:cs="Calibri"/>
                <w:szCs w:val="20"/>
              </w:rPr>
            </w:pPr>
            <w:r w:rsidRPr="0012190D">
              <w:rPr>
                <w:rFonts w:ascii="Calibri" w:hAnsi="Calibri" w:cs="Calibri"/>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F11EA3" w:rsidRPr="005424B9" w14:paraId="68804F7B"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330" w:type="dxa"/>
            <w:tcBorders>
              <w:top w:val="single" w:sz="4" w:space="0" w:color="auto"/>
              <w:left w:val="single" w:sz="4" w:space="0" w:color="auto"/>
              <w:bottom w:val="single" w:sz="4" w:space="0" w:color="auto"/>
              <w:right w:val="single" w:sz="4" w:space="0" w:color="auto"/>
            </w:tcBorders>
          </w:tcPr>
          <w:p w14:paraId="4E70F827" w14:textId="0A0A4894" w:rsidR="00F11EA3" w:rsidRPr="005424B9" w:rsidRDefault="00F11EA3"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source</w:t>
            </w:r>
          </w:p>
        </w:tc>
        <w:tc>
          <w:tcPr>
            <w:tcW w:w="1350" w:type="dxa"/>
            <w:tcBorders>
              <w:top w:val="single" w:sz="4" w:space="0" w:color="auto"/>
              <w:left w:val="single" w:sz="4" w:space="0" w:color="auto"/>
              <w:bottom w:val="single" w:sz="4" w:space="0" w:color="auto"/>
              <w:right w:val="single" w:sz="4" w:space="0" w:color="auto"/>
            </w:tcBorders>
          </w:tcPr>
          <w:p w14:paraId="5EECD099" w14:textId="478F03C5" w:rsidR="00F11EA3" w:rsidRPr="005424B9" w:rsidRDefault="00F11EA3"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String</w:t>
            </w:r>
          </w:p>
        </w:tc>
        <w:tc>
          <w:tcPr>
            <w:tcW w:w="1080" w:type="dxa"/>
            <w:tcBorders>
              <w:top w:val="single" w:sz="4" w:space="0" w:color="auto"/>
              <w:left w:val="single" w:sz="4" w:space="0" w:color="auto"/>
              <w:bottom w:val="single" w:sz="4" w:space="0" w:color="auto"/>
              <w:right w:val="single" w:sz="4" w:space="0" w:color="auto"/>
            </w:tcBorders>
          </w:tcPr>
          <w:p w14:paraId="3E0B7505" w14:textId="54908AA3" w:rsidR="00F11EA3" w:rsidRPr="005424B9" w:rsidRDefault="00F11EA3"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Yes</w:t>
            </w:r>
          </w:p>
        </w:tc>
        <w:tc>
          <w:tcPr>
            <w:tcW w:w="3780" w:type="dxa"/>
            <w:tcBorders>
              <w:top w:val="single" w:sz="4" w:space="0" w:color="auto"/>
              <w:left w:val="single" w:sz="4" w:space="0" w:color="auto"/>
              <w:bottom w:val="single" w:sz="4" w:space="0" w:color="auto"/>
              <w:right w:val="single" w:sz="4" w:space="0" w:color="auto"/>
            </w:tcBorders>
          </w:tcPr>
          <w:p w14:paraId="39E9ADB9" w14:textId="77777777" w:rsidR="00DF43F1" w:rsidRPr="008E69F0" w:rsidRDefault="697E44E1" w:rsidP="00DF43F1">
            <w:pPr>
              <w:pStyle w:val="TableText1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589508D2" w14:textId="6EA41C03" w:rsidR="00F11EA3" w:rsidRPr="005424B9" w:rsidRDefault="1E1B195E" w:rsidP="5AD8E5F2">
            <w:pPr>
              <w:pStyle w:val="TableText10"/>
              <w:rPr>
                <w:rFonts w:ascii="Calibri" w:eastAsia="Calibri" w:hAnsi="Calibri" w:cs="Calibri"/>
                <w:color w:val="0078D4"/>
                <w:u w:val="single"/>
                <w:lang w:val="en-GB"/>
              </w:rPr>
            </w:pPr>
            <w:r w:rsidRPr="5AD8E5F2">
              <w:rPr>
                <w:rFonts w:ascii="Calibri" w:eastAsia="Calibri" w:hAnsi="Calibri" w:cs="Calibri"/>
                <w:lang w:val="en-GB"/>
              </w:rPr>
              <w:t>Eg: VaCMS</w:t>
            </w:r>
          </w:p>
        </w:tc>
      </w:tr>
      <w:tr w:rsidR="00F11EA3" w:rsidRPr="005424B9" w14:paraId="44087DE4"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330" w:type="dxa"/>
            <w:tcBorders>
              <w:top w:val="single" w:sz="4" w:space="0" w:color="auto"/>
              <w:left w:val="single" w:sz="4" w:space="0" w:color="auto"/>
              <w:bottom w:val="single" w:sz="4" w:space="0" w:color="auto"/>
              <w:right w:val="single" w:sz="4" w:space="0" w:color="auto"/>
            </w:tcBorders>
          </w:tcPr>
          <w:p w14:paraId="1D7610CE" w14:textId="18939B1D" w:rsidR="00F11EA3" w:rsidRPr="005424B9" w:rsidRDefault="0645EF73" w:rsidP="5AD8E5F2">
            <w:pPr>
              <w:pStyle w:val="TableText10"/>
              <w:rPr>
                <w:rFonts w:ascii="Calibri" w:eastAsia="Calibri" w:hAnsi="Calibri" w:cs="Calibri"/>
                <w:color w:val="000000" w:themeColor="text1"/>
                <w:lang w:val="en-GB"/>
              </w:rPr>
            </w:pPr>
            <w:r w:rsidRPr="5AD8E5F2">
              <w:rPr>
                <w:rFonts w:ascii="Calibri" w:eastAsiaTheme="majorEastAsia" w:hAnsi="Calibri" w:cs="Calibri"/>
                <w:lang w:val="en-GB"/>
              </w:rPr>
              <w:t>updateSw</w:t>
            </w:r>
          </w:p>
        </w:tc>
        <w:tc>
          <w:tcPr>
            <w:tcW w:w="1350" w:type="dxa"/>
            <w:tcBorders>
              <w:top w:val="single" w:sz="4" w:space="0" w:color="auto"/>
              <w:left w:val="single" w:sz="4" w:space="0" w:color="auto"/>
              <w:bottom w:val="single" w:sz="4" w:space="0" w:color="auto"/>
              <w:right w:val="single" w:sz="4" w:space="0" w:color="auto"/>
            </w:tcBorders>
          </w:tcPr>
          <w:p w14:paraId="556F709F" w14:textId="088BF73D" w:rsidR="00F11EA3" w:rsidRPr="005424B9" w:rsidRDefault="00F11EA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String</w:t>
            </w:r>
          </w:p>
        </w:tc>
        <w:tc>
          <w:tcPr>
            <w:tcW w:w="1080" w:type="dxa"/>
            <w:tcBorders>
              <w:top w:val="single" w:sz="4" w:space="0" w:color="auto"/>
              <w:left w:val="single" w:sz="4" w:space="0" w:color="auto"/>
              <w:bottom w:val="single" w:sz="4" w:space="0" w:color="auto"/>
              <w:right w:val="single" w:sz="4" w:space="0" w:color="auto"/>
            </w:tcBorders>
          </w:tcPr>
          <w:p w14:paraId="2F407009" w14:textId="7C988406" w:rsidR="00F11EA3" w:rsidRPr="005424B9" w:rsidRDefault="00F11EA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No</w:t>
            </w:r>
          </w:p>
        </w:tc>
        <w:tc>
          <w:tcPr>
            <w:tcW w:w="3780" w:type="dxa"/>
            <w:tcBorders>
              <w:top w:val="single" w:sz="4" w:space="0" w:color="auto"/>
              <w:left w:val="single" w:sz="4" w:space="0" w:color="auto"/>
              <w:bottom w:val="single" w:sz="4" w:space="0" w:color="auto"/>
              <w:right w:val="single" w:sz="4" w:space="0" w:color="auto"/>
            </w:tcBorders>
          </w:tcPr>
          <w:p w14:paraId="4F6AB5A9" w14:textId="77777777" w:rsidR="000B0A29" w:rsidRDefault="000B0A29" w:rsidP="000B0A29">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5616CECD" w14:textId="210301B9" w:rsidR="00F11EA3" w:rsidRPr="005424B9" w:rsidRDefault="000B0A29" w:rsidP="31714CD1">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r w:rsidR="00F11EA3" w:rsidRPr="005424B9" w14:paraId="2F2A8C20"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330" w:type="dxa"/>
            <w:tcBorders>
              <w:top w:val="single" w:sz="4" w:space="0" w:color="auto"/>
              <w:left w:val="single" w:sz="4" w:space="0" w:color="auto"/>
              <w:bottom w:val="single" w:sz="4" w:space="0" w:color="auto"/>
              <w:right w:val="single" w:sz="4" w:space="0" w:color="auto"/>
            </w:tcBorders>
          </w:tcPr>
          <w:p w14:paraId="14D2717E" w14:textId="74F2391D" w:rsidR="00F11EA3" w:rsidRPr="005424B9" w:rsidRDefault="00F11EA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350" w:type="dxa"/>
            <w:tcBorders>
              <w:top w:val="single" w:sz="4" w:space="0" w:color="auto"/>
              <w:left w:val="single" w:sz="4" w:space="0" w:color="auto"/>
              <w:bottom w:val="single" w:sz="4" w:space="0" w:color="auto"/>
              <w:right w:val="single" w:sz="4" w:space="0" w:color="auto"/>
            </w:tcBorders>
          </w:tcPr>
          <w:p w14:paraId="6858A432" w14:textId="0B860EB7" w:rsidR="00F11EA3" w:rsidRPr="005424B9" w:rsidRDefault="00F11EA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1080" w:type="dxa"/>
            <w:tcBorders>
              <w:top w:val="single" w:sz="4" w:space="0" w:color="auto"/>
              <w:left w:val="single" w:sz="4" w:space="0" w:color="auto"/>
              <w:bottom w:val="single" w:sz="4" w:space="0" w:color="auto"/>
              <w:right w:val="single" w:sz="4" w:space="0" w:color="auto"/>
            </w:tcBorders>
          </w:tcPr>
          <w:p w14:paraId="2B9FFF90" w14:textId="30EF3BA7" w:rsidR="00F11EA3" w:rsidRPr="005424B9" w:rsidRDefault="00F11EA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3780" w:type="dxa"/>
            <w:tcBorders>
              <w:top w:val="single" w:sz="4" w:space="0" w:color="auto"/>
              <w:left w:val="single" w:sz="4" w:space="0" w:color="auto"/>
              <w:bottom w:val="single" w:sz="4" w:space="0" w:color="auto"/>
              <w:right w:val="single" w:sz="4" w:space="0" w:color="auto"/>
            </w:tcBorders>
          </w:tcPr>
          <w:p w14:paraId="341BF248" w14:textId="3CEF8FE9" w:rsidR="00F11EA3" w:rsidRPr="005424B9" w:rsidRDefault="00986150" w:rsidP="31714CD1">
            <w:pPr>
              <w:pStyle w:val="TableText10"/>
              <w:rPr>
                <w:rFonts w:ascii="Calibri" w:eastAsia="Calibri" w:hAnsi="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09107A9A" w14:textId="4F9CDFEA" w:rsidR="5AD8E5F2" w:rsidRDefault="5AD8E5F2"/>
    <w:p w14:paraId="6852D73E" w14:textId="77777777" w:rsidR="00431200" w:rsidRPr="005424B9" w:rsidRDefault="00431200" w:rsidP="00431200">
      <w:pPr>
        <w:ind w:left="720" w:right="162"/>
        <w:rPr>
          <w:rFonts w:ascii="Calibri" w:hAnsi="Calibri" w:cs="Calibri"/>
          <w:color w:val="000000"/>
          <w:sz w:val="20"/>
          <w:szCs w:val="20"/>
        </w:rPr>
      </w:pPr>
    </w:p>
    <w:p w14:paraId="63A77DB7" w14:textId="77777777" w:rsidR="004F28E2" w:rsidRPr="005424B9" w:rsidRDefault="004F28E2" w:rsidP="008661F6">
      <w:pPr>
        <w:ind w:right="162"/>
        <w:rPr>
          <w:rFonts w:ascii="Calibri" w:hAnsi="Calibri" w:cs="Calibri"/>
          <w:sz w:val="20"/>
          <w:szCs w:val="20"/>
        </w:rPr>
      </w:pPr>
      <w:r w:rsidRPr="005424B9">
        <w:rPr>
          <w:rFonts w:ascii="Calibri" w:eastAsiaTheme="minorEastAsia" w:hAnsi="Calibri" w:cs="Calibri"/>
          <w:sz w:val="20"/>
          <w:szCs w:val="20"/>
        </w:rPr>
        <w:t>MonthlyHoursOfCareGivingDTO:</w:t>
      </w:r>
    </w:p>
    <w:p w14:paraId="2B8EC580" w14:textId="77777777" w:rsidR="004F28E2" w:rsidRPr="005424B9" w:rsidRDefault="004F28E2" w:rsidP="004F28E2">
      <w:pPr>
        <w:ind w:right="162"/>
        <w:rPr>
          <w:rFonts w:ascii="Calibri" w:eastAsiaTheme="minorEastAsia" w:hAnsi="Calibri" w:cs="Calibri"/>
          <w:sz w:val="20"/>
          <w:szCs w:val="20"/>
        </w:rPr>
      </w:pP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1350"/>
        <w:gridCol w:w="1080"/>
        <w:gridCol w:w="3780"/>
      </w:tblGrid>
      <w:tr w:rsidR="004F28E2" w:rsidRPr="005424B9" w14:paraId="2B2DD83A" w14:textId="77777777" w:rsidTr="00605064">
        <w:trPr>
          <w:trHeight w:val="300"/>
        </w:trPr>
        <w:tc>
          <w:tcPr>
            <w:tcW w:w="3330" w:type="dxa"/>
            <w:shd w:val="clear" w:color="auto" w:fill="000000" w:themeFill="text1"/>
          </w:tcPr>
          <w:p w14:paraId="1F3B882F" w14:textId="77777777" w:rsidR="004F28E2" w:rsidRDefault="004F28E2">
            <w:pPr>
              <w:pStyle w:val="TableText10HeaderCenter"/>
              <w:rPr>
                <w:rFonts w:ascii="Calibri" w:hAnsi="Calibri" w:cs="Calibri"/>
                <w:b w:val="0"/>
                <w:color w:val="FFFFFF" w:themeColor="background1"/>
              </w:rPr>
            </w:pPr>
            <w:r w:rsidRPr="2F12A4D2">
              <w:rPr>
                <w:rFonts w:ascii="Calibri" w:hAnsi="Calibri" w:cs="Calibri"/>
                <w:color w:val="FFFFFF" w:themeColor="background1"/>
              </w:rPr>
              <w:t>Field</w:t>
            </w:r>
          </w:p>
        </w:tc>
        <w:tc>
          <w:tcPr>
            <w:tcW w:w="1350" w:type="dxa"/>
            <w:shd w:val="clear" w:color="auto" w:fill="000000" w:themeFill="text1"/>
          </w:tcPr>
          <w:p w14:paraId="49E42DE5" w14:textId="77777777" w:rsidR="004F28E2" w:rsidRDefault="004F28E2">
            <w:pPr>
              <w:pStyle w:val="TableText10HeaderCenter"/>
              <w:rPr>
                <w:rFonts w:ascii="Calibri" w:hAnsi="Calibri" w:cs="Calibri"/>
                <w:b w:val="0"/>
                <w:color w:val="FFFFFF" w:themeColor="background1"/>
              </w:rPr>
            </w:pPr>
            <w:r w:rsidRPr="2F12A4D2">
              <w:rPr>
                <w:rFonts w:ascii="Calibri" w:hAnsi="Calibri" w:cs="Calibri"/>
                <w:color w:val="FFFFFF" w:themeColor="background1"/>
              </w:rPr>
              <w:t>Type</w:t>
            </w:r>
          </w:p>
        </w:tc>
        <w:tc>
          <w:tcPr>
            <w:tcW w:w="1080" w:type="dxa"/>
            <w:shd w:val="clear" w:color="auto" w:fill="000000" w:themeFill="text1"/>
          </w:tcPr>
          <w:p w14:paraId="51C17438" w14:textId="77777777" w:rsidR="004F28E2" w:rsidRDefault="004F28E2">
            <w:pPr>
              <w:pStyle w:val="TableText10HeaderCenter"/>
              <w:rPr>
                <w:rFonts w:ascii="Calibri" w:hAnsi="Calibri" w:cs="Calibri"/>
                <w:b w:val="0"/>
                <w:color w:val="FFFFFF" w:themeColor="background1"/>
              </w:rPr>
            </w:pPr>
            <w:r w:rsidRPr="2F12A4D2">
              <w:rPr>
                <w:rFonts w:ascii="Calibri" w:hAnsi="Calibri" w:cs="Calibri"/>
                <w:color w:val="FFFFFF" w:themeColor="background1"/>
              </w:rPr>
              <w:t>Required</w:t>
            </w:r>
          </w:p>
        </w:tc>
        <w:tc>
          <w:tcPr>
            <w:tcW w:w="3780" w:type="dxa"/>
            <w:shd w:val="clear" w:color="auto" w:fill="000000" w:themeFill="text1"/>
          </w:tcPr>
          <w:p w14:paraId="059473DF" w14:textId="77777777" w:rsidR="004F28E2" w:rsidRDefault="004F28E2">
            <w:pPr>
              <w:pStyle w:val="TableText10HeaderCenter"/>
              <w:rPr>
                <w:rFonts w:ascii="Calibri" w:hAnsi="Calibri" w:cs="Calibri"/>
                <w:b w:val="0"/>
                <w:color w:val="FFFFFF" w:themeColor="background1"/>
              </w:rPr>
            </w:pPr>
            <w:r w:rsidRPr="2F12A4D2">
              <w:rPr>
                <w:rFonts w:ascii="Calibri" w:hAnsi="Calibri" w:cs="Calibri"/>
                <w:color w:val="FFFFFF" w:themeColor="background1"/>
              </w:rPr>
              <w:t>Description</w:t>
            </w:r>
          </w:p>
        </w:tc>
      </w:tr>
      <w:tr w:rsidR="004F28E2" w:rsidRPr="005424B9" w14:paraId="34A2F34A" w14:textId="77777777" w:rsidTr="00605064">
        <w:trPr>
          <w:trHeight w:val="300"/>
        </w:trPr>
        <w:tc>
          <w:tcPr>
            <w:tcW w:w="3330" w:type="dxa"/>
            <w:tcBorders>
              <w:top w:val="single" w:sz="4" w:space="0" w:color="auto"/>
              <w:left w:val="single" w:sz="4" w:space="0" w:color="auto"/>
              <w:bottom w:val="single" w:sz="4" w:space="0" w:color="auto"/>
              <w:right w:val="single" w:sz="4" w:space="0" w:color="auto"/>
            </w:tcBorders>
          </w:tcPr>
          <w:p w14:paraId="18CCF4FA" w14:textId="77777777" w:rsidR="004F28E2" w:rsidRDefault="004F28E2">
            <w:pPr>
              <w:pStyle w:val="TableText10"/>
              <w:rPr>
                <w:rFonts w:ascii="Calibri" w:eastAsiaTheme="minorEastAsia" w:hAnsi="Calibri" w:cs="Calibri"/>
              </w:rPr>
            </w:pPr>
            <w:r w:rsidRPr="2BC9D9B1">
              <w:rPr>
                <w:rFonts w:ascii="Calibri" w:eastAsiaTheme="minorEastAsia" w:hAnsi="Calibri" w:cs="Calibri"/>
              </w:rPr>
              <w:t>monthAndYear</w:t>
            </w:r>
          </w:p>
        </w:tc>
        <w:tc>
          <w:tcPr>
            <w:tcW w:w="1350" w:type="dxa"/>
            <w:tcBorders>
              <w:top w:val="single" w:sz="4" w:space="0" w:color="auto"/>
              <w:left w:val="single" w:sz="4" w:space="0" w:color="auto"/>
              <w:bottom w:val="single" w:sz="4" w:space="0" w:color="auto"/>
              <w:right w:val="single" w:sz="4" w:space="0" w:color="auto"/>
            </w:tcBorders>
          </w:tcPr>
          <w:p w14:paraId="09DECE60" w14:textId="77777777" w:rsidR="004F28E2" w:rsidRDefault="004F28E2">
            <w:pPr>
              <w:pStyle w:val="TableText10"/>
              <w:rPr>
                <w:rFonts w:ascii="Calibri" w:eastAsiaTheme="minorEastAsia" w:hAnsi="Calibri" w:cs="Calibri"/>
              </w:rPr>
            </w:pPr>
            <w:r w:rsidRPr="2F12A4D2">
              <w:rPr>
                <w:rFonts w:ascii="Calibri" w:eastAsiaTheme="minorEastAsia" w:hAnsi="Calibri" w:cs="Calibri"/>
              </w:rPr>
              <w:t>String</w:t>
            </w:r>
          </w:p>
        </w:tc>
        <w:tc>
          <w:tcPr>
            <w:tcW w:w="1080" w:type="dxa"/>
            <w:tcBorders>
              <w:top w:val="single" w:sz="4" w:space="0" w:color="auto"/>
              <w:left w:val="single" w:sz="4" w:space="0" w:color="auto"/>
              <w:bottom w:val="single" w:sz="4" w:space="0" w:color="auto"/>
              <w:right w:val="single" w:sz="4" w:space="0" w:color="auto"/>
            </w:tcBorders>
          </w:tcPr>
          <w:p w14:paraId="439FEB27" w14:textId="77777777" w:rsidR="004F28E2" w:rsidRDefault="004F28E2">
            <w:pPr>
              <w:pStyle w:val="TableText10"/>
              <w:rPr>
                <w:rFonts w:ascii="Calibri" w:eastAsiaTheme="minorEastAsia" w:hAnsi="Calibri" w:cs="Calibri"/>
              </w:rPr>
            </w:pPr>
            <w:r w:rsidRPr="2F12A4D2">
              <w:rPr>
                <w:rFonts w:ascii="Calibri" w:eastAsiaTheme="minorEastAsia" w:hAnsi="Calibri" w:cs="Calibri"/>
              </w:rPr>
              <w:t>Yes</w:t>
            </w:r>
          </w:p>
        </w:tc>
        <w:tc>
          <w:tcPr>
            <w:tcW w:w="3780" w:type="dxa"/>
            <w:tcBorders>
              <w:top w:val="single" w:sz="4" w:space="0" w:color="auto"/>
              <w:left w:val="single" w:sz="4" w:space="0" w:color="auto"/>
              <w:bottom w:val="single" w:sz="4" w:space="0" w:color="auto"/>
              <w:right w:val="single" w:sz="4" w:space="0" w:color="auto"/>
            </w:tcBorders>
          </w:tcPr>
          <w:p w14:paraId="690D0C6F" w14:textId="77777777" w:rsidR="004F28E2" w:rsidRDefault="004F28E2">
            <w:pPr>
              <w:pStyle w:val="TableText10"/>
              <w:rPr>
                <w:rFonts w:ascii="Calibri" w:eastAsiaTheme="minorEastAsia" w:hAnsi="Calibri" w:cs="Calibri"/>
              </w:rPr>
            </w:pPr>
            <w:r w:rsidRPr="6DF4DAD6">
              <w:rPr>
                <w:rFonts w:ascii="Calibri" w:eastAsiaTheme="minorEastAsia" w:hAnsi="Calibri" w:cs="Calibri"/>
              </w:rPr>
              <w:t>Month in</w:t>
            </w:r>
            <w:r w:rsidRPr="51809DDD">
              <w:rPr>
                <w:rFonts w:ascii="Calibri" w:eastAsiaTheme="minorEastAsia" w:hAnsi="Calibri" w:cs="Calibri"/>
              </w:rPr>
              <w:t xml:space="preserve"> which </w:t>
            </w:r>
            <w:r w:rsidRPr="42462E13">
              <w:rPr>
                <w:rFonts w:ascii="Calibri" w:eastAsiaTheme="minorEastAsia" w:hAnsi="Calibri" w:cs="Calibri"/>
              </w:rPr>
              <w:t>hours of care provided</w:t>
            </w:r>
          </w:p>
        </w:tc>
      </w:tr>
      <w:tr w:rsidR="004F28E2" w:rsidRPr="005424B9" w14:paraId="260947C3" w14:textId="77777777" w:rsidTr="00605064">
        <w:trPr>
          <w:trHeight w:val="300"/>
        </w:trPr>
        <w:tc>
          <w:tcPr>
            <w:tcW w:w="3330" w:type="dxa"/>
            <w:tcBorders>
              <w:top w:val="single" w:sz="4" w:space="0" w:color="auto"/>
              <w:left w:val="single" w:sz="4" w:space="0" w:color="auto"/>
              <w:bottom w:val="single" w:sz="4" w:space="0" w:color="auto"/>
              <w:right w:val="single" w:sz="4" w:space="0" w:color="auto"/>
            </w:tcBorders>
          </w:tcPr>
          <w:p w14:paraId="6A5C261D" w14:textId="77777777" w:rsidR="004F28E2" w:rsidRDefault="004F28E2">
            <w:pPr>
              <w:pStyle w:val="TableText10"/>
              <w:rPr>
                <w:rFonts w:ascii="Calibri" w:eastAsiaTheme="minorEastAsia" w:hAnsi="Calibri" w:cs="Calibri"/>
              </w:rPr>
            </w:pPr>
            <w:r w:rsidRPr="210DCEA1">
              <w:rPr>
                <w:rFonts w:ascii="Calibri" w:eastAsiaTheme="minorEastAsia" w:hAnsi="Calibri" w:cs="Calibri"/>
              </w:rPr>
              <w:t>monthlyHours</w:t>
            </w:r>
          </w:p>
        </w:tc>
        <w:tc>
          <w:tcPr>
            <w:tcW w:w="1350" w:type="dxa"/>
            <w:tcBorders>
              <w:top w:val="single" w:sz="4" w:space="0" w:color="auto"/>
              <w:left w:val="single" w:sz="4" w:space="0" w:color="auto"/>
              <w:bottom w:val="single" w:sz="4" w:space="0" w:color="auto"/>
              <w:right w:val="single" w:sz="4" w:space="0" w:color="auto"/>
            </w:tcBorders>
          </w:tcPr>
          <w:p w14:paraId="6C2F0445" w14:textId="77777777" w:rsidR="004F28E2" w:rsidRDefault="004F28E2">
            <w:pPr>
              <w:pStyle w:val="TableText10"/>
              <w:rPr>
                <w:rFonts w:ascii="Calibri" w:eastAsiaTheme="minorEastAsia" w:hAnsi="Calibri" w:cs="Calibri"/>
              </w:rPr>
            </w:pPr>
            <w:r w:rsidRPr="210DCEA1">
              <w:rPr>
                <w:rFonts w:ascii="Calibri" w:eastAsiaTheme="minorEastAsia" w:hAnsi="Calibri" w:cs="Calibri"/>
              </w:rPr>
              <w:t>Number</w:t>
            </w:r>
          </w:p>
        </w:tc>
        <w:tc>
          <w:tcPr>
            <w:tcW w:w="1080" w:type="dxa"/>
            <w:tcBorders>
              <w:top w:val="single" w:sz="4" w:space="0" w:color="auto"/>
              <w:left w:val="single" w:sz="4" w:space="0" w:color="auto"/>
              <w:bottom w:val="single" w:sz="4" w:space="0" w:color="auto"/>
              <w:right w:val="single" w:sz="4" w:space="0" w:color="auto"/>
            </w:tcBorders>
          </w:tcPr>
          <w:p w14:paraId="62C3ADD2" w14:textId="77777777" w:rsidR="004F28E2" w:rsidRDefault="004F28E2">
            <w:pPr>
              <w:pStyle w:val="TableText10"/>
              <w:rPr>
                <w:rFonts w:ascii="Calibri" w:eastAsiaTheme="minorEastAsia" w:hAnsi="Calibri" w:cs="Calibri"/>
              </w:rPr>
            </w:pPr>
            <w:r w:rsidRPr="2F12A4D2">
              <w:rPr>
                <w:rFonts w:ascii="Calibri" w:eastAsiaTheme="minorEastAsia" w:hAnsi="Calibri" w:cs="Calibri"/>
              </w:rPr>
              <w:t>Yes</w:t>
            </w:r>
          </w:p>
        </w:tc>
        <w:tc>
          <w:tcPr>
            <w:tcW w:w="3780" w:type="dxa"/>
            <w:tcBorders>
              <w:top w:val="single" w:sz="4" w:space="0" w:color="auto"/>
              <w:left w:val="single" w:sz="4" w:space="0" w:color="auto"/>
              <w:bottom w:val="single" w:sz="4" w:space="0" w:color="auto"/>
              <w:right w:val="single" w:sz="4" w:space="0" w:color="auto"/>
            </w:tcBorders>
          </w:tcPr>
          <w:p w14:paraId="07F03AB8" w14:textId="77777777" w:rsidR="004F28E2" w:rsidRPr="005424B9" w:rsidRDefault="004F28E2">
            <w:pPr>
              <w:pStyle w:val="TableText10"/>
              <w:rPr>
                <w:rFonts w:ascii="Calibri" w:hAnsi="Calibri" w:cs="Calibri"/>
                <w:szCs w:val="20"/>
              </w:rPr>
            </w:pPr>
            <w:r w:rsidRPr="50B31238">
              <w:rPr>
                <w:rFonts w:ascii="Calibri" w:eastAsiaTheme="minorEastAsia" w:hAnsi="Calibri" w:cs="Calibri"/>
              </w:rPr>
              <w:t>Total number of hours of care provided</w:t>
            </w:r>
          </w:p>
        </w:tc>
      </w:tr>
    </w:tbl>
    <w:p w14:paraId="6C4FE7A1" w14:textId="77777777" w:rsidR="004F28E2" w:rsidRPr="005424B9" w:rsidRDefault="004F28E2" w:rsidP="00431200">
      <w:pPr>
        <w:ind w:left="720" w:right="162"/>
        <w:rPr>
          <w:rFonts w:ascii="Calibri" w:hAnsi="Calibri" w:cs="Calibri"/>
          <w:color w:val="000000"/>
          <w:sz w:val="20"/>
          <w:szCs w:val="20"/>
        </w:rPr>
      </w:pPr>
    </w:p>
    <w:p w14:paraId="4D185192" w14:textId="6E487225" w:rsidR="00431200" w:rsidRPr="005424B9" w:rsidRDefault="00431200" w:rsidP="008661F6">
      <w:pPr>
        <w:ind w:right="162"/>
        <w:rPr>
          <w:rFonts w:ascii="Calibri" w:hAnsi="Calibri" w:cs="Calibri"/>
          <w:color w:val="000000"/>
          <w:sz w:val="20"/>
          <w:szCs w:val="20"/>
        </w:rPr>
      </w:pPr>
      <w:r w:rsidRPr="005424B9">
        <w:rPr>
          <w:rFonts w:ascii="Calibri" w:hAnsi="Calibri" w:cs="Calibri"/>
          <w:color w:val="000000"/>
          <w:sz w:val="20"/>
          <w:szCs w:val="20"/>
        </w:rPr>
        <w:t>FosterCareDTO:</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58"/>
        <w:gridCol w:w="1325"/>
        <w:gridCol w:w="987"/>
        <w:gridCol w:w="3370"/>
      </w:tblGrid>
      <w:tr w:rsidR="00431200" w:rsidRPr="005424B9" w14:paraId="729E6C5E" w14:textId="77777777" w:rsidTr="5AD8E5F2">
        <w:trPr>
          <w:cantSplit/>
          <w:tblHeader/>
        </w:trPr>
        <w:tc>
          <w:tcPr>
            <w:tcW w:w="3858" w:type="dxa"/>
            <w:shd w:val="clear" w:color="auto" w:fill="000000" w:themeFill="text1"/>
          </w:tcPr>
          <w:p w14:paraId="38FE2508"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25" w:type="dxa"/>
            <w:shd w:val="clear" w:color="auto" w:fill="000000" w:themeFill="text1"/>
          </w:tcPr>
          <w:p w14:paraId="08DF7954"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987" w:type="dxa"/>
            <w:shd w:val="clear" w:color="auto" w:fill="000000" w:themeFill="text1"/>
          </w:tcPr>
          <w:p w14:paraId="003E41B1"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370" w:type="dxa"/>
            <w:shd w:val="clear" w:color="auto" w:fill="000000" w:themeFill="text1"/>
          </w:tcPr>
          <w:p w14:paraId="6F6AE349"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00431200" w:rsidRPr="00AF58EE" w14:paraId="1D312DC2"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42B03C52" w14:textId="2B0C6024" w:rsidR="00431200" w:rsidRPr="00BE37ED" w:rsidRDefault="6508266F" w:rsidP="5AD8E5F2">
            <w:pPr>
              <w:pStyle w:val="TableText10"/>
              <w:rPr>
                <w:rFonts w:ascii="Calibri" w:eastAsiaTheme="minorEastAsia" w:hAnsi="Calibri" w:cs="Calibri"/>
              </w:rPr>
            </w:pPr>
            <w:r w:rsidRPr="00BE37ED">
              <w:rPr>
                <w:rFonts w:ascii="Calibri" w:eastAsiaTheme="minorEastAsia" w:hAnsi="Calibri" w:cs="Calibri"/>
              </w:rPr>
              <w:t>c</w:t>
            </w:r>
            <w:r w:rsidR="75ACDC7B" w:rsidRPr="00BE37ED">
              <w:rPr>
                <w:rFonts w:ascii="Calibri" w:eastAsiaTheme="minorEastAsia" w:hAnsi="Calibri" w:cs="Calibri"/>
              </w:rPr>
              <w:t>ircumstanceCode</w:t>
            </w:r>
          </w:p>
        </w:tc>
        <w:tc>
          <w:tcPr>
            <w:tcW w:w="1325" w:type="dxa"/>
            <w:tcBorders>
              <w:top w:val="single" w:sz="4" w:space="0" w:color="auto"/>
              <w:left w:val="single" w:sz="4" w:space="0" w:color="auto"/>
              <w:bottom w:val="single" w:sz="4" w:space="0" w:color="auto"/>
              <w:right w:val="single" w:sz="4" w:space="0" w:color="auto"/>
            </w:tcBorders>
          </w:tcPr>
          <w:p w14:paraId="7E06FE76" w14:textId="77777777" w:rsidR="00431200" w:rsidRPr="00BE37ED" w:rsidRDefault="00431200" w:rsidP="000D596E">
            <w:pPr>
              <w:pStyle w:val="TableText10"/>
              <w:rPr>
                <w:rFonts w:ascii="Calibri" w:eastAsiaTheme="minorHAnsi" w:hAnsi="Calibri" w:cs="Calibri"/>
                <w:szCs w:val="20"/>
              </w:rPr>
            </w:pPr>
            <w:r w:rsidRPr="00BE37ED">
              <w:rPr>
                <w:rFonts w:ascii="Calibri" w:eastAsiaTheme="minorHAnsi" w:hAnsi="Calibri" w:cs="Calibri"/>
                <w:szCs w:val="20"/>
              </w:rPr>
              <w:t>String</w:t>
            </w:r>
          </w:p>
        </w:tc>
        <w:tc>
          <w:tcPr>
            <w:tcW w:w="987" w:type="dxa"/>
            <w:tcBorders>
              <w:top w:val="single" w:sz="4" w:space="0" w:color="auto"/>
              <w:left w:val="single" w:sz="4" w:space="0" w:color="auto"/>
              <w:bottom w:val="single" w:sz="4" w:space="0" w:color="auto"/>
              <w:right w:val="single" w:sz="4" w:space="0" w:color="auto"/>
            </w:tcBorders>
          </w:tcPr>
          <w:p w14:paraId="6D5CEB8D" w14:textId="77777777" w:rsidR="00431200" w:rsidRPr="00BE37ED" w:rsidRDefault="00431200" w:rsidP="000D596E">
            <w:pPr>
              <w:pStyle w:val="TableText10"/>
              <w:rPr>
                <w:rFonts w:ascii="Calibri" w:eastAsiaTheme="minorHAnsi" w:hAnsi="Calibri" w:cs="Calibri"/>
                <w:szCs w:val="20"/>
              </w:rPr>
            </w:pPr>
            <w:r w:rsidRPr="00BE37ED">
              <w:rPr>
                <w:rFonts w:ascii="Calibri" w:eastAsiaTheme="minorHAnsi" w:hAnsi="Calibri" w:cs="Calibri"/>
                <w:szCs w:val="20"/>
              </w:rPr>
              <w:t>Yes</w:t>
            </w:r>
          </w:p>
        </w:tc>
        <w:tc>
          <w:tcPr>
            <w:tcW w:w="3370" w:type="dxa"/>
            <w:tcBorders>
              <w:top w:val="single" w:sz="4" w:space="0" w:color="auto"/>
              <w:left w:val="single" w:sz="4" w:space="0" w:color="auto"/>
              <w:bottom w:val="single" w:sz="4" w:space="0" w:color="auto"/>
              <w:right w:val="single" w:sz="4" w:space="0" w:color="auto"/>
            </w:tcBorders>
          </w:tcPr>
          <w:p w14:paraId="5C16ABB3" w14:textId="4B2D40A6" w:rsidR="00431200" w:rsidRPr="00BE37ED" w:rsidRDefault="068E3C05" w:rsidP="31714CD1">
            <w:pPr>
              <w:pStyle w:val="TableText10"/>
            </w:pPr>
            <w:r w:rsidRPr="00BE37ED">
              <w:rPr>
                <w:rFonts w:ascii="Calibri" w:eastAsia="Aptos Narrow" w:hAnsi="Calibri" w:cs="Calibri"/>
                <w:color w:val="242424"/>
              </w:rPr>
              <w:t xml:space="preserve"> </w:t>
            </w:r>
            <w:r w:rsidR="187E6556" w:rsidRPr="00BE37ED">
              <w:rPr>
                <w:rFonts w:ascii="Calibri" w:eastAsia="Calibri" w:hAnsi="Calibri" w:cs="Calibri"/>
                <w:color w:val="000000" w:themeColor="text1"/>
              </w:rPr>
              <w:t>Differentiate whether the applicant is receiving foster care</w:t>
            </w:r>
          </w:p>
          <w:p w14:paraId="4F8E326C" w14:textId="5D48B698" w:rsidR="00431200" w:rsidRPr="00AF58EE" w:rsidRDefault="75ACDC7B" w:rsidP="5AD8E5F2">
            <w:pPr>
              <w:pStyle w:val="TableText10"/>
              <w:rPr>
                <w:rFonts w:ascii="Calibri" w:eastAsiaTheme="minorEastAsia" w:hAnsi="Calibri" w:cs="Calibri"/>
              </w:rPr>
            </w:pPr>
            <w:r w:rsidRPr="00BE37ED">
              <w:rPr>
                <w:rFonts w:ascii="Calibri" w:eastAsiaTheme="minorEastAsia" w:hAnsi="Calibri" w:cs="Calibri"/>
              </w:rPr>
              <w:t>Reference table: RT_ECHC</w:t>
            </w:r>
          </w:p>
        </w:tc>
      </w:tr>
      <w:tr w:rsidR="00431200" w:rsidRPr="005424B9" w14:paraId="7E6A1B88"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02B51AC3"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receivingIVEFosterCare</w:t>
            </w:r>
          </w:p>
        </w:tc>
        <w:tc>
          <w:tcPr>
            <w:tcW w:w="1325" w:type="dxa"/>
            <w:tcBorders>
              <w:top w:val="single" w:sz="4" w:space="0" w:color="auto"/>
              <w:left w:val="single" w:sz="4" w:space="0" w:color="auto"/>
              <w:bottom w:val="single" w:sz="4" w:space="0" w:color="auto"/>
              <w:right w:val="single" w:sz="4" w:space="0" w:color="auto"/>
            </w:tcBorders>
          </w:tcPr>
          <w:p w14:paraId="78D04F8D"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Boolean</w:t>
            </w:r>
          </w:p>
        </w:tc>
        <w:tc>
          <w:tcPr>
            <w:tcW w:w="987" w:type="dxa"/>
            <w:tcBorders>
              <w:top w:val="single" w:sz="4" w:space="0" w:color="auto"/>
              <w:left w:val="single" w:sz="4" w:space="0" w:color="auto"/>
              <w:bottom w:val="single" w:sz="4" w:space="0" w:color="auto"/>
              <w:right w:val="single" w:sz="4" w:space="0" w:color="auto"/>
            </w:tcBorders>
          </w:tcPr>
          <w:p w14:paraId="6A88D493"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370" w:type="dxa"/>
            <w:tcBorders>
              <w:top w:val="single" w:sz="4" w:space="0" w:color="auto"/>
              <w:left w:val="single" w:sz="4" w:space="0" w:color="auto"/>
              <w:bottom w:val="single" w:sz="4" w:space="0" w:color="auto"/>
              <w:right w:val="single" w:sz="4" w:space="0" w:color="auto"/>
            </w:tcBorders>
          </w:tcPr>
          <w:p w14:paraId="1E500204"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Is the individual receiving IV-E foster care?</w:t>
            </w:r>
          </w:p>
        </w:tc>
      </w:tr>
      <w:tr w:rsidR="00431200" w:rsidRPr="005424B9" w14:paraId="2F8556D1"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858" w:type="dxa"/>
            <w:tcBorders>
              <w:top w:val="single" w:sz="4" w:space="0" w:color="auto"/>
              <w:left w:val="single" w:sz="4" w:space="0" w:color="auto"/>
              <w:bottom w:val="single" w:sz="4" w:space="0" w:color="auto"/>
              <w:right w:val="single" w:sz="4" w:space="0" w:color="auto"/>
            </w:tcBorders>
          </w:tcPr>
          <w:p w14:paraId="47AF2691"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inStateCustody</w:t>
            </w:r>
          </w:p>
        </w:tc>
        <w:tc>
          <w:tcPr>
            <w:tcW w:w="1325" w:type="dxa"/>
            <w:tcBorders>
              <w:top w:val="single" w:sz="4" w:space="0" w:color="auto"/>
              <w:left w:val="single" w:sz="4" w:space="0" w:color="auto"/>
              <w:bottom w:val="single" w:sz="4" w:space="0" w:color="auto"/>
              <w:right w:val="single" w:sz="4" w:space="0" w:color="auto"/>
            </w:tcBorders>
          </w:tcPr>
          <w:p w14:paraId="256773C0"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Boolean</w:t>
            </w:r>
          </w:p>
        </w:tc>
        <w:tc>
          <w:tcPr>
            <w:tcW w:w="987" w:type="dxa"/>
            <w:tcBorders>
              <w:top w:val="single" w:sz="4" w:space="0" w:color="auto"/>
              <w:left w:val="single" w:sz="4" w:space="0" w:color="auto"/>
              <w:bottom w:val="single" w:sz="4" w:space="0" w:color="auto"/>
              <w:right w:val="single" w:sz="4" w:space="0" w:color="auto"/>
            </w:tcBorders>
          </w:tcPr>
          <w:p w14:paraId="0CD055E2"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370" w:type="dxa"/>
            <w:tcBorders>
              <w:top w:val="single" w:sz="4" w:space="0" w:color="auto"/>
              <w:left w:val="single" w:sz="4" w:space="0" w:color="auto"/>
              <w:bottom w:val="single" w:sz="4" w:space="0" w:color="auto"/>
              <w:right w:val="single" w:sz="4" w:space="0" w:color="auto"/>
            </w:tcBorders>
          </w:tcPr>
          <w:p w14:paraId="2F7B7D5E"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Is the individual in State custody?</w:t>
            </w:r>
          </w:p>
        </w:tc>
      </w:tr>
      <w:tr w:rsidR="00431200" w:rsidRPr="005424B9" w14:paraId="4E8C6ED0" w14:textId="77777777" w:rsidTr="5AD8E5F2">
        <w:tc>
          <w:tcPr>
            <w:tcW w:w="3858" w:type="dxa"/>
            <w:tcBorders>
              <w:top w:val="single" w:sz="4" w:space="0" w:color="auto"/>
              <w:left w:val="single" w:sz="4" w:space="0" w:color="auto"/>
              <w:bottom w:val="single" w:sz="4" w:space="0" w:color="auto"/>
              <w:right w:val="single" w:sz="4" w:space="0" w:color="auto"/>
            </w:tcBorders>
          </w:tcPr>
          <w:p w14:paraId="29605756"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effectiveBeginDate</w:t>
            </w:r>
          </w:p>
        </w:tc>
        <w:tc>
          <w:tcPr>
            <w:tcW w:w="1325" w:type="dxa"/>
            <w:tcBorders>
              <w:top w:val="single" w:sz="4" w:space="0" w:color="auto"/>
              <w:left w:val="single" w:sz="4" w:space="0" w:color="auto"/>
              <w:bottom w:val="single" w:sz="4" w:space="0" w:color="auto"/>
              <w:right w:val="single" w:sz="4" w:space="0" w:color="auto"/>
            </w:tcBorders>
          </w:tcPr>
          <w:p w14:paraId="700335B0"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987" w:type="dxa"/>
            <w:tcBorders>
              <w:top w:val="single" w:sz="4" w:space="0" w:color="auto"/>
              <w:left w:val="single" w:sz="4" w:space="0" w:color="auto"/>
              <w:bottom w:val="single" w:sz="4" w:space="0" w:color="auto"/>
              <w:right w:val="single" w:sz="4" w:space="0" w:color="auto"/>
            </w:tcBorders>
          </w:tcPr>
          <w:p w14:paraId="462F8AA9"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Yes</w:t>
            </w:r>
          </w:p>
        </w:tc>
        <w:tc>
          <w:tcPr>
            <w:tcW w:w="3370" w:type="dxa"/>
            <w:tcBorders>
              <w:top w:val="single" w:sz="4" w:space="0" w:color="auto"/>
              <w:left w:val="single" w:sz="4" w:space="0" w:color="auto"/>
              <w:bottom w:val="single" w:sz="4" w:space="0" w:color="auto"/>
              <w:right w:val="single" w:sz="4" w:space="0" w:color="auto"/>
            </w:tcBorders>
          </w:tcPr>
          <w:p w14:paraId="28E75AA0" w14:textId="78369A02" w:rsidR="00431200" w:rsidRPr="005424B9" w:rsidRDefault="000E4A01" w:rsidP="000D596E">
            <w:pPr>
              <w:pStyle w:val="TableText10"/>
              <w:rPr>
                <w:rFonts w:ascii="Calibri" w:eastAsiaTheme="minorHAnsi" w:hAnsi="Calibri" w:cs="Calibri"/>
                <w:szCs w:val="20"/>
              </w:rPr>
            </w:pPr>
            <w:r w:rsidRPr="005C4972">
              <w:rPr>
                <w:rFonts w:ascii="Calibri" w:hAnsi="Calibri" w:cs="Calibri"/>
                <w:szCs w:val="20"/>
              </w:rPr>
              <w:t>Date on which the circumstance became effective in the source system (VaCMS). Null indicates the record remains active.</w:t>
            </w:r>
          </w:p>
        </w:tc>
      </w:tr>
      <w:tr w:rsidR="00431200" w:rsidRPr="005424B9" w14:paraId="294B7C74" w14:textId="77777777" w:rsidTr="5AD8E5F2">
        <w:tc>
          <w:tcPr>
            <w:tcW w:w="3858" w:type="dxa"/>
            <w:tcBorders>
              <w:top w:val="single" w:sz="4" w:space="0" w:color="auto"/>
              <w:left w:val="single" w:sz="4" w:space="0" w:color="auto"/>
              <w:bottom w:val="single" w:sz="4" w:space="0" w:color="auto"/>
              <w:right w:val="single" w:sz="4" w:space="0" w:color="auto"/>
            </w:tcBorders>
          </w:tcPr>
          <w:p w14:paraId="7C83EE5C"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effectiveEndDate</w:t>
            </w:r>
          </w:p>
        </w:tc>
        <w:tc>
          <w:tcPr>
            <w:tcW w:w="1325" w:type="dxa"/>
            <w:tcBorders>
              <w:top w:val="single" w:sz="4" w:space="0" w:color="auto"/>
              <w:left w:val="single" w:sz="4" w:space="0" w:color="auto"/>
              <w:bottom w:val="single" w:sz="4" w:space="0" w:color="auto"/>
              <w:right w:val="single" w:sz="4" w:space="0" w:color="auto"/>
            </w:tcBorders>
          </w:tcPr>
          <w:p w14:paraId="6C5C4697"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Date</w:t>
            </w:r>
          </w:p>
        </w:tc>
        <w:tc>
          <w:tcPr>
            <w:tcW w:w="987" w:type="dxa"/>
            <w:tcBorders>
              <w:top w:val="single" w:sz="4" w:space="0" w:color="auto"/>
              <w:left w:val="single" w:sz="4" w:space="0" w:color="auto"/>
              <w:bottom w:val="single" w:sz="4" w:space="0" w:color="auto"/>
              <w:right w:val="single" w:sz="4" w:space="0" w:color="auto"/>
            </w:tcBorders>
          </w:tcPr>
          <w:p w14:paraId="2B0D02C5"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No</w:t>
            </w:r>
          </w:p>
        </w:tc>
        <w:tc>
          <w:tcPr>
            <w:tcW w:w="3370" w:type="dxa"/>
            <w:tcBorders>
              <w:top w:val="single" w:sz="4" w:space="0" w:color="auto"/>
              <w:left w:val="single" w:sz="4" w:space="0" w:color="auto"/>
              <w:bottom w:val="single" w:sz="4" w:space="0" w:color="auto"/>
              <w:right w:val="single" w:sz="4" w:space="0" w:color="auto"/>
            </w:tcBorders>
          </w:tcPr>
          <w:p w14:paraId="2D301968" w14:textId="4061C861" w:rsidR="00431200" w:rsidRPr="005424B9" w:rsidRDefault="00584B8F" w:rsidP="000D596E">
            <w:pPr>
              <w:pStyle w:val="TableText10"/>
              <w:rPr>
                <w:rFonts w:ascii="Calibri" w:eastAsiaTheme="minorHAnsi" w:hAnsi="Calibri" w:cs="Calibri"/>
                <w:szCs w:val="20"/>
              </w:rPr>
            </w:pPr>
            <w:r w:rsidRPr="0012190D">
              <w:rPr>
                <w:rFonts w:ascii="Calibri" w:hAnsi="Calibri" w:cs="Calibri"/>
                <w:szCs w:val="20"/>
              </w:rPr>
              <w:t xml:space="preserve">Date on which the </w:t>
            </w:r>
            <w:r w:rsidR="00D75965">
              <w:rPr>
                <w:rFonts w:ascii="Calibri" w:hAnsi="Calibri" w:cs="Calibri"/>
                <w:szCs w:val="20"/>
              </w:rPr>
              <w:t>foster care record</w:t>
            </w:r>
            <w:r w:rsidRPr="0012190D">
              <w:rPr>
                <w:rFonts w:ascii="Calibri" w:hAnsi="Calibri" w:cs="Calibri"/>
                <w:szCs w:val="20"/>
              </w:rPr>
              <w:t xml:space="preserve"> ceased to be effective in the source system (VaCMS). Null indicates the record remains active.</w:t>
            </w:r>
          </w:p>
        </w:tc>
      </w:tr>
      <w:tr w:rsidR="00175E64" w:rsidRPr="005424B9" w14:paraId="24689D44" w14:textId="77777777" w:rsidTr="5AD8E5F2">
        <w:trPr>
          <w:trHeight w:val="300"/>
        </w:trPr>
        <w:tc>
          <w:tcPr>
            <w:tcW w:w="3858" w:type="dxa"/>
            <w:tcBorders>
              <w:top w:val="single" w:sz="4" w:space="0" w:color="auto"/>
              <w:left w:val="single" w:sz="4" w:space="0" w:color="auto"/>
              <w:bottom w:val="single" w:sz="4" w:space="0" w:color="auto"/>
              <w:right w:val="single" w:sz="4" w:space="0" w:color="auto"/>
            </w:tcBorders>
          </w:tcPr>
          <w:p w14:paraId="081FDE11" w14:textId="4DF14EC3" w:rsidR="00175E64" w:rsidRPr="00F362C2" w:rsidRDefault="00175E64"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source</w:t>
            </w:r>
          </w:p>
        </w:tc>
        <w:tc>
          <w:tcPr>
            <w:tcW w:w="1325" w:type="dxa"/>
            <w:tcBorders>
              <w:top w:val="single" w:sz="4" w:space="0" w:color="auto"/>
              <w:left w:val="single" w:sz="4" w:space="0" w:color="auto"/>
              <w:bottom w:val="single" w:sz="4" w:space="0" w:color="auto"/>
              <w:right w:val="single" w:sz="4" w:space="0" w:color="auto"/>
            </w:tcBorders>
          </w:tcPr>
          <w:p w14:paraId="4996F084" w14:textId="3D675C17" w:rsidR="00175E64" w:rsidRPr="00175E64" w:rsidRDefault="00175E64"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String</w:t>
            </w:r>
          </w:p>
        </w:tc>
        <w:tc>
          <w:tcPr>
            <w:tcW w:w="987" w:type="dxa"/>
            <w:tcBorders>
              <w:top w:val="single" w:sz="4" w:space="0" w:color="auto"/>
              <w:left w:val="single" w:sz="4" w:space="0" w:color="auto"/>
              <w:bottom w:val="single" w:sz="4" w:space="0" w:color="auto"/>
              <w:right w:val="single" w:sz="4" w:space="0" w:color="auto"/>
            </w:tcBorders>
          </w:tcPr>
          <w:p w14:paraId="3E95D697" w14:textId="4144C29C" w:rsidR="00175E64" w:rsidRPr="00175E64" w:rsidRDefault="00175E64"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Yes</w:t>
            </w:r>
          </w:p>
        </w:tc>
        <w:tc>
          <w:tcPr>
            <w:tcW w:w="3370" w:type="dxa"/>
            <w:tcBorders>
              <w:top w:val="single" w:sz="4" w:space="0" w:color="auto"/>
              <w:left w:val="single" w:sz="4" w:space="0" w:color="auto"/>
              <w:bottom w:val="single" w:sz="4" w:space="0" w:color="auto"/>
              <w:right w:val="single" w:sz="4" w:space="0" w:color="auto"/>
            </w:tcBorders>
          </w:tcPr>
          <w:p w14:paraId="247DEABC" w14:textId="77777777" w:rsidR="00DF43F1" w:rsidRPr="008E69F0" w:rsidRDefault="697E44E1" w:rsidP="00DF43F1">
            <w:pPr>
              <w:pStyle w:val="TableText1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15562225" w14:textId="6345D853" w:rsidR="00175E64" w:rsidRPr="00175E64" w:rsidDel="547EDEB1" w:rsidRDefault="26480D1D" w:rsidP="31714CD1">
            <w:pPr>
              <w:pStyle w:val="TableText10"/>
              <w:rPr>
                <w:rFonts w:ascii="Calibri" w:eastAsia="Calibri" w:hAnsi="Calibri" w:cs="Calibri"/>
                <w:color w:val="0078D4"/>
                <w:u w:val="single"/>
                <w:lang w:val="en-GB"/>
              </w:rPr>
            </w:pPr>
            <w:r w:rsidRPr="5AD8E5F2">
              <w:rPr>
                <w:rFonts w:ascii="Calibri" w:eastAsia="Calibri" w:hAnsi="Calibri" w:cs="Calibri"/>
                <w:lang w:val="en-GB"/>
              </w:rPr>
              <w:t>Eg: VaCMS</w:t>
            </w:r>
          </w:p>
        </w:tc>
      </w:tr>
      <w:tr w:rsidR="00175E64" w:rsidRPr="005424B9" w14:paraId="64634323" w14:textId="77777777" w:rsidTr="5AD8E5F2">
        <w:trPr>
          <w:trHeight w:val="300"/>
        </w:trPr>
        <w:tc>
          <w:tcPr>
            <w:tcW w:w="3858" w:type="dxa"/>
            <w:tcBorders>
              <w:top w:val="single" w:sz="4" w:space="0" w:color="auto"/>
              <w:left w:val="single" w:sz="4" w:space="0" w:color="auto"/>
              <w:bottom w:val="single" w:sz="4" w:space="0" w:color="auto"/>
              <w:right w:val="single" w:sz="4" w:space="0" w:color="auto"/>
            </w:tcBorders>
          </w:tcPr>
          <w:p w14:paraId="5C65F98A" w14:textId="0C8C4928" w:rsidR="00175E64" w:rsidRPr="00F362C2" w:rsidRDefault="0645EF73" w:rsidP="31714CD1">
            <w:pPr>
              <w:pStyle w:val="TableText10"/>
              <w:rPr>
                <w:rFonts w:ascii="Calibri" w:eastAsia="Calibri" w:hAnsi="Calibri" w:cs="Calibri"/>
                <w:color w:val="000000" w:themeColor="text1"/>
                <w:lang w:val="en-GB"/>
              </w:rPr>
            </w:pPr>
            <w:r w:rsidRPr="5AD8E5F2">
              <w:rPr>
                <w:rFonts w:ascii="Calibri" w:eastAsiaTheme="majorEastAsia" w:hAnsi="Calibri" w:cs="Calibri"/>
                <w:lang w:val="en-GB"/>
              </w:rPr>
              <w:t>updateSw</w:t>
            </w:r>
          </w:p>
        </w:tc>
        <w:tc>
          <w:tcPr>
            <w:tcW w:w="1325" w:type="dxa"/>
            <w:tcBorders>
              <w:top w:val="single" w:sz="4" w:space="0" w:color="auto"/>
              <w:left w:val="single" w:sz="4" w:space="0" w:color="auto"/>
              <w:bottom w:val="single" w:sz="4" w:space="0" w:color="auto"/>
              <w:right w:val="single" w:sz="4" w:space="0" w:color="auto"/>
            </w:tcBorders>
          </w:tcPr>
          <w:p w14:paraId="4F231A0B" w14:textId="781FBDCE" w:rsidR="00175E64" w:rsidRPr="00175E64" w:rsidRDefault="00175E64" w:rsidP="31714CD1">
            <w:pPr>
              <w:pStyle w:val="TableText10"/>
              <w:rPr>
                <w:rFonts w:ascii="Calibri" w:eastAsia="Calibri" w:hAnsi="Calibri" w:cs="Calibri"/>
                <w:color w:val="000000" w:themeColor="text1"/>
                <w:lang w:val="en-GB"/>
              </w:rPr>
            </w:pPr>
            <w:r w:rsidRPr="005424B9">
              <w:rPr>
                <w:rFonts w:ascii="Calibri" w:eastAsiaTheme="majorEastAsia" w:hAnsi="Calibri" w:cs="Calibri"/>
                <w:color w:val="000000" w:themeColor="text1"/>
                <w:szCs w:val="20"/>
                <w:lang w:val="en-GB"/>
              </w:rPr>
              <w:t>String</w:t>
            </w:r>
          </w:p>
        </w:tc>
        <w:tc>
          <w:tcPr>
            <w:tcW w:w="987" w:type="dxa"/>
            <w:tcBorders>
              <w:top w:val="single" w:sz="4" w:space="0" w:color="auto"/>
              <w:left w:val="single" w:sz="4" w:space="0" w:color="auto"/>
              <w:bottom w:val="single" w:sz="4" w:space="0" w:color="auto"/>
              <w:right w:val="single" w:sz="4" w:space="0" w:color="auto"/>
            </w:tcBorders>
          </w:tcPr>
          <w:p w14:paraId="10AAFBF4" w14:textId="74C18749" w:rsidR="00175E64" w:rsidRPr="00175E64" w:rsidRDefault="00175E64" w:rsidP="31714CD1">
            <w:pPr>
              <w:pStyle w:val="TableText10"/>
              <w:rPr>
                <w:rFonts w:ascii="Calibri" w:eastAsia="Calibri" w:hAnsi="Calibri" w:cs="Calibri"/>
                <w:color w:val="000000" w:themeColor="text1"/>
                <w:lang w:val="en-GB"/>
              </w:rPr>
            </w:pPr>
            <w:r w:rsidRPr="005424B9">
              <w:rPr>
                <w:rFonts w:ascii="Calibri" w:eastAsiaTheme="majorEastAsia" w:hAnsi="Calibri" w:cs="Calibri"/>
                <w:color w:val="000000" w:themeColor="text1"/>
                <w:szCs w:val="20"/>
                <w:lang w:val="en-GB"/>
              </w:rPr>
              <w:t>No</w:t>
            </w:r>
          </w:p>
        </w:tc>
        <w:tc>
          <w:tcPr>
            <w:tcW w:w="3370" w:type="dxa"/>
            <w:tcBorders>
              <w:top w:val="single" w:sz="4" w:space="0" w:color="auto"/>
              <w:left w:val="single" w:sz="4" w:space="0" w:color="auto"/>
              <w:bottom w:val="single" w:sz="4" w:space="0" w:color="auto"/>
              <w:right w:val="single" w:sz="4" w:space="0" w:color="auto"/>
            </w:tcBorders>
          </w:tcPr>
          <w:p w14:paraId="4A122152" w14:textId="77777777" w:rsidR="000B0A29" w:rsidRDefault="000B0A29" w:rsidP="000B0A29">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0A907EF5" w14:textId="0D5AD193" w:rsidR="00175E64" w:rsidRPr="00175E64" w:rsidDel="547EDEB1" w:rsidRDefault="000B0A29" w:rsidP="31714CD1">
            <w:pPr>
              <w:pStyle w:val="TableText10"/>
              <w:rPr>
                <w:rFonts w:ascii="Calibri" w:eastAsia="Calibri" w:hAnsi="Calibri" w:cs="Calibri"/>
                <w:color w:val="0078D4"/>
                <w:u w:val="single"/>
                <w:lang w:val="en-GB"/>
              </w:rPr>
            </w:pPr>
            <w:r w:rsidRPr="0012190D">
              <w:rPr>
                <w:rFonts w:ascii="Calibri" w:eastAsia="Calibri" w:hAnsi="Calibri" w:cs="Calibri"/>
                <w:color w:val="000000" w:themeColor="text1"/>
              </w:rPr>
              <w:t>E.g.: 'Yes'/'No'</w:t>
            </w:r>
          </w:p>
        </w:tc>
      </w:tr>
      <w:tr w:rsidR="00175E64" w:rsidRPr="005424B9" w14:paraId="3EDB3E94" w14:textId="77777777" w:rsidTr="5AD8E5F2">
        <w:trPr>
          <w:trHeight w:val="300"/>
        </w:trPr>
        <w:tc>
          <w:tcPr>
            <w:tcW w:w="3858" w:type="dxa"/>
            <w:tcBorders>
              <w:top w:val="single" w:sz="4" w:space="0" w:color="auto"/>
              <w:left w:val="single" w:sz="4" w:space="0" w:color="auto"/>
              <w:bottom w:val="single" w:sz="4" w:space="0" w:color="auto"/>
              <w:right w:val="single" w:sz="4" w:space="0" w:color="auto"/>
            </w:tcBorders>
          </w:tcPr>
          <w:p w14:paraId="4F137027" w14:textId="35C8DB88" w:rsidR="00175E64" w:rsidRPr="00F362C2" w:rsidRDefault="00175E64" w:rsidP="31714CD1">
            <w:pPr>
              <w:pStyle w:val="TableText10"/>
              <w:rPr>
                <w:rFonts w:ascii="Calibri" w:eastAsia="Calibri" w:hAnsi="Calibri" w:cs="Calibri"/>
                <w:color w:val="000000" w:themeColor="text1"/>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325" w:type="dxa"/>
            <w:tcBorders>
              <w:top w:val="single" w:sz="4" w:space="0" w:color="auto"/>
              <w:left w:val="single" w:sz="4" w:space="0" w:color="auto"/>
              <w:bottom w:val="single" w:sz="4" w:space="0" w:color="auto"/>
              <w:right w:val="single" w:sz="4" w:space="0" w:color="auto"/>
            </w:tcBorders>
          </w:tcPr>
          <w:p w14:paraId="37C26B39" w14:textId="759AB543" w:rsidR="00175E64" w:rsidRPr="00175E64" w:rsidRDefault="00175E64" w:rsidP="31714CD1">
            <w:pPr>
              <w:pStyle w:val="TableText10"/>
              <w:rPr>
                <w:rFonts w:ascii="Calibri" w:eastAsia="Calibri" w:hAnsi="Calibri" w:cs="Calibri"/>
                <w:color w:val="000000" w:themeColor="text1"/>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987" w:type="dxa"/>
            <w:tcBorders>
              <w:top w:val="single" w:sz="4" w:space="0" w:color="auto"/>
              <w:left w:val="single" w:sz="4" w:space="0" w:color="auto"/>
              <w:bottom w:val="single" w:sz="4" w:space="0" w:color="auto"/>
              <w:right w:val="single" w:sz="4" w:space="0" w:color="auto"/>
            </w:tcBorders>
          </w:tcPr>
          <w:p w14:paraId="3898487E" w14:textId="4B28C8C5" w:rsidR="00175E64" w:rsidRPr="00175E64" w:rsidRDefault="00175E64" w:rsidP="31714CD1">
            <w:pPr>
              <w:pStyle w:val="TableText10"/>
              <w:rPr>
                <w:rFonts w:ascii="Calibri" w:eastAsia="Calibri" w:hAnsi="Calibri" w:cs="Calibri"/>
                <w:color w:val="000000" w:themeColor="text1"/>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3370" w:type="dxa"/>
            <w:tcBorders>
              <w:top w:val="single" w:sz="4" w:space="0" w:color="auto"/>
              <w:left w:val="single" w:sz="4" w:space="0" w:color="auto"/>
              <w:bottom w:val="single" w:sz="4" w:space="0" w:color="auto"/>
              <w:right w:val="single" w:sz="4" w:space="0" w:color="auto"/>
            </w:tcBorders>
          </w:tcPr>
          <w:p w14:paraId="4521DAFF" w14:textId="6F847820" w:rsidR="00175E64" w:rsidRPr="00175E64" w:rsidDel="547EDEB1" w:rsidRDefault="00584B8F" w:rsidP="31714CD1">
            <w:pPr>
              <w:pStyle w:val="TableText10"/>
              <w:rPr>
                <w:rFonts w:ascii="Calibri" w:eastAsia="Calibri" w:hAnsi="Calibri" w:cs="Calibri"/>
                <w:color w:val="0078D4"/>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7C4F2824" w14:textId="16A139EC" w:rsidR="5AD8E5F2" w:rsidRDefault="5AD8E5F2"/>
    <w:p w14:paraId="4FF24788" w14:textId="77777777" w:rsidR="00431200" w:rsidRPr="005424B9" w:rsidRDefault="00431200" w:rsidP="00431200">
      <w:pPr>
        <w:ind w:left="1440" w:right="162"/>
        <w:rPr>
          <w:rFonts w:ascii="Calibri" w:hAnsi="Calibri" w:cs="Calibri"/>
          <w:sz w:val="20"/>
          <w:szCs w:val="20"/>
        </w:rPr>
      </w:pPr>
    </w:p>
    <w:p w14:paraId="0AB1D921" w14:textId="7213CAE8" w:rsidR="00EF475A" w:rsidRPr="005424B9" w:rsidRDefault="00EF475A" w:rsidP="00EF475A">
      <w:pPr>
        <w:ind w:right="150"/>
        <w:textAlignment w:val="baseline"/>
        <w:rPr>
          <w:rFonts w:ascii="Calibri" w:hAnsi="Calibri" w:cs="Calibri"/>
          <w:sz w:val="20"/>
          <w:szCs w:val="20"/>
        </w:rPr>
      </w:pPr>
      <w:r w:rsidRPr="005424B9">
        <w:rPr>
          <w:rFonts w:ascii="Calibri" w:hAnsi="Calibri" w:cs="Calibri"/>
          <w:sz w:val="20"/>
          <w:szCs w:val="20"/>
          <w:u w:val="single"/>
          <w:lang w:val="en-GB"/>
        </w:rPr>
        <w:t>FormerFosterCareDTO:</w:t>
      </w:r>
    </w:p>
    <w:tbl>
      <w:tblPr>
        <w:tblStyle w:val="DEDTable"/>
        <w:tblW w:w="9540" w:type="dxa"/>
        <w:tblLook w:val="04A0" w:firstRow="1" w:lastRow="0" w:firstColumn="1" w:lastColumn="0" w:noHBand="0" w:noVBand="1"/>
      </w:tblPr>
      <w:tblGrid>
        <w:gridCol w:w="3922"/>
        <w:gridCol w:w="1138"/>
        <w:gridCol w:w="1063"/>
        <w:gridCol w:w="3417"/>
      </w:tblGrid>
      <w:tr w:rsidR="00EF475A" w:rsidRPr="005424B9" w14:paraId="05A6F283" w14:textId="77777777" w:rsidTr="5AD8E5F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14:paraId="63E384F4" w14:textId="77777777" w:rsidR="00EF475A" w:rsidRPr="005424B9" w:rsidRDefault="00EF475A" w:rsidP="00EF475A">
            <w:pPr>
              <w:jc w:val="center"/>
              <w:textAlignment w:val="baseline"/>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Field</w:t>
            </w:r>
            <w:r w:rsidRPr="005424B9">
              <w:rPr>
                <w:rFonts w:ascii="Calibri" w:hAnsi="Calibri" w:cs="Calibri"/>
                <w:color w:val="FFFFFF" w:themeColor="background1"/>
                <w:sz w:val="20"/>
                <w:szCs w:val="20"/>
              </w:rPr>
              <w:t>  </w:t>
            </w:r>
          </w:p>
        </w:tc>
        <w:tc>
          <w:tcPr>
            <w:tcW w:w="1138" w:type="dxa"/>
            <w:hideMark/>
          </w:tcPr>
          <w:p w14:paraId="2A7066CC" w14:textId="77777777" w:rsidR="00EF475A" w:rsidRPr="005424B9" w:rsidRDefault="00EF475A" w:rsidP="00EF475A">
            <w:pPr>
              <w:jc w:val="center"/>
              <w:textAlignment w:val="baseline"/>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Type</w:t>
            </w:r>
            <w:r w:rsidRPr="005424B9">
              <w:rPr>
                <w:rFonts w:ascii="Calibri" w:hAnsi="Calibri" w:cs="Calibri"/>
                <w:color w:val="FFFFFF" w:themeColor="background1"/>
                <w:sz w:val="20"/>
                <w:szCs w:val="20"/>
              </w:rPr>
              <w:t>  </w:t>
            </w:r>
          </w:p>
        </w:tc>
        <w:tc>
          <w:tcPr>
            <w:tcW w:w="1063" w:type="dxa"/>
            <w:hideMark/>
          </w:tcPr>
          <w:p w14:paraId="35247800" w14:textId="77777777" w:rsidR="00EF475A" w:rsidRPr="005424B9" w:rsidRDefault="00EF475A" w:rsidP="00EF475A">
            <w:pPr>
              <w:jc w:val="center"/>
              <w:textAlignment w:val="baseline"/>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Required</w:t>
            </w:r>
            <w:r w:rsidRPr="005424B9">
              <w:rPr>
                <w:rFonts w:ascii="Calibri" w:hAnsi="Calibri" w:cs="Calibri"/>
                <w:color w:val="FFFFFF" w:themeColor="background1"/>
                <w:sz w:val="20"/>
                <w:szCs w:val="20"/>
              </w:rPr>
              <w:t>  </w:t>
            </w:r>
          </w:p>
        </w:tc>
        <w:tc>
          <w:tcPr>
            <w:tcW w:w="3417" w:type="dxa"/>
            <w:hideMark/>
          </w:tcPr>
          <w:p w14:paraId="531C7450" w14:textId="77777777" w:rsidR="00EF475A" w:rsidRPr="005424B9" w:rsidRDefault="00EF475A" w:rsidP="00EF475A">
            <w:pPr>
              <w:jc w:val="center"/>
              <w:textAlignment w:val="baseline"/>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Description</w:t>
            </w:r>
            <w:r w:rsidRPr="005424B9">
              <w:rPr>
                <w:rFonts w:ascii="Calibri" w:hAnsi="Calibri" w:cs="Calibri"/>
                <w:color w:val="FFFFFF" w:themeColor="background1"/>
                <w:sz w:val="20"/>
                <w:szCs w:val="20"/>
              </w:rPr>
              <w:t>  </w:t>
            </w:r>
          </w:p>
        </w:tc>
      </w:tr>
      <w:tr w:rsidR="00EF475A" w:rsidRPr="005424B9" w14:paraId="7D3877C7"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14:paraId="70B25012" w14:textId="48016420" w:rsidR="00EF475A" w:rsidRPr="005424B9" w:rsidRDefault="40C76CFB" w:rsidP="00044695">
            <w:pPr>
              <w:pStyle w:val="paragraph"/>
              <w:spacing w:before="0" w:beforeAutospacing="0" w:after="0" w:afterAutospacing="0"/>
              <w:textAlignment w:val="baseline"/>
              <w:rPr>
                <w:rFonts w:ascii="Calibri" w:hAnsi="Calibri" w:cs="Calibri"/>
                <w:b w:val="0"/>
                <w:bCs/>
                <w:color w:val="000000"/>
                <w:sz w:val="20"/>
                <w:szCs w:val="20"/>
                <w:lang w:val="en-GB"/>
              </w:rPr>
            </w:pPr>
            <w:r w:rsidRPr="00605064">
              <w:rPr>
                <w:rFonts w:ascii="Calibri" w:hAnsi="Calibri" w:cs="Calibri"/>
                <w:b w:val="0"/>
                <w:color w:val="000000" w:themeColor="text1"/>
                <w:sz w:val="20"/>
                <w:szCs w:val="20"/>
                <w:lang w:val="en-GB"/>
              </w:rPr>
              <w:t>c</w:t>
            </w:r>
            <w:r w:rsidR="00EF475A" w:rsidRPr="00605064">
              <w:rPr>
                <w:rFonts w:ascii="Calibri" w:hAnsi="Calibri" w:cs="Calibri"/>
                <w:b w:val="0"/>
                <w:color w:val="000000" w:themeColor="text1"/>
                <w:sz w:val="20"/>
                <w:szCs w:val="20"/>
                <w:lang w:val="en-GB"/>
              </w:rPr>
              <w:t>ircumstanceCode  </w:t>
            </w:r>
          </w:p>
        </w:tc>
        <w:tc>
          <w:tcPr>
            <w:tcW w:w="1138" w:type="dxa"/>
            <w:hideMark/>
          </w:tcPr>
          <w:p w14:paraId="03B6C37F" w14:textId="77777777" w:rsidR="00EF475A" w:rsidRPr="005424B9"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5424B9">
              <w:rPr>
                <w:rFonts w:ascii="Calibri" w:hAnsi="Calibri" w:cs="Calibri"/>
                <w:color w:val="000000"/>
                <w:sz w:val="20"/>
                <w:szCs w:val="20"/>
                <w:lang w:val="en-GB"/>
              </w:rPr>
              <w:t>String  </w:t>
            </w:r>
          </w:p>
        </w:tc>
        <w:tc>
          <w:tcPr>
            <w:tcW w:w="1063" w:type="dxa"/>
            <w:hideMark/>
          </w:tcPr>
          <w:p w14:paraId="1576837B" w14:textId="77777777" w:rsidR="00EF475A" w:rsidRPr="005424B9"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5424B9">
              <w:rPr>
                <w:rFonts w:ascii="Calibri" w:hAnsi="Calibri" w:cs="Calibri"/>
                <w:color w:val="000000"/>
                <w:sz w:val="20"/>
                <w:szCs w:val="20"/>
                <w:lang w:val="en-GB"/>
              </w:rPr>
              <w:t>Yes  </w:t>
            </w:r>
          </w:p>
        </w:tc>
        <w:tc>
          <w:tcPr>
            <w:tcW w:w="3417" w:type="dxa"/>
            <w:hideMark/>
          </w:tcPr>
          <w:p w14:paraId="7E9EBCD4" w14:textId="252A958A" w:rsidR="00EF475A" w:rsidRPr="005424B9" w:rsidRDefault="0C1B8F3E" w:rsidP="5AD8E5F2">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5AD8E5F2">
              <w:rPr>
                <w:rFonts w:ascii="Calibri" w:hAnsi="Calibri" w:cs="Calibri"/>
                <w:color w:val="000000" w:themeColor="text1"/>
                <w:sz w:val="20"/>
                <w:szCs w:val="20"/>
                <w:lang w:val="en-GB"/>
              </w:rPr>
              <w:t>Differentiate whether the applicant</w:t>
            </w:r>
            <w:r w:rsidR="0601E259" w:rsidRPr="5AD8E5F2">
              <w:rPr>
                <w:rFonts w:ascii="Calibri" w:hAnsi="Calibri" w:cs="Calibri"/>
                <w:color w:val="000000" w:themeColor="text1"/>
                <w:sz w:val="20"/>
                <w:szCs w:val="20"/>
                <w:lang w:val="en-GB"/>
              </w:rPr>
              <w:t>/recipient</w:t>
            </w:r>
            <w:r w:rsidRPr="5AD8E5F2">
              <w:rPr>
                <w:rFonts w:ascii="Calibri" w:hAnsi="Calibri" w:cs="Calibri"/>
                <w:color w:val="000000" w:themeColor="text1"/>
                <w:sz w:val="20"/>
                <w:szCs w:val="20"/>
                <w:lang w:val="en-GB"/>
              </w:rPr>
              <w:t xml:space="preserve"> </w:t>
            </w:r>
            <w:r w:rsidR="632E7EBF" w:rsidRPr="5AD8E5F2">
              <w:rPr>
                <w:rFonts w:ascii="Calibri" w:hAnsi="Calibri" w:cs="Calibri"/>
                <w:color w:val="000000" w:themeColor="text1"/>
                <w:sz w:val="20"/>
                <w:szCs w:val="20"/>
                <w:lang w:val="en-GB"/>
              </w:rPr>
              <w:t xml:space="preserve">was previously </w:t>
            </w:r>
            <w:r w:rsidRPr="5AD8E5F2">
              <w:rPr>
                <w:rFonts w:ascii="Calibri" w:hAnsi="Calibri" w:cs="Calibri"/>
                <w:color w:val="000000" w:themeColor="text1"/>
                <w:sz w:val="20"/>
                <w:szCs w:val="20"/>
                <w:lang w:val="en-GB"/>
              </w:rPr>
              <w:t>receiving foster care  </w:t>
            </w:r>
          </w:p>
          <w:p w14:paraId="2ABF053B" w14:textId="77777777" w:rsidR="00EF475A" w:rsidRPr="005424B9"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5424B9">
              <w:rPr>
                <w:rFonts w:ascii="Calibri" w:hAnsi="Calibri" w:cs="Calibri"/>
                <w:color w:val="000000"/>
                <w:sz w:val="20"/>
                <w:szCs w:val="20"/>
                <w:lang w:val="en-GB"/>
              </w:rPr>
              <w:t>Reference table: RT_ECHC  </w:t>
            </w:r>
          </w:p>
        </w:tc>
      </w:tr>
      <w:tr w:rsidR="00EF475A" w:rsidRPr="005424B9" w14:paraId="7245CACC"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14:paraId="7A581B34" w14:textId="77777777" w:rsidR="00EF475A" w:rsidRPr="000E4A01" w:rsidRDefault="0C1B8F3E" w:rsidP="5AD8E5F2">
            <w:pPr>
              <w:pStyle w:val="paragraph"/>
              <w:spacing w:before="0" w:beforeAutospacing="0" w:after="0" w:afterAutospacing="0"/>
              <w:textAlignment w:val="baseline"/>
              <w:rPr>
                <w:rFonts w:ascii="Calibri" w:hAnsi="Calibri" w:cs="Calibri"/>
                <w:b w:val="0"/>
                <w:color w:val="000000"/>
                <w:sz w:val="20"/>
                <w:szCs w:val="20"/>
                <w:lang w:val="en-GB"/>
              </w:rPr>
            </w:pPr>
            <w:r w:rsidRPr="009B121A">
              <w:rPr>
                <w:rFonts w:ascii="Calibri" w:hAnsi="Calibri" w:cs="Calibri"/>
                <w:color w:val="000000" w:themeColor="text1"/>
                <w:sz w:val="20"/>
                <w:szCs w:val="20"/>
                <w:lang w:val="en-GB"/>
              </w:rPr>
              <w:t>enrolledInMedicaidAndFosterCareAtAge18  </w:t>
            </w:r>
          </w:p>
        </w:tc>
        <w:tc>
          <w:tcPr>
            <w:tcW w:w="1138" w:type="dxa"/>
            <w:hideMark/>
          </w:tcPr>
          <w:p w14:paraId="21189B25" w14:textId="77777777" w:rsidR="00EF475A" w:rsidRPr="000E4A01"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Boolean  </w:t>
            </w:r>
          </w:p>
        </w:tc>
        <w:tc>
          <w:tcPr>
            <w:tcW w:w="1063" w:type="dxa"/>
            <w:hideMark/>
          </w:tcPr>
          <w:p w14:paraId="48049AA8" w14:textId="77777777" w:rsidR="00EF475A" w:rsidRPr="000E4A01"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Yes  </w:t>
            </w:r>
          </w:p>
        </w:tc>
        <w:tc>
          <w:tcPr>
            <w:tcW w:w="3417" w:type="dxa"/>
            <w:hideMark/>
          </w:tcPr>
          <w:p w14:paraId="73ADEC0E" w14:textId="77777777" w:rsidR="00EF475A" w:rsidRPr="005424B9"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Enrolled in Medicaid and Foster Care on their 18th birthday? </w:t>
            </w:r>
            <w:r w:rsidRPr="005424B9">
              <w:rPr>
                <w:rFonts w:ascii="Calibri" w:hAnsi="Calibri" w:cs="Calibri"/>
                <w:color w:val="000000"/>
                <w:sz w:val="20"/>
                <w:szCs w:val="20"/>
                <w:lang w:val="en-GB"/>
              </w:rPr>
              <w:t> </w:t>
            </w:r>
          </w:p>
        </w:tc>
      </w:tr>
      <w:tr w:rsidR="00EF475A" w:rsidRPr="000E5ACE" w14:paraId="25E0CD88"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14:paraId="5C5D5153" w14:textId="77777777" w:rsidR="00EF475A" w:rsidRPr="000E4A01" w:rsidRDefault="0C1B8F3E" w:rsidP="5AD8E5F2">
            <w:pPr>
              <w:pStyle w:val="paragraph"/>
              <w:spacing w:before="0" w:beforeAutospacing="0" w:after="0" w:afterAutospacing="0"/>
              <w:textAlignment w:val="baseline"/>
              <w:rPr>
                <w:rFonts w:ascii="Calibri" w:hAnsi="Calibri" w:cs="Calibri"/>
                <w:b w:val="0"/>
                <w:color w:val="000000"/>
                <w:sz w:val="20"/>
                <w:szCs w:val="20"/>
                <w:lang w:val="en-GB"/>
              </w:rPr>
            </w:pPr>
            <w:r w:rsidRPr="009B121A">
              <w:rPr>
                <w:rFonts w:ascii="Calibri" w:hAnsi="Calibri" w:cs="Calibri"/>
                <w:color w:val="000000" w:themeColor="text1"/>
                <w:sz w:val="20"/>
                <w:szCs w:val="20"/>
                <w:lang w:val="en-GB"/>
              </w:rPr>
              <w:t>effectiveBeginDate  </w:t>
            </w:r>
          </w:p>
        </w:tc>
        <w:tc>
          <w:tcPr>
            <w:tcW w:w="1138" w:type="dxa"/>
            <w:hideMark/>
          </w:tcPr>
          <w:p w14:paraId="0305CBAD" w14:textId="77777777" w:rsidR="00EF475A" w:rsidRPr="000E4A01"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Date  </w:t>
            </w:r>
          </w:p>
        </w:tc>
        <w:tc>
          <w:tcPr>
            <w:tcW w:w="1063" w:type="dxa"/>
            <w:hideMark/>
          </w:tcPr>
          <w:p w14:paraId="10635C41" w14:textId="77777777" w:rsidR="00EF475A" w:rsidRPr="000E4A01"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No  </w:t>
            </w:r>
          </w:p>
        </w:tc>
        <w:tc>
          <w:tcPr>
            <w:tcW w:w="3417" w:type="dxa"/>
            <w:hideMark/>
          </w:tcPr>
          <w:p w14:paraId="4ED6EA21" w14:textId="18A8DB54" w:rsidR="00EF475A" w:rsidRPr="000E4A01" w:rsidRDefault="000E4A01"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bCs/>
                <w:sz w:val="20"/>
                <w:szCs w:val="20"/>
              </w:rPr>
              <w:t>Date on which the circumstance became effective in the source system (VaCMS). Null indicates the record remains active.</w:t>
            </w:r>
          </w:p>
        </w:tc>
      </w:tr>
      <w:tr w:rsidR="00EF475A" w:rsidRPr="005424B9" w14:paraId="1E2126A6"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14:paraId="3C399035" w14:textId="77777777" w:rsidR="00EF475A" w:rsidRPr="000E4A01" w:rsidRDefault="0C1B8F3E" w:rsidP="5AD8E5F2">
            <w:pPr>
              <w:pStyle w:val="paragraph"/>
              <w:spacing w:before="0" w:beforeAutospacing="0" w:after="0" w:afterAutospacing="0"/>
              <w:textAlignment w:val="baseline"/>
              <w:rPr>
                <w:rFonts w:ascii="Calibri" w:hAnsi="Calibri" w:cs="Calibri"/>
                <w:b w:val="0"/>
                <w:color w:val="000000"/>
                <w:sz w:val="20"/>
                <w:szCs w:val="20"/>
                <w:lang w:val="en-GB"/>
              </w:rPr>
            </w:pPr>
            <w:r w:rsidRPr="009B121A">
              <w:rPr>
                <w:rFonts w:ascii="Calibri" w:hAnsi="Calibri" w:cs="Calibri"/>
                <w:color w:val="000000" w:themeColor="text1"/>
                <w:sz w:val="20"/>
                <w:szCs w:val="20"/>
                <w:lang w:val="en-GB"/>
              </w:rPr>
              <w:t>effectiveEndDate  </w:t>
            </w:r>
          </w:p>
        </w:tc>
        <w:tc>
          <w:tcPr>
            <w:tcW w:w="1138" w:type="dxa"/>
            <w:hideMark/>
          </w:tcPr>
          <w:p w14:paraId="075E04C5" w14:textId="77777777" w:rsidR="00EF475A" w:rsidRPr="000E4A01"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Date  </w:t>
            </w:r>
          </w:p>
        </w:tc>
        <w:tc>
          <w:tcPr>
            <w:tcW w:w="1063" w:type="dxa"/>
            <w:hideMark/>
          </w:tcPr>
          <w:p w14:paraId="3CE99FEE" w14:textId="77777777" w:rsidR="00EF475A" w:rsidRPr="000E4A01" w:rsidRDefault="00EF475A"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No  </w:t>
            </w:r>
          </w:p>
        </w:tc>
        <w:tc>
          <w:tcPr>
            <w:tcW w:w="3417" w:type="dxa"/>
            <w:hideMark/>
          </w:tcPr>
          <w:p w14:paraId="69A9474C" w14:textId="0579F121" w:rsidR="00EF475A" w:rsidRPr="005424B9" w:rsidRDefault="00D75965" w:rsidP="00044695">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12190D">
              <w:rPr>
                <w:rFonts w:ascii="Calibri" w:hAnsi="Calibri" w:cs="Calibri"/>
                <w:sz w:val="20"/>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7A19EB" w:rsidRPr="005424B9" w14:paraId="030D3CF1"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Pr>
          <w:p w14:paraId="49CD0D08" w14:textId="554567B8" w:rsidR="007A19EB" w:rsidRPr="005A49B8" w:rsidDel="00E2067F" w:rsidRDefault="34DC4CFC" w:rsidP="31714CD1">
            <w:pPr>
              <w:pStyle w:val="TableText10"/>
              <w:rPr>
                <w:rStyle w:val="normaltextrun"/>
                <w:rFonts w:ascii="Calibri" w:hAnsi="Calibri" w:cs="Calibri"/>
                <w:b w:val="0"/>
                <w:color w:val="498205"/>
                <w:u w:val="single"/>
                <w:shd w:val="clear" w:color="auto" w:fill="F1BBBD"/>
                <w:lang w:val="en-GB"/>
              </w:rPr>
            </w:pPr>
            <w:r w:rsidRPr="5AD8E5F2">
              <w:rPr>
                <w:rFonts w:ascii="Calibri" w:eastAsiaTheme="majorEastAsia" w:hAnsi="Calibri" w:cs="Calibri"/>
                <w:b w:val="0"/>
                <w:lang w:val="en-GB"/>
              </w:rPr>
              <w:t>age</w:t>
            </w:r>
          </w:p>
        </w:tc>
        <w:tc>
          <w:tcPr>
            <w:tcW w:w="1138" w:type="dxa"/>
          </w:tcPr>
          <w:p w14:paraId="5A79D63A" w14:textId="62A8E05F"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eastAsiaTheme="majorEastAsia" w:hAnsi="Calibri" w:cs="Calibri"/>
                <w:color w:val="000000" w:themeColor="text1"/>
                <w:szCs w:val="20"/>
                <w:lang w:val="en-GB"/>
              </w:rPr>
              <w:t>Number</w:t>
            </w:r>
          </w:p>
        </w:tc>
        <w:tc>
          <w:tcPr>
            <w:tcW w:w="1063" w:type="dxa"/>
          </w:tcPr>
          <w:p w14:paraId="0F1C659C" w14:textId="03B49740"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eastAsiaTheme="majorEastAsia" w:hAnsi="Calibri" w:cs="Calibri"/>
                <w:color w:val="000000" w:themeColor="text1"/>
                <w:szCs w:val="20"/>
                <w:lang w:val="en-GB"/>
              </w:rPr>
              <w:t>Yes</w:t>
            </w:r>
          </w:p>
        </w:tc>
        <w:tc>
          <w:tcPr>
            <w:tcW w:w="3417" w:type="dxa"/>
          </w:tcPr>
          <w:p w14:paraId="4F72D2C9" w14:textId="421B1398" w:rsidR="007A19EB" w:rsidRPr="00922223"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shd w:val="clear" w:color="auto" w:fill="F1BBBD"/>
                <w:lang w:val="en-GB"/>
              </w:rPr>
            </w:pPr>
            <w:r w:rsidRPr="31714CD1">
              <w:rPr>
                <w:rFonts w:ascii="Calibri" w:eastAsia="Calibri" w:hAnsi="Calibri" w:cs="Calibri"/>
                <w:lang w:val="en-GB"/>
              </w:rPr>
              <w:t>Client's age in years</w:t>
            </w:r>
          </w:p>
        </w:tc>
      </w:tr>
      <w:tr w:rsidR="007A19EB" w:rsidRPr="005424B9" w14:paraId="2226C181"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Pr>
          <w:p w14:paraId="2DE7ADD0" w14:textId="5094F72C" w:rsidR="007A19EB" w:rsidRPr="00483648" w:rsidDel="00E2067F" w:rsidRDefault="34DC4CFC" w:rsidP="31714CD1">
            <w:pPr>
              <w:pStyle w:val="TableText10"/>
              <w:rPr>
                <w:rStyle w:val="normaltextrun"/>
                <w:rFonts w:ascii="Calibri" w:hAnsi="Calibri" w:cs="Calibri"/>
                <w:b w:val="0"/>
                <w:color w:val="498205"/>
                <w:u w:val="single"/>
                <w:shd w:val="clear" w:color="auto" w:fill="F1BBBD"/>
                <w:lang w:val="en-GB"/>
              </w:rPr>
            </w:pPr>
            <w:r w:rsidRPr="5AD8E5F2">
              <w:rPr>
                <w:rFonts w:ascii="Calibri" w:eastAsia="Calibri" w:hAnsi="Calibri" w:cs="Calibri"/>
                <w:b w:val="0"/>
                <w:color w:val="000000" w:themeColor="text1"/>
                <w:lang w:val="en-GB"/>
              </w:rPr>
              <w:t>source</w:t>
            </w:r>
          </w:p>
        </w:tc>
        <w:tc>
          <w:tcPr>
            <w:tcW w:w="1138" w:type="dxa"/>
          </w:tcPr>
          <w:p w14:paraId="2C03CA40" w14:textId="7DDB35F6"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eastAsia="Calibri" w:hAnsi="Calibri" w:cs="Calibri"/>
                <w:color w:val="000000" w:themeColor="text1"/>
                <w:szCs w:val="20"/>
                <w:lang w:val="en-GB"/>
              </w:rPr>
              <w:t>String</w:t>
            </w:r>
          </w:p>
        </w:tc>
        <w:tc>
          <w:tcPr>
            <w:tcW w:w="1063" w:type="dxa"/>
          </w:tcPr>
          <w:p w14:paraId="2872C0E2" w14:textId="5DB21C8C"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eastAsia="Calibri" w:hAnsi="Calibri" w:cs="Calibri"/>
                <w:color w:val="000000" w:themeColor="text1"/>
                <w:szCs w:val="20"/>
                <w:lang w:val="en-GB"/>
              </w:rPr>
              <w:t>Yes</w:t>
            </w:r>
          </w:p>
        </w:tc>
        <w:tc>
          <w:tcPr>
            <w:tcW w:w="3417" w:type="dxa"/>
          </w:tcPr>
          <w:p w14:paraId="5B26372B" w14:textId="77777777" w:rsidR="00DF43F1" w:rsidRPr="008E69F0" w:rsidRDefault="697E44E1" w:rsidP="00DF43F1">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555E6A74" w14:textId="1B871DA3" w:rsidR="007A19EB" w:rsidRPr="00922223" w:rsidRDefault="34DC4CFC"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shd w:val="clear" w:color="auto" w:fill="F1BBBD"/>
                <w:lang w:val="en-GB"/>
              </w:rPr>
            </w:pPr>
            <w:r w:rsidRPr="5AD8E5F2">
              <w:rPr>
                <w:rFonts w:ascii="Calibri" w:eastAsia="Calibri" w:hAnsi="Calibri" w:cs="Calibri"/>
                <w:lang w:val="en-GB"/>
              </w:rPr>
              <w:t>Eg: VaCMS</w:t>
            </w:r>
          </w:p>
        </w:tc>
      </w:tr>
      <w:tr w:rsidR="007A19EB" w:rsidRPr="005424B9" w14:paraId="151E72FB"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Pr>
          <w:p w14:paraId="43DA31C7" w14:textId="5A436BA6" w:rsidR="007A19EB" w:rsidRPr="00483648" w:rsidDel="00E2067F" w:rsidRDefault="0645EF73" w:rsidP="31714CD1">
            <w:pPr>
              <w:pStyle w:val="TableText10"/>
              <w:rPr>
                <w:rStyle w:val="normaltextrun"/>
                <w:rFonts w:ascii="Calibri" w:hAnsi="Calibri" w:cs="Calibri"/>
                <w:b w:val="0"/>
                <w:color w:val="498205"/>
                <w:u w:val="single"/>
                <w:shd w:val="clear" w:color="auto" w:fill="F1BBBD"/>
                <w:lang w:val="en-GB"/>
              </w:rPr>
            </w:pPr>
            <w:r w:rsidRPr="5AD8E5F2">
              <w:rPr>
                <w:rFonts w:ascii="Calibri" w:eastAsiaTheme="majorEastAsia" w:hAnsi="Calibri" w:cs="Calibri"/>
                <w:b w:val="0"/>
                <w:lang w:val="en-GB"/>
              </w:rPr>
              <w:t>updateSw</w:t>
            </w:r>
          </w:p>
        </w:tc>
        <w:tc>
          <w:tcPr>
            <w:tcW w:w="1138" w:type="dxa"/>
          </w:tcPr>
          <w:p w14:paraId="24B476D0" w14:textId="61554B01"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eastAsiaTheme="majorEastAsia" w:hAnsi="Calibri" w:cs="Calibri"/>
                <w:color w:val="000000" w:themeColor="text1"/>
                <w:szCs w:val="20"/>
                <w:lang w:val="en-GB"/>
              </w:rPr>
              <w:t>String</w:t>
            </w:r>
          </w:p>
        </w:tc>
        <w:tc>
          <w:tcPr>
            <w:tcW w:w="1063" w:type="dxa"/>
          </w:tcPr>
          <w:p w14:paraId="3A3EC308" w14:textId="202B4B91"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eastAsiaTheme="majorEastAsia" w:hAnsi="Calibri" w:cs="Calibri"/>
                <w:color w:val="000000" w:themeColor="text1"/>
                <w:szCs w:val="20"/>
                <w:lang w:val="en-GB"/>
              </w:rPr>
              <w:t>No</w:t>
            </w:r>
          </w:p>
        </w:tc>
        <w:tc>
          <w:tcPr>
            <w:tcW w:w="3417" w:type="dxa"/>
          </w:tcPr>
          <w:p w14:paraId="15386F6A" w14:textId="77777777" w:rsidR="000B0A29" w:rsidRDefault="000B0A29" w:rsidP="000B0A29">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14CCEFF6" w14:textId="1ACDC93E" w:rsidR="007A19EB" w:rsidRPr="00183BAD" w:rsidRDefault="000B0A29"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12190D">
              <w:rPr>
                <w:rFonts w:ascii="Calibri" w:eastAsia="Calibri" w:hAnsi="Calibri" w:cs="Calibri"/>
                <w:color w:val="000000" w:themeColor="text1"/>
              </w:rPr>
              <w:t>E.g.: 'Yes'/'No'</w:t>
            </w:r>
          </w:p>
        </w:tc>
      </w:tr>
      <w:tr w:rsidR="007A19EB" w:rsidRPr="005424B9" w14:paraId="1151CF14"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Pr>
          <w:p w14:paraId="4C2DCD04" w14:textId="6871C912" w:rsidR="007A19EB" w:rsidRPr="00483648" w:rsidDel="00E2067F" w:rsidRDefault="34DC4CFC" w:rsidP="31714CD1">
            <w:pPr>
              <w:pStyle w:val="TableText10"/>
              <w:rPr>
                <w:rStyle w:val="normaltextrun"/>
                <w:rFonts w:ascii="Calibri" w:hAnsi="Calibri" w:cs="Calibri"/>
                <w:b w:val="0"/>
                <w:color w:val="498205"/>
                <w:u w:val="single"/>
                <w:shd w:val="clear" w:color="auto" w:fill="F1BBBD"/>
                <w:lang w:val="en-GB"/>
              </w:rPr>
            </w:pPr>
            <w:r w:rsidRPr="5AD8E5F2">
              <w:rPr>
                <w:rFonts w:ascii="Calibri" w:eastAsiaTheme="majorEastAsia" w:hAnsi="Calibri" w:cs="Calibri"/>
                <w:b w:val="0"/>
              </w:rPr>
              <w:t xml:space="preserve">vaCMSSequenceNum </w:t>
            </w:r>
            <w:r w:rsidRPr="5AD8E5F2">
              <w:rPr>
                <w:rFonts w:ascii="Calibri" w:eastAsiaTheme="majorEastAsia" w:hAnsi="Calibri" w:cs="Calibri"/>
                <w:b w:val="0"/>
                <w:lang w:val="en-GB"/>
              </w:rPr>
              <w:t>  </w:t>
            </w:r>
          </w:p>
        </w:tc>
        <w:tc>
          <w:tcPr>
            <w:tcW w:w="1138" w:type="dxa"/>
          </w:tcPr>
          <w:p w14:paraId="141EF762" w14:textId="703BA408"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1063" w:type="dxa"/>
          </w:tcPr>
          <w:p w14:paraId="030537C8" w14:textId="3B10C7B5" w:rsidR="007A19EB" w:rsidRPr="00183BAD" w:rsidRDefault="007A19EB"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3417" w:type="dxa"/>
          </w:tcPr>
          <w:p w14:paraId="7A39AA93" w14:textId="4BDD0FC4" w:rsidR="007A19EB" w:rsidRPr="00183BAD" w:rsidRDefault="00986150" w:rsidP="31714CD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6654B19B" w:rsidRPr="005424B9" w14:paraId="3BCB30A0"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Pr>
          <w:p w14:paraId="1A96C33F" w14:textId="34723F1E" w:rsidR="6654B19B" w:rsidRPr="00483648" w:rsidRDefault="6654B19B" w:rsidP="31714CD1">
            <w:pPr>
              <w:pStyle w:val="TableText10"/>
              <w:rPr>
                <w:rFonts w:ascii="Calibri" w:eastAsia="Calibri" w:hAnsi="Calibri" w:cs="Calibri"/>
                <w:b w:val="0"/>
                <w:color w:val="000000" w:themeColor="text1"/>
                <w:lang w:val="en-GB"/>
              </w:rPr>
            </w:pPr>
            <w:r w:rsidRPr="00605064">
              <w:rPr>
                <w:rFonts w:ascii="Calibri" w:eastAsia="Calibri" w:hAnsi="Calibri" w:cs="Calibri"/>
                <w:b w:val="0"/>
                <w:color w:val="000000" w:themeColor="text1"/>
                <w:lang w:val="en-GB"/>
              </w:rPr>
              <w:t>applicationSource</w:t>
            </w:r>
          </w:p>
        </w:tc>
        <w:tc>
          <w:tcPr>
            <w:tcW w:w="1138" w:type="dxa"/>
          </w:tcPr>
          <w:p w14:paraId="52594309" w14:textId="12BC87F6" w:rsidR="6654B19B" w:rsidRDefault="6654B19B" w:rsidP="31714CD1">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063" w:type="dxa"/>
          </w:tcPr>
          <w:p w14:paraId="5381CA62" w14:textId="45D44454" w:rsidR="6654B19B" w:rsidRDefault="6654B19B" w:rsidP="31714CD1">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n-GB"/>
              </w:rPr>
            </w:pPr>
            <w:r w:rsidRPr="31714CD1">
              <w:rPr>
                <w:rFonts w:ascii="Calibri" w:eastAsia="Calibri" w:hAnsi="Calibri" w:cs="Calibri"/>
                <w:color w:val="000000" w:themeColor="text1"/>
                <w:lang w:val="en-GB"/>
              </w:rPr>
              <w:t>No</w:t>
            </w:r>
          </w:p>
        </w:tc>
        <w:tc>
          <w:tcPr>
            <w:tcW w:w="3417" w:type="dxa"/>
          </w:tcPr>
          <w:p w14:paraId="3FBDCD60" w14:textId="1FBD6BFD" w:rsidR="6654B19B" w:rsidRDefault="4ADF4A1D" w:rsidP="0AD044C0">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AD044C0">
              <w:rPr>
                <w:rFonts w:ascii="Calibri" w:eastAsia="Calibri" w:hAnsi="Calibri" w:cs="Calibri"/>
                <w:color w:val="000000" w:themeColor="text1"/>
              </w:rPr>
              <w:t>Application Source. Ex: ‘Paper’,’CommonHelp”,’RDE’.</w:t>
            </w:r>
          </w:p>
        </w:tc>
      </w:tr>
      <w:tr w:rsidR="09C1947A" w:rsidRPr="005424B9" w14:paraId="2C13247E"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Borders>
              <w:top w:val="single" w:sz="8" w:space="0" w:color="auto"/>
              <w:left w:val="single" w:sz="8" w:space="0" w:color="auto"/>
              <w:bottom w:val="single" w:sz="8" w:space="0" w:color="auto"/>
              <w:right w:val="single" w:sz="8" w:space="0" w:color="auto"/>
            </w:tcBorders>
          </w:tcPr>
          <w:p w14:paraId="1B500297" w14:textId="72DD71D5" w:rsidR="09C1947A" w:rsidRPr="00605064" w:rsidRDefault="1563826A" w:rsidP="00605064">
            <w:pPr>
              <w:spacing w:after="120"/>
              <w:rPr>
                <w:rFonts w:ascii="Calibri" w:eastAsia="Calibri" w:hAnsi="Calibri" w:cs="Calibri"/>
                <w:b w:val="0"/>
                <w:color w:val="000000" w:themeColor="text1"/>
                <w:sz w:val="20"/>
                <w:szCs w:val="20"/>
              </w:rPr>
            </w:pPr>
            <w:r w:rsidRPr="5AD8E5F2">
              <w:rPr>
                <w:rFonts w:ascii="Calibri" w:eastAsia="Calibri" w:hAnsi="Calibri" w:cs="Calibri"/>
                <w:b w:val="0"/>
                <w:color w:val="000000" w:themeColor="text1"/>
                <w:sz w:val="20"/>
                <w:szCs w:val="20"/>
              </w:rPr>
              <w:t>aidCategoryWhenTurned18</w:t>
            </w:r>
          </w:p>
        </w:tc>
        <w:tc>
          <w:tcPr>
            <w:tcW w:w="1138" w:type="dxa"/>
            <w:tcBorders>
              <w:top w:val="single" w:sz="8" w:space="0" w:color="auto"/>
              <w:left w:val="single" w:sz="8" w:space="0" w:color="auto"/>
              <w:bottom w:val="single" w:sz="8" w:space="0" w:color="auto"/>
              <w:right w:val="single" w:sz="8" w:space="0" w:color="auto"/>
            </w:tcBorders>
          </w:tcPr>
          <w:p w14:paraId="206FED3A" w14:textId="6C6F1F6C" w:rsidR="09C1947A" w:rsidRPr="005424B9" w:rsidRDefault="76F5063D"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4279216">
              <w:rPr>
                <w:rFonts w:ascii="Calibri" w:eastAsia="Calibri" w:hAnsi="Calibri" w:cs="Calibri"/>
                <w:color w:val="000000" w:themeColor="text1"/>
                <w:sz w:val="20"/>
                <w:szCs w:val="20"/>
              </w:rPr>
              <w:t>String</w:t>
            </w:r>
          </w:p>
        </w:tc>
        <w:tc>
          <w:tcPr>
            <w:tcW w:w="1063" w:type="dxa"/>
            <w:tcBorders>
              <w:top w:val="single" w:sz="8" w:space="0" w:color="auto"/>
              <w:left w:val="single" w:sz="8" w:space="0" w:color="auto"/>
              <w:bottom w:val="single" w:sz="8" w:space="0" w:color="auto"/>
              <w:right w:val="single" w:sz="8" w:space="0" w:color="auto"/>
            </w:tcBorders>
          </w:tcPr>
          <w:p w14:paraId="6E8FED14" w14:textId="01BE6FE3" w:rsidR="09C1947A" w:rsidRPr="005424B9" w:rsidRDefault="1F95D2E9"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4279216">
              <w:rPr>
                <w:rFonts w:ascii="Calibri" w:eastAsia="Calibri" w:hAnsi="Calibri" w:cs="Calibri"/>
                <w:color w:val="000000" w:themeColor="text1"/>
                <w:sz w:val="20"/>
                <w:szCs w:val="20"/>
              </w:rPr>
              <w:t>No</w:t>
            </w:r>
          </w:p>
        </w:tc>
        <w:tc>
          <w:tcPr>
            <w:tcW w:w="3417" w:type="dxa"/>
            <w:tcBorders>
              <w:top w:val="single" w:sz="8" w:space="0" w:color="auto"/>
              <w:left w:val="single" w:sz="8" w:space="0" w:color="auto"/>
              <w:bottom w:val="single" w:sz="8" w:space="0" w:color="auto"/>
              <w:right w:val="single" w:sz="8" w:space="0" w:color="auto"/>
            </w:tcBorders>
          </w:tcPr>
          <w:p w14:paraId="0458A100" w14:textId="77777777" w:rsidR="09C1947A" w:rsidRDefault="1563826A"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5AD8E5F2">
              <w:rPr>
                <w:rFonts w:ascii="Calibri" w:eastAsia="Calibri" w:hAnsi="Calibri" w:cs="Calibri"/>
                <w:sz w:val="20"/>
                <w:szCs w:val="20"/>
              </w:rPr>
              <w:t>Aid category of the client when they turned 18 if available in VaCMS</w:t>
            </w:r>
          </w:p>
          <w:p w14:paraId="59FF0FBD" w14:textId="0CB3F35E" w:rsidR="00D52711" w:rsidRPr="005424B9" w:rsidRDefault="00D52711"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RT_AIDCATEGORIES</w:t>
            </w:r>
          </w:p>
        </w:tc>
      </w:tr>
      <w:tr w:rsidR="09C1947A" w:rsidRPr="005424B9" w14:paraId="15EBB862" w14:textId="77777777" w:rsidTr="5AD8E5F2">
        <w:trPr>
          <w:trHeight w:val="285"/>
        </w:trPr>
        <w:tc>
          <w:tcPr>
            <w:cnfStyle w:val="001000000000" w:firstRow="0" w:lastRow="0" w:firstColumn="1" w:lastColumn="0" w:oddVBand="0" w:evenVBand="0" w:oddHBand="0" w:evenHBand="0" w:firstRowFirstColumn="0" w:firstRowLastColumn="0" w:lastRowFirstColumn="0" w:lastRowLastColumn="0"/>
            <w:tcW w:w="3922" w:type="dxa"/>
            <w:tcBorders>
              <w:top w:val="single" w:sz="8" w:space="0" w:color="auto"/>
              <w:left w:val="single" w:sz="8" w:space="0" w:color="auto"/>
              <w:bottom w:val="single" w:sz="8" w:space="0" w:color="auto"/>
              <w:right w:val="single" w:sz="8" w:space="0" w:color="auto"/>
            </w:tcBorders>
          </w:tcPr>
          <w:p w14:paraId="5AAD9572" w14:textId="3684F034" w:rsidR="09C1947A" w:rsidRPr="00605064" w:rsidRDefault="1563826A" w:rsidP="00605064">
            <w:pPr>
              <w:spacing w:after="120"/>
              <w:rPr>
                <w:rFonts w:ascii="Calibri" w:eastAsia="Calibri" w:hAnsi="Calibri" w:cs="Calibri"/>
                <w:b w:val="0"/>
                <w:color w:val="000000" w:themeColor="text1"/>
                <w:sz w:val="20"/>
                <w:szCs w:val="20"/>
              </w:rPr>
            </w:pPr>
            <w:r w:rsidRPr="5AD8E5F2">
              <w:rPr>
                <w:rFonts w:ascii="Calibri" w:eastAsia="Calibri" w:hAnsi="Calibri" w:cs="Calibri"/>
                <w:b w:val="0"/>
                <w:color w:val="000000" w:themeColor="text1"/>
                <w:sz w:val="20"/>
                <w:szCs w:val="20"/>
              </w:rPr>
              <w:t>clientReceivedFormerFosterCare</w:t>
            </w:r>
          </w:p>
        </w:tc>
        <w:tc>
          <w:tcPr>
            <w:tcW w:w="1138" w:type="dxa"/>
            <w:tcBorders>
              <w:top w:val="single" w:sz="8" w:space="0" w:color="auto"/>
              <w:left w:val="single" w:sz="8" w:space="0" w:color="auto"/>
              <w:bottom w:val="single" w:sz="8" w:space="0" w:color="auto"/>
              <w:right w:val="single" w:sz="8" w:space="0" w:color="auto"/>
            </w:tcBorders>
          </w:tcPr>
          <w:p w14:paraId="07E8AF28" w14:textId="0A168478" w:rsidR="09C1947A" w:rsidRPr="005424B9" w:rsidRDefault="1563826A"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5AD8E5F2">
              <w:rPr>
                <w:rFonts w:ascii="Calibri" w:eastAsia="Calibri" w:hAnsi="Calibri" w:cs="Calibri"/>
                <w:sz w:val="20"/>
                <w:szCs w:val="20"/>
              </w:rPr>
              <w:t>String</w:t>
            </w:r>
          </w:p>
        </w:tc>
        <w:tc>
          <w:tcPr>
            <w:tcW w:w="1063" w:type="dxa"/>
            <w:tcBorders>
              <w:top w:val="single" w:sz="8" w:space="0" w:color="auto"/>
              <w:left w:val="single" w:sz="8" w:space="0" w:color="auto"/>
              <w:bottom w:val="single" w:sz="8" w:space="0" w:color="auto"/>
              <w:right w:val="single" w:sz="8" w:space="0" w:color="auto"/>
            </w:tcBorders>
          </w:tcPr>
          <w:p w14:paraId="460FA242" w14:textId="4E612D46" w:rsidR="09C1947A" w:rsidRPr="005424B9" w:rsidRDefault="1563826A"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5AD8E5F2">
              <w:rPr>
                <w:rFonts w:ascii="Calibri" w:eastAsia="Calibri" w:hAnsi="Calibri" w:cs="Calibri"/>
                <w:sz w:val="20"/>
                <w:szCs w:val="20"/>
              </w:rPr>
              <w:t>Yes</w:t>
            </w:r>
          </w:p>
        </w:tc>
        <w:tc>
          <w:tcPr>
            <w:tcW w:w="3417" w:type="dxa"/>
            <w:tcBorders>
              <w:top w:val="single" w:sz="8" w:space="0" w:color="auto"/>
              <w:left w:val="single" w:sz="8" w:space="0" w:color="auto"/>
              <w:bottom w:val="single" w:sz="8" w:space="0" w:color="auto"/>
              <w:right w:val="single" w:sz="8" w:space="0" w:color="auto"/>
            </w:tcBorders>
          </w:tcPr>
          <w:p w14:paraId="28E0620E" w14:textId="3F47CCD4" w:rsidR="09C1947A" w:rsidRPr="005424B9" w:rsidRDefault="22CBC9BC" w:rsidP="00605064">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(Y/N)</w:t>
            </w:r>
            <w:r w:rsidR="1563826A" w:rsidRPr="5AD8E5F2">
              <w:rPr>
                <w:rFonts w:ascii="Calibri" w:eastAsia="Calibri" w:hAnsi="Calibri" w:cs="Calibri"/>
                <w:color w:val="000000" w:themeColor="text1"/>
                <w:sz w:val="20"/>
                <w:szCs w:val="20"/>
              </w:rPr>
              <w:t xml:space="preserve"> If </w:t>
            </w:r>
            <w:r w:rsidR="319F1AF8" w:rsidRPr="5AD8E5F2">
              <w:rPr>
                <w:rFonts w:ascii="Calibri" w:eastAsia="Calibri" w:hAnsi="Calibri" w:cs="Calibri"/>
                <w:color w:val="000000" w:themeColor="text1"/>
                <w:sz w:val="20"/>
                <w:szCs w:val="20"/>
              </w:rPr>
              <w:t xml:space="preserve">Applicant/Recipient </w:t>
            </w:r>
            <w:r w:rsidR="1563826A" w:rsidRPr="5AD8E5F2">
              <w:rPr>
                <w:rFonts w:ascii="Calibri" w:eastAsia="Calibri" w:hAnsi="Calibri" w:cs="Calibri"/>
                <w:color w:val="000000" w:themeColor="text1"/>
                <w:sz w:val="20"/>
                <w:szCs w:val="20"/>
              </w:rPr>
              <w:t>has received former foster care benefits.</w:t>
            </w:r>
          </w:p>
        </w:tc>
      </w:tr>
    </w:tbl>
    <w:p w14:paraId="26D78C67" w14:textId="1A837E6A" w:rsidR="00EF475A" w:rsidRPr="005424B9" w:rsidRDefault="00EF475A" w:rsidP="00605064">
      <w:pPr>
        <w:textAlignment w:val="baseline"/>
        <w:rPr>
          <w:rFonts w:ascii="Calibri" w:hAnsi="Calibri" w:cs="Calibri"/>
          <w:sz w:val="20"/>
          <w:szCs w:val="20"/>
        </w:rPr>
      </w:pPr>
    </w:p>
    <w:p w14:paraId="4010A487" w14:textId="77777777" w:rsidR="00E559E5" w:rsidRPr="005424B9" w:rsidRDefault="00E559E5" w:rsidP="00E93BDC">
      <w:pPr>
        <w:spacing w:after="200"/>
        <w:ind w:right="162"/>
        <w:textAlignment w:val="baseline"/>
        <w:rPr>
          <w:rFonts w:ascii="Calibri" w:eastAsia="Calibri" w:hAnsi="Calibri" w:cs="Calibri"/>
          <w:color w:val="000000" w:themeColor="text1"/>
          <w:sz w:val="20"/>
          <w:szCs w:val="20"/>
        </w:rPr>
      </w:pPr>
    </w:p>
    <w:p w14:paraId="50DBD1C9" w14:textId="3B1F75CB" w:rsidR="00EF475A" w:rsidRPr="005424B9" w:rsidRDefault="40415C96" w:rsidP="00605064">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DisabilityDetailsDTO: </w:t>
      </w:r>
    </w:p>
    <w:tbl>
      <w:tblPr>
        <w:tblW w:w="0" w:type="auto"/>
        <w:tblLook w:val="01E0" w:firstRow="1" w:lastRow="1" w:firstColumn="1" w:lastColumn="1" w:noHBand="0" w:noVBand="0"/>
      </w:tblPr>
      <w:tblGrid>
        <w:gridCol w:w="3060"/>
        <w:gridCol w:w="1293"/>
        <w:gridCol w:w="1339"/>
        <w:gridCol w:w="3648"/>
      </w:tblGrid>
      <w:tr w:rsidR="09C1947A" w:rsidRPr="005424B9" w14:paraId="6B2F9E4D" w14:textId="77777777" w:rsidTr="00986150">
        <w:trPr>
          <w:trHeight w:val="300"/>
        </w:trPr>
        <w:tc>
          <w:tcPr>
            <w:tcW w:w="3060" w:type="dxa"/>
            <w:tcBorders>
              <w:top w:val="single" w:sz="8" w:space="0" w:color="auto"/>
              <w:left w:val="single" w:sz="8" w:space="0" w:color="auto"/>
              <w:bottom w:val="single" w:sz="4" w:space="0" w:color="auto"/>
              <w:right w:val="single" w:sz="8" w:space="0" w:color="auto"/>
            </w:tcBorders>
            <w:shd w:val="clear" w:color="auto" w:fill="000000" w:themeFill="text1"/>
            <w:tcMar>
              <w:left w:w="108" w:type="dxa"/>
              <w:right w:w="108" w:type="dxa"/>
            </w:tcMar>
          </w:tcPr>
          <w:p w14:paraId="405BE389" w14:textId="113C3488"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1293" w:type="dxa"/>
            <w:tcBorders>
              <w:top w:val="single" w:sz="8" w:space="0" w:color="auto"/>
              <w:left w:val="single" w:sz="8" w:space="0" w:color="auto"/>
              <w:bottom w:val="single" w:sz="4" w:space="0" w:color="auto"/>
              <w:right w:val="single" w:sz="8" w:space="0" w:color="auto"/>
            </w:tcBorders>
            <w:shd w:val="clear" w:color="auto" w:fill="000000" w:themeFill="text1"/>
            <w:tcMar>
              <w:left w:w="108" w:type="dxa"/>
              <w:right w:w="108" w:type="dxa"/>
            </w:tcMar>
          </w:tcPr>
          <w:p w14:paraId="6E380423" w14:textId="2E142CE4"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339" w:type="dxa"/>
            <w:tcBorders>
              <w:top w:val="single" w:sz="8" w:space="0" w:color="auto"/>
              <w:left w:val="single" w:sz="8" w:space="0" w:color="auto"/>
              <w:bottom w:val="single" w:sz="4" w:space="0" w:color="auto"/>
              <w:right w:val="single" w:sz="8" w:space="0" w:color="auto"/>
            </w:tcBorders>
            <w:shd w:val="clear" w:color="auto" w:fill="000000" w:themeFill="text1"/>
            <w:tcMar>
              <w:left w:w="108" w:type="dxa"/>
              <w:right w:w="108" w:type="dxa"/>
            </w:tcMar>
          </w:tcPr>
          <w:p w14:paraId="766CCD88" w14:textId="7DA2247D"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3648" w:type="dxa"/>
            <w:tcBorders>
              <w:top w:val="single" w:sz="8" w:space="0" w:color="auto"/>
              <w:left w:val="single" w:sz="8" w:space="0" w:color="auto"/>
              <w:bottom w:val="single" w:sz="4" w:space="0" w:color="auto"/>
              <w:right w:val="single" w:sz="8" w:space="0" w:color="auto"/>
            </w:tcBorders>
            <w:shd w:val="clear" w:color="auto" w:fill="000000" w:themeFill="text1"/>
            <w:tcMar>
              <w:left w:w="108" w:type="dxa"/>
              <w:right w:w="108" w:type="dxa"/>
            </w:tcMar>
          </w:tcPr>
          <w:p w14:paraId="4D68A6C0" w14:textId="6F357AD3"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9C1947A" w:rsidRPr="005424B9" w14:paraId="607AA1F0" w14:textId="77777777" w:rsidTr="00986150">
        <w:trPr>
          <w:trHeight w:val="315"/>
        </w:trPr>
        <w:tc>
          <w:tcPr>
            <w:tcW w:w="3060"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center"/>
          </w:tcPr>
          <w:p w14:paraId="57A68024" w14:textId="039A51AC"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typeOfDisability</w:t>
            </w:r>
          </w:p>
        </w:tc>
        <w:tc>
          <w:tcPr>
            <w:tcW w:w="1293" w:type="dxa"/>
            <w:tcBorders>
              <w:top w:val="single" w:sz="4" w:space="0" w:color="auto"/>
              <w:left w:val="single" w:sz="8" w:space="0" w:color="auto"/>
              <w:bottom w:val="single" w:sz="8" w:space="0" w:color="auto"/>
              <w:right w:val="single" w:sz="8" w:space="0" w:color="auto"/>
            </w:tcBorders>
            <w:tcMar>
              <w:top w:w="15" w:type="dxa"/>
              <w:left w:w="15" w:type="dxa"/>
              <w:right w:w="15" w:type="dxa"/>
            </w:tcMar>
            <w:vAlign w:val="center"/>
          </w:tcPr>
          <w:p w14:paraId="6461437C" w14:textId="7739CEAE"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339" w:type="dxa"/>
            <w:tcBorders>
              <w:top w:val="single" w:sz="4" w:space="0" w:color="auto"/>
              <w:left w:val="single" w:sz="8" w:space="0" w:color="auto"/>
              <w:bottom w:val="single" w:sz="8" w:space="0" w:color="auto"/>
              <w:right w:val="single" w:sz="8" w:space="0" w:color="auto"/>
            </w:tcBorders>
            <w:tcMar>
              <w:top w:w="15" w:type="dxa"/>
              <w:left w:w="15" w:type="dxa"/>
              <w:right w:w="15" w:type="dxa"/>
            </w:tcMar>
            <w:vAlign w:val="center"/>
          </w:tcPr>
          <w:p w14:paraId="7F97BE17" w14:textId="10E5642C"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Yes</w:t>
            </w:r>
          </w:p>
        </w:tc>
        <w:tc>
          <w:tcPr>
            <w:tcW w:w="364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center"/>
          </w:tcPr>
          <w:p w14:paraId="246CF991" w14:textId="77777777" w:rsidR="09C1947A" w:rsidRDefault="1563826A" w:rsidP="00772B5F">
            <w:pPr>
              <w:rPr>
                <w:rFonts w:ascii="Calibri" w:eastAsia="Calibri" w:hAnsi="Calibri" w:cs="Calibri"/>
                <w:sz w:val="20"/>
                <w:szCs w:val="20"/>
              </w:rPr>
            </w:pPr>
            <w:r w:rsidRPr="5AD8E5F2">
              <w:rPr>
                <w:rFonts w:ascii="Calibri" w:eastAsia="Calibri" w:hAnsi="Calibri" w:cs="Calibri"/>
                <w:sz w:val="20"/>
                <w:szCs w:val="20"/>
              </w:rPr>
              <w:t>Disability Type: "Blind", or "Disabled"</w:t>
            </w:r>
          </w:p>
          <w:p w14:paraId="10613EAD" w14:textId="5F0B43AD" w:rsidR="0020577E" w:rsidRPr="005424B9" w:rsidRDefault="0020577E" w:rsidP="00772B5F">
            <w:pPr>
              <w:rPr>
                <w:rFonts w:ascii="Calibri" w:eastAsia="Calibri" w:hAnsi="Calibri" w:cs="Calibri"/>
                <w:sz w:val="20"/>
                <w:szCs w:val="20"/>
              </w:rPr>
            </w:pPr>
            <w:r w:rsidRPr="0020577E">
              <w:rPr>
                <w:rFonts w:ascii="Calibri" w:eastAsia="Calibri" w:hAnsi="Calibri" w:cs="Calibri"/>
                <w:sz w:val="20"/>
                <w:szCs w:val="20"/>
              </w:rPr>
              <w:t>RT_DISABILITYTYPE</w:t>
            </w:r>
          </w:p>
        </w:tc>
      </w:tr>
      <w:tr w:rsidR="09C1947A" w:rsidRPr="005424B9" w14:paraId="7C76AF95" w14:textId="77777777" w:rsidTr="00986150">
        <w:trPr>
          <w:trHeight w:val="315"/>
        </w:trPr>
        <w:tc>
          <w:tcPr>
            <w:tcW w:w="3060"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E0EC73F" w14:textId="1DDE01FE"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maVerification</w:t>
            </w:r>
          </w:p>
        </w:tc>
        <w:tc>
          <w:tcPr>
            <w:tcW w:w="12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AE346EE" w14:textId="1F625D42"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33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47DD6D8" w14:textId="5A4B6E07"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No</w:t>
            </w:r>
          </w:p>
        </w:tc>
        <w:tc>
          <w:tcPr>
            <w:tcW w:w="3648"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6446EBB1" w14:textId="30F18B31" w:rsidR="000028A0" w:rsidRDefault="000028A0" w:rsidP="00772B5F">
            <w:pPr>
              <w:rPr>
                <w:rFonts w:ascii="Calibri" w:eastAsia="Calibri" w:hAnsi="Calibri" w:cs="Calibri"/>
                <w:sz w:val="20"/>
                <w:szCs w:val="20"/>
              </w:rPr>
            </w:pPr>
            <w:r w:rsidRPr="000028A0">
              <w:rPr>
                <w:rFonts w:ascii="Calibri" w:eastAsia="Calibri" w:hAnsi="Calibri" w:cs="Calibri"/>
                <w:sz w:val="20"/>
                <w:szCs w:val="20"/>
              </w:rPr>
              <w:t>Any acronym VaCMS uses to specify the official document, database, or proof used to validate client information.</w:t>
            </w:r>
            <w:r w:rsidRPr="000028A0">
              <w:rPr>
                <w:rFonts w:ascii="Calibri" w:eastAsia="Calibri" w:hAnsi="Calibri" w:cs="Calibri"/>
                <w:b/>
                <w:bCs/>
                <w:sz w:val="20"/>
                <w:szCs w:val="20"/>
              </w:rPr>
              <w:t> </w:t>
            </w:r>
            <w:r w:rsidR="00D02F83">
              <w:rPr>
                <w:rFonts w:ascii="Calibri" w:eastAsia="Calibri" w:hAnsi="Calibri" w:cs="Calibri"/>
                <w:sz w:val="20"/>
                <w:szCs w:val="20"/>
              </w:rPr>
              <w:t>Similar to ‘</w:t>
            </w:r>
            <w:r w:rsidR="00D02F83" w:rsidRPr="5AD8E5F2">
              <w:rPr>
                <w:rFonts w:ascii="Calibri" w:eastAsia="Calibri" w:hAnsi="Calibri" w:cs="Calibri"/>
                <w:sz w:val="20"/>
                <w:szCs w:val="20"/>
              </w:rPr>
              <w:t>verificationSource</w:t>
            </w:r>
            <w:r w:rsidR="00D02F83">
              <w:rPr>
                <w:rFonts w:ascii="Calibri" w:eastAsia="Calibri" w:hAnsi="Calibri" w:cs="Calibri"/>
                <w:sz w:val="20"/>
                <w:szCs w:val="20"/>
              </w:rPr>
              <w:t>’ in other DTOs.</w:t>
            </w:r>
          </w:p>
          <w:p w14:paraId="393FAA39" w14:textId="77777777" w:rsidR="00D02F83" w:rsidRPr="00D02F83" w:rsidRDefault="00D02F83" w:rsidP="00772B5F">
            <w:pPr>
              <w:rPr>
                <w:rFonts w:ascii="Calibri" w:eastAsia="Calibri" w:hAnsi="Calibri" w:cs="Calibri"/>
                <w:sz w:val="20"/>
                <w:szCs w:val="20"/>
              </w:rPr>
            </w:pPr>
          </w:p>
          <w:p w14:paraId="47B13E31" w14:textId="169C0EF8"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 xml:space="preserve">Verification Source; </w:t>
            </w:r>
            <w:r w:rsidRPr="00620E00">
              <w:rPr>
                <w:rFonts w:ascii="Calibri" w:eastAsia="Calibri" w:hAnsi="Calibri" w:cs="Calibri"/>
                <w:sz w:val="20"/>
                <w:szCs w:val="20"/>
              </w:rPr>
              <w:t>RT_</w:t>
            </w:r>
            <w:r w:rsidR="00620E00" w:rsidRPr="00620E00">
              <w:rPr>
                <w:rFonts w:ascii="Calibri" w:eastAsia="Calibri" w:hAnsi="Calibri" w:cs="Calibri"/>
                <w:sz w:val="20"/>
                <w:szCs w:val="20"/>
              </w:rPr>
              <w:t>MACEDISABILITYVERIF</w:t>
            </w:r>
          </w:p>
        </w:tc>
      </w:tr>
      <w:tr w:rsidR="09C1947A" w:rsidRPr="005424B9" w14:paraId="1CC73893" w14:textId="77777777" w:rsidTr="00986150">
        <w:trPr>
          <w:trHeight w:val="315"/>
        </w:trPr>
        <w:tc>
          <w:tcPr>
            <w:tcW w:w="3060"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bottom"/>
          </w:tcPr>
          <w:p w14:paraId="03E71C7B" w14:textId="09B079B3"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maDisabilityBeginDate</w:t>
            </w:r>
          </w:p>
        </w:tc>
        <w:tc>
          <w:tcPr>
            <w:tcW w:w="12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EA5D865" w14:textId="1323EAD5"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Date</w:t>
            </w:r>
          </w:p>
        </w:tc>
        <w:tc>
          <w:tcPr>
            <w:tcW w:w="133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4CE5CE05" w14:textId="3E22DD95"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Yes</w:t>
            </w:r>
          </w:p>
        </w:tc>
        <w:tc>
          <w:tcPr>
            <w:tcW w:w="3648"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bottom"/>
          </w:tcPr>
          <w:p w14:paraId="652E95F5" w14:textId="627DBF5C"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Disability Begin Date</w:t>
            </w:r>
          </w:p>
        </w:tc>
      </w:tr>
      <w:tr w:rsidR="09C1947A" w:rsidRPr="005424B9" w14:paraId="12C2E01D" w14:textId="77777777" w:rsidTr="00986150">
        <w:trPr>
          <w:trHeight w:val="315"/>
        </w:trPr>
        <w:tc>
          <w:tcPr>
            <w:tcW w:w="3060"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bottom"/>
          </w:tcPr>
          <w:p w14:paraId="7EA49A28" w14:textId="4E109487" w:rsidR="09C1947A" w:rsidRPr="00012FBD" w:rsidRDefault="1563826A" w:rsidP="00772B5F">
            <w:pPr>
              <w:rPr>
                <w:rFonts w:ascii="Calibri" w:eastAsia="Calibri" w:hAnsi="Calibri" w:cs="Calibri"/>
                <w:sz w:val="20"/>
                <w:szCs w:val="20"/>
              </w:rPr>
            </w:pPr>
            <w:r w:rsidRPr="00012FBD">
              <w:rPr>
                <w:rFonts w:ascii="Calibri" w:eastAsia="Calibri" w:hAnsi="Calibri" w:cs="Calibri"/>
                <w:sz w:val="20"/>
                <w:szCs w:val="20"/>
              </w:rPr>
              <w:t>dis</w:t>
            </w:r>
            <w:r w:rsidR="4A5A5414" w:rsidRPr="00012FBD">
              <w:rPr>
                <w:rFonts w:ascii="Calibri" w:eastAsia="Calibri" w:hAnsi="Calibri" w:cs="Calibri"/>
                <w:sz w:val="20"/>
                <w:szCs w:val="20"/>
              </w:rPr>
              <w:t>a</w:t>
            </w:r>
            <w:r w:rsidRPr="00012FBD">
              <w:rPr>
                <w:rFonts w:ascii="Calibri" w:eastAsia="Calibri" w:hAnsi="Calibri" w:cs="Calibri"/>
                <w:sz w:val="20"/>
                <w:szCs w:val="20"/>
              </w:rPr>
              <w:t>bilityOutcomeDeterminedByDDS</w:t>
            </w:r>
          </w:p>
        </w:tc>
        <w:tc>
          <w:tcPr>
            <w:tcW w:w="12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6FDC3312" w14:textId="701B1A90" w:rsidR="09C1947A" w:rsidRPr="00012FBD" w:rsidRDefault="1563826A" w:rsidP="00772B5F">
            <w:pPr>
              <w:rPr>
                <w:rFonts w:ascii="Calibri" w:eastAsia="Calibri" w:hAnsi="Calibri" w:cs="Calibri"/>
                <w:sz w:val="20"/>
                <w:szCs w:val="20"/>
              </w:rPr>
            </w:pPr>
            <w:r w:rsidRPr="00012FBD">
              <w:rPr>
                <w:rFonts w:ascii="Calibri" w:eastAsia="Calibri" w:hAnsi="Calibri" w:cs="Calibri"/>
                <w:sz w:val="20"/>
                <w:szCs w:val="20"/>
              </w:rPr>
              <w:t>String</w:t>
            </w:r>
          </w:p>
        </w:tc>
        <w:tc>
          <w:tcPr>
            <w:tcW w:w="133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1CE1A78" w14:textId="24C94B95" w:rsidR="09C1947A" w:rsidRPr="00012FBD" w:rsidRDefault="1563826A" w:rsidP="00772B5F">
            <w:pPr>
              <w:rPr>
                <w:rFonts w:ascii="Calibri" w:eastAsia="Calibri" w:hAnsi="Calibri" w:cs="Calibri"/>
                <w:sz w:val="20"/>
                <w:szCs w:val="20"/>
              </w:rPr>
            </w:pPr>
            <w:r w:rsidRPr="00012FBD">
              <w:rPr>
                <w:rFonts w:ascii="Calibri" w:eastAsia="Calibri" w:hAnsi="Calibri" w:cs="Calibri"/>
                <w:sz w:val="20"/>
                <w:szCs w:val="20"/>
              </w:rPr>
              <w:t>Yes</w:t>
            </w:r>
          </w:p>
        </w:tc>
        <w:tc>
          <w:tcPr>
            <w:tcW w:w="3648"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bottom"/>
          </w:tcPr>
          <w:p w14:paraId="7F732010" w14:textId="4E848A2B" w:rsidR="09C1947A" w:rsidRPr="005424B9" w:rsidRDefault="1563826A" w:rsidP="00772B5F">
            <w:pPr>
              <w:rPr>
                <w:rFonts w:ascii="Calibri" w:eastAsia="Calibri" w:hAnsi="Calibri" w:cs="Calibri"/>
                <w:sz w:val="20"/>
                <w:szCs w:val="20"/>
              </w:rPr>
            </w:pPr>
            <w:r w:rsidRPr="00012FBD">
              <w:rPr>
                <w:rFonts w:ascii="Calibri" w:eastAsia="Calibri" w:hAnsi="Calibri" w:cs="Calibri"/>
                <w:sz w:val="20"/>
                <w:szCs w:val="20"/>
              </w:rPr>
              <w:t xml:space="preserve">Is the disability </w:t>
            </w:r>
            <w:r w:rsidR="7993CB85" w:rsidRPr="00012FBD">
              <w:rPr>
                <w:rFonts w:ascii="Calibri" w:eastAsia="Calibri" w:hAnsi="Calibri" w:cs="Calibri"/>
                <w:sz w:val="20"/>
                <w:szCs w:val="20"/>
              </w:rPr>
              <w:t>outcome</w:t>
            </w:r>
            <w:r w:rsidRPr="00012FBD">
              <w:rPr>
                <w:rFonts w:ascii="Calibri" w:eastAsia="Calibri" w:hAnsi="Calibri" w:cs="Calibri"/>
                <w:sz w:val="20"/>
                <w:szCs w:val="20"/>
              </w:rPr>
              <w:t xml:space="preserve"> determined by DDS</w:t>
            </w:r>
          </w:p>
        </w:tc>
      </w:tr>
      <w:tr w:rsidR="09C1947A" w:rsidRPr="005424B9" w14:paraId="7B53A642" w14:textId="77777777" w:rsidTr="00986150">
        <w:trPr>
          <w:trHeight w:val="315"/>
        </w:trPr>
        <w:tc>
          <w:tcPr>
            <w:tcW w:w="3060"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bottom"/>
          </w:tcPr>
          <w:p w14:paraId="0E897716" w14:textId="08AAB0D5"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updateSw</w:t>
            </w:r>
          </w:p>
        </w:tc>
        <w:tc>
          <w:tcPr>
            <w:tcW w:w="12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E5D4DFF" w14:textId="26586FB6"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33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F16B23C" w14:textId="73055A9D"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No</w:t>
            </w:r>
          </w:p>
        </w:tc>
        <w:tc>
          <w:tcPr>
            <w:tcW w:w="3648"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bottom"/>
          </w:tcPr>
          <w:p w14:paraId="02BA8077" w14:textId="2474E048"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if the record is updated in MWRP system</w:t>
            </w:r>
          </w:p>
        </w:tc>
      </w:tr>
      <w:tr w:rsidR="09C1947A" w:rsidRPr="005424B9" w14:paraId="522C1AF3" w14:textId="77777777" w:rsidTr="00986150">
        <w:trPr>
          <w:trHeight w:val="315"/>
        </w:trPr>
        <w:tc>
          <w:tcPr>
            <w:tcW w:w="3060"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bottom"/>
          </w:tcPr>
          <w:p w14:paraId="312252A6" w14:textId="3E975331"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source</w:t>
            </w:r>
          </w:p>
        </w:tc>
        <w:tc>
          <w:tcPr>
            <w:tcW w:w="12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57AEE6CB" w14:textId="787D0827"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33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A9CE820" w14:textId="45B36981"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Yes</w:t>
            </w:r>
          </w:p>
        </w:tc>
        <w:tc>
          <w:tcPr>
            <w:tcW w:w="3648"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bottom"/>
          </w:tcPr>
          <w:p w14:paraId="0709D63C" w14:textId="0DBD0DE6" w:rsidR="09C1947A" w:rsidRPr="005424B9" w:rsidRDefault="00315B18" w:rsidP="00772B5F">
            <w:pPr>
              <w:rPr>
                <w:rFonts w:ascii="Calibri" w:eastAsia="Calibri" w:hAnsi="Calibri" w:cs="Calibri"/>
                <w:sz w:val="20"/>
                <w:szCs w:val="20"/>
              </w:rPr>
            </w:pPr>
            <w:r>
              <w:rPr>
                <w:rFonts w:ascii="Calibri" w:eastAsia="Calibri" w:hAnsi="Calibri" w:cs="Calibri"/>
                <w:sz w:val="20"/>
                <w:szCs w:val="20"/>
              </w:rPr>
              <w:t>S</w:t>
            </w:r>
            <w:r w:rsidR="6F2B02CD" w:rsidRPr="00A86453">
              <w:rPr>
                <w:rFonts w:ascii="Calibri" w:eastAsia="Calibri" w:hAnsi="Calibri" w:cs="Calibri"/>
                <w:sz w:val="20"/>
                <w:szCs w:val="20"/>
              </w:rPr>
              <w:t>ource System: The system that MWRP received this data from (could be "MWRP" if the data was uploaded to MWRP).</w:t>
            </w:r>
          </w:p>
        </w:tc>
      </w:tr>
      <w:tr w:rsidR="09C1947A" w:rsidRPr="005424B9" w14:paraId="75D7866E" w14:textId="77777777" w:rsidTr="000466DC">
        <w:trPr>
          <w:trHeight w:val="600"/>
        </w:trPr>
        <w:tc>
          <w:tcPr>
            <w:tcW w:w="3060" w:type="dxa"/>
            <w:tcBorders>
              <w:top w:val="single" w:sz="8" w:space="0" w:color="auto"/>
              <w:left w:val="single" w:sz="4" w:space="0" w:color="auto"/>
              <w:bottom w:val="single" w:sz="4" w:space="0" w:color="auto"/>
              <w:right w:val="single" w:sz="8" w:space="0" w:color="auto"/>
            </w:tcBorders>
            <w:tcMar>
              <w:top w:w="15" w:type="dxa"/>
              <w:left w:w="15" w:type="dxa"/>
              <w:right w:w="15" w:type="dxa"/>
            </w:tcMar>
            <w:vAlign w:val="bottom"/>
          </w:tcPr>
          <w:p w14:paraId="687FC442" w14:textId="7FCB665E"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 xml:space="preserve">vaCMSSequenceNum  </w:t>
            </w:r>
          </w:p>
        </w:tc>
        <w:tc>
          <w:tcPr>
            <w:tcW w:w="1293" w:type="dxa"/>
            <w:tcBorders>
              <w:top w:val="single" w:sz="8" w:space="0" w:color="auto"/>
              <w:left w:val="single" w:sz="8" w:space="0" w:color="auto"/>
              <w:bottom w:val="single" w:sz="4" w:space="0" w:color="auto"/>
              <w:right w:val="single" w:sz="8" w:space="0" w:color="auto"/>
            </w:tcBorders>
            <w:tcMar>
              <w:top w:w="15" w:type="dxa"/>
              <w:left w:w="15" w:type="dxa"/>
              <w:right w:w="15" w:type="dxa"/>
            </w:tcMar>
            <w:vAlign w:val="bottom"/>
          </w:tcPr>
          <w:p w14:paraId="44B9AA12" w14:textId="345720C2"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 xml:space="preserve">String </w:t>
            </w:r>
          </w:p>
        </w:tc>
        <w:tc>
          <w:tcPr>
            <w:tcW w:w="1339" w:type="dxa"/>
            <w:tcBorders>
              <w:top w:val="single" w:sz="8" w:space="0" w:color="auto"/>
              <w:left w:val="single" w:sz="8" w:space="0" w:color="auto"/>
              <w:bottom w:val="single" w:sz="4" w:space="0" w:color="auto"/>
              <w:right w:val="single" w:sz="8" w:space="0" w:color="auto"/>
            </w:tcBorders>
            <w:tcMar>
              <w:top w:w="15" w:type="dxa"/>
              <w:left w:w="15" w:type="dxa"/>
              <w:right w:w="15" w:type="dxa"/>
            </w:tcMar>
            <w:vAlign w:val="bottom"/>
          </w:tcPr>
          <w:p w14:paraId="5297ADFA" w14:textId="6ACCDBFF"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 xml:space="preserve">Yes </w:t>
            </w:r>
          </w:p>
        </w:tc>
        <w:tc>
          <w:tcPr>
            <w:tcW w:w="3648" w:type="dxa"/>
            <w:tcBorders>
              <w:top w:val="single" w:sz="8" w:space="0" w:color="auto"/>
              <w:left w:val="single" w:sz="8" w:space="0" w:color="auto"/>
              <w:bottom w:val="single" w:sz="4" w:space="0" w:color="auto"/>
              <w:right w:val="single" w:sz="4" w:space="0" w:color="auto"/>
            </w:tcBorders>
            <w:tcMar>
              <w:top w:w="15" w:type="dxa"/>
              <w:left w:w="15" w:type="dxa"/>
              <w:right w:w="15" w:type="dxa"/>
            </w:tcMar>
          </w:tcPr>
          <w:p w14:paraId="5194A31C" w14:textId="71752E7A" w:rsidR="09C1947A" w:rsidRPr="005424B9" w:rsidRDefault="00986150" w:rsidP="00772B5F">
            <w:pPr>
              <w:rPr>
                <w:rFonts w:ascii="Calibri" w:eastAsia="Calibri" w:hAnsi="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48A79A21" w14:textId="12975700" w:rsidR="00EF475A" w:rsidRPr="005424B9" w:rsidRDefault="40415C96" w:rsidP="00605064">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 </w:t>
      </w:r>
    </w:p>
    <w:p w14:paraId="7457D017" w14:textId="6EE13D75" w:rsidR="5AD8E5F2" w:rsidRDefault="5AD8E5F2"/>
    <w:p w14:paraId="64194036" w14:textId="24A22843" w:rsidR="5AD8E5F2" w:rsidRDefault="5AD8E5F2"/>
    <w:p w14:paraId="496E738E" w14:textId="74E1022B" w:rsidR="00EF475A" w:rsidRPr="005424B9" w:rsidRDefault="40415C96" w:rsidP="00605064">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MedicalExemptionsDTO: </w:t>
      </w:r>
    </w:p>
    <w:tbl>
      <w:tblPr>
        <w:tblW w:w="0" w:type="auto"/>
        <w:tblLayout w:type="fixed"/>
        <w:tblLook w:val="01E0" w:firstRow="1" w:lastRow="1" w:firstColumn="1" w:lastColumn="1" w:noHBand="0" w:noVBand="0"/>
      </w:tblPr>
      <w:tblGrid>
        <w:gridCol w:w="2240"/>
        <w:gridCol w:w="1170"/>
        <w:gridCol w:w="1440"/>
        <w:gridCol w:w="4490"/>
      </w:tblGrid>
      <w:tr w:rsidR="09C1947A" w:rsidRPr="005424B9" w14:paraId="6A31D0E4" w14:textId="77777777" w:rsidTr="5AD8E5F2">
        <w:trPr>
          <w:trHeight w:val="300"/>
          <w:tblHeader/>
        </w:trPr>
        <w:tc>
          <w:tcPr>
            <w:tcW w:w="224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5A0F77E6" w14:textId="39D623CE"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117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700CEEE2" w14:textId="238EFD78"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44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4B612457" w14:textId="1A3B3086"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449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15F768FE" w14:textId="4C57722F"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9C1947A" w:rsidRPr="005424B9" w14:paraId="12FED188" w14:textId="77777777" w:rsidTr="5AD8E5F2">
        <w:trPr>
          <w:trHeight w:val="157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6C4185B" w14:textId="2343CBDE" w:rsidR="09C1947A" w:rsidRPr="00A37997" w:rsidRDefault="05E96B3A" w:rsidP="0082384E">
            <w:pPr>
              <w:spacing w:line="300" w:lineRule="atLeast"/>
              <w:rPr>
                <w:rFonts w:ascii="Calibri" w:eastAsia="Calibri" w:hAnsi="Calibri" w:cs="Calibri"/>
                <w:sz w:val="20"/>
                <w:szCs w:val="20"/>
              </w:rPr>
            </w:pPr>
            <w:r w:rsidRPr="5AD8E5F2">
              <w:rPr>
                <w:rFonts w:ascii="Segoe UI" w:hAnsi="Segoe UI" w:cs="Segoe UI"/>
                <w:sz w:val="21"/>
                <w:szCs w:val="21"/>
              </w:rPr>
              <w:t>thisMonthOrLastMonthReceivedHospitalCare</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1B421DB" w14:textId="1915BB73"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Boolean</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0A1CA9D" w14:textId="3A4270BA"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No</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378D16D" w14:textId="363AB58B"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 xml:space="preserve">Receive in-patient hospital or psychiatric hospital care (for 24 or more hours), or care in a nursing facility or Intermediate Care Facility for Individuals with Intellectual Disabilities (ICF-ID) or care of a similar level, such as long-term services provided in the home or community?  </w:t>
            </w:r>
          </w:p>
        </w:tc>
      </w:tr>
      <w:tr w:rsidR="00D31544" w:rsidRPr="005424B9" w14:paraId="1AAD80A7" w14:textId="77777777" w:rsidTr="000466DC">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61685D" w14:textId="3D73EE0C"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effectiveBeginDate</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812845" w14:textId="3CFBDB77"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Date</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24F7594" w14:textId="522333A0"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Yes</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3833DF68" w14:textId="12A1668F" w:rsidR="00D31544" w:rsidRPr="005424B9" w:rsidRDefault="00981562" w:rsidP="00772B5F">
            <w:pPr>
              <w:rPr>
                <w:rFonts w:ascii="Calibri" w:eastAsia="Calibri" w:hAnsi="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D31544" w:rsidRPr="005424B9" w14:paraId="4389C0EA" w14:textId="77777777" w:rsidTr="000466DC">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84A4994" w14:textId="04D43B7E"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effectiveEndDate</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CC7E156" w14:textId="73040467"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Date</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0AEE824" w14:textId="5175EE14"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No</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14B71FAE" w14:textId="04FF6CF7" w:rsidR="00D31544" w:rsidRPr="005424B9" w:rsidRDefault="00056C71" w:rsidP="00772B5F">
            <w:pPr>
              <w:rPr>
                <w:rFonts w:ascii="Calibri" w:eastAsia="Calibri" w:hAnsi="Calibri" w:cs="Calibri"/>
                <w:sz w:val="20"/>
                <w:szCs w:val="20"/>
              </w:rPr>
            </w:pPr>
            <w:r w:rsidRPr="0012190D">
              <w:rPr>
                <w:rFonts w:ascii="Calibri" w:hAnsi="Calibri" w:cs="Calibri"/>
                <w:sz w:val="20"/>
                <w:szCs w:val="20"/>
              </w:rPr>
              <w:t xml:space="preserve">Date on which the </w:t>
            </w:r>
            <w:r>
              <w:rPr>
                <w:rFonts w:ascii="Calibri" w:hAnsi="Calibri" w:cs="Calibri"/>
                <w:sz w:val="20"/>
                <w:szCs w:val="20"/>
              </w:rPr>
              <w:t>medical exemption activity</w:t>
            </w:r>
            <w:r w:rsidRPr="0012190D">
              <w:rPr>
                <w:rFonts w:ascii="Calibri" w:hAnsi="Calibri" w:cs="Calibri"/>
                <w:sz w:val="20"/>
                <w:szCs w:val="20"/>
              </w:rPr>
              <w:t xml:space="preserve"> ceased to be effective in the source system (VaCMS). Null indicates the record remains active.</w:t>
            </w:r>
            <w:r>
              <w:rPr>
                <w:rFonts w:ascii="Calibri" w:eastAsia="Aptos Narrow" w:hAnsi="Calibri" w:cs="Calibri"/>
                <w:color w:val="242424"/>
                <w:szCs w:val="20"/>
              </w:rPr>
              <w:t xml:space="preserve"> </w:t>
            </w:r>
          </w:p>
        </w:tc>
      </w:tr>
      <w:tr w:rsidR="00D31544" w:rsidRPr="005424B9" w14:paraId="407BE420" w14:textId="77777777" w:rsidTr="5AD8E5F2">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6F95A5" w14:textId="770EF430"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verificationSource</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B089A8" w14:textId="7F885039"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35832C0" w14:textId="695A3205"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No</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120A6533" w14:textId="5B51A0F8" w:rsidR="00D31544" w:rsidRPr="005424B9" w:rsidRDefault="13258069" w:rsidP="00772B5F">
            <w:pPr>
              <w:rPr>
                <w:rFonts w:ascii="Calibri" w:eastAsia="Calibri" w:hAnsi="Calibri" w:cs="Calibri"/>
                <w:sz w:val="20"/>
                <w:szCs w:val="20"/>
              </w:rPr>
            </w:pPr>
            <w:r w:rsidRPr="5AD8E5F2">
              <w:rPr>
                <w:rFonts w:ascii="Calibri" w:hAnsi="Calibri" w:cs="Calibri"/>
                <w:color w:val="000000" w:themeColor="text1"/>
                <w:sz w:val="20"/>
                <w:szCs w:val="20"/>
              </w:rPr>
              <w:t>Verification source captured in VaCMS</w:t>
            </w:r>
            <w:r w:rsidRPr="5AD8E5F2">
              <w:rPr>
                <w:rFonts w:ascii="Calibri" w:eastAsia="Calibri" w:hAnsi="Calibri" w:cs="Calibri"/>
                <w:color w:val="000000" w:themeColor="text1"/>
                <w:sz w:val="20"/>
                <w:szCs w:val="20"/>
              </w:rPr>
              <w:t xml:space="preserve"> </w:t>
            </w:r>
            <w:r w:rsidR="5B33A58A" w:rsidRPr="5AD8E5F2">
              <w:rPr>
                <w:rFonts w:ascii="Calibri" w:hAnsi="Calibri" w:cs="Calibri"/>
                <w:color w:val="000000" w:themeColor="text1"/>
                <w:sz w:val="20"/>
                <w:szCs w:val="20"/>
              </w:rPr>
              <w:t>(e.g., Hospital record, Specialty care referral)</w:t>
            </w:r>
          </w:p>
        </w:tc>
      </w:tr>
      <w:tr w:rsidR="00D31544" w:rsidRPr="005424B9" w14:paraId="082E5880" w14:textId="77777777" w:rsidTr="5AD8E5F2">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CE87526" w14:textId="40CA605E"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verificationDate</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75285CA" w14:textId="3359D007"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Date</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0D2C2B0" w14:textId="229AC3F8"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No</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30DB5AAD" w14:textId="729B6AD3" w:rsidR="00D31544" w:rsidRPr="005424B9" w:rsidRDefault="13258069" w:rsidP="00772B5F">
            <w:pPr>
              <w:rPr>
                <w:rFonts w:ascii="Calibri" w:eastAsia="Calibri" w:hAnsi="Calibri" w:cs="Calibri"/>
                <w:sz w:val="20"/>
                <w:szCs w:val="20"/>
              </w:rPr>
            </w:pPr>
            <w:r w:rsidRPr="5AD8E5F2">
              <w:rPr>
                <w:rFonts w:ascii="Calibri" w:hAnsi="Calibri" w:cs="Calibri"/>
                <w:color w:val="000000" w:themeColor="text1"/>
                <w:sz w:val="20"/>
                <w:szCs w:val="20"/>
              </w:rPr>
              <w:t>Verification date in the format “YYYY-MM-DD”</w:t>
            </w:r>
          </w:p>
        </w:tc>
      </w:tr>
      <w:tr w:rsidR="00D31544" w:rsidRPr="005424B9" w14:paraId="37ABA7E7" w14:textId="77777777" w:rsidTr="5AD8E5F2">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37ED230" w14:textId="280C9AFE"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careReceivedDetails</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A9C25FE" w14:textId="1C70CDD4" w:rsidR="00D31544"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Array&lt;CareRec</w:t>
            </w:r>
            <w:r w:rsidR="5B33A58A" w:rsidRPr="5AD8E5F2">
              <w:rPr>
                <w:rFonts w:ascii="Calibri" w:eastAsia="Calibri" w:hAnsi="Calibri" w:cs="Calibri"/>
                <w:sz w:val="20"/>
                <w:szCs w:val="20"/>
              </w:rPr>
              <w:t>ei</w:t>
            </w:r>
            <w:r w:rsidRPr="5AD8E5F2">
              <w:rPr>
                <w:rFonts w:ascii="Calibri" w:eastAsia="Calibri" w:hAnsi="Calibri" w:cs="Calibri"/>
                <w:sz w:val="20"/>
                <w:szCs w:val="20"/>
              </w:rPr>
              <w:t>vedDetailsDTO&gt;</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1548D14" w14:textId="49A6FFC7"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No</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BFBCA5A" w14:textId="4B2E6976" w:rsidR="00D31544" w:rsidRPr="005424B9" w:rsidRDefault="13258069" w:rsidP="00772B5F">
            <w:pPr>
              <w:rPr>
                <w:rFonts w:ascii="Calibri" w:eastAsia="Calibri" w:hAnsi="Calibri" w:cs="Calibri"/>
                <w:sz w:val="20"/>
                <w:szCs w:val="20"/>
              </w:rPr>
            </w:pPr>
            <w:r w:rsidRPr="5AD8E5F2">
              <w:rPr>
                <w:rFonts w:ascii="Calibri" w:eastAsia="Cambria" w:hAnsi="Calibri" w:cs="Calibri"/>
                <w:color w:val="000000" w:themeColor="text1"/>
                <w:sz w:val="20"/>
                <w:szCs w:val="20"/>
              </w:rPr>
              <w:t>Details of the caregiver</w:t>
            </w:r>
          </w:p>
        </w:tc>
      </w:tr>
      <w:tr w:rsidR="00D31544" w:rsidRPr="005424B9" w14:paraId="7139D4EC" w14:textId="77777777" w:rsidTr="5AD8E5F2">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73613C9" w14:textId="0143DC49" w:rsidR="00D31544" w:rsidRPr="005424B9" w:rsidRDefault="379F01BC" w:rsidP="00772B5F">
            <w:pPr>
              <w:rPr>
                <w:rFonts w:ascii="Calibri" w:eastAsia="Calibri" w:hAnsi="Calibri" w:cs="Calibri"/>
                <w:sz w:val="20"/>
                <w:szCs w:val="20"/>
              </w:rPr>
            </w:pPr>
            <w:r w:rsidRPr="599551C4">
              <w:rPr>
                <w:rFonts w:ascii="Calibri" w:eastAsia="Calibri" w:hAnsi="Calibri" w:cs="Calibri"/>
                <w:sz w:val="20"/>
                <w:szCs w:val="20"/>
              </w:rPr>
              <w:t>source</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326B1C5" w14:textId="41FC9A3B"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F740EDE" w14:textId="429F6D4D" w:rsidR="00D31544" w:rsidRPr="005424B9" w:rsidRDefault="54716F22" w:rsidP="00772B5F">
            <w:pPr>
              <w:rPr>
                <w:rFonts w:ascii="Calibri" w:eastAsia="Calibri" w:hAnsi="Calibri" w:cs="Calibri"/>
                <w:sz w:val="20"/>
                <w:szCs w:val="20"/>
              </w:rPr>
            </w:pPr>
            <w:r w:rsidRPr="5AD8E5F2">
              <w:rPr>
                <w:rFonts w:ascii="Calibri" w:eastAsia="Calibri" w:hAnsi="Calibri" w:cs="Calibri"/>
                <w:sz w:val="20"/>
                <w:szCs w:val="20"/>
              </w:rPr>
              <w:t>Yes</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A8ADED1" w14:textId="5DAF0648" w:rsidR="00D31544" w:rsidRPr="005424B9" w:rsidRDefault="009A4D09" w:rsidP="00772B5F">
            <w:pPr>
              <w:rPr>
                <w:rFonts w:ascii="Calibri" w:eastAsia="Cambria" w:hAnsi="Calibri" w:cs="Calibri"/>
                <w:color w:val="000000" w:themeColor="text1"/>
                <w:sz w:val="20"/>
                <w:szCs w:val="20"/>
              </w:rPr>
            </w:pPr>
            <w:r w:rsidRPr="00A86453">
              <w:rPr>
                <w:rStyle w:val="normaltextrun"/>
                <w:rFonts w:ascii="Calibri" w:hAnsi="Calibri" w:cs="Calibri"/>
                <w:color w:val="000000"/>
                <w:sz w:val="20"/>
                <w:szCs w:val="20"/>
                <w:shd w:val="clear" w:color="auto" w:fill="FFFFFF"/>
              </w:rPr>
              <w:t>S</w:t>
            </w:r>
            <w:r w:rsidR="4670CE2C" w:rsidRPr="00A86453">
              <w:rPr>
                <w:rStyle w:val="normaltextrun"/>
                <w:rFonts w:ascii="Calibri" w:eastAsia="Calibri" w:hAnsi="Calibri" w:cs="Calibri"/>
                <w:color w:val="000000"/>
                <w:sz w:val="20"/>
                <w:szCs w:val="20"/>
                <w:shd w:val="clear" w:color="auto" w:fill="FFFFFF"/>
              </w:rPr>
              <w:t>ource System: The system that MWRP received this data from (could be "MWRP" if the data was uploaded to MWRP).</w:t>
            </w:r>
          </w:p>
        </w:tc>
      </w:tr>
      <w:tr w:rsidR="00D31544" w:rsidRPr="005424B9" w14:paraId="24B5FA60" w14:textId="77777777" w:rsidTr="000466DC">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375CC97" w14:textId="2EF162B5"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vaCMSSequenceNum</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C3D6A1B" w14:textId="6B28BFA8"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1FA2A02" w14:textId="376E66AB"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 xml:space="preserve"> </w:t>
            </w:r>
            <w:r w:rsidR="101C4795" w:rsidRPr="5AD8E5F2">
              <w:rPr>
                <w:rFonts w:ascii="Calibri" w:eastAsia="Calibri" w:hAnsi="Calibri" w:cs="Calibri"/>
                <w:sz w:val="20"/>
                <w:szCs w:val="20"/>
              </w:rPr>
              <w:t xml:space="preserve">Yes </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22E40DDA" w14:textId="53A0B642" w:rsidR="00D31544" w:rsidRPr="005424B9" w:rsidRDefault="00284541" w:rsidP="00772B5F">
            <w:pPr>
              <w:rPr>
                <w:rFonts w:ascii="Calibri" w:eastAsia="Calibri" w:hAnsi="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00D31544" w:rsidRPr="005424B9" w14:paraId="2D85B0B8" w14:textId="77777777" w:rsidTr="5AD8E5F2">
        <w:trPr>
          <w:trHeight w:val="315"/>
        </w:trPr>
        <w:tc>
          <w:tcPr>
            <w:tcW w:w="22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DCE0064" w14:textId="63724CE1"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updateSw</w:t>
            </w:r>
          </w:p>
        </w:tc>
        <w:tc>
          <w:tcPr>
            <w:tcW w:w="117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087113" w14:textId="139C37CD" w:rsidR="00D31544" w:rsidRPr="005424B9" w:rsidRDefault="13258069"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14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90C9F0C" w14:textId="3402D04A" w:rsidR="00D31544" w:rsidRPr="005424B9" w:rsidRDefault="101C4795" w:rsidP="00772B5F">
            <w:pPr>
              <w:rPr>
                <w:rFonts w:ascii="Calibri" w:eastAsia="Calibri" w:hAnsi="Calibri" w:cs="Calibri"/>
                <w:sz w:val="20"/>
                <w:szCs w:val="20"/>
              </w:rPr>
            </w:pPr>
            <w:r w:rsidRPr="5AD8E5F2">
              <w:rPr>
                <w:rFonts w:ascii="Calibri" w:eastAsia="Calibri" w:hAnsi="Calibri" w:cs="Calibri"/>
                <w:sz w:val="20"/>
                <w:szCs w:val="20"/>
              </w:rPr>
              <w:t>No</w:t>
            </w:r>
          </w:p>
        </w:tc>
        <w:tc>
          <w:tcPr>
            <w:tcW w:w="44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C15EEA3" w14:textId="4BE15110" w:rsidR="00D31544" w:rsidRPr="005424B9" w:rsidRDefault="13258069" w:rsidP="00772B5F">
            <w:pPr>
              <w:rPr>
                <w:rFonts w:ascii="Calibri" w:eastAsia="Calibri" w:hAnsi="Calibri" w:cs="Calibri"/>
                <w:sz w:val="20"/>
                <w:szCs w:val="20"/>
              </w:rPr>
            </w:pPr>
            <w:r w:rsidRPr="5AD8E5F2">
              <w:rPr>
                <w:rFonts w:ascii="Calibri" w:eastAsia="Cambria" w:hAnsi="Calibri" w:cs="Calibri"/>
                <w:color w:val="000000" w:themeColor="text1"/>
                <w:sz w:val="20"/>
                <w:szCs w:val="20"/>
              </w:rPr>
              <w:t>If the record is updated in MWRP system</w:t>
            </w:r>
          </w:p>
        </w:tc>
      </w:tr>
    </w:tbl>
    <w:p w14:paraId="410594F6" w14:textId="2A125972" w:rsidR="00EF475A" w:rsidRPr="005424B9" w:rsidRDefault="40415C96" w:rsidP="00605064">
      <w:pPr>
        <w:spacing w:after="200"/>
        <w:ind w:right="162"/>
        <w:textAlignment w:val="baseline"/>
        <w:rPr>
          <w:rFonts w:ascii="Calibri" w:eastAsia="Calibri" w:hAnsi="Calibri" w:cs="Calibri"/>
          <w:sz w:val="20"/>
          <w:szCs w:val="20"/>
        </w:rPr>
      </w:pPr>
      <w:r w:rsidRPr="5AD8E5F2">
        <w:rPr>
          <w:rFonts w:ascii="Calibri" w:eastAsia="Calibri" w:hAnsi="Calibri" w:cs="Calibri"/>
          <w:sz w:val="20"/>
          <w:szCs w:val="20"/>
        </w:rPr>
        <w:t xml:space="preserve"> </w:t>
      </w:r>
    </w:p>
    <w:p w14:paraId="26C4EF90" w14:textId="760D85D0" w:rsidR="00EF475A" w:rsidRPr="005424B9" w:rsidRDefault="40415C96" w:rsidP="00605064">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CareRece</w:t>
      </w:r>
      <w:r w:rsidR="5B33A58A" w:rsidRPr="5AD8E5F2">
        <w:rPr>
          <w:rFonts w:ascii="Calibri" w:eastAsia="Calibri" w:hAnsi="Calibri" w:cs="Calibri"/>
          <w:color w:val="000000" w:themeColor="text1"/>
          <w:sz w:val="20"/>
          <w:szCs w:val="20"/>
        </w:rPr>
        <w:t>i</w:t>
      </w:r>
      <w:r w:rsidRPr="5AD8E5F2">
        <w:rPr>
          <w:rFonts w:ascii="Calibri" w:eastAsia="Calibri" w:hAnsi="Calibri" w:cs="Calibri"/>
          <w:color w:val="000000" w:themeColor="text1"/>
          <w:sz w:val="20"/>
          <w:szCs w:val="20"/>
        </w:rPr>
        <w:t xml:space="preserve">vedDetailsDTO: </w:t>
      </w:r>
    </w:p>
    <w:tbl>
      <w:tblPr>
        <w:tblW w:w="0" w:type="auto"/>
        <w:tblLook w:val="01E0" w:firstRow="1" w:lastRow="1" w:firstColumn="1" w:lastColumn="1" w:noHBand="0" w:noVBand="0"/>
      </w:tblPr>
      <w:tblGrid>
        <w:gridCol w:w="3468"/>
        <w:gridCol w:w="2683"/>
        <w:gridCol w:w="1151"/>
        <w:gridCol w:w="2038"/>
      </w:tblGrid>
      <w:tr w:rsidR="09C1947A" w:rsidRPr="005424B9" w14:paraId="3CCFC79B" w14:textId="77777777" w:rsidTr="5AD8E5F2">
        <w:trPr>
          <w:trHeight w:val="300"/>
        </w:trPr>
        <w:tc>
          <w:tcPr>
            <w:tcW w:w="3468"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67A32539" w14:textId="2C7F0CB2"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2683"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78622763" w14:textId="004190EF"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151"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05C7712A" w14:textId="1AE81F86"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2038"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7864A23A" w14:textId="4AD714DE"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05B08C2" w:rsidRPr="005424B9" w14:paraId="6C86CB30" w14:textId="77777777" w:rsidTr="5AD8E5F2">
        <w:trPr>
          <w:trHeight w:val="315"/>
        </w:trPr>
        <w:tc>
          <w:tcPr>
            <w:tcW w:w="34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10BB5D6" w14:textId="2BCDE43E" w:rsidR="005B08C2" w:rsidRPr="00A86453" w:rsidRDefault="289A1951" w:rsidP="00C17F82">
            <w:pPr>
              <w:rPr>
                <w:rFonts w:ascii="Calibri" w:eastAsia="Calibri" w:hAnsi="Calibri" w:cs="Calibri"/>
                <w:sz w:val="20"/>
                <w:szCs w:val="20"/>
              </w:rPr>
            </w:pPr>
            <w:r w:rsidRPr="00A86453">
              <w:rPr>
                <w:rFonts w:ascii="Calibri" w:eastAsia="Calibri" w:hAnsi="Calibri" w:cs="Calibri"/>
                <w:sz w:val="20"/>
                <w:szCs w:val="20"/>
              </w:rPr>
              <w:t>typeOfCare</w:t>
            </w:r>
            <w:r w:rsidR="264C57FE" w:rsidRPr="00A86453">
              <w:rPr>
                <w:rFonts w:ascii="Calibri" w:eastAsia="Calibri" w:hAnsi="Calibri" w:cs="Calibri"/>
                <w:sz w:val="20"/>
                <w:szCs w:val="20"/>
              </w:rPr>
              <w:t>Code</w:t>
            </w:r>
          </w:p>
        </w:tc>
        <w:tc>
          <w:tcPr>
            <w:tcW w:w="26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8F7B89" w14:textId="51684D6C" w:rsidR="005B08C2" w:rsidRPr="00A86453" w:rsidRDefault="289A1951" w:rsidP="00C17F82">
            <w:pPr>
              <w:rPr>
                <w:rFonts w:ascii="Calibri" w:eastAsia="Calibri" w:hAnsi="Calibri" w:cs="Calibri"/>
                <w:sz w:val="20"/>
                <w:szCs w:val="20"/>
              </w:rPr>
            </w:pPr>
            <w:r w:rsidRPr="00A86453">
              <w:rPr>
                <w:rFonts w:ascii="Calibri" w:eastAsia="Calibri" w:hAnsi="Calibri" w:cs="Calibri"/>
                <w:sz w:val="20"/>
                <w:szCs w:val="20"/>
              </w:rPr>
              <w:t>String</w:t>
            </w:r>
          </w:p>
        </w:tc>
        <w:tc>
          <w:tcPr>
            <w:tcW w:w="115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BCD1F5" w14:textId="6A820C69" w:rsidR="005B08C2" w:rsidRPr="00A86453" w:rsidRDefault="289A1951" w:rsidP="00C17F82">
            <w:pPr>
              <w:rPr>
                <w:rFonts w:ascii="Calibri" w:eastAsia="Calibri" w:hAnsi="Calibri" w:cs="Calibri"/>
                <w:sz w:val="20"/>
                <w:szCs w:val="20"/>
              </w:rPr>
            </w:pPr>
            <w:r w:rsidRPr="00A86453">
              <w:rPr>
                <w:rFonts w:ascii="Calibri" w:eastAsia="Calibri" w:hAnsi="Calibri" w:cs="Calibri"/>
                <w:sz w:val="20"/>
                <w:szCs w:val="20"/>
              </w:rPr>
              <w:t>Yes</w:t>
            </w:r>
          </w:p>
        </w:tc>
        <w:tc>
          <w:tcPr>
            <w:tcW w:w="20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7DEBF31" w14:textId="336F4E51" w:rsidR="1F03C23A" w:rsidRPr="00A86453" w:rsidRDefault="1F03C23A" w:rsidP="5AD8E5F2">
            <w:pPr>
              <w:rPr>
                <w:rFonts w:asciiTheme="majorHAnsi" w:eastAsia="Aptos Narrow" w:hAnsiTheme="majorHAnsi" w:cstheme="majorHAnsi"/>
                <w:color w:val="000000" w:themeColor="text1"/>
                <w:sz w:val="20"/>
                <w:szCs w:val="20"/>
              </w:rPr>
            </w:pPr>
            <w:r w:rsidRPr="00A86453">
              <w:rPr>
                <w:rFonts w:asciiTheme="majorHAnsi" w:eastAsia="Aptos Narrow" w:hAnsiTheme="majorHAnsi" w:cstheme="majorHAnsi"/>
                <w:color w:val="000000" w:themeColor="text1"/>
                <w:sz w:val="20"/>
                <w:szCs w:val="20"/>
              </w:rPr>
              <w:t>Circumstance code from Reference Table:</w:t>
            </w:r>
          </w:p>
          <w:p w14:paraId="1CADD57B" w14:textId="6605733A" w:rsidR="005B08C2" w:rsidRPr="00A86453" w:rsidRDefault="289A1951" w:rsidP="005B08C2">
            <w:pPr>
              <w:rPr>
                <w:rFonts w:ascii="Calibri" w:eastAsia="Calibri" w:hAnsi="Calibri" w:cs="Calibri"/>
                <w:sz w:val="20"/>
                <w:szCs w:val="20"/>
              </w:rPr>
            </w:pPr>
            <w:r w:rsidRPr="00A86453">
              <w:rPr>
                <w:rFonts w:asciiTheme="majorHAnsi" w:eastAsia="Cambria" w:hAnsiTheme="majorHAnsi" w:cstheme="majorHAnsi"/>
                <w:color w:val="000000" w:themeColor="text1"/>
                <w:sz w:val="20"/>
                <w:szCs w:val="20"/>
              </w:rPr>
              <w:t>RT_</w:t>
            </w:r>
            <w:r w:rsidRPr="00A86453">
              <w:rPr>
                <w:rFonts w:asciiTheme="majorHAnsi" w:eastAsiaTheme="minorEastAsia" w:hAnsiTheme="majorHAnsi" w:cstheme="majorHAnsi"/>
                <w:color w:val="000000" w:themeColor="dark1"/>
                <w:kern w:val="24"/>
                <w:sz w:val="20"/>
                <w:szCs w:val="20"/>
              </w:rPr>
              <w:t xml:space="preserve"> </w:t>
            </w:r>
            <w:r w:rsidRPr="00A86453">
              <w:rPr>
                <w:rFonts w:asciiTheme="majorHAnsi" w:eastAsia="Cambria" w:hAnsiTheme="majorHAnsi" w:cstheme="majorHAnsi"/>
                <w:color w:val="000000" w:themeColor="text1"/>
                <w:sz w:val="20"/>
                <w:szCs w:val="20"/>
              </w:rPr>
              <w:t>INTC</w:t>
            </w:r>
          </w:p>
        </w:tc>
      </w:tr>
      <w:tr w:rsidR="5AD8E5F2" w14:paraId="72C8BE64" w14:textId="77777777" w:rsidTr="5AD8E5F2">
        <w:trPr>
          <w:trHeight w:val="315"/>
        </w:trPr>
        <w:tc>
          <w:tcPr>
            <w:tcW w:w="34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3755D0" w14:textId="57860134" w:rsidR="5D2518C3" w:rsidRPr="00A86453" w:rsidRDefault="5D2518C3" w:rsidP="5AD8E5F2">
            <w:r w:rsidRPr="00A86453">
              <w:rPr>
                <w:rFonts w:ascii="Calibri" w:eastAsia="Calibri" w:hAnsi="Calibri" w:cs="Calibri"/>
                <w:sz w:val="20"/>
                <w:szCs w:val="20"/>
              </w:rPr>
              <w:t>typeOfCareDescription</w:t>
            </w:r>
          </w:p>
        </w:tc>
        <w:tc>
          <w:tcPr>
            <w:tcW w:w="26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AFC2D55" w14:textId="03C6A25F" w:rsidR="5D2518C3" w:rsidRPr="00A86453" w:rsidRDefault="5D2518C3" w:rsidP="5AD8E5F2">
            <w:r w:rsidRPr="00A86453">
              <w:rPr>
                <w:rFonts w:ascii="Calibri" w:eastAsia="Calibri" w:hAnsi="Calibri" w:cs="Calibri"/>
                <w:sz w:val="20"/>
                <w:szCs w:val="20"/>
              </w:rPr>
              <w:t>S</w:t>
            </w:r>
            <w:r w:rsidR="00BC296D" w:rsidRPr="00A86453">
              <w:rPr>
                <w:rFonts w:ascii="Calibri" w:eastAsia="Calibri" w:hAnsi="Calibri" w:cs="Calibri"/>
                <w:sz w:val="20"/>
                <w:szCs w:val="20"/>
              </w:rPr>
              <w:t>tring</w:t>
            </w:r>
          </w:p>
        </w:tc>
        <w:tc>
          <w:tcPr>
            <w:tcW w:w="115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9205827" w14:textId="7E578CFF" w:rsidR="5AD8E5F2" w:rsidRPr="00A86453" w:rsidRDefault="5AD8E5F2" w:rsidP="5AD8E5F2">
            <w:pPr>
              <w:rPr>
                <w:rFonts w:ascii="Calibri" w:eastAsia="Calibri" w:hAnsi="Calibri" w:cs="Calibri"/>
                <w:sz w:val="20"/>
                <w:szCs w:val="20"/>
              </w:rPr>
            </w:pPr>
          </w:p>
        </w:tc>
        <w:tc>
          <w:tcPr>
            <w:tcW w:w="20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0EA25C7" w14:textId="5BC6B984" w:rsidR="4B8C0FBB" w:rsidRPr="00A86453" w:rsidRDefault="4B8C0FBB" w:rsidP="5AD8E5F2">
            <w:pPr>
              <w:rPr>
                <w:rFonts w:ascii="Aptos Narrow" w:eastAsia="Aptos Narrow" w:hAnsi="Aptos Narrow" w:cs="Aptos Narrow"/>
                <w:color w:val="000000" w:themeColor="text1"/>
                <w:sz w:val="22"/>
                <w:szCs w:val="22"/>
              </w:rPr>
            </w:pPr>
            <w:r w:rsidRPr="00A86453">
              <w:rPr>
                <w:rFonts w:asciiTheme="majorHAnsi" w:eastAsia="Aptos Narrow" w:hAnsiTheme="majorHAnsi" w:cstheme="majorHAnsi"/>
                <w:color w:val="000000" w:themeColor="text1"/>
                <w:sz w:val="20"/>
                <w:szCs w:val="20"/>
              </w:rPr>
              <w:t xml:space="preserve">Description from Reference table: </w:t>
            </w:r>
            <w:r w:rsidR="5D2518C3" w:rsidRPr="00A86453">
              <w:rPr>
                <w:rFonts w:asciiTheme="majorHAnsi" w:eastAsia="Aptos Narrow" w:hAnsiTheme="majorHAnsi" w:cstheme="majorHAnsi"/>
                <w:color w:val="000000" w:themeColor="text1"/>
                <w:sz w:val="20"/>
                <w:szCs w:val="20"/>
              </w:rPr>
              <w:t>RT_INTC</w:t>
            </w:r>
          </w:p>
        </w:tc>
      </w:tr>
      <w:tr w:rsidR="005B08C2" w:rsidRPr="005424B9" w14:paraId="7D3C106E" w14:textId="77777777" w:rsidTr="5AD8E5F2">
        <w:trPr>
          <w:trHeight w:val="315"/>
        </w:trPr>
        <w:tc>
          <w:tcPr>
            <w:tcW w:w="34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B467BB" w14:textId="6D081A42"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startDate</w:t>
            </w:r>
          </w:p>
        </w:tc>
        <w:tc>
          <w:tcPr>
            <w:tcW w:w="26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E9B533" w14:textId="150B81E5"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Date</w:t>
            </w:r>
          </w:p>
        </w:tc>
        <w:tc>
          <w:tcPr>
            <w:tcW w:w="115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BE66D87" w14:textId="672BE76C"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Yes</w:t>
            </w:r>
          </w:p>
        </w:tc>
        <w:tc>
          <w:tcPr>
            <w:tcW w:w="20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7FA3BC2" w14:textId="4C298A19" w:rsidR="005B08C2" w:rsidRPr="00605064" w:rsidRDefault="289A1951" w:rsidP="005B08C2">
            <w:pPr>
              <w:rPr>
                <w:rFonts w:ascii="Calibri" w:eastAsia="Calibri" w:hAnsi="Calibri" w:cs="Calibri"/>
                <w:sz w:val="20"/>
                <w:szCs w:val="20"/>
              </w:rPr>
            </w:pPr>
            <w:r w:rsidRPr="5AD8E5F2">
              <w:rPr>
                <w:rFonts w:ascii="Calibri" w:eastAsia="Cambria" w:hAnsi="Calibri" w:cs="Calibri"/>
                <w:color w:val="000000" w:themeColor="text1"/>
                <w:sz w:val="20"/>
                <w:szCs w:val="20"/>
              </w:rPr>
              <w:t xml:space="preserve"> Start date of care</w:t>
            </w:r>
          </w:p>
        </w:tc>
      </w:tr>
      <w:tr w:rsidR="005B08C2" w:rsidRPr="005424B9" w14:paraId="78BE696E" w14:textId="77777777" w:rsidTr="5AD8E5F2">
        <w:trPr>
          <w:trHeight w:val="315"/>
        </w:trPr>
        <w:tc>
          <w:tcPr>
            <w:tcW w:w="34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4A6BBD3" w14:textId="0AFCB36A"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endDate</w:t>
            </w:r>
          </w:p>
        </w:tc>
        <w:tc>
          <w:tcPr>
            <w:tcW w:w="26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D1B3F4" w14:textId="637BC203"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Date</w:t>
            </w:r>
          </w:p>
        </w:tc>
        <w:tc>
          <w:tcPr>
            <w:tcW w:w="115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88D28AF" w14:textId="0EC31172"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No</w:t>
            </w:r>
          </w:p>
        </w:tc>
        <w:tc>
          <w:tcPr>
            <w:tcW w:w="20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362B973" w14:textId="364E48AC" w:rsidR="005B08C2" w:rsidRPr="00605064" w:rsidRDefault="289A1951" w:rsidP="005B08C2">
            <w:pPr>
              <w:rPr>
                <w:rFonts w:ascii="Calibri" w:eastAsia="Calibri" w:hAnsi="Calibri" w:cs="Calibri"/>
                <w:sz w:val="20"/>
                <w:szCs w:val="20"/>
              </w:rPr>
            </w:pPr>
            <w:r w:rsidRPr="5AD8E5F2">
              <w:rPr>
                <w:rFonts w:ascii="Calibri" w:eastAsia="Cambria" w:hAnsi="Calibri" w:cs="Calibri"/>
                <w:color w:val="000000" w:themeColor="text1"/>
                <w:sz w:val="20"/>
                <w:szCs w:val="20"/>
              </w:rPr>
              <w:t xml:space="preserve"> End date of care</w:t>
            </w:r>
          </w:p>
        </w:tc>
      </w:tr>
      <w:tr w:rsidR="005B08C2" w:rsidRPr="005424B9" w14:paraId="3318BB7A" w14:textId="77777777" w:rsidTr="5AD8E5F2">
        <w:trPr>
          <w:trHeight w:val="315"/>
        </w:trPr>
        <w:tc>
          <w:tcPr>
            <w:tcW w:w="34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6426464" w14:textId="2639412C"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providerName</w:t>
            </w:r>
          </w:p>
        </w:tc>
        <w:tc>
          <w:tcPr>
            <w:tcW w:w="26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3672216" w14:textId="67C098CC"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String</w:t>
            </w:r>
          </w:p>
        </w:tc>
        <w:tc>
          <w:tcPr>
            <w:tcW w:w="115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274EC15" w14:textId="255D20ED" w:rsidR="005B08C2" w:rsidRPr="00605064" w:rsidRDefault="289A1951" w:rsidP="00C17F82">
            <w:pPr>
              <w:rPr>
                <w:rFonts w:ascii="Calibri" w:eastAsia="Calibri" w:hAnsi="Calibri" w:cs="Calibri"/>
                <w:sz w:val="20"/>
                <w:szCs w:val="20"/>
              </w:rPr>
            </w:pPr>
            <w:r w:rsidRPr="5AD8E5F2">
              <w:rPr>
                <w:rFonts w:ascii="Calibri" w:eastAsia="Calibri" w:hAnsi="Calibri" w:cs="Calibri"/>
                <w:sz w:val="20"/>
                <w:szCs w:val="20"/>
              </w:rPr>
              <w:t>Yes</w:t>
            </w:r>
          </w:p>
        </w:tc>
        <w:tc>
          <w:tcPr>
            <w:tcW w:w="20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2BF8EB5" w14:textId="7250F66A" w:rsidR="005B08C2" w:rsidRPr="00605064" w:rsidRDefault="289A1951" w:rsidP="005B08C2">
            <w:pPr>
              <w:rPr>
                <w:rFonts w:ascii="Calibri" w:eastAsia="Calibri" w:hAnsi="Calibri" w:cs="Calibri"/>
                <w:sz w:val="20"/>
                <w:szCs w:val="20"/>
              </w:rPr>
            </w:pPr>
            <w:r w:rsidRPr="5AD8E5F2">
              <w:rPr>
                <w:rFonts w:ascii="Calibri" w:eastAsia="Cambria" w:hAnsi="Calibri" w:cs="Calibri"/>
                <w:color w:val="000000" w:themeColor="text1"/>
                <w:sz w:val="20"/>
                <w:szCs w:val="20"/>
              </w:rPr>
              <w:t>Name of care provider</w:t>
            </w:r>
          </w:p>
        </w:tc>
      </w:tr>
      <w:tr w:rsidR="008E0FF7" w:rsidRPr="005424B9" w14:paraId="4F6B1D90" w14:textId="77777777" w:rsidTr="5AD8E5F2">
        <w:trPr>
          <w:trHeight w:val="315"/>
        </w:trPr>
        <w:tc>
          <w:tcPr>
            <w:tcW w:w="34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FB9B24C" w14:textId="746BCF88" w:rsidR="008E0FF7" w:rsidRPr="00605064" w:rsidRDefault="5ADEC543" w:rsidP="008E0FF7">
            <w:pPr>
              <w:rPr>
                <w:rFonts w:ascii="Calibri" w:eastAsia="Calibri" w:hAnsi="Calibri" w:cs="Calibri"/>
                <w:sz w:val="20"/>
                <w:szCs w:val="20"/>
              </w:rPr>
            </w:pPr>
            <w:r w:rsidRPr="5AD8E5F2">
              <w:rPr>
                <w:rFonts w:asciiTheme="majorHAnsi" w:eastAsia="Cambria" w:hAnsiTheme="majorHAnsi" w:cstheme="majorBidi"/>
                <w:color w:val="000000" w:themeColor="text1"/>
                <w:sz w:val="20"/>
                <w:szCs w:val="20"/>
              </w:rPr>
              <w:t>providerAddress</w:t>
            </w:r>
          </w:p>
        </w:tc>
        <w:tc>
          <w:tcPr>
            <w:tcW w:w="26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1F9B9E4" w14:textId="0C0B96A4" w:rsidR="008E0FF7" w:rsidRPr="00605064" w:rsidRDefault="5ADEC543" w:rsidP="008E0FF7">
            <w:pPr>
              <w:rPr>
                <w:rFonts w:ascii="Calibri" w:eastAsia="Calibri" w:hAnsi="Calibri" w:cs="Calibri"/>
                <w:sz w:val="20"/>
                <w:szCs w:val="20"/>
              </w:rPr>
            </w:pPr>
            <w:r w:rsidRPr="5AD8E5F2">
              <w:rPr>
                <w:rFonts w:asciiTheme="majorHAnsi" w:eastAsia="Cambria" w:hAnsiTheme="majorHAnsi" w:cstheme="majorBidi"/>
                <w:color w:val="000000" w:themeColor="text1"/>
                <w:sz w:val="20"/>
                <w:szCs w:val="20"/>
              </w:rPr>
              <w:t>String</w:t>
            </w:r>
          </w:p>
        </w:tc>
        <w:tc>
          <w:tcPr>
            <w:tcW w:w="115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45D4714" w14:textId="339EDA69" w:rsidR="008E0FF7" w:rsidRPr="00605064" w:rsidRDefault="5ADEC543" w:rsidP="008E0FF7">
            <w:pPr>
              <w:rPr>
                <w:rFonts w:ascii="Calibri" w:eastAsia="Calibri" w:hAnsi="Calibri" w:cs="Calibri"/>
                <w:sz w:val="20"/>
                <w:szCs w:val="20"/>
              </w:rPr>
            </w:pPr>
            <w:r w:rsidRPr="5AD8E5F2">
              <w:rPr>
                <w:rFonts w:asciiTheme="majorHAnsi" w:eastAsia="Cambria" w:hAnsiTheme="majorHAnsi" w:cstheme="majorBidi"/>
                <w:color w:val="000000" w:themeColor="text1"/>
                <w:sz w:val="20"/>
                <w:szCs w:val="20"/>
              </w:rPr>
              <w:t>No</w:t>
            </w:r>
          </w:p>
        </w:tc>
        <w:tc>
          <w:tcPr>
            <w:tcW w:w="20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97CAFA5" w14:textId="702DB6E6" w:rsidR="008E0FF7" w:rsidRPr="005424B9" w:rsidRDefault="5ADEC543" w:rsidP="008E0FF7">
            <w:pPr>
              <w:rPr>
                <w:rFonts w:ascii="Calibri" w:eastAsia="Cambria" w:hAnsi="Calibri" w:cs="Calibri"/>
                <w:color w:val="000000" w:themeColor="text1"/>
                <w:sz w:val="20"/>
                <w:szCs w:val="20"/>
              </w:rPr>
            </w:pPr>
            <w:r w:rsidRPr="5AD8E5F2">
              <w:rPr>
                <w:rFonts w:asciiTheme="majorHAnsi" w:eastAsia="Cambria" w:hAnsiTheme="majorHAnsi" w:cstheme="majorBidi"/>
                <w:color w:val="000000" w:themeColor="text1"/>
                <w:sz w:val="20"/>
                <w:szCs w:val="20"/>
              </w:rPr>
              <w:t>Address of care provider</w:t>
            </w:r>
          </w:p>
        </w:tc>
      </w:tr>
    </w:tbl>
    <w:p w14:paraId="750C65F8" w14:textId="78F0E84D" w:rsidR="00EF475A" w:rsidRPr="005424B9" w:rsidRDefault="40415C96" w:rsidP="00605064">
      <w:pPr>
        <w:spacing w:after="200"/>
        <w:ind w:right="162"/>
        <w:textAlignment w:val="baseline"/>
        <w:rPr>
          <w:rFonts w:ascii="Calibri" w:eastAsia="Calibri" w:hAnsi="Calibri" w:cs="Calibri"/>
          <w:sz w:val="20"/>
          <w:szCs w:val="20"/>
        </w:rPr>
      </w:pPr>
      <w:r w:rsidRPr="5AD8E5F2">
        <w:rPr>
          <w:rFonts w:ascii="Calibri" w:eastAsia="Calibri" w:hAnsi="Calibri" w:cs="Calibri"/>
          <w:sz w:val="20"/>
          <w:szCs w:val="20"/>
        </w:rPr>
        <w:t xml:space="preserve"> </w:t>
      </w:r>
    </w:p>
    <w:p w14:paraId="69770739" w14:textId="4A49C55A" w:rsidR="00EF475A" w:rsidRPr="005424B9" w:rsidRDefault="40415C96" w:rsidP="00605064">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TravelingOut</w:t>
      </w:r>
      <w:r w:rsidR="30E5EA7B" w:rsidRPr="5AD8E5F2">
        <w:rPr>
          <w:rFonts w:ascii="Calibri" w:eastAsia="Calibri" w:hAnsi="Calibri" w:cs="Calibri"/>
          <w:color w:val="000000" w:themeColor="text1"/>
          <w:sz w:val="20"/>
          <w:szCs w:val="20"/>
        </w:rPr>
        <w:t>s</w:t>
      </w:r>
      <w:r w:rsidRPr="5AD8E5F2">
        <w:rPr>
          <w:rFonts w:ascii="Calibri" w:eastAsia="Calibri" w:hAnsi="Calibri" w:cs="Calibri"/>
          <w:color w:val="000000" w:themeColor="text1"/>
          <w:sz w:val="20"/>
          <w:szCs w:val="20"/>
        </w:rPr>
        <w:t xml:space="preserve">ideDTO: </w:t>
      </w:r>
      <w:r w:rsidR="127F24FA" w:rsidRPr="5AD8E5F2">
        <w:rPr>
          <w:rFonts w:ascii="Calibri" w:eastAsia="Calibri" w:hAnsi="Calibri" w:cs="Calibri"/>
          <w:color w:val="000000" w:themeColor="text1"/>
          <w:sz w:val="20"/>
          <w:szCs w:val="20"/>
        </w:rPr>
        <w:t xml:space="preserve">Contains details for members who are traveling outside of their community, or taking time off </w:t>
      </w:r>
      <w:r w:rsidR="002A7376">
        <w:rPr>
          <w:rFonts w:ascii="Calibri" w:eastAsia="Calibri" w:hAnsi="Calibri" w:cs="Calibri"/>
          <w:color w:val="000000" w:themeColor="text1"/>
          <w:sz w:val="20"/>
          <w:szCs w:val="20"/>
        </w:rPr>
        <w:t>from</w:t>
      </w:r>
      <w:r w:rsidR="127F24FA" w:rsidRPr="5AD8E5F2">
        <w:rPr>
          <w:rFonts w:ascii="Calibri" w:eastAsia="Calibri" w:hAnsi="Calibri" w:cs="Calibri"/>
          <w:color w:val="000000" w:themeColor="text1"/>
          <w:sz w:val="20"/>
          <w:szCs w:val="20"/>
        </w:rPr>
        <w:t xml:space="preserve"> work/etc to get medical care for themselves or a dependent,  </w:t>
      </w:r>
    </w:p>
    <w:tbl>
      <w:tblPr>
        <w:tblW w:w="5000" w:type="pct"/>
        <w:tblLayout w:type="fixed"/>
        <w:tblLook w:val="01E0" w:firstRow="1" w:lastRow="1" w:firstColumn="1" w:lastColumn="1" w:noHBand="0" w:noVBand="0"/>
      </w:tblPr>
      <w:tblGrid>
        <w:gridCol w:w="2242"/>
        <w:gridCol w:w="1169"/>
        <w:gridCol w:w="1349"/>
        <w:gridCol w:w="4580"/>
      </w:tblGrid>
      <w:tr w:rsidR="09C1947A" w:rsidRPr="005424B9" w14:paraId="6ECE53A2" w14:textId="77777777" w:rsidTr="5AD8E5F2">
        <w:trPr>
          <w:trHeight w:val="300"/>
        </w:trPr>
        <w:tc>
          <w:tcPr>
            <w:tcW w:w="1200" w:type="pct"/>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3C7CE36" w14:textId="5C2DA6C8"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626" w:type="pct"/>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6A6E8F54" w14:textId="517AA3A9"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722" w:type="pct"/>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4C722C21" w14:textId="1BAE41AC"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2452" w:type="pct"/>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887EF77" w14:textId="36736EFC"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9C1947A" w:rsidRPr="005424B9" w14:paraId="1B4349F3" w14:textId="77777777" w:rsidTr="5AD8E5F2">
        <w:trPr>
          <w:trHeight w:val="1140"/>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313ED06" w14:textId="7E3632C2"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travelingOutside</w:t>
            </w:r>
            <w:r w:rsidR="5AD54055" w:rsidRPr="5AD8E5F2">
              <w:rPr>
                <w:rFonts w:ascii="Calibri" w:eastAsia="Calibri" w:hAnsi="Calibri" w:cs="Calibri"/>
                <w:sz w:val="20"/>
                <w:szCs w:val="20"/>
              </w:rPr>
              <w:t>C</w:t>
            </w:r>
            <w:r w:rsidRPr="5AD8E5F2">
              <w:rPr>
                <w:rFonts w:ascii="Calibri" w:eastAsia="Calibri" w:hAnsi="Calibri" w:cs="Calibri"/>
                <w:sz w:val="20"/>
                <w:szCs w:val="20"/>
              </w:rPr>
              <w:t>ommunityForExtendedPeriod</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C164FE" w14:textId="09007B35"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Boolean</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3B597D0" w14:textId="6EC923BA" w:rsidR="09C1947A"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No</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76B5F0D" w14:textId="6FD406C3" w:rsidR="09C1947A" w:rsidRPr="005424B9" w:rsidRDefault="1563826A" w:rsidP="00474BA8">
            <w:pPr>
              <w:rPr>
                <w:rFonts w:ascii="Calibri" w:eastAsia="Calibri" w:hAnsi="Calibri" w:cs="Calibri"/>
                <w:sz w:val="20"/>
                <w:szCs w:val="20"/>
              </w:rPr>
            </w:pPr>
            <w:r w:rsidRPr="5AD8E5F2">
              <w:rPr>
                <w:rFonts w:ascii="Calibri" w:eastAsia="Calibri" w:hAnsi="Calibri" w:cs="Calibri"/>
                <w:sz w:val="20"/>
                <w:szCs w:val="20"/>
              </w:rPr>
              <w:t>Live or travel outside of their community to get necessary medical care for themselves or a dependent because they could not get that care in their community? OR Take leave from work, school, a training program, or community service to coordinate a dependent’s travel for necessary care in the same month that the care was received, even if they did not travel with the dependent.</w:t>
            </w:r>
          </w:p>
        </w:tc>
      </w:tr>
      <w:tr w:rsidR="00772B5F" w:rsidRPr="005424B9" w14:paraId="7B98C23D" w14:textId="77777777" w:rsidTr="000466DC">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C01E667" w14:textId="79DA0CC2"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effectiveBeginDate</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1F6EEE5" w14:textId="6C470191"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Date</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B7EA075" w14:textId="74EB0C6D"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Yes</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0DB410AC" w14:textId="1748AF2D" w:rsidR="00772B5F" w:rsidRPr="005424B9" w:rsidRDefault="00981562" w:rsidP="00474BA8">
            <w:pPr>
              <w:rPr>
                <w:rFonts w:ascii="Calibri" w:eastAsia="Calibri" w:hAnsi="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772B5F" w:rsidRPr="005424B9" w14:paraId="575A1BDD" w14:textId="77777777" w:rsidTr="000466DC">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B37B57C" w14:textId="421D2D11"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effectiveEndDate</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89DA070" w14:textId="2D08F9AC"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Date</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CA1662B" w14:textId="44EC3BC9"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No</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1E51C9E4" w14:textId="5A7505A5" w:rsidR="00772B5F" w:rsidRPr="005424B9" w:rsidRDefault="00056C71" w:rsidP="00474BA8">
            <w:pPr>
              <w:rPr>
                <w:rFonts w:ascii="Calibri" w:eastAsia="Calibri" w:hAnsi="Calibri" w:cs="Calibri"/>
                <w:sz w:val="20"/>
                <w:szCs w:val="20"/>
              </w:rPr>
            </w:pPr>
            <w:r w:rsidRPr="0012190D">
              <w:rPr>
                <w:rFonts w:ascii="Calibri" w:hAnsi="Calibri" w:cs="Calibri"/>
                <w:sz w:val="20"/>
                <w:szCs w:val="20"/>
              </w:rPr>
              <w:t xml:space="preserve">Date on which the </w:t>
            </w:r>
            <w:r>
              <w:rPr>
                <w:rFonts w:ascii="Calibri" w:hAnsi="Calibri" w:cs="Calibri"/>
                <w:sz w:val="20"/>
                <w:szCs w:val="20"/>
              </w:rPr>
              <w:t>medically-related travel activity record</w:t>
            </w:r>
            <w:r w:rsidRPr="0012190D">
              <w:rPr>
                <w:rFonts w:ascii="Calibri" w:hAnsi="Calibri" w:cs="Calibri"/>
                <w:sz w:val="20"/>
                <w:szCs w:val="20"/>
              </w:rPr>
              <w:t xml:space="preserve"> ceased to be effective in the source system (VaCMS). Null indicates the record remains active.</w:t>
            </w:r>
            <w:r>
              <w:rPr>
                <w:rFonts w:ascii="Calibri" w:eastAsia="Aptos Narrow" w:hAnsi="Calibri" w:cs="Calibri"/>
                <w:color w:val="242424"/>
                <w:szCs w:val="20"/>
              </w:rPr>
              <w:t xml:space="preserve"> </w:t>
            </w:r>
          </w:p>
        </w:tc>
      </w:tr>
      <w:tr w:rsidR="00772B5F" w:rsidRPr="005424B9" w14:paraId="7E838075" w14:textId="77777777" w:rsidTr="5AD8E5F2">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78B22A" w14:textId="71743D55"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verificationSource</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366A542" w14:textId="07D0E34E"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BCDBF4" w14:textId="542D5A66"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No</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1D81D3FE" w14:textId="3437821E" w:rsidR="00772B5F" w:rsidRPr="005424B9" w:rsidRDefault="76B82194" w:rsidP="00474BA8">
            <w:pPr>
              <w:rPr>
                <w:rFonts w:ascii="Calibri" w:eastAsia="Calibri" w:hAnsi="Calibri" w:cs="Calibri"/>
                <w:sz w:val="20"/>
                <w:szCs w:val="20"/>
              </w:rPr>
            </w:pPr>
            <w:r w:rsidRPr="5AD8E5F2">
              <w:rPr>
                <w:rFonts w:ascii="Calibri" w:hAnsi="Calibri" w:cs="Calibri"/>
                <w:color w:val="000000" w:themeColor="text1"/>
                <w:sz w:val="20"/>
                <w:szCs w:val="20"/>
              </w:rPr>
              <w:t>Verification source captured in VaCMS</w:t>
            </w:r>
          </w:p>
        </w:tc>
      </w:tr>
      <w:tr w:rsidR="00772B5F" w:rsidRPr="005424B9" w14:paraId="3BAD17C5" w14:textId="77777777" w:rsidTr="5AD8E5F2">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2B23034" w14:textId="4EFEB184"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verificationDate</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045D6D2" w14:textId="4A61054E"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Date</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6919BA1" w14:textId="4D88C308"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No</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78EE2C0E" w14:textId="75D97ABF" w:rsidR="00772B5F" w:rsidRPr="005424B9" w:rsidRDefault="76B82194" w:rsidP="00474BA8">
            <w:pPr>
              <w:rPr>
                <w:rFonts w:ascii="Calibri" w:eastAsia="Calibri" w:hAnsi="Calibri" w:cs="Calibri"/>
                <w:sz w:val="20"/>
                <w:szCs w:val="20"/>
              </w:rPr>
            </w:pPr>
            <w:r w:rsidRPr="5AD8E5F2">
              <w:rPr>
                <w:rFonts w:ascii="Calibri" w:hAnsi="Calibri" w:cs="Calibri"/>
                <w:color w:val="000000" w:themeColor="text1"/>
                <w:sz w:val="20"/>
                <w:szCs w:val="20"/>
              </w:rPr>
              <w:t>Verification date in the format “YYYY-MM-DD”</w:t>
            </w:r>
          </w:p>
        </w:tc>
      </w:tr>
      <w:tr w:rsidR="00772B5F" w:rsidRPr="005424B9" w14:paraId="122D0AE3" w14:textId="77777777" w:rsidTr="000466DC">
        <w:trPr>
          <w:trHeight w:val="761"/>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8152778" w14:textId="1D955C1B"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careReceivedDetails</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9206B21" w14:textId="36FB86C2" w:rsidR="00772B5F" w:rsidRPr="005424B9" w:rsidRDefault="1563826A" w:rsidP="00772B5F">
            <w:pPr>
              <w:rPr>
                <w:rFonts w:ascii="Calibri" w:eastAsia="Calibri" w:hAnsi="Calibri" w:cs="Calibri"/>
                <w:sz w:val="20"/>
                <w:szCs w:val="20"/>
              </w:rPr>
            </w:pPr>
            <w:r w:rsidRPr="5AD8E5F2">
              <w:rPr>
                <w:rFonts w:ascii="Calibri" w:eastAsia="Calibri" w:hAnsi="Calibri" w:cs="Calibri"/>
                <w:sz w:val="20"/>
                <w:szCs w:val="20"/>
              </w:rPr>
              <w:t>Array&lt;CareRece</w:t>
            </w:r>
            <w:r w:rsidR="5B33A58A" w:rsidRPr="5AD8E5F2">
              <w:rPr>
                <w:rFonts w:ascii="Calibri" w:eastAsia="Calibri" w:hAnsi="Calibri" w:cs="Calibri"/>
                <w:sz w:val="20"/>
                <w:szCs w:val="20"/>
              </w:rPr>
              <w:t>i</w:t>
            </w:r>
            <w:r w:rsidRPr="5AD8E5F2">
              <w:rPr>
                <w:rFonts w:ascii="Calibri" w:eastAsia="Calibri" w:hAnsi="Calibri" w:cs="Calibri"/>
                <w:sz w:val="20"/>
                <w:szCs w:val="20"/>
              </w:rPr>
              <w:t>vedDetailsDTO&gt;</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E898016" w14:textId="424A24C6"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No</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BC6383" w14:textId="4C2994F4" w:rsidR="00772B5F" w:rsidRPr="005424B9" w:rsidRDefault="76B82194" w:rsidP="00474BA8">
            <w:pPr>
              <w:rPr>
                <w:rFonts w:ascii="Calibri" w:eastAsia="Calibri" w:hAnsi="Calibri" w:cs="Calibri"/>
                <w:sz w:val="20"/>
                <w:szCs w:val="20"/>
              </w:rPr>
            </w:pPr>
            <w:r w:rsidRPr="5AD8E5F2">
              <w:rPr>
                <w:rFonts w:ascii="Calibri" w:eastAsia="Cambria" w:hAnsi="Calibri" w:cs="Calibri"/>
                <w:color w:val="000000" w:themeColor="text1"/>
                <w:sz w:val="20"/>
                <w:szCs w:val="20"/>
              </w:rPr>
              <w:t>Details of the caregiver</w:t>
            </w:r>
          </w:p>
        </w:tc>
      </w:tr>
      <w:tr w:rsidR="00772B5F" w:rsidRPr="005424B9" w14:paraId="35081CCD" w14:textId="77777777" w:rsidTr="5AD8E5F2">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1C5972" w14:textId="74BCEF4E" w:rsidR="00772B5F" w:rsidRPr="005424B9" w:rsidRDefault="00056C71" w:rsidP="00772B5F">
            <w:pPr>
              <w:rPr>
                <w:rFonts w:ascii="Calibri" w:eastAsia="Calibri" w:hAnsi="Calibri" w:cs="Calibri"/>
                <w:sz w:val="20"/>
                <w:szCs w:val="20"/>
              </w:rPr>
            </w:pPr>
            <w:r w:rsidRPr="44BE5DE9">
              <w:rPr>
                <w:rFonts w:ascii="Calibri" w:eastAsia="Calibri" w:hAnsi="Calibri" w:cs="Calibri"/>
                <w:sz w:val="20"/>
                <w:szCs w:val="20"/>
              </w:rPr>
              <w:t>source</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B1DCFE9" w14:textId="35410A37"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EDB547B" w14:textId="3E68AF3D" w:rsidR="00772B5F" w:rsidRPr="005424B9" w:rsidRDefault="54716F22" w:rsidP="00772B5F">
            <w:pPr>
              <w:rPr>
                <w:rFonts w:ascii="Calibri" w:eastAsia="Calibri" w:hAnsi="Calibri" w:cs="Calibri"/>
                <w:sz w:val="20"/>
                <w:szCs w:val="20"/>
              </w:rPr>
            </w:pPr>
            <w:r w:rsidRPr="5AD8E5F2">
              <w:rPr>
                <w:rFonts w:ascii="Calibri" w:eastAsia="Calibri" w:hAnsi="Calibri" w:cs="Calibri"/>
                <w:sz w:val="20"/>
                <w:szCs w:val="20"/>
              </w:rPr>
              <w:t>Yes</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050169AA" w14:textId="69738838" w:rsidR="00772B5F" w:rsidRPr="005424B9" w:rsidRDefault="009A4D09" w:rsidP="00474BA8">
            <w:pPr>
              <w:rPr>
                <w:rFonts w:ascii="Calibri" w:eastAsia="Cambria" w:hAnsi="Calibri" w:cs="Calibri"/>
                <w:color w:val="000000" w:themeColor="text1"/>
                <w:sz w:val="20"/>
                <w:szCs w:val="20"/>
              </w:rPr>
            </w:pPr>
            <w:r>
              <w:rPr>
                <w:rFonts w:ascii="Calibri" w:eastAsia="Cambria" w:hAnsi="Calibri" w:cs="Calibri"/>
                <w:color w:val="000000" w:themeColor="text1"/>
                <w:sz w:val="20"/>
                <w:szCs w:val="20"/>
              </w:rPr>
              <w:t>S</w:t>
            </w:r>
            <w:r w:rsidR="682F3D5F" w:rsidRPr="00A86453">
              <w:rPr>
                <w:rFonts w:ascii="Calibri" w:eastAsia="Cambria" w:hAnsi="Calibri" w:cs="Calibri"/>
                <w:color w:val="000000" w:themeColor="text1"/>
                <w:sz w:val="20"/>
                <w:szCs w:val="20"/>
              </w:rPr>
              <w:t>ource System: The system that MWRP received this data from (could be "MWRP" if the data was uploaded to MWRP).</w:t>
            </w:r>
          </w:p>
        </w:tc>
      </w:tr>
      <w:tr w:rsidR="00772B5F" w:rsidRPr="005424B9" w14:paraId="13764DF1" w14:textId="77777777" w:rsidTr="000466DC">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091888" w14:textId="7EFA1AC9"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vaCMSSequenceNum</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B5FBC8" w14:textId="6717B33A"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E0D93A" w14:textId="6D1A095E"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 xml:space="preserve"> </w:t>
            </w:r>
            <w:r w:rsidR="74427BEC" w:rsidRPr="5AD8E5F2">
              <w:rPr>
                <w:rFonts w:ascii="Calibri" w:eastAsia="Calibri" w:hAnsi="Calibri" w:cs="Calibri"/>
                <w:sz w:val="20"/>
                <w:szCs w:val="20"/>
              </w:rPr>
              <w:t xml:space="preserve">Yes </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2E76A477" w14:textId="03C82D75" w:rsidR="00772B5F" w:rsidRPr="005424B9" w:rsidRDefault="00056C71" w:rsidP="00474BA8">
            <w:pPr>
              <w:rPr>
                <w:rFonts w:ascii="Calibri" w:eastAsia="Calibri" w:hAnsi="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00772B5F" w:rsidRPr="005424B9" w14:paraId="449B0D2E" w14:textId="77777777" w:rsidTr="5AD8E5F2">
        <w:trPr>
          <w:trHeight w:val="315"/>
        </w:trPr>
        <w:tc>
          <w:tcPr>
            <w:tcW w:w="1200"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634D193" w14:textId="0E76A967"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updateSw</w:t>
            </w:r>
          </w:p>
        </w:tc>
        <w:tc>
          <w:tcPr>
            <w:tcW w:w="626"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829DA88" w14:textId="2ED59C98" w:rsidR="00772B5F" w:rsidRPr="005424B9" w:rsidRDefault="76B82194" w:rsidP="00772B5F">
            <w:pPr>
              <w:rPr>
                <w:rFonts w:ascii="Calibri" w:eastAsia="Calibri" w:hAnsi="Calibri" w:cs="Calibri"/>
                <w:sz w:val="20"/>
                <w:szCs w:val="20"/>
              </w:rPr>
            </w:pPr>
            <w:r w:rsidRPr="5AD8E5F2">
              <w:rPr>
                <w:rFonts w:ascii="Calibri" w:eastAsia="Calibri" w:hAnsi="Calibri" w:cs="Calibri"/>
                <w:sz w:val="20"/>
                <w:szCs w:val="20"/>
              </w:rPr>
              <w:t>String</w:t>
            </w:r>
          </w:p>
        </w:tc>
        <w:tc>
          <w:tcPr>
            <w:tcW w:w="72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F2B33E2" w14:textId="4950498F" w:rsidR="00772B5F" w:rsidRPr="005424B9" w:rsidRDefault="74427BEC" w:rsidP="00772B5F">
            <w:pPr>
              <w:rPr>
                <w:rFonts w:ascii="Calibri" w:eastAsia="Calibri" w:hAnsi="Calibri" w:cs="Calibri"/>
                <w:sz w:val="20"/>
                <w:szCs w:val="20"/>
              </w:rPr>
            </w:pPr>
            <w:r w:rsidRPr="5AD8E5F2">
              <w:rPr>
                <w:rFonts w:ascii="Calibri" w:eastAsia="Calibri" w:hAnsi="Calibri" w:cs="Calibri"/>
                <w:sz w:val="20"/>
                <w:szCs w:val="20"/>
              </w:rPr>
              <w:t>No</w:t>
            </w:r>
          </w:p>
        </w:tc>
        <w:tc>
          <w:tcPr>
            <w:tcW w:w="2452" w:type="pc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783BBE9" w14:textId="244CA26F" w:rsidR="00772B5F" w:rsidRPr="005424B9" w:rsidRDefault="76B82194" w:rsidP="00474BA8">
            <w:pPr>
              <w:rPr>
                <w:rFonts w:ascii="Calibri" w:eastAsia="Calibri" w:hAnsi="Calibri" w:cs="Calibri"/>
                <w:sz w:val="20"/>
                <w:szCs w:val="20"/>
              </w:rPr>
            </w:pPr>
            <w:r w:rsidRPr="5AD8E5F2">
              <w:rPr>
                <w:rFonts w:ascii="Calibri" w:eastAsia="Cambria" w:hAnsi="Calibri" w:cs="Calibri"/>
                <w:color w:val="000000" w:themeColor="text1"/>
                <w:sz w:val="20"/>
                <w:szCs w:val="20"/>
              </w:rPr>
              <w:t>If the record is updated in MWRP system</w:t>
            </w:r>
          </w:p>
        </w:tc>
      </w:tr>
    </w:tbl>
    <w:p w14:paraId="727D67C2" w14:textId="7FF6D0CD" w:rsidR="00EF475A" w:rsidRPr="005424B9" w:rsidRDefault="40415C96" w:rsidP="00605064">
      <w:pPr>
        <w:spacing w:after="200"/>
        <w:ind w:right="162"/>
        <w:textAlignment w:val="baseline"/>
        <w:rPr>
          <w:rFonts w:ascii="Calibri" w:eastAsia="Calibri" w:hAnsi="Calibri" w:cs="Calibri"/>
          <w:sz w:val="20"/>
          <w:szCs w:val="20"/>
        </w:rPr>
      </w:pPr>
      <w:r w:rsidRPr="5AD8E5F2">
        <w:rPr>
          <w:rFonts w:ascii="Calibri" w:eastAsia="Calibri" w:hAnsi="Calibri" w:cs="Calibri"/>
          <w:sz w:val="20"/>
          <w:szCs w:val="20"/>
        </w:rPr>
        <w:t xml:space="preserve"> </w:t>
      </w:r>
    </w:p>
    <w:p w14:paraId="072A9E0D" w14:textId="1EEEE5D6" w:rsidR="00EF475A" w:rsidRPr="005424B9" w:rsidRDefault="40415C96" w:rsidP="00605064">
      <w:pPr>
        <w:spacing w:before="20" w:after="120"/>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SubstanceUseDisorderTreatmentDTO: </w:t>
      </w:r>
    </w:p>
    <w:tbl>
      <w:tblPr>
        <w:tblW w:w="0" w:type="auto"/>
        <w:tblInd w:w="-10" w:type="dxa"/>
        <w:tblLook w:val="01E0" w:firstRow="1" w:lastRow="1" w:firstColumn="1" w:lastColumn="1" w:noHBand="0" w:noVBand="0"/>
      </w:tblPr>
      <w:tblGrid>
        <w:gridCol w:w="2713"/>
        <w:gridCol w:w="2572"/>
        <w:gridCol w:w="1213"/>
        <w:gridCol w:w="2852"/>
      </w:tblGrid>
      <w:tr w:rsidR="09C1947A" w:rsidRPr="005424B9" w14:paraId="07098758" w14:textId="77777777" w:rsidTr="5AD8E5F2">
        <w:trPr>
          <w:trHeight w:val="300"/>
        </w:trPr>
        <w:tc>
          <w:tcPr>
            <w:tcW w:w="1958"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4368874" w14:textId="13C64F26"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264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5D79FF4" w14:textId="3BECD13D"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338"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DE82C58" w14:textId="50DB1B37"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3414"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56CAB376" w14:textId="07CB3321"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9C1947A" w:rsidRPr="005424B9" w14:paraId="5AE3DCC8" w14:textId="77777777" w:rsidTr="5AD8E5F2">
        <w:trPr>
          <w:trHeight w:val="6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6901A3E" w14:textId="4F3A9312" w:rsidR="09C1947A" w:rsidRPr="005424B9" w:rsidRDefault="1563826A" w:rsidP="00C17F82">
            <w:pPr>
              <w:rPr>
                <w:rFonts w:ascii="Calibri" w:eastAsia="Calibri" w:hAnsi="Calibri" w:cs="Calibri"/>
                <w:sz w:val="20"/>
                <w:szCs w:val="20"/>
              </w:rPr>
            </w:pPr>
            <w:r w:rsidRPr="5AD8E5F2">
              <w:rPr>
                <w:rFonts w:ascii="Calibri" w:eastAsia="Calibri" w:hAnsi="Calibri" w:cs="Calibri"/>
                <w:sz w:val="20"/>
                <w:szCs w:val="20"/>
              </w:rPr>
              <w:t>substanceUseDisorderTreatment</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090C0FC" w14:textId="5ED33D89" w:rsidR="09C1947A" w:rsidRPr="005424B9" w:rsidRDefault="1563826A" w:rsidP="00C17F82">
            <w:pPr>
              <w:rPr>
                <w:rFonts w:ascii="Calibri" w:eastAsia="Calibri" w:hAnsi="Calibri" w:cs="Calibri"/>
                <w:sz w:val="20"/>
                <w:szCs w:val="20"/>
              </w:rPr>
            </w:pPr>
            <w:r w:rsidRPr="5AD8E5F2">
              <w:rPr>
                <w:rFonts w:ascii="Calibri" w:eastAsia="Calibri" w:hAnsi="Calibri" w:cs="Calibri"/>
                <w:sz w:val="20"/>
                <w:szCs w:val="20"/>
              </w:rPr>
              <w:t>Boolean</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8C72771" w14:textId="373EA985" w:rsidR="09C1947A" w:rsidRPr="005424B9" w:rsidRDefault="1563826A" w:rsidP="00C17F82">
            <w:pPr>
              <w:rPr>
                <w:rFonts w:ascii="Calibri" w:eastAsia="Calibri" w:hAnsi="Calibri" w:cs="Calibri"/>
                <w:sz w:val="20"/>
                <w:szCs w:val="20"/>
              </w:rPr>
            </w:pPr>
            <w:r w:rsidRPr="5AD8E5F2">
              <w:rPr>
                <w:rFonts w:ascii="Calibri" w:eastAsia="Calibri" w:hAnsi="Calibri" w:cs="Calibri"/>
                <w:sz w:val="20"/>
                <w:szCs w:val="20"/>
              </w:rPr>
              <w:t>No</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21B2C72" w14:textId="583AC83B" w:rsidR="09C1947A" w:rsidRPr="005424B9" w:rsidRDefault="008A7FDE" w:rsidP="00C17F82">
            <w:pPr>
              <w:rPr>
                <w:rFonts w:ascii="Calibri" w:eastAsia="Calibri" w:hAnsi="Calibri" w:cs="Calibri"/>
                <w:sz w:val="20"/>
                <w:szCs w:val="20"/>
              </w:rPr>
            </w:pPr>
            <w:r w:rsidRPr="008A7FDE">
              <w:rPr>
                <w:rFonts w:ascii="Calibri" w:eastAsia="Calibri" w:hAnsi="Calibri" w:cs="Calibri"/>
                <w:sz w:val="20"/>
                <w:szCs w:val="20"/>
              </w:rPr>
              <w:t>Is an adult in your household receiving treatment for a drug or alcohol use disorder?</w:t>
            </w:r>
          </w:p>
        </w:tc>
      </w:tr>
      <w:tr w:rsidR="00EB70FC" w:rsidRPr="005424B9" w14:paraId="2003BD02" w14:textId="77777777" w:rsidTr="009637D3">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AC2787E" w14:textId="5A059852"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effectiveBeginDate</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4A0933F" w14:textId="4E99C054"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Date</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086CAD5" w14:textId="0C43C9E9"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Yes</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56D8ECC9" w14:textId="06805BF8" w:rsidR="00EB70FC" w:rsidRPr="005424B9" w:rsidRDefault="00981562">
            <w:pPr>
              <w:rPr>
                <w:rFonts w:ascii="Calibri" w:eastAsia="Calibri" w:hAnsi="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EB70FC" w:rsidRPr="005424B9" w14:paraId="212EA4D3" w14:textId="77777777" w:rsidTr="009637D3">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925EC39" w14:textId="414F1389"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effectiveEndDate</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1123F40" w14:textId="672D34D1"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Date</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21737EB" w14:textId="3A7F8478"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No</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1800269E" w14:textId="251BCD7D" w:rsidR="00EB70FC" w:rsidRPr="005424B9" w:rsidRDefault="00056C71" w:rsidP="00DA3114">
            <w:pPr>
              <w:rPr>
                <w:rFonts w:ascii="Calibri" w:eastAsia="Calibri" w:hAnsi="Calibri" w:cs="Calibri"/>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0EB70FC" w:rsidRPr="005424B9" w14:paraId="7E3B63E4" w14:textId="77777777" w:rsidTr="5AD8E5F2">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5C03321" w14:textId="30116131"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verificationSource</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C4125FC" w14:textId="75AA3316"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String</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85029A" w14:textId="6F805392"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No</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0287FCD8" w14:textId="30E1298E" w:rsidR="00EB70FC" w:rsidRPr="005424B9" w:rsidRDefault="4F8E4164" w:rsidP="00DA3114">
            <w:pPr>
              <w:rPr>
                <w:rFonts w:ascii="Calibri" w:eastAsia="Calibri" w:hAnsi="Calibri" w:cs="Calibri"/>
                <w:sz w:val="20"/>
                <w:szCs w:val="20"/>
              </w:rPr>
            </w:pPr>
            <w:r w:rsidRPr="5AD8E5F2">
              <w:rPr>
                <w:rFonts w:ascii="Calibri" w:hAnsi="Calibri" w:cs="Calibri"/>
                <w:color w:val="000000" w:themeColor="text1"/>
                <w:sz w:val="20"/>
                <w:szCs w:val="20"/>
              </w:rPr>
              <w:t>Verification source captured in VaCMS</w:t>
            </w:r>
          </w:p>
        </w:tc>
      </w:tr>
      <w:tr w:rsidR="00EB70FC" w:rsidRPr="005424B9" w14:paraId="7792B23E" w14:textId="77777777" w:rsidTr="5AD8E5F2">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254B15" w14:textId="6B49DBA1"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verificationDate</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385F809" w14:textId="692A651F"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Date</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D647CA1" w14:textId="48F99519"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No</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51546FE1" w14:textId="4C692137" w:rsidR="00EB70FC" w:rsidRPr="005424B9" w:rsidRDefault="4F8E4164" w:rsidP="00DA3114">
            <w:pPr>
              <w:rPr>
                <w:rFonts w:ascii="Calibri" w:eastAsia="Calibri" w:hAnsi="Calibri" w:cs="Calibri"/>
                <w:sz w:val="20"/>
                <w:szCs w:val="20"/>
              </w:rPr>
            </w:pPr>
            <w:r w:rsidRPr="5AD8E5F2">
              <w:rPr>
                <w:rFonts w:ascii="Calibri" w:hAnsi="Calibri" w:cs="Calibri"/>
                <w:color w:val="000000" w:themeColor="text1"/>
                <w:sz w:val="20"/>
                <w:szCs w:val="20"/>
              </w:rPr>
              <w:t>Verification date in the format “YYYY-MM-DD”</w:t>
            </w:r>
          </w:p>
        </w:tc>
      </w:tr>
      <w:tr w:rsidR="00EB70FC" w:rsidRPr="005424B9" w14:paraId="6758B8E3" w14:textId="77777777" w:rsidTr="5AD8E5F2">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D928D7" w14:textId="6A70FB19"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careReceivedDetails</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4F96778" w14:textId="7856350C"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Array&lt;TreatmentDetailsDTO&gt;</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ADDA5" w14:textId="22F88826"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No</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7F98C50" w14:textId="36A6E869" w:rsidR="00EB70FC" w:rsidRPr="005424B9" w:rsidRDefault="54A369F4" w:rsidP="5AD8E5F2">
            <w:pPr>
              <w:rPr>
                <w:rFonts w:ascii="Calibri" w:eastAsia="Cambria" w:hAnsi="Calibri" w:cs="Calibri"/>
                <w:color w:val="000000" w:themeColor="text1"/>
                <w:sz w:val="20"/>
                <w:szCs w:val="20"/>
              </w:rPr>
            </w:pPr>
            <w:r w:rsidRPr="5AD8E5F2">
              <w:rPr>
                <w:rFonts w:ascii="Calibri" w:eastAsia="Cambria" w:hAnsi="Calibri" w:cs="Calibri"/>
                <w:color w:val="000000" w:themeColor="text1"/>
                <w:sz w:val="20"/>
                <w:szCs w:val="20"/>
              </w:rPr>
              <w:t>Dates of the care/treatment</w:t>
            </w:r>
          </w:p>
        </w:tc>
      </w:tr>
      <w:tr w:rsidR="00EB70FC" w:rsidRPr="005424B9" w14:paraId="0F166F7F" w14:textId="77777777" w:rsidTr="5AD8E5F2">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D9940DC" w14:textId="06DF3731" w:rsidR="00EB70FC" w:rsidRPr="005424B9" w:rsidRDefault="324D0487" w:rsidP="00C17F82">
            <w:pPr>
              <w:rPr>
                <w:rFonts w:ascii="Calibri" w:eastAsia="Calibri" w:hAnsi="Calibri" w:cs="Calibri"/>
                <w:sz w:val="20"/>
                <w:szCs w:val="20"/>
              </w:rPr>
            </w:pPr>
            <w:r w:rsidRPr="44BE5DE9">
              <w:rPr>
                <w:rFonts w:ascii="Calibri" w:eastAsia="Calibri" w:hAnsi="Calibri" w:cs="Calibri"/>
                <w:sz w:val="20"/>
                <w:szCs w:val="20"/>
              </w:rPr>
              <w:t>source</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307B996" w14:textId="1048A5CF"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String</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24CB1FF" w14:textId="3123671C" w:rsidR="00EB70FC" w:rsidRPr="005424B9" w:rsidRDefault="54716F22" w:rsidP="00C17F82">
            <w:pPr>
              <w:rPr>
                <w:rFonts w:ascii="Calibri" w:eastAsia="Calibri" w:hAnsi="Calibri" w:cs="Calibri"/>
                <w:sz w:val="20"/>
                <w:szCs w:val="20"/>
              </w:rPr>
            </w:pPr>
            <w:r w:rsidRPr="5AD8E5F2">
              <w:rPr>
                <w:rFonts w:ascii="Calibri" w:eastAsia="Calibri" w:hAnsi="Calibri" w:cs="Calibri"/>
                <w:sz w:val="20"/>
                <w:szCs w:val="20"/>
              </w:rPr>
              <w:t>Yes</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BA6CE25" w14:textId="4644AE84" w:rsidR="00EB70FC" w:rsidRPr="005424B9" w:rsidRDefault="00CB5F6B" w:rsidP="00DA3114">
            <w:pPr>
              <w:rPr>
                <w:rFonts w:ascii="Calibri" w:eastAsia="Cambria" w:hAnsi="Calibri" w:cs="Calibri"/>
                <w:color w:val="000000" w:themeColor="text1"/>
                <w:sz w:val="20"/>
                <w:szCs w:val="20"/>
              </w:rPr>
            </w:pPr>
            <w:r>
              <w:rPr>
                <w:rStyle w:val="normaltextrun"/>
                <w:rFonts w:ascii="Calibri" w:hAnsi="Calibri" w:cs="Calibri"/>
                <w:color w:val="000000"/>
                <w:sz w:val="20"/>
                <w:szCs w:val="20"/>
                <w:shd w:val="clear" w:color="auto" w:fill="FFFFFF"/>
              </w:rPr>
              <w:t>S</w:t>
            </w:r>
            <w:r w:rsidR="063FD9A5" w:rsidRPr="00A86453">
              <w:rPr>
                <w:rStyle w:val="normaltextrun"/>
                <w:rFonts w:ascii="Calibri" w:hAnsi="Calibri" w:cs="Calibri"/>
                <w:color w:val="000000"/>
                <w:sz w:val="20"/>
                <w:szCs w:val="20"/>
                <w:shd w:val="clear" w:color="auto" w:fill="FFFFFF"/>
              </w:rPr>
              <w:t>ource</w:t>
            </w:r>
            <w:r w:rsidR="063FD9A5" w:rsidRPr="00A86453">
              <w:rPr>
                <w:rStyle w:val="normaltextrun"/>
                <w:rFonts w:ascii="Calibri" w:eastAsia="Calibri" w:hAnsi="Calibri" w:cs="Calibri"/>
                <w:color w:val="000000"/>
                <w:sz w:val="20"/>
                <w:szCs w:val="20"/>
                <w:shd w:val="clear" w:color="auto" w:fill="FFFFFF"/>
              </w:rPr>
              <w:t xml:space="preserve"> System: The system that MWRP received this data from (could be "MWRP" if the data was uploaded to MWRP).</w:t>
            </w:r>
          </w:p>
        </w:tc>
      </w:tr>
      <w:tr w:rsidR="00EB70FC" w:rsidRPr="005424B9" w14:paraId="35E1AEC1" w14:textId="77777777" w:rsidTr="009637D3">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5B0BFD6" w14:textId="5DCFBCFD"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vaCMSSequenceNum</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C6C297F" w14:textId="16F7C6FD"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String</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4EB18F2" w14:textId="0E2E9EBC"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 xml:space="preserve"> </w:t>
            </w:r>
            <w:r w:rsidR="74427BEC" w:rsidRPr="5AD8E5F2">
              <w:rPr>
                <w:rFonts w:ascii="Calibri" w:eastAsia="Calibri" w:hAnsi="Calibri" w:cs="Calibri"/>
                <w:sz w:val="20"/>
                <w:szCs w:val="20"/>
              </w:rPr>
              <w:t xml:space="preserve">Yes </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tcPr>
          <w:p w14:paraId="528866ED" w14:textId="01E6860F" w:rsidR="00EB70FC" w:rsidRPr="005424B9" w:rsidRDefault="00284541" w:rsidP="00DA3114">
            <w:pPr>
              <w:rPr>
                <w:rFonts w:ascii="Calibri" w:eastAsia="Calibri" w:hAnsi="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00EB70FC" w:rsidRPr="005424B9" w14:paraId="638B39B7" w14:textId="77777777" w:rsidTr="5AD8E5F2">
        <w:trPr>
          <w:trHeight w:val="315"/>
        </w:trPr>
        <w:tc>
          <w:tcPr>
            <w:tcW w:w="19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DB52D5D" w14:textId="0970E748"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updateSw</w:t>
            </w:r>
          </w:p>
        </w:tc>
        <w:tc>
          <w:tcPr>
            <w:tcW w:w="26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6744C66" w14:textId="2EBFD479" w:rsidR="00EB70FC" w:rsidRPr="005424B9" w:rsidRDefault="4F8E4164" w:rsidP="00C17F82">
            <w:pPr>
              <w:rPr>
                <w:rFonts w:ascii="Calibri" w:eastAsia="Calibri" w:hAnsi="Calibri" w:cs="Calibri"/>
                <w:sz w:val="20"/>
                <w:szCs w:val="20"/>
              </w:rPr>
            </w:pPr>
            <w:r w:rsidRPr="5AD8E5F2">
              <w:rPr>
                <w:rFonts w:ascii="Calibri" w:eastAsia="Calibri" w:hAnsi="Calibri" w:cs="Calibri"/>
                <w:sz w:val="20"/>
                <w:szCs w:val="20"/>
              </w:rPr>
              <w:t>String</w:t>
            </w:r>
          </w:p>
        </w:tc>
        <w:tc>
          <w:tcPr>
            <w:tcW w:w="13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248EB0D" w14:textId="01AD7D78" w:rsidR="00EB70FC" w:rsidRPr="005424B9" w:rsidRDefault="74427BEC" w:rsidP="00C17F82">
            <w:pPr>
              <w:rPr>
                <w:rFonts w:ascii="Calibri" w:eastAsia="Calibri" w:hAnsi="Calibri" w:cs="Calibri"/>
                <w:sz w:val="20"/>
                <w:szCs w:val="20"/>
              </w:rPr>
            </w:pPr>
            <w:r w:rsidRPr="5AD8E5F2">
              <w:rPr>
                <w:rFonts w:ascii="Calibri" w:eastAsia="Calibri" w:hAnsi="Calibri" w:cs="Calibri"/>
                <w:sz w:val="20"/>
                <w:szCs w:val="20"/>
              </w:rPr>
              <w:t>No</w:t>
            </w:r>
          </w:p>
        </w:tc>
        <w:tc>
          <w:tcPr>
            <w:tcW w:w="341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9701BE1" w14:textId="618D20F0" w:rsidR="00EB70FC" w:rsidRPr="005424B9" w:rsidRDefault="4F8E4164" w:rsidP="00DA3114">
            <w:pPr>
              <w:rPr>
                <w:rFonts w:ascii="Calibri" w:eastAsia="Calibri" w:hAnsi="Calibri" w:cs="Calibri"/>
                <w:sz w:val="20"/>
                <w:szCs w:val="20"/>
              </w:rPr>
            </w:pPr>
            <w:r w:rsidRPr="5AD8E5F2">
              <w:rPr>
                <w:rFonts w:ascii="Calibri" w:eastAsia="Cambria" w:hAnsi="Calibri" w:cs="Calibri"/>
                <w:color w:val="000000" w:themeColor="text1"/>
                <w:sz w:val="20"/>
                <w:szCs w:val="20"/>
              </w:rPr>
              <w:t>If the record is updated in MWRP system</w:t>
            </w:r>
          </w:p>
        </w:tc>
      </w:tr>
    </w:tbl>
    <w:p w14:paraId="0C067653" w14:textId="4A9264A2" w:rsidR="00EF475A" w:rsidRPr="005424B9" w:rsidRDefault="40415C96">
      <w:pPr>
        <w:spacing w:after="200"/>
        <w:ind w:right="162"/>
        <w:textAlignment w:val="baseline"/>
        <w:rPr>
          <w:rFonts w:ascii="Calibri" w:eastAsia="Calibri" w:hAnsi="Calibri" w:cs="Calibri"/>
          <w:sz w:val="20"/>
          <w:szCs w:val="20"/>
        </w:rPr>
      </w:pPr>
      <w:r w:rsidRPr="5AD8E5F2">
        <w:rPr>
          <w:rFonts w:ascii="Calibri" w:eastAsia="Calibri" w:hAnsi="Calibri" w:cs="Calibri"/>
          <w:sz w:val="20"/>
          <w:szCs w:val="20"/>
        </w:rPr>
        <w:t xml:space="preserve"> </w:t>
      </w:r>
    </w:p>
    <w:p w14:paraId="2241313A" w14:textId="77777777" w:rsidR="00266B3F" w:rsidRPr="005424B9" w:rsidRDefault="34F0809D" w:rsidP="00266B3F">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 xml:space="preserve">TreatmentDetailsDTO: </w:t>
      </w:r>
    </w:p>
    <w:tbl>
      <w:tblPr>
        <w:tblW w:w="0" w:type="auto"/>
        <w:tblInd w:w="-10" w:type="dxa"/>
        <w:tblLook w:val="01E0" w:firstRow="1" w:lastRow="1" w:firstColumn="1" w:lastColumn="1" w:noHBand="0" w:noVBand="0"/>
      </w:tblPr>
      <w:tblGrid>
        <w:gridCol w:w="1980"/>
        <w:gridCol w:w="2610"/>
        <w:gridCol w:w="1350"/>
        <w:gridCol w:w="3410"/>
      </w:tblGrid>
      <w:tr w:rsidR="00266B3F" w:rsidRPr="005424B9" w14:paraId="0C043367" w14:textId="77777777" w:rsidTr="5AD8E5F2">
        <w:trPr>
          <w:trHeight w:val="300"/>
        </w:trPr>
        <w:tc>
          <w:tcPr>
            <w:tcW w:w="198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A0A43E7" w14:textId="77777777" w:rsidR="00266B3F" w:rsidRPr="005424B9" w:rsidRDefault="34F0809D">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261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6DBD9D9" w14:textId="77777777" w:rsidR="00266B3F" w:rsidRPr="005424B9" w:rsidRDefault="34F0809D">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35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B412702" w14:textId="77777777" w:rsidR="00266B3F" w:rsidRPr="005424B9" w:rsidRDefault="34F0809D">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341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7D825502" w14:textId="77777777" w:rsidR="00266B3F" w:rsidRPr="005424B9" w:rsidRDefault="34F0809D">
            <w:pPr>
              <w:spacing w:after="120"/>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06C2522" w:rsidRPr="005424B9" w14:paraId="59E25682" w14:textId="77777777" w:rsidTr="5AD8E5F2">
        <w:trPr>
          <w:trHeight w:val="315"/>
        </w:trPr>
        <w:tc>
          <w:tcPr>
            <w:tcW w:w="19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834ABB2" w14:textId="77777777" w:rsidR="006C2522" w:rsidRPr="005424B9" w:rsidRDefault="7C3F6ABA" w:rsidP="006C2522">
            <w:pPr>
              <w:jc w:val="center"/>
              <w:rPr>
                <w:rFonts w:ascii="Calibri" w:eastAsia="Calibri" w:hAnsi="Calibri" w:cs="Calibri"/>
                <w:sz w:val="20"/>
                <w:szCs w:val="20"/>
              </w:rPr>
            </w:pPr>
            <w:r w:rsidRPr="5AD8E5F2">
              <w:rPr>
                <w:rFonts w:ascii="Calibri" w:eastAsia="Calibri" w:hAnsi="Calibri" w:cs="Calibri"/>
                <w:sz w:val="20"/>
                <w:szCs w:val="20"/>
              </w:rPr>
              <w:t>treatmentStartDate</w:t>
            </w:r>
          </w:p>
        </w:tc>
        <w:tc>
          <w:tcPr>
            <w:tcW w:w="26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7AB84C3" w14:textId="77777777" w:rsidR="006C2522" w:rsidRPr="005424B9" w:rsidRDefault="7C3F6ABA" w:rsidP="006C2522">
            <w:pPr>
              <w:jc w:val="center"/>
              <w:rPr>
                <w:rFonts w:ascii="Calibri" w:eastAsia="Calibri" w:hAnsi="Calibri" w:cs="Calibri"/>
                <w:sz w:val="20"/>
                <w:szCs w:val="20"/>
              </w:rPr>
            </w:pPr>
            <w:r w:rsidRPr="5AD8E5F2">
              <w:rPr>
                <w:rFonts w:ascii="Calibri" w:eastAsia="Calibri" w:hAnsi="Calibri" w:cs="Calibri"/>
                <w:sz w:val="20"/>
                <w:szCs w:val="20"/>
              </w:rPr>
              <w:t>Date</w:t>
            </w:r>
          </w:p>
        </w:tc>
        <w:tc>
          <w:tcPr>
            <w:tcW w:w="13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A10F00D" w14:textId="77777777" w:rsidR="006C2522" w:rsidRPr="005424B9" w:rsidRDefault="7C3F6ABA" w:rsidP="006C2522">
            <w:pPr>
              <w:jc w:val="center"/>
              <w:rPr>
                <w:rFonts w:ascii="Calibri" w:eastAsia="Calibri" w:hAnsi="Calibri" w:cs="Calibri"/>
                <w:sz w:val="20"/>
                <w:szCs w:val="20"/>
              </w:rPr>
            </w:pPr>
            <w:r w:rsidRPr="5AD8E5F2">
              <w:rPr>
                <w:rFonts w:ascii="Calibri" w:eastAsia="Calibri" w:hAnsi="Calibri" w:cs="Calibri"/>
                <w:sz w:val="20"/>
                <w:szCs w:val="20"/>
              </w:rPr>
              <w:t>Yes</w:t>
            </w:r>
          </w:p>
        </w:tc>
        <w:tc>
          <w:tcPr>
            <w:tcW w:w="3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6D5F9F1" w14:textId="1C6C1D2D" w:rsidR="006C2522" w:rsidRPr="005424B9" w:rsidRDefault="7C3F6ABA" w:rsidP="006C2522">
            <w:pPr>
              <w:jc w:val="center"/>
              <w:rPr>
                <w:rFonts w:ascii="Calibri" w:eastAsia="Calibri" w:hAnsi="Calibri" w:cs="Calibri"/>
                <w:sz w:val="20"/>
                <w:szCs w:val="20"/>
              </w:rPr>
            </w:pPr>
            <w:r w:rsidRPr="5AD8E5F2">
              <w:rPr>
                <w:rFonts w:ascii="Calibri" w:eastAsia="Cambria" w:hAnsi="Calibri" w:cs="Calibri"/>
                <w:color w:val="000000" w:themeColor="text1"/>
                <w:sz w:val="20"/>
                <w:szCs w:val="20"/>
              </w:rPr>
              <w:t xml:space="preserve"> Start date for the treatment</w:t>
            </w:r>
          </w:p>
        </w:tc>
      </w:tr>
      <w:tr w:rsidR="006C2522" w:rsidRPr="005424B9" w14:paraId="56E76CE7" w14:textId="77777777" w:rsidTr="5AD8E5F2">
        <w:trPr>
          <w:trHeight w:val="315"/>
        </w:trPr>
        <w:tc>
          <w:tcPr>
            <w:tcW w:w="19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1DAFC3" w14:textId="77777777" w:rsidR="006C2522" w:rsidRPr="005424B9" w:rsidRDefault="7C3F6ABA" w:rsidP="006C2522">
            <w:pPr>
              <w:jc w:val="center"/>
              <w:rPr>
                <w:rFonts w:ascii="Calibri" w:eastAsia="Calibri" w:hAnsi="Calibri" w:cs="Calibri"/>
                <w:sz w:val="20"/>
                <w:szCs w:val="20"/>
              </w:rPr>
            </w:pPr>
            <w:r w:rsidRPr="5AD8E5F2">
              <w:rPr>
                <w:rFonts w:ascii="Calibri" w:eastAsia="Calibri" w:hAnsi="Calibri" w:cs="Calibri"/>
                <w:sz w:val="20"/>
                <w:szCs w:val="20"/>
              </w:rPr>
              <w:t>treatmentEndDate</w:t>
            </w:r>
          </w:p>
        </w:tc>
        <w:tc>
          <w:tcPr>
            <w:tcW w:w="26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ECB351" w14:textId="77777777" w:rsidR="006C2522" w:rsidRPr="005424B9" w:rsidRDefault="7C3F6ABA" w:rsidP="006C2522">
            <w:pPr>
              <w:jc w:val="center"/>
              <w:rPr>
                <w:rFonts w:ascii="Calibri" w:eastAsia="Calibri" w:hAnsi="Calibri" w:cs="Calibri"/>
                <w:sz w:val="20"/>
                <w:szCs w:val="20"/>
              </w:rPr>
            </w:pPr>
            <w:r w:rsidRPr="5AD8E5F2">
              <w:rPr>
                <w:rFonts w:ascii="Calibri" w:eastAsia="Calibri" w:hAnsi="Calibri" w:cs="Calibri"/>
                <w:sz w:val="20"/>
                <w:szCs w:val="20"/>
              </w:rPr>
              <w:t>Date</w:t>
            </w:r>
          </w:p>
        </w:tc>
        <w:tc>
          <w:tcPr>
            <w:tcW w:w="13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FA7FE59" w14:textId="77777777" w:rsidR="006C2522" w:rsidRPr="005424B9" w:rsidRDefault="7C3F6ABA" w:rsidP="006C2522">
            <w:pPr>
              <w:jc w:val="center"/>
              <w:rPr>
                <w:rFonts w:ascii="Calibri" w:eastAsia="Calibri" w:hAnsi="Calibri" w:cs="Calibri"/>
                <w:sz w:val="20"/>
                <w:szCs w:val="20"/>
              </w:rPr>
            </w:pPr>
            <w:r w:rsidRPr="5AD8E5F2">
              <w:rPr>
                <w:rFonts w:ascii="Calibri" w:eastAsia="Calibri" w:hAnsi="Calibri" w:cs="Calibri"/>
                <w:sz w:val="20"/>
                <w:szCs w:val="20"/>
              </w:rPr>
              <w:t>No</w:t>
            </w:r>
          </w:p>
        </w:tc>
        <w:tc>
          <w:tcPr>
            <w:tcW w:w="3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AD56098" w14:textId="7DD71FBD" w:rsidR="006C2522" w:rsidRPr="005424B9" w:rsidRDefault="7C3F6ABA" w:rsidP="006C2522">
            <w:pPr>
              <w:jc w:val="center"/>
              <w:rPr>
                <w:rFonts w:ascii="Calibri" w:eastAsia="Calibri" w:hAnsi="Calibri" w:cs="Calibri"/>
                <w:sz w:val="20"/>
                <w:szCs w:val="20"/>
              </w:rPr>
            </w:pPr>
            <w:r w:rsidRPr="5AD8E5F2">
              <w:rPr>
                <w:rFonts w:ascii="Calibri" w:eastAsia="Cambria" w:hAnsi="Calibri" w:cs="Calibri"/>
                <w:color w:val="000000" w:themeColor="text1"/>
                <w:sz w:val="20"/>
                <w:szCs w:val="20"/>
              </w:rPr>
              <w:t>End date for the treatment</w:t>
            </w:r>
          </w:p>
        </w:tc>
      </w:tr>
    </w:tbl>
    <w:p w14:paraId="3DD74ACB" w14:textId="77777777" w:rsidR="00266B3F" w:rsidRPr="005424B9" w:rsidRDefault="00266B3F">
      <w:pPr>
        <w:spacing w:after="200"/>
        <w:ind w:right="162"/>
        <w:textAlignment w:val="baseline"/>
        <w:rPr>
          <w:rFonts w:ascii="Calibri" w:eastAsia="Calibri" w:hAnsi="Calibri" w:cs="Calibri"/>
          <w:sz w:val="20"/>
          <w:szCs w:val="20"/>
        </w:rPr>
      </w:pPr>
    </w:p>
    <w:p w14:paraId="31E6CA5E" w14:textId="77777777" w:rsidR="00E376EF" w:rsidRPr="005424B9" w:rsidRDefault="00E376EF" w:rsidP="00605064">
      <w:pPr>
        <w:spacing w:after="200"/>
        <w:ind w:right="162"/>
        <w:textAlignment w:val="baseline"/>
        <w:rPr>
          <w:rFonts w:ascii="Calibri" w:eastAsia="Calibri" w:hAnsi="Calibri" w:cs="Calibri"/>
          <w:sz w:val="20"/>
          <w:szCs w:val="20"/>
        </w:rPr>
      </w:pPr>
    </w:p>
    <w:p w14:paraId="0A5E23F3" w14:textId="03A48140" w:rsidR="00EF475A" w:rsidRPr="005424B9" w:rsidRDefault="40415C96" w:rsidP="00605064">
      <w:pPr>
        <w:spacing w:after="200"/>
        <w:ind w:right="162"/>
        <w:textAlignment w:val="baseline"/>
        <w:rPr>
          <w:rFonts w:ascii="Calibri" w:eastAsia="Calibri" w:hAnsi="Calibri" w:cs="Calibri"/>
          <w:color w:val="000000" w:themeColor="text1"/>
          <w:sz w:val="20"/>
          <w:szCs w:val="20"/>
        </w:rPr>
      </w:pPr>
      <w:r w:rsidRPr="5AD8E5F2">
        <w:rPr>
          <w:rFonts w:ascii="Calibri" w:eastAsia="Calibri" w:hAnsi="Calibri" w:cs="Calibri"/>
          <w:color w:val="000000" w:themeColor="text1"/>
          <w:sz w:val="20"/>
          <w:szCs w:val="20"/>
        </w:rPr>
        <w:t>LivingArrang</w:t>
      </w:r>
      <w:r w:rsidR="56B2F89C" w:rsidRPr="5AD8E5F2">
        <w:rPr>
          <w:rFonts w:ascii="Calibri" w:eastAsia="Calibri" w:hAnsi="Calibri" w:cs="Calibri"/>
          <w:color w:val="000000" w:themeColor="text1"/>
          <w:sz w:val="20"/>
          <w:szCs w:val="20"/>
        </w:rPr>
        <w:t>e</w:t>
      </w:r>
      <w:r w:rsidRPr="5AD8E5F2">
        <w:rPr>
          <w:rFonts w:ascii="Calibri" w:eastAsia="Calibri" w:hAnsi="Calibri" w:cs="Calibri"/>
          <w:color w:val="000000" w:themeColor="text1"/>
          <w:sz w:val="20"/>
          <w:szCs w:val="20"/>
        </w:rPr>
        <w:t xml:space="preserve">mentDetailsDTO: </w:t>
      </w:r>
    </w:p>
    <w:tbl>
      <w:tblPr>
        <w:tblW w:w="0" w:type="auto"/>
        <w:tblLook w:val="01E0" w:firstRow="1" w:lastRow="1" w:firstColumn="1" w:lastColumn="1" w:noHBand="0" w:noVBand="0"/>
      </w:tblPr>
      <w:tblGrid>
        <w:gridCol w:w="2885"/>
        <w:gridCol w:w="2314"/>
        <w:gridCol w:w="1281"/>
        <w:gridCol w:w="2860"/>
      </w:tblGrid>
      <w:tr w:rsidR="09C1947A" w:rsidRPr="005424B9" w14:paraId="75C760EE" w14:textId="77777777" w:rsidTr="00CB5F6B">
        <w:trPr>
          <w:trHeight w:val="300"/>
        </w:trPr>
        <w:tc>
          <w:tcPr>
            <w:tcW w:w="2885"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F8C8550" w14:textId="524722C5"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Field</w:t>
            </w:r>
          </w:p>
        </w:tc>
        <w:tc>
          <w:tcPr>
            <w:tcW w:w="2314"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54519B15" w14:textId="5E2ED23D"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Type</w:t>
            </w:r>
          </w:p>
        </w:tc>
        <w:tc>
          <w:tcPr>
            <w:tcW w:w="1281"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0BC9D571" w14:textId="1819CCFF"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Required</w:t>
            </w:r>
          </w:p>
        </w:tc>
        <w:tc>
          <w:tcPr>
            <w:tcW w:w="286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0479ED4A" w14:textId="743BE09E" w:rsidR="09C1947A" w:rsidRPr="005424B9" w:rsidRDefault="1563826A" w:rsidP="00605064">
            <w:pPr>
              <w:jc w:val="center"/>
              <w:rPr>
                <w:rFonts w:ascii="Calibri" w:eastAsia="Calibri" w:hAnsi="Calibri" w:cs="Calibri"/>
                <w:b/>
                <w:bCs/>
                <w:color w:val="FFFFFF" w:themeColor="background1"/>
                <w:sz w:val="20"/>
                <w:szCs w:val="20"/>
              </w:rPr>
            </w:pPr>
            <w:r w:rsidRPr="5AD8E5F2">
              <w:rPr>
                <w:rFonts w:ascii="Calibri" w:eastAsia="Calibri" w:hAnsi="Calibri" w:cs="Calibri"/>
                <w:b/>
                <w:bCs/>
                <w:color w:val="FFFFFF" w:themeColor="background1"/>
                <w:sz w:val="20"/>
                <w:szCs w:val="20"/>
              </w:rPr>
              <w:t>Description</w:t>
            </w:r>
          </w:p>
        </w:tc>
      </w:tr>
      <w:tr w:rsidR="09C1947A" w:rsidRPr="005424B9" w14:paraId="2C7536E0" w14:textId="77777777" w:rsidTr="00CB5F6B">
        <w:trPr>
          <w:trHeight w:val="315"/>
        </w:trPr>
        <w:tc>
          <w:tcPr>
            <w:tcW w:w="28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EFE8BE" w14:textId="6EE80422"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livingArrangementType</w:t>
            </w:r>
          </w:p>
        </w:tc>
        <w:tc>
          <w:tcPr>
            <w:tcW w:w="231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B73C778" w14:textId="03B196BD"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String</w:t>
            </w:r>
          </w:p>
        </w:tc>
        <w:tc>
          <w:tcPr>
            <w:tcW w:w="1281"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F83FED" w14:textId="2ED99D9A"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Yes</w:t>
            </w:r>
          </w:p>
        </w:tc>
        <w:tc>
          <w:tcPr>
            <w:tcW w:w="28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AE22B16" w14:textId="21738E40"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Clients living arrang</w:t>
            </w:r>
            <w:r w:rsidR="56B2F89C" w:rsidRPr="5AD8E5F2">
              <w:rPr>
                <w:rFonts w:ascii="Calibri" w:eastAsia="Calibri" w:hAnsi="Calibri" w:cs="Calibri"/>
                <w:sz w:val="20"/>
                <w:szCs w:val="20"/>
              </w:rPr>
              <w:t>e</w:t>
            </w:r>
            <w:r w:rsidRPr="5AD8E5F2">
              <w:rPr>
                <w:rFonts w:ascii="Calibri" w:eastAsia="Calibri" w:hAnsi="Calibri" w:cs="Calibri"/>
                <w:sz w:val="20"/>
                <w:szCs w:val="20"/>
              </w:rPr>
              <w:t>ment type</w:t>
            </w:r>
          </w:p>
          <w:p w14:paraId="6E06474D" w14:textId="67D291E6" w:rsidR="09C1947A" w:rsidRPr="005424B9" w:rsidRDefault="1563826A" w:rsidP="00A86453">
            <w:pPr>
              <w:rPr>
                <w:rFonts w:ascii="Calibri" w:eastAsia="Calibri" w:hAnsi="Calibri" w:cs="Calibri"/>
                <w:sz w:val="20"/>
                <w:szCs w:val="20"/>
              </w:rPr>
            </w:pPr>
            <w:r w:rsidRPr="0E2FBEB2">
              <w:rPr>
                <w:rFonts w:ascii="Calibri" w:eastAsia="Calibri" w:hAnsi="Calibri" w:cs="Calibri"/>
                <w:sz w:val="20"/>
                <w:szCs w:val="20"/>
              </w:rPr>
              <w:t xml:space="preserve">Reference Table: </w:t>
            </w:r>
            <w:r w:rsidRPr="0E2FBEB2" w:rsidDel="1563826A">
              <w:rPr>
                <w:rFonts w:ascii="Calibri" w:eastAsia="Calibri" w:hAnsi="Calibri" w:cs="Calibri"/>
                <w:sz w:val="20"/>
                <w:szCs w:val="20"/>
              </w:rPr>
              <w:t>RT_LIVINGARRANGEMENT</w:t>
            </w:r>
            <w:r w:rsidR="000C590B">
              <w:rPr>
                <w:rFonts w:ascii="Calibri" w:eastAsia="Calibri" w:hAnsi="Calibri" w:cs="Calibri"/>
                <w:sz w:val="20"/>
                <w:szCs w:val="20"/>
              </w:rPr>
              <w:t>TYPE</w:t>
            </w:r>
          </w:p>
        </w:tc>
      </w:tr>
      <w:tr w:rsidR="09C1947A" w:rsidRPr="005424B9" w14:paraId="3DCB1C87" w14:textId="77777777" w:rsidTr="000466DC">
        <w:trPr>
          <w:trHeight w:val="315"/>
        </w:trPr>
        <w:tc>
          <w:tcPr>
            <w:tcW w:w="2885"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35A50361" w14:textId="04E725A9"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effectiveBeginDate</w:t>
            </w:r>
          </w:p>
        </w:tc>
        <w:tc>
          <w:tcPr>
            <w:tcW w:w="2314"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5BAD451F" w14:textId="2D065FAE"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Date</w:t>
            </w:r>
          </w:p>
        </w:tc>
        <w:tc>
          <w:tcPr>
            <w:tcW w:w="1281"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vAlign w:val="center"/>
          </w:tcPr>
          <w:p w14:paraId="7C990C51" w14:textId="550D2F9F"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Yes</w:t>
            </w:r>
          </w:p>
        </w:tc>
        <w:tc>
          <w:tcPr>
            <w:tcW w:w="2860" w:type="dxa"/>
            <w:tcBorders>
              <w:top w:val="single" w:sz="8" w:space="0" w:color="auto"/>
              <w:left w:val="single" w:sz="8" w:space="0" w:color="auto"/>
              <w:bottom w:val="single" w:sz="8" w:space="0" w:color="000000" w:themeColor="text1"/>
              <w:right w:val="single" w:sz="8" w:space="0" w:color="auto"/>
            </w:tcBorders>
            <w:tcMar>
              <w:top w:w="15" w:type="dxa"/>
              <w:left w:w="15" w:type="dxa"/>
              <w:right w:w="15" w:type="dxa"/>
            </w:tcMar>
          </w:tcPr>
          <w:p w14:paraId="1DBFB85F" w14:textId="5908498E" w:rsidR="09C1947A" w:rsidRPr="005424B9" w:rsidRDefault="00B53445" w:rsidP="00A86453">
            <w:pPr>
              <w:rPr>
                <w:rFonts w:ascii="Calibri" w:eastAsia="Calibri" w:hAnsi="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9C1947A" w:rsidRPr="005424B9" w14:paraId="2171D9CE" w14:textId="77777777" w:rsidTr="000466DC">
        <w:trPr>
          <w:trHeight w:val="315"/>
        </w:trPr>
        <w:tc>
          <w:tcPr>
            <w:tcW w:w="2885"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3C39AC31" w14:textId="612CF781"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effectiveEndDate</w:t>
            </w:r>
          </w:p>
        </w:tc>
        <w:tc>
          <w:tcPr>
            <w:tcW w:w="2314"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37A4F1BF" w14:textId="2E072CAB"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Date</w:t>
            </w:r>
          </w:p>
        </w:tc>
        <w:tc>
          <w:tcPr>
            <w:tcW w:w="1281"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vAlign w:val="center"/>
          </w:tcPr>
          <w:p w14:paraId="7C63A32D" w14:textId="0971F43C"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No</w:t>
            </w:r>
          </w:p>
        </w:tc>
        <w:tc>
          <w:tcPr>
            <w:tcW w:w="2860" w:type="dxa"/>
            <w:tcBorders>
              <w:top w:val="single" w:sz="8" w:space="0" w:color="000000" w:themeColor="text1"/>
              <w:left w:val="single" w:sz="8" w:space="0" w:color="auto"/>
              <w:bottom w:val="single" w:sz="8" w:space="0" w:color="000000" w:themeColor="text1"/>
              <w:right w:val="single" w:sz="8" w:space="0" w:color="auto"/>
            </w:tcBorders>
            <w:tcMar>
              <w:top w:w="15" w:type="dxa"/>
              <w:left w:w="15" w:type="dxa"/>
              <w:right w:w="15" w:type="dxa"/>
            </w:tcMar>
          </w:tcPr>
          <w:p w14:paraId="058186BF" w14:textId="2DFAAB26" w:rsidR="09C1947A" w:rsidRPr="005424B9" w:rsidRDefault="00384F17" w:rsidP="00A86453">
            <w:pPr>
              <w:rPr>
                <w:rFonts w:ascii="Calibri" w:eastAsia="Calibri" w:hAnsi="Calibri" w:cs="Calibri"/>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eastAsia="Aptos Narrow" w:hAnsi="Calibri" w:cs="Calibri"/>
                <w:color w:val="242424"/>
                <w:szCs w:val="20"/>
              </w:rPr>
              <w:t xml:space="preserve"> </w:t>
            </w:r>
          </w:p>
        </w:tc>
      </w:tr>
      <w:tr w:rsidR="09C1947A" w:rsidRPr="005424B9" w14:paraId="261E155A" w14:textId="77777777" w:rsidTr="00CB5F6B">
        <w:trPr>
          <w:trHeight w:val="315"/>
        </w:trPr>
        <w:tc>
          <w:tcPr>
            <w:tcW w:w="2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4B611E53" w14:textId="3DB29219"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updateSw</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2B4FA79D" w14:textId="4F757E49"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String</w:t>
            </w:r>
          </w:p>
        </w:tc>
        <w:tc>
          <w:tcPr>
            <w:tcW w:w="12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6FEFA2E2" w14:textId="3EB51A6C"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No</w:t>
            </w:r>
          </w:p>
        </w:tc>
        <w:tc>
          <w:tcPr>
            <w:tcW w:w="2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230F79E8" w14:textId="00F24F87"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if the record is updated in MWRP system</w:t>
            </w:r>
          </w:p>
        </w:tc>
      </w:tr>
      <w:tr w:rsidR="09C1947A" w:rsidRPr="005424B9" w14:paraId="19CC77D9" w14:textId="77777777" w:rsidTr="00CB5F6B">
        <w:trPr>
          <w:trHeight w:val="315"/>
        </w:trPr>
        <w:tc>
          <w:tcPr>
            <w:tcW w:w="2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18357AD" w14:textId="26AB9E42"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source</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6DC90F42" w14:textId="58EAD14A"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String</w:t>
            </w:r>
          </w:p>
        </w:tc>
        <w:tc>
          <w:tcPr>
            <w:tcW w:w="12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4FFC4B06" w14:textId="4C0FB7DC"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Yes</w:t>
            </w:r>
          </w:p>
        </w:tc>
        <w:tc>
          <w:tcPr>
            <w:tcW w:w="2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560ACA5" w14:textId="6B775D33" w:rsidR="09C1947A" w:rsidRPr="005424B9" w:rsidRDefault="00B53445" w:rsidP="00A86453">
            <w:pPr>
              <w:rPr>
                <w:rFonts w:ascii="Calibri" w:eastAsia="Calibri" w:hAnsi="Calibri" w:cs="Calibri"/>
                <w:sz w:val="20"/>
                <w:szCs w:val="20"/>
              </w:rPr>
            </w:pPr>
            <w:r>
              <w:rPr>
                <w:rStyle w:val="normaltextrun"/>
                <w:rFonts w:ascii="Calibri" w:hAnsi="Calibri" w:cs="Calibri"/>
                <w:color w:val="000000"/>
                <w:sz w:val="20"/>
                <w:szCs w:val="20"/>
                <w:shd w:val="clear" w:color="auto" w:fill="FFFFFF"/>
              </w:rPr>
              <w:t>So</w:t>
            </w:r>
            <w:r w:rsidRPr="00A86453">
              <w:rPr>
                <w:rStyle w:val="normaltextrun"/>
                <w:rFonts w:ascii="Calibri" w:hAnsi="Calibri" w:cs="Calibri"/>
                <w:color w:val="000000"/>
                <w:sz w:val="20"/>
                <w:szCs w:val="20"/>
                <w:shd w:val="clear" w:color="auto" w:fill="FFFFFF"/>
              </w:rPr>
              <w:t>urce</w:t>
            </w:r>
            <w:r w:rsidR="5F8AC4BA" w:rsidRPr="00A86453">
              <w:rPr>
                <w:rStyle w:val="normaltextrun"/>
                <w:rFonts w:ascii="Calibri" w:eastAsia="Calibri" w:hAnsi="Calibri" w:cs="Calibri"/>
                <w:color w:val="000000"/>
                <w:sz w:val="20"/>
                <w:szCs w:val="20"/>
                <w:shd w:val="clear" w:color="auto" w:fill="FFFFFF"/>
              </w:rPr>
              <w:t xml:space="preserve"> System: The system that MWRP received this data from (could be "MWRP" if the data was uploaded to MWRP).</w:t>
            </w:r>
          </w:p>
        </w:tc>
      </w:tr>
      <w:tr w:rsidR="09C1947A" w:rsidRPr="005424B9" w14:paraId="26CBB3D2" w14:textId="77777777" w:rsidTr="000466DC">
        <w:trPr>
          <w:trHeight w:val="600"/>
        </w:trPr>
        <w:tc>
          <w:tcPr>
            <w:tcW w:w="2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59E1920" w14:textId="6CA813BD"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 xml:space="preserve">vaCMSSequenceNum  </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18B2BCFC" w14:textId="5E5CA41C"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 xml:space="preserve">String </w:t>
            </w:r>
          </w:p>
        </w:tc>
        <w:tc>
          <w:tcPr>
            <w:tcW w:w="12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5EEC0135" w14:textId="63A886EC" w:rsidR="09C1947A" w:rsidRPr="005424B9" w:rsidRDefault="1563826A" w:rsidP="00A86453">
            <w:pPr>
              <w:rPr>
                <w:rFonts w:ascii="Calibri" w:eastAsia="Calibri" w:hAnsi="Calibri" w:cs="Calibri"/>
                <w:sz w:val="20"/>
                <w:szCs w:val="20"/>
              </w:rPr>
            </w:pPr>
            <w:r w:rsidRPr="5AD8E5F2">
              <w:rPr>
                <w:rFonts w:ascii="Calibri" w:eastAsia="Calibri" w:hAnsi="Calibri" w:cs="Calibri"/>
                <w:sz w:val="20"/>
                <w:szCs w:val="20"/>
              </w:rPr>
              <w:t xml:space="preserve">Yes </w:t>
            </w:r>
          </w:p>
        </w:tc>
        <w:tc>
          <w:tcPr>
            <w:tcW w:w="2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tcPr>
          <w:p w14:paraId="6715A8D5" w14:textId="27DEA821" w:rsidR="09C1947A" w:rsidRPr="005424B9" w:rsidRDefault="00B53445" w:rsidP="00A86453">
            <w:pPr>
              <w:rPr>
                <w:rFonts w:ascii="Calibri" w:eastAsia="Calibri" w:hAnsi="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7FD1E49A" w14:textId="31C192A2" w:rsidR="00431200" w:rsidRPr="005424B9" w:rsidRDefault="00431200" w:rsidP="00A86453">
      <w:pPr>
        <w:ind w:right="162"/>
        <w:rPr>
          <w:rFonts w:ascii="Calibri" w:hAnsi="Calibri" w:cs="Calibri"/>
          <w:color w:val="000000"/>
          <w:sz w:val="20"/>
          <w:szCs w:val="20"/>
        </w:rPr>
      </w:pPr>
    </w:p>
    <w:p w14:paraId="3E95B75C" w14:textId="77777777" w:rsidR="00712BF3" w:rsidRPr="005424B9" w:rsidRDefault="00712BF3" w:rsidP="008661F6">
      <w:pPr>
        <w:pStyle w:val="paragraph"/>
        <w:spacing w:before="0" w:beforeAutospacing="0" w:after="0" w:afterAutospacing="0"/>
        <w:ind w:right="150"/>
        <w:textAlignment w:val="baseline"/>
        <w:rPr>
          <w:rFonts w:ascii="Calibri" w:hAnsi="Calibri" w:cs="Calibri"/>
          <w:sz w:val="20"/>
          <w:szCs w:val="20"/>
        </w:rPr>
      </w:pPr>
      <w:r w:rsidRPr="005424B9">
        <w:rPr>
          <w:rStyle w:val="normaltextrun"/>
          <w:rFonts w:ascii="Calibri" w:hAnsi="Calibri" w:cs="Calibri"/>
          <w:color w:val="000000"/>
          <w:sz w:val="20"/>
          <w:szCs w:val="20"/>
          <w:lang w:val="en-GB"/>
        </w:rPr>
        <w:t>AidCategoryDTO:</w:t>
      </w:r>
      <w:r w:rsidRPr="005424B9">
        <w:rPr>
          <w:rStyle w:val="eop"/>
          <w:rFonts w:ascii="Calibri" w:hAnsi="Calibri" w:cs="Calibri"/>
          <w:color w:val="000000"/>
          <w:sz w:val="20"/>
          <w:szCs w:val="20"/>
        </w:rPr>
        <w:t> </w:t>
      </w:r>
    </w:p>
    <w:tbl>
      <w:tblPr>
        <w:tblW w:w="954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57"/>
        <w:gridCol w:w="1213"/>
        <w:gridCol w:w="1233"/>
        <w:gridCol w:w="3437"/>
      </w:tblGrid>
      <w:tr w:rsidR="00712BF3" w:rsidRPr="005424B9" w14:paraId="5E4A7A05"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10A81679" w14:textId="77777777" w:rsidR="00712BF3" w:rsidRPr="005424B9" w:rsidRDefault="00712BF3">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Field</w:t>
            </w:r>
            <w:r w:rsidRPr="005424B9">
              <w:rPr>
                <w:rStyle w:val="eop"/>
                <w:rFonts w:ascii="Calibri" w:hAnsi="Calibri" w:cs="Calibri"/>
                <w:b/>
                <w:bCs/>
                <w:color w:val="FFFFFF"/>
                <w:sz w:val="20"/>
                <w:szCs w:val="20"/>
              </w:rPr>
              <w:t> </w:t>
            </w:r>
          </w:p>
        </w:tc>
        <w:tc>
          <w:tcPr>
            <w:tcW w:w="1213"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1B72CF77" w14:textId="77777777" w:rsidR="00712BF3" w:rsidRPr="005424B9" w:rsidRDefault="00712BF3">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Type</w:t>
            </w:r>
            <w:r w:rsidRPr="005424B9">
              <w:rPr>
                <w:rStyle w:val="eop"/>
                <w:rFonts w:ascii="Calibri" w:hAnsi="Calibri" w:cs="Calibri"/>
                <w:b/>
                <w:bCs/>
                <w:color w:val="FFFFFF"/>
                <w:sz w:val="20"/>
                <w:szCs w:val="20"/>
              </w:rPr>
              <w:t> </w:t>
            </w:r>
          </w:p>
        </w:tc>
        <w:tc>
          <w:tcPr>
            <w:tcW w:w="1233"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1E8DC1DA" w14:textId="77777777" w:rsidR="00712BF3" w:rsidRPr="005424B9" w:rsidRDefault="00712BF3">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Required</w:t>
            </w:r>
            <w:r w:rsidRPr="005424B9">
              <w:rPr>
                <w:rStyle w:val="eop"/>
                <w:rFonts w:ascii="Calibri" w:hAnsi="Calibri" w:cs="Calibri"/>
                <w:b/>
                <w:bCs/>
                <w:color w:val="FFFFFF"/>
                <w:sz w:val="20"/>
                <w:szCs w:val="20"/>
              </w:rPr>
              <w:t> </w:t>
            </w:r>
          </w:p>
        </w:tc>
        <w:tc>
          <w:tcPr>
            <w:tcW w:w="3437"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3F5295D2" w14:textId="77777777" w:rsidR="00712BF3" w:rsidRPr="005424B9" w:rsidRDefault="00712BF3">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Description</w:t>
            </w:r>
            <w:r w:rsidRPr="005424B9">
              <w:rPr>
                <w:rStyle w:val="eop"/>
                <w:rFonts w:ascii="Calibri" w:hAnsi="Calibri" w:cs="Calibri"/>
                <w:b/>
                <w:bCs/>
                <w:color w:val="FFFFFF"/>
                <w:sz w:val="20"/>
                <w:szCs w:val="20"/>
              </w:rPr>
              <w:t> </w:t>
            </w:r>
          </w:p>
        </w:tc>
      </w:tr>
      <w:tr w:rsidR="00EA6C1A" w:rsidRPr="005424B9" w14:paraId="7B02DD69"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hideMark/>
          </w:tcPr>
          <w:p w14:paraId="6A37FEC3" w14:textId="7E8F096A" w:rsidR="00EA6C1A" w:rsidRPr="005424B9" w:rsidRDefault="00EA6C1A" w:rsidP="00EA6C1A">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color w:val="000000"/>
                <w:sz w:val="20"/>
                <w:szCs w:val="20"/>
                <w:lang w:val="en-GB"/>
              </w:rPr>
              <w:t>aidCategory</w:t>
            </w:r>
            <w:r w:rsidRPr="005424B9">
              <w:rPr>
                <w:rFonts w:ascii="Calibri" w:hAnsi="Calibri" w:cs="Calibri"/>
                <w:color w:val="000000"/>
                <w:sz w:val="20"/>
                <w:szCs w:val="20"/>
              </w:rPr>
              <w:t> </w:t>
            </w:r>
          </w:p>
        </w:tc>
        <w:tc>
          <w:tcPr>
            <w:tcW w:w="1213" w:type="dxa"/>
            <w:tcBorders>
              <w:top w:val="single" w:sz="6" w:space="0" w:color="auto"/>
              <w:left w:val="single" w:sz="6" w:space="0" w:color="auto"/>
              <w:bottom w:val="single" w:sz="6" w:space="0" w:color="auto"/>
              <w:right w:val="single" w:sz="6" w:space="0" w:color="auto"/>
            </w:tcBorders>
            <w:hideMark/>
          </w:tcPr>
          <w:p w14:paraId="01355CBB" w14:textId="527F352B" w:rsidR="00EA6C1A" w:rsidRPr="005424B9" w:rsidRDefault="25586467" w:rsidP="00EA6C1A">
            <w:pPr>
              <w:pStyle w:val="paragraph"/>
              <w:spacing w:before="0" w:beforeAutospacing="0" w:after="0" w:afterAutospacing="0"/>
              <w:textAlignment w:val="baseline"/>
              <w:rPr>
                <w:rFonts w:ascii="Calibri" w:hAnsi="Calibri" w:cs="Calibri"/>
                <w:sz w:val="20"/>
                <w:szCs w:val="20"/>
              </w:rPr>
            </w:pPr>
            <w:r w:rsidRPr="093872E5">
              <w:rPr>
                <w:rFonts w:ascii="Calibri" w:hAnsi="Calibri" w:cs="Calibri"/>
                <w:color w:val="000000" w:themeColor="text1"/>
                <w:sz w:val="20"/>
                <w:szCs w:val="20"/>
              </w:rPr>
              <w:t>String</w:t>
            </w:r>
          </w:p>
        </w:tc>
        <w:tc>
          <w:tcPr>
            <w:tcW w:w="1233" w:type="dxa"/>
            <w:tcBorders>
              <w:top w:val="single" w:sz="6" w:space="0" w:color="auto"/>
              <w:left w:val="single" w:sz="6" w:space="0" w:color="auto"/>
              <w:bottom w:val="single" w:sz="6" w:space="0" w:color="auto"/>
              <w:right w:val="single" w:sz="6" w:space="0" w:color="auto"/>
            </w:tcBorders>
            <w:hideMark/>
          </w:tcPr>
          <w:p w14:paraId="773315E5" w14:textId="1800A5AF" w:rsidR="00EA6C1A" w:rsidRPr="005424B9" w:rsidRDefault="00EA6C1A" w:rsidP="00EA6C1A">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color w:val="000000"/>
                <w:sz w:val="20"/>
                <w:szCs w:val="20"/>
                <w:lang w:val="en-GB"/>
              </w:rPr>
              <w:t>Yes</w:t>
            </w:r>
            <w:r w:rsidRPr="005424B9">
              <w:rPr>
                <w:rFonts w:ascii="Calibri" w:hAnsi="Calibri" w:cs="Calibri"/>
                <w:color w:val="000000"/>
                <w:sz w:val="20"/>
                <w:szCs w:val="20"/>
              </w:rPr>
              <w:t> </w:t>
            </w:r>
          </w:p>
        </w:tc>
        <w:tc>
          <w:tcPr>
            <w:tcW w:w="3437" w:type="dxa"/>
            <w:tcBorders>
              <w:top w:val="single" w:sz="6" w:space="0" w:color="auto"/>
              <w:left w:val="single" w:sz="6" w:space="0" w:color="auto"/>
              <w:bottom w:val="single" w:sz="6" w:space="0" w:color="auto"/>
              <w:right w:val="single" w:sz="6" w:space="0" w:color="auto"/>
            </w:tcBorders>
            <w:hideMark/>
          </w:tcPr>
          <w:p w14:paraId="5DBEBEB0" w14:textId="001D920A" w:rsidR="00EA6C1A" w:rsidRPr="00A86453" w:rsidRDefault="00EA6C1A" w:rsidP="19420413">
            <w:pPr>
              <w:pStyle w:val="paragraph"/>
              <w:spacing w:before="0" w:beforeAutospacing="0" w:after="0" w:afterAutospacing="0"/>
              <w:textAlignment w:val="baseline"/>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Aid Category code of the client is approved/received from VaCMS</w:t>
            </w:r>
          </w:p>
          <w:p w14:paraId="7DDBF996" w14:textId="01F5A37F" w:rsidR="00EA6C1A" w:rsidRPr="005424B9" w:rsidRDefault="61EAEA8D" w:rsidP="00223C2D">
            <w:pPr>
              <w:pStyle w:val="paragraph"/>
              <w:spacing w:before="0" w:beforeAutospacing="0" w:after="0" w:afterAutospacing="0"/>
              <w:textAlignment w:val="baseline"/>
              <w:rPr>
                <w:rFonts w:asciiTheme="majorHAnsi" w:eastAsiaTheme="minorEastAsia" w:hAnsiTheme="majorHAnsi" w:cstheme="majorBidi"/>
              </w:rPr>
            </w:pPr>
            <w:r w:rsidRPr="00A86453">
              <w:rPr>
                <w:rFonts w:ascii="Calibri" w:eastAsia="Calibri" w:hAnsi="Calibri" w:cs="Calibri"/>
                <w:color w:val="000000" w:themeColor="text1"/>
                <w:sz w:val="20"/>
                <w:szCs w:val="20"/>
              </w:rPr>
              <w:t>RT_AidCategories</w:t>
            </w:r>
          </w:p>
        </w:tc>
      </w:tr>
      <w:tr w:rsidR="00EA6C1A" w:rsidRPr="005424B9" w14:paraId="0C8BF733"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hideMark/>
          </w:tcPr>
          <w:p w14:paraId="37F4F0F8" w14:textId="450A2F17" w:rsidR="00EA6C1A" w:rsidRPr="005424B9" w:rsidRDefault="00EA6C1A" w:rsidP="00EA6C1A">
            <w:pPr>
              <w:pStyle w:val="paragraph"/>
              <w:spacing w:before="0" w:beforeAutospacing="0" w:after="0" w:afterAutospacing="0"/>
              <w:textAlignment w:val="baseline"/>
              <w:rPr>
                <w:rFonts w:ascii="Calibri" w:hAnsi="Calibri" w:cs="Calibri"/>
                <w:sz w:val="20"/>
                <w:szCs w:val="20"/>
              </w:rPr>
            </w:pPr>
            <w:r w:rsidRPr="005424B9">
              <w:rPr>
                <w:rFonts w:ascii="Calibri" w:eastAsiaTheme="minorEastAsia" w:hAnsi="Calibri" w:cs="Calibri"/>
                <w:color w:val="000000" w:themeColor="text1"/>
                <w:sz w:val="20"/>
                <w:szCs w:val="20"/>
              </w:rPr>
              <w:t>startDate</w:t>
            </w:r>
          </w:p>
        </w:tc>
        <w:tc>
          <w:tcPr>
            <w:tcW w:w="1213" w:type="dxa"/>
            <w:tcBorders>
              <w:top w:val="single" w:sz="6" w:space="0" w:color="auto"/>
              <w:left w:val="single" w:sz="6" w:space="0" w:color="auto"/>
              <w:bottom w:val="single" w:sz="6" w:space="0" w:color="auto"/>
              <w:right w:val="single" w:sz="6" w:space="0" w:color="auto"/>
            </w:tcBorders>
            <w:hideMark/>
          </w:tcPr>
          <w:p w14:paraId="4ACD1C41" w14:textId="08381C58" w:rsidR="00EA6C1A" w:rsidRPr="005424B9" w:rsidRDefault="00EA6C1A" w:rsidP="00EA6C1A">
            <w:pPr>
              <w:pStyle w:val="paragraph"/>
              <w:spacing w:before="0" w:beforeAutospacing="0" w:after="0" w:afterAutospacing="0"/>
              <w:textAlignment w:val="baseline"/>
              <w:rPr>
                <w:rFonts w:ascii="Calibri" w:hAnsi="Calibri" w:cs="Calibri"/>
                <w:sz w:val="20"/>
                <w:szCs w:val="20"/>
              </w:rPr>
            </w:pPr>
            <w:r w:rsidRPr="005424B9">
              <w:rPr>
                <w:rFonts w:ascii="Calibri" w:eastAsiaTheme="minorEastAsia" w:hAnsi="Calibri" w:cs="Calibri"/>
                <w:color w:val="000000" w:themeColor="text1"/>
                <w:sz w:val="20"/>
                <w:szCs w:val="20"/>
              </w:rPr>
              <w:t>Date</w:t>
            </w:r>
          </w:p>
        </w:tc>
        <w:tc>
          <w:tcPr>
            <w:tcW w:w="1233" w:type="dxa"/>
            <w:tcBorders>
              <w:top w:val="single" w:sz="6" w:space="0" w:color="auto"/>
              <w:left w:val="single" w:sz="6" w:space="0" w:color="auto"/>
              <w:bottom w:val="single" w:sz="6" w:space="0" w:color="auto"/>
              <w:right w:val="single" w:sz="6" w:space="0" w:color="auto"/>
            </w:tcBorders>
            <w:hideMark/>
          </w:tcPr>
          <w:p w14:paraId="39C1D25D" w14:textId="39347DC4" w:rsidR="00EA6C1A" w:rsidRPr="005424B9" w:rsidRDefault="00EA6C1A" w:rsidP="00EA6C1A">
            <w:pPr>
              <w:pStyle w:val="paragraph"/>
              <w:spacing w:before="0" w:beforeAutospacing="0" w:after="0" w:afterAutospacing="0"/>
              <w:textAlignment w:val="baseline"/>
              <w:rPr>
                <w:rFonts w:ascii="Calibri" w:hAnsi="Calibri" w:cs="Calibri"/>
                <w:sz w:val="20"/>
                <w:szCs w:val="20"/>
              </w:rPr>
            </w:pPr>
            <w:r w:rsidRPr="005424B9">
              <w:rPr>
                <w:rFonts w:ascii="Calibri" w:eastAsiaTheme="minorEastAsia" w:hAnsi="Calibri" w:cs="Calibri"/>
                <w:color w:val="000000" w:themeColor="text1"/>
                <w:sz w:val="20"/>
                <w:szCs w:val="20"/>
              </w:rPr>
              <w:t>Yes</w:t>
            </w:r>
          </w:p>
        </w:tc>
        <w:tc>
          <w:tcPr>
            <w:tcW w:w="3437" w:type="dxa"/>
            <w:tcBorders>
              <w:top w:val="single" w:sz="6" w:space="0" w:color="auto"/>
              <w:left w:val="single" w:sz="6" w:space="0" w:color="auto"/>
              <w:bottom w:val="single" w:sz="6" w:space="0" w:color="auto"/>
              <w:right w:val="single" w:sz="6" w:space="0" w:color="auto"/>
            </w:tcBorders>
            <w:hideMark/>
          </w:tcPr>
          <w:p w14:paraId="5BB01113" w14:textId="0E55747B" w:rsidR="00EA6C1A" w:rsidRPr="005424B9" w:rsidRDefault="00EA6C1A" w:rsidP="00EA6C1A">
            <w:pPr>
              <w:pStyle w:val="paragraph"/>
              <w:spacing w:before="0" w:beforeAutospacing="0" w:after="0" w:afterAutospacing="0"/>
              <w:textAlignment w:val="baseline"/>
              <w:rPr>
                <w:rFonts w:ascii="Calibri" w:hAnsi="Calibri" w:cs="Calibri"/>
                <w:sz w:val="20"/>
                <w:szCs w:val="20"/>
              </w:rPr>
            </w:pPr>
            <w:r w:rsidRPr="005424B9">
              <w:rPr>
                <w:rFonts w:ascii="Calibri" w:eastAsiaTheme="minorEastAsia" w:hAnsi="Calibri" w:cs="Calibri"/>
                <w:color w:val="000000" w:themeColor="text1"/>
                <w:sz w:val="20"/>
                <w:szCs w:val="20"/>
              </w:rPr>
              <w:t xml:space="preserve"> Start Date of aid category</w:t>
            </w:r>
          </w:p>
        </w:tc>
      </w:tr>
      <w:tr w:rsidR="00EA6C1A" w:rsidRPr="005424B9" w14:paraId="09584D7E"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hideMark/>
          </w:tcPr>
          <w:p w14:paraId="70970537" w14:textId="662BF0DB" w:rsidR="00EA6C1A" w:rsidRPr="005424B9" w:rsidRDefault="00EA6C1A" w:rsidP="00EA6C1A">
            <w:pPr>
              <w:pStyle w:val="paragraph"/>
              <w:spacing w:before="0" w:beforeAutospacing="0" w:after="0" w:afterAutospacing="0"/>
              <w:textAlignment w:val="baseline"/>
              <w:rPr>
                <w:rFonts w:ascii="Calibri" w:hAnsi="Calibri" w:cs="Calibri"/>
                <w:sz w:val="20"/>
                <w:szCs w:val="20"/>
                <w:lang w:val="en-GB"/>
              </w:rPr>
            </w:pPr>
            <w:r w:rsidRPr="005424B9">
              <w:rPr>
                <w:rFonts w:ascii="Calibri" w:eastAsiaTheme="minorEastAsia" w:hAnsi="Calibri" w:cs="Calibri"/>
                <w:color w:val="000000" w:themeColor="text1"/>
                <w:sz w:val="20"/>
                <w:szCs w:val="20"/>
              </w:rPr>
              <w:t>endDate</w:t>
            </w:r>
          </w:p>
        </w:tc>
        <w:tc>
          <w:tcPr>
            <w:tcW w:w="1213" w:type="dxa"/>
            <w:tcBorders>
              <w:top w:val="single" w:sz="6" w:space="0" w:color="auto"/>
              <w:left w:val="single" w:sz="6" w:space="0" w:color="auto"/>
              <w:bottom w:val="single" w:sz="6" w:space="0" w:color="auto"/>
              <w:right w:val="single" w:sz="6" w:space="0" w:color="auto"/>
            </w:tcBorders>
            <w:hideMark/>
          </w:tcPr>
          <w:p w14:paraId="6CAFF6D4" w14:textId="04B74099" w:rsidR="00EA6C1A" w:rsidRPr="005424B9" w:rsidRDefault="00EA6C1A" w:rsidP="00EA6C1A">
            <w:pPr>
              <w:pStyle w:val="paragraph"/>
              <w:spacing w:before="0" w:beforeAutospacing="0" w:after="0" w:afterAutospacing="0"/>
              <w:textAlignment w:val="baseline"/>
              <w:rPr>
                <w:rFonts w:ascii="Calibri" w:hAnsi="Calibri" w:cs="Calibri"/>
                <w:sz w:val="20"/>
                <w:szCs w:val="20"/>
                <w:lang w:val="en-GB"/>
              </w:rPr>
            </w:pPr>
            <w:r w:rsidRPr="005424B9">
              <w:rPr>
                <w:rFonts w:ascii="Calibri" w:eastAsiaTheme="minorEastAsia" w:hAnsi="Calibri" w:cs="Calibri"/>
                <w:color w:val="000000" w:themeColor="text1"/>
                <w:sz w:val="20"/>
                <w:szCs w:val="20"/>
              </w:rPr>
              <w:t>Date</w:t>
            </w:r>
          </w:p>
        </w:tc>
        <w:tc>
          <w:tcPr>
            <w:tcW w:w="1233" w:type="dxa"/>
            <w:tcBorders>
              <w:top w:val="single" w:sz="6" w:space="0" w:color="auto"/>
              <w:left w:val="single" w:sz="6" w:space="0" w:color="auto"/>
              <w:bottom w:val="single" w:sz="6" w:space="0" w:color="auto"/>
              <w:right w:val="single" w:sz="6" w:space="0" w:color="auto"/>
            </w:tcBorders>
            <w:hideMark/>
          </w:tcPr>
          <w:p w14:paraId="359D19C7" w14:textId="11D1CEA5" w:rsidR="00EA6C1A" w:rsidRPr="005424B9" w:rsidRDefault="00EA6C1A" w:rsidP="00EA6C1A">
            <w:pPr>
              <w:pStyle w:val="paragraph"/>
              <w:spacing w:before="0" w:beforeAutospacing="0" w:after="0" w:afterAutospacing="0"/>
              <w:textAlignment w:val="baseline"/>
              <w:rPr>
                <w:rFonts w:ascii="Calibri" w:hAnsi="Calibri" w:cs="Calibri"/>
                <w:sz w:val="20"/>
                <w:szCs w:val="20"/>
                <w:lang w:val="en-GB"/>
              </w:rPr>
            </w:pPr>
            <w:r w:rsidRPr="005424B9">
              <w:rPr>
                <w:rFonts w:ascii="Calibri" w:eastAsiaTheme="minorEastAsia" w:hAnsi="Calibri" w:cs="Calibri"/>
                <w:color w:val="000000" w:themeColor="text1"/>
                <w:sz w:val="20"/>
                <w:szCs w:val="20"/>
              </w:rPr>
              <w:t>No</w:t>
            </w:r>
          </w:p>
        </w:tc>
        <w:tc>
          <w:tcPr>
            <w:tcW w:w="3437" w:type="dxa"/>
            <w:tcBorders>
              <w:top w:val="single" w:sz="6" w:space="0" w:color="auto"/>
              <w:left w:val="single" w:sz="6" w:space="0" w:color="auto"/>
              <w:bottom w:val="single" w:sz="6" w:space="0" w:color="auto"/>
              <w:right w:val="single" w:sz="6" w:space="0" w:color="auto"/>
            </w:tcBorders>
            <w:hideMark/>
          </w:tcPr>
          <w:p w14:paraId="66F2BD62" w14:textId="31899D23" w:rsidR="00EA6C1A" w:rsidRPr="005424B9" w:rsidRDefault="00EA6C1A" w:rsidP="00EA6C1A">
            <w:pPr>
              <w:pStyle w:val="paragraph"/>
              <w:spacing w:before="0" w:beforeAutospacing="0" w:after="0" w:afterAutospacing="0"/>
              <w:textAlignment w:val="baseline"/>
              <w:rPr>
                <w:rFonts w:ascii="Calibri" w:hAnsi="Calibri" w:cs="Calibri"/>
                <w:sz w:val="20"/>
                <w:szCs w:val="20"/>
                <w:lang w:val="en-GB"/>
              </w:rPr>
            </w:pPr>
            <w:r w:rsidRPr="005424B9">
              <w:rPr>
                <w:rFonts w:ascii="Calibri" w:eastAsiaTheme="minorEastAsia" w:hAnsi="Calibri" w:cs="Calibri"/>
                <w:color w:val="000000" w:themeColor="text1"/>
                <w:sz w:val="20"/>
                <w:szCs w:val="20"/>
              </w:rPr>
              <w:t>End date of aid category</w:t>
            </w:r>
          </w:p>
        </w:tc>
      </w:tr>
      <w:tr w:rsidR="00610AA3" w:rsidRPr="005424B9" w14:paraId="36BE7D9F"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tcPr>
          <w:p w14:paraId="54DD8F15" w14:textId="105DC208" w:rsidR="00610AA3" w:rsidRPr="00470B6D" w:rsidDel="00E2067F" w:rsidRDefault="00610AA3" w:rsidP="31714CD1">
            <w:pPr>
              <w:pStyle w:val="TableText10"/>
              <w:rPr>
                <w:rStyle w:val="normaltextrun"/>
                <w:rFonts w:ascii="Calibri" w:hAnsi="Calibri" w:cs="Calibri"/>
                <w:color w:val="498205"/>
                <w:u w:val="single"/>
                <w:shd w:val="clear" w:color="auto" w:fill="F1BBBD"/>
                <w:lang w:val="en-GB"/>
              </w:rPr>
            </w:pPr>
            <w:r w:rsidRPr="005424B9">
              <w:rPr>
                <w:rFonts w:ascii="Calibri" w:eastAsia="Calibri" w:hAnsi="Calibri" w:cs="Calibri"/>
                <w:color w:val="000000" w:themeColor="text1"/>
                <w:szCs w:val="20"/>
                <w:lang w:val="en-GB"/>
              </w:rPr>
              <w:t>source</w:t>
            </w:r>
          </w:p>
        </w:tc>
        <w:tc>
          <w:tcPr>
            <w:tcW w:w="1213" w:type="dxa"/>
            <w:tcBorders>
              <w:top w:val="single" w:sz="6" w:space="0" w:color="auto"/>
              <w:left w:val="single" w:sz="6" w:space="0" w:color="auto"/>
              <w:bottom w:val="single" w:sz="6" w:space="0" w:color="auto"/>
              <w:right w:val="single" w:sz="6" w:space="0" w:color="auto"/>
            </w:tcBorders>
          </w:tcPr>
          <w:p w14:paraId="52C6F491" w14:textId="77E967A6" w:rsidR="00610AA3" w:rsidRPr="00610AA3" w:rsidRDefault="00610AA3" w:rsidP="31714CD1">
            <w:pPr>
              <w:pStyle w:val="TableText10"/>
              <w:rPr>
                <w:rStyle w:val="normaltextrun"/>
                <w:rFonts w:ascii="Calibri" w:hAnsi="Calibri" w:cs="Calibri"/>
                <w:color w:val="498205"/>
                <w:u w:val="single"/>
                <w:shd w:val="clear" w:color="auto" w:fill="F1BBBD"/>
                <w:lang w:val="en-GB"/>
              </w:rPr>
            </w:pPr>
            <w:r w:rsidRPr="005424B9">
              <w:rPr>
                <w:rFonts w:ascii="Calibri" w:eastAsia="Calibri" w:hAnsi="Calibri" w:cs="Calibri"/>
                <w:color w:val="000000" w:themeColor="text1"/>
                <w:szCs w:val="20"/>
                <w:lang w:val="en-GB"/>
              </w:rPr>
              <w:t>String</w:t>
            </w:r>
          </w:p>
        </w:tc>
        <w:tc>
          <w:tcPr>
            <w:tcW w:w="1233" w:type="dxa"/>
            <w:tcBorders>
              <w:top w:val="single" w:sz="6" w:space="0" w:color="auto"/>
              <w:left w:val="single" w:sz="6" w:space="0" w:color="auto"/>
              <w:bottom w:val="single" w:sz="6" w:space="0" w:color="auto"/>
              <w:right w:val="single" w:sz="6" w:space="0" w:color="auto"/>
            </w:tcBorders>
          </w:tcPr>
          <w:p w14:paraId="35A133A5" w14:textId="503A34BA" w:rsidR="00610AA3" w:rsidRPr="00610AA3" w:rsidRDefault="00610AA3" w:rsidP="31714CD1">
            <w:pPr>
              <w:pStyle w:val="TableText10"/>
              <w:rPr>
                <w:rStyle w:val="normaltextrun"/>
                <w:rFonts w:ascii="Calibri" w:hAnsi="Calibri" w:cs="Calibri"/>
                <w:color w:val="498205"/>
                <w:u w:val="single"/>
                <w:shd w:val="clear" w:color="auto" w:fill="F1BBBD"/>
                <w:lang w:val="en-GB"/>
              </w:rPr>
            </w:pPr>
            <w:r w:rsidRPr="005424B9">
              <w:rPr>
                <w:rFonts w:ascii="Calibri" w:eastAsia="Calibri" w:hAnsi="Calibri" w:cs="Calibri"/>
                <w:color w:val="000000" w:themeColor="text1"/>
                <w:szCs w:val="20"/>
                <w:lang w:val="en-GB"/>
              </w:rPr>
              <w:t>Yes</w:t>
            </w:r>
          </w:p>
        </w:tc>
        <w:tc>
          <w:tcPr>
            <w:tcW w:w="3437" w:type="dxa"/>
            <w:tcBorders>
              <w:top w:val="single" w:sz="6" w:space="0" w:color="auto"/>
              <w:left w:val="single" w:sz="6" w:space="0" w:color="auto"/>
              <w:bottom w:val="single" w:sz="6" w:space="0" w:color="auto"/>
              <w:right w:val="single" w:sz="6" w:space="0" w:color="auto"/>
            </w:tcBorders>
          </w:tcPr>
          <w:p w14:paraId="24487964" w14:textId="77777777" w:rsidR="000A04C8" w:rsidRPr="008E69F0" w:rsidRDefault="1EF0C44E" w:rsidP="000A04C8">
            <w:pPr>
              <w:pStyle w:val="TableText1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04471A09" w14:textId="746DE6F8" w:rsidR="00610AA3" w:rsidRPr="00610AA3" w:rsidRDefault="09FEB96E" w:rsidP="31714CD1">
            <w:pPr>
              <w:pStyle w:val="TableText10"/>
              <w:rPr>
                <w:rStyle w:val="normaltextrun"/>
                <w:rFonts w:ascii="Calibri" w:hAnsi="Calibri" w:cs="Calibri"/>
                <w:color w:val="498205"/>
                <w:u w:val="single"/>
                <w:shd w:val="clear" w:color="auto" w:fill="F1BBBD"/>
                <w:lang w:val="en-GB"/>
              </w:rPr>
            </w:pPr>
            <w:r w:rsidRPr="5AD8E5F2">
              <w:rPr>
                <w:rFonts w:ascii="Calibri" w:eastAsia="Calibri" w:hAnsi="Calibri" w:cs="Calibri"/>
                <w:lang w:val="en-GB"/>
              </w:rPr>
              <w:t>Eg: VaCMS</w:t>
            </w:r>
          </w:p>
        </w:tc>
      </w:tr>
      <w:tr w:rsidR="00610AA3" w:rsidRPr="005424B9" w14:paraId="579FA43B"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tcPr>
          <w:p w14:paraId="44E61900" w14:textId="406304F7" w:rsidR="00610AA3" w:rsidRPr="00470B6D" w:rsidDel="00E2067F" w:rsidRDefault="0645EF73" w:rsidP="31714CD1">
            <w:pPr>
              <w:pStyle w:val="TableText10"/>
              <w:rPr>
                <w:rStyle w:val="normaltextrun"/>
                <w:rFonts w:ascii="Calibri" w:hAnsi="Calibri" w:cs="Calibri"/>
                <w:color w:val="498205"/>
                <w:u w:val="single"/>
                <w:shd w:val="clear" w:color="auto" w:fill="F1BBBD"/>
                <w:lang w:val="en-GB"/>
              </w:rPr>
            </w:pPr>
            <w:r w:rsidRPr="5AD8E5F2">
              <w:rPr>
                <w:rFonts w:ascii="Calibri" w:eastAsiaTheme="majorEastAsia" w:hAnsi="Calibri" w:cs="Calibri"/>
                <w:lang w:val="en-GB"/>
              </w:rPr>
              <w:t>updateSw</w:t>
            </w:r>
          </w:p>
        </w:tc>
        <w:tc>
          <w:tcPr>
            <w:tcW w:w="1213" w:type="dxa"/>
            <w:tcBorders>
              <w:top w:val="single" w:sz="6" w:space="0" w:color="auto"/>
              <w:left w:val="single" w:sz="6" w:space="0" w:color="auto"/>
              <w:bottom w:val="single" w:sz="6" w:space="0" w:color="auto"/>
              <w:right w:val="single" w:sz="6" w:space="0" w:color="auto"/>
            </w:tcBorders>
          </w:tcPr>
          <w:p w14:paraId="4A59DF7A" w14:textId="19D9D1DD" w:rsidR="00610AA3" w:rsidRPr="00610AA3" w:rsidRDefault="00610AA3" w:rsidP="31714CD1">
            <w:pPr>
              <w:pStyle w:val="TableText10"/>
              <w:rPr>
                <w:rStyle w:val="normaltextrun"/>
                <w:rFonts w:ascii="Calibri" w:hAnsi="Calibri" w:cs="Calibri"/>
                <w:color w:val="498205"/>
                <w:u w:val="single"/>
                <w:shd w:val="clear" w:color="auto" w:fill="F1BBBD"/>
                <w:lang w:val="en-GB"/>
              </w:rPr>
            </w:pPr>
            <w:r w:rsidRPr="005424B9">
              <w:rPr>
                <w:rFonts w:ascii="Calibri" w:eastAsiaTheme="majorEastAsia" w:hAnsi="Calibri" w:cs="Calibri"/>
                <w:color w:val="000000" w:themeColor="text1"/>
                <w:szCs w:val="20"/>
                <w:lang w:val="en-GB"/>
              </w:rPr>
              <w:t>String</w:t>
            </w:r>
          </w:p>
        </w:tc>
        <w:tc>
          <w:tcPr>
            <w:tcW w:w="1233" w:type="dxa"/>
            <w:tcBorders>
              <w:top w:val="single" w:sz="6" w:space="0" w:color="auto"/>
              <w:left w:val="single" w:sz="6" w:space="0" w:color="auto"/>
              <w:bottom w:val="single" w:sz="6" w:space="0" w:color="auto"/>
              <w:right w:val="single" w:sz="6" w:space="0" w:color="auto"/>
            </w:tcBorders>
          </w:tcPr>
          <w:p w14:paraId="74DF3A49" w14:textId="5454B82B" w:rsidR="00610AA3" w:rsidRPr="00610AA3" w:rsidRDefault="00610AA3" w:rsidP="31714CD1">
            <w:pPr>
              <w:pStyle w:val="TableText10"/>
              <w:rPr>
                <w:rStyle w:val="normaltextrun"/>
                <w:rFonts w:ascii="Calibri" w:hAnsi="Calibri" w:cs="Calibri"/>
                <w:color w:val="498205"/>
                <w:u w:val="single"/>
                <w:shd w:val="clear" w:color="auto" w:fill="F1BBBD"/>
                <w:lang w:val="en-GB"/>
              </w:rPr>
            </w:pPr>
            <w:r w:rsidRPr="005424B9">
              <w:rPr>
                <w:rFonts w:ascii="Calibri" w:eastAsiaTheme="majorEastAsia" w:hAnsi="Calibri" w:cs="Calibri"/>
                <w:color w:val="000000" w:themeColor="text1"/>
                <w:szCs w:val="20"/>
                <w:lang w:val="en-GB"/>
              </w:rPr>
              <w:t>No</w:t>
            </w:r>
          </w:p>
        </w:tc>
        <w:tc>
          <w:tcPr>
            <w:tcW w:w="3437" w:type="dxa"/>
            <w:tcBorders>
              <w:top w:val="single" w:sz="6" w:space="0" w:color="auto"/>
              <w:left w:val="single" w:sz="6" w:space="0" w:color="auto"/>
              <w:bottom w:val="single" w:sz="6" w:space="0" w:color="auto"/>
              <w:right w:val="single" w:sz="6" w:space="0" w:color="auto"/>
            </w:tcBorders>
          </w:tcPr>
          <w:p w14:paraId="7E9228F8" w14:textId="77777777" w:rsidR="004C2BEC" w:rsidRDefault="004C2BEC" w:rsidP="004C2BEC">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32CC0319" w14:textId="26AFA740" w:rsidR="00610AA3" w:rsidRPr="00610AA3" w:rsidRDefault="004C2BEC" w:rsidP="31714CD1">
            <w:pPr>
              <w:pStyle w:val="TableText10"/>
              <w:rPr>
                <w:rStyle w:val="normaltextrun"/>
                <w:rFonts w:ascii="Calibri" w:hAnsi="Calibri" w:cs="Calibri"/>
                <w:color w:val="498205"/>
                <w:u w:val="single"/>
                <w:shd w:val="clear" w:color="auto" w:fill="F1BBBD"/>
                <w:lang w:val="en-GB"/>
              </w:rPr>
            </w:pPr>
            <w:r w:rsidRPr="0012190D">
              <w:rPr>
                <w:rFonts w:ascii="Calibri" w:eastAsia="Calibri" w:hAnsi="Calibri" w:cs="Calibri"/>
                <w:color w:val="000000" w:themeColor="text1"/>
              </w:rPr>
              <w:t>E.g.: 'Yes'/'No'</w:t>
            </w:r>
          </w:p>
        </w:tc>
      </w:tr>
      <w:tr w:rsidR="00610AA3" w:rsidRPr="005424B9" w14:paraId="217A5D16"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tcPr>
          <w:p w14:paraId="226C5695" w14:textId="6D5ABB90" w:rsidR="00610AA3" w:rsidRPr="00470B6D" w:rsidDel="00E2067F" w:rsidRDefault="00610AA3" w:rsidP="31714CD1">
            <w:pPr>
              <w:pStyle w:val="TableText10"/>
              <w:rPr>
                <w:rStyle w:val="normaltextrun"/>
                <w:rFonts w:ascii="Calibri" w:hAnsi="Calibri" w:cs="Calibri"/>
                <w:color w:val="498205"/>
                <w:u w:val="single"/>
                <w:shd w:val="clear" w:color="auto" w:fill="F1BBBD"/>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213" w:type="dxa"/>
            <w:tcBorders>
              <w:top w:val="single" w:sz="6" w:space="0" w:color="auto"/>
              <w:left w:val="single" w:sz="6" w:space="0" w:color="auto"/>
              <w:bottom w:val="single" w:sz="6" w:space="0" w:color="auto"/>
              <w:right w:val="single" w:sz="6" w:space="0" w:color="auto"/>
            </w:tcBorders>
          </w:tcPr>
          <w:p w14:paraId="3142623A" w14:textId="4CDA786D" w:rsidR="00610AA3" w:rsidRPr="00610AA3" w:rsidRDefault="00610AA3" w:rsidP="31714CD1">
            <w:pPr>
              <w:pStyle w:val="TableText10"/>
              <w:rPr>
                <w:rStyle w:val="normaltextrun"/>
                <w:rFonts w:ascii="Calibri" w:hAnsi="Calibri" w:cs="Calibri"/>
                <w:color w:val="498205"/>
                <w:u w:val="single"/>
                <w:shd w:val="clear" w:color="auto" w:fill="F1BBBD"/>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1233" w:type="dxa"/>
            <w:tcBorders>
              <w:top w:val="single" w:sz="6" w:space="0" w:color="auto"/>
              <w:left w:val="single" w:sz="6" w:space="0" w:color="auto"/>
              <w:bottom w:val="single" w:sz="6" w:space="0" w:color="auto"/>
              <w:right w:val="single" w:sz="6" w:space="0" w:color="auto"/>
            </w:tcBorders>
          </w:tcPr>
          <w:p w14:paraId="5ABF2B94" w14:textId="744AC3D6" w:rsidR="00610AA3" w:rsidRPr="00610AA3" w:rsidRDefault="00610AA3" w:rsidP="31714CD1">
            <w:pPr>
              <w:pStyle w:val="TableText10"/>
              <w:rPr>
                <w:rStyle w:val="normaltextrun"/>
                <w:rFonts w:ascii="Calibri" w:hAnsi="Calibri" w:cs="Calibri"/>
                <w:color w:val="498205"/>
                <w:u w:val="single"/>
                <w:shd w:val="clear" w:color="auto" w:fill="F1BBBD"/>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3437" w:type="dxa"/>
            <w:tcBorders>
              <w:top w:val="single" w:sz="6" w:space="0" w:color="auto"/>
              <w:left w:val="single" w:sz="6" w:space="0" w:color="auto"/>
              <w:bottom w:val="single" w:sz="6" w:space="0" w:color="auto"/>
              <w:right w:val="single" w:sz="6" w:space="0" w:color="auto"/>
            </w:tcBorders>
          </w:tcPr>
          <w:p w14:paraId="72F7A4CE" w14:textId="45E4B541" w:rsidR="00610AA3" w:rsidRPr="00610AA3" w:rsidRDefault="003F7B27" w:rsidP="31714CD1">
            <w:pPr>
              <w:pStyle w:val="TableText10"/>
              <w:rPr>
                <w:rStyle w:val="normaltextrun"/>
                <w:rFonts w:ascii="Calibri" w:hAnsi="Calibri" w:cs="Calibri"/>
                <w:color w:val="498205"/>
                <w:u w:val="single"/>
                <w:shd w:val="clear" w:color="auto" w:fill="F1BBBD"/>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6654B19B" w:rsidRPr="005424B9" w14:paraId="6D878300" w14:textId="77777777" w:rsidTr="5AD8E5F2">
        <w:trPr>
          <w:trHeight w:val="300"/>
        </w:trPr>
        <w:tc>
          <w:tcPr>
            <w:tcW w:w="3657" w:type="dxa"/>
            <w:tcBorders>
              <w:top w:val="single" w:sz="6" w:space="0" w:color="auto"/>
              <w:left w:val="single" w:sz="6" w:space="0" w:color="auto"/>
              <w:bottom w:val="single" w:sz="6" w:space="0" w:color="auto"/>
              <w:right w:val="single" w:sz="6" w:space="0" w:color="auto"/>
            </w:tcBorders>
          </w:tcPr>
          <w:p w14:paraId="23E0C9DB" w14:textId="0369DDA6"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applicationSource</w:t>
            </w:r>
          </w:p>
        </w:tc>
        <w:tc>
          <w:tcPr>
            <w:tcW w:w="1213" w:type="dxa"/>
            <w:tcBorders>
              <w:top w:val="single" w:sz="6" w:space="0" w:color="auto"/>
              <w:left w:val="single" w:sz="6" w:space="0" w:color="auto"/>
              <w:bottom w:val="single" w:sz="6" w:space="0" w:color="auto"/>
              <w:right w:val="single" w:sz="6" w:space="0" w:color="auto"/>
            </w:tcBorders>
          </w:tcPr>
          <w:p w14:paraId="2E4FCC0D" w14:textId="2C9215B0"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233" w:type="dxa"/>
            <w:tcBorders>
              <w:top w:val="single" w:sz="6" w:space="0" w:color="auto"/>
              <w:left w:val="single" w:sz="6" w:space="0" w:color="auto"/>
              <w:bottom w:val="single" w:sz="6" w:space="0" w:color="auto"/>
              <w:right w:val="single" w:sz="6" w:space="0" w:color="auto"/>
            </w:tcBorders>
          </w:tcPr>
          <w:p w14:paraId="2A05CA8F" w14:textId="605A7E4D" w:rsidR="6654B19B" w:rsidRDefault="6654B19B"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No</w:t>
            </w:r>
          </w:p>
        </w:tc>
        <w:tc>
          <w:tcPr>
            <w:tcW w:w="3437" w:type="dxa"/>
            <w:tcBorders>
              <w:top w:val="single" w:sz="6" w:space="0" w:color="auto"/>
              <w:left w:val="single" w:sz="6" w:space="0" w:color="auto"/>
              <w:bottom w:val="single" w:sz="6" w:space="0" w:color="auto"/>
              <w:right w:val="single" w:sz="6" w:space="0" w:color="auto"/>
            </w:tcBorders>
          </w:tcPr>
          <w:p w14:paraId="380C30AD" w14:textId="3A407AB0" w:rsidR="6654B19B" w:rsidRDefault="4ADF4A1D" w:rsidP="0AD044C0">
            <w:pPr>
              <w:pStyle w:val="TableText10"/>
              <w:rPr>
                <w:rFonts w:ascii="Calibri" w:eastAsia="Calibri" w:hAnsi="Calibri" w:cs="Calibri"/>
                <w:color w:val="000000" w:themeColor="text1"/>
              </w:rPr>
            </w:pPr>
            <w:r w:rsidRPr="0AD044C0">
              <w:rPr>
                <w:rFonts w:ascii="Calibri" w:eastAsia="Calibri" w:hAnsi="Calibri" w:cs="Calibri"/>
                <w:color w:val="000000" w:themeColor="text1"/>
              </w:rPr>
              <w:t>Application Source. Ex: ‘Paper’,’CommonHelp”,’RDE’.</w:t>
            </w:r>
          </w:p>
        </w:tc>
      </w:tr>
    </w:tbl>
    <w:p w14:paraId="16629FA3" w14:textId="77777777" w:rsidR="00712BF3" w:rsidRPr="005424B9" w:rsidRDefault="00712BF3" w:rsidP="00431200">
      <w:pPr>
        <w:ind w:left="720" w:right="162"/>
        <w:rPr>
          <w:rFonts w:ascii="Calibri" w:hAnsi="Calibri" w:cs="Calibri"/>
          <w:color w:val="000000"/>
          <w:sz w:val="20"/>
          <w:szCs w:val="20"/>
        </w:rPr>
      </w:pPr>
    </w:p>
    <w:p w14:paraId="323BDA49" w14:textId="7DCC0181" w:rsidR="00431200" w:rsidRPr="005424B9" w:rsidRDefault="00431200" w:rsidP="008661F6">
      <w:pPr>
        <w:ind w:right="162"/>
        <w:rPr>
          <w:rFonts w:ascii="Calibri" w:hAnsi="Calibri" w:cs="Calibri"/>
          <w:sz w:val="20"/>
          <w:szCs w:val="20"/>
        </w:rPr>
      </w:pPr>
      <w:r w:rsidRPr="005424B9">
        <w:rPr>
          <w:rFonts w:ascii="Calibri" w:hAnsi="Calibri" w:cs="Calibri"/>
          <w:color w:val="000000"/>
          <w:sz w:val="20"/>
          <w:szCs w:val="20"/>
        </w:rPr>
        <w:t>PhoneDTO:</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7"/>
        <w:gridCol w:w="1423"/>
        <w:gridCol w:w="1350"/>
        <w:gridCol w:w="3960"/>
      </w:tblGrid>
      <w:tr w:rsidR="00431200" w:rsidRPr="005424B9" w14:paraId="087D1D3C" w14:textId="77777777" w:rsidTr="5AD8E5F2">
        <w:trPr>
          <w:cantSplit/>
          <w:tblHeader/>
        </w:trPr>
        <w:tc>
          <w:tcPr>
            <w:tcW w:w="2807" w:type="dxa"/>
            <w:shd w:val="clear" w:color="auto" w:fill="000000" w:themeFill="text1"/>
          </w:tcPr>
          <w:p w14:paraId="3D32038D"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423" w:type="dxa"/>
            <w:shd w:val="clear" w:color="auto" w:fill="000000" w:themeFill="text1"/>
          </w:tcPr>
          <w:p w14:paraId="42BF1AAE"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350" w:type="dxa"/>
            <w:shd w:val="clear" w:color="auto" w:fill="000000" w:themeFill="text1"/>
          </w:tcPr>
          <w:p w14:paraId="386F529D"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960" w:type="dxa"/>
            <w:shd w:val="clear" w:color="auto" w:fill="000000" w:themeFill="text1"/>
          </w:tcPr>
          <w:p w14:paraId="21C11CDD" w14:textId="77777777" w:rsidR="00431200" w:rsidRPr="005424B9" w:rsidRDefault="00431200" w:rsidP="000D596E">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00431200" w:rsidRPr="005424B9" w14:paraId="60B7DF1B"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07" w:type="dxa"/>
            <w:tcBorders>
              <w:top w:val="single" w:sz="4" w:space="0" w:color="auto"/>
              <w:left w:val="single" w:sz="4" w:space="0" w:color="auto"/>
              <w:bottom w:val="single" w:sz="4" w:space="0" w:color="auto"/>
              <w:right w:val="single" w:sz="4" w:space="0" w:color="auto"/>
            </w:tcBorders>
          </w:tcPr>
          <w:p w14:paraId="42D73D32"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phoneType</w:t>
            </w:r>
          </w:p>
        </w:tc>
        <w:tc>
          <w:tcPr>
            <w:tcW w:w="1423" w:type="dxa"/>
            <w:tcBorders>
              <w:top w:val="single" w:sz="4" w:space="0" w:color="auto"/>
              <w:left w:val="single" w:sz="4" w:space="0" w:color="auto"/>
              <w:bottom w:val="single" w:sz="4" w:space="0" w:color="auto"/>
              <w:right w:val="single" w:sz="4" w:space="0" w:color="auto"/>
            </w:tcBorders>
          </w:tcPr>
          <w:p w14:paraId="56537C0F"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5BCB1D92"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1A3A46E1"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eastAsiaTheme="minorHAnsi" w:hAnsi="Calibri" w:cs="Calibri"/>
                <w:color w:val="000000"/>
                <w:szCs w:val="20"/>
              </w:rPr>
              <w:t>Phone type: Mobile, Work, Home</w:t>
            </w:r>
          </w:p>
          <w:p w14:paraId="48BDDB3D" w14:textId="77777777" w:rsidR="00431200" w:rsidRPr="005424B9" w:rsidRDefault="00431200" w:rsidP="000D596E">
            <w:pPr>
              <w:pStyle w:val="TableText10"/>
              <w:rPr>
                <w:rFonts w:ascii="Calibri" w:eastAsiaTheme="minorEastAsia" w:hAnsi="Calibri" w:cs="Calibri"/>
                <w:color w:val="000000" w:themeColor="text1"/>
                <w:szCs w:val="20"/>
              </w:rPr>
            </w:pPr>
            <w:r w:rsidRPr="005424B9">
              <w:rPr>
                <w:rFonts w:ascii="Calibri" w:eastAsiaTheme="minorEastAsia" w:hAnsi="Calibri" w:cs="Calibri"/>
                <w:color w:val="000000" w:themeColor="text1"/>
                <w:szCs w:val="20"/>
              </w:rPr>
              <w:t xml:space="preserve"> </w:t>
            </w:r>
          </w:p>
          <w:p w14:paraId="36908129" w14:textId="2E4E7D59" w:rsidR="00431200" w:rsidRPr="005424B9" w:rsidRDefault="00E06C74" w:rsidP="000D596E">
            <w:pPr>
              <w:pStyle w:val="TableText10"/>
              <w:rPr>
                <w:rFonts w:ascii="Calibri" w:eastAsiaTheme="minorEastAsia" w:hAnsi="Calibri" w:cs="Calibri"/>
                <w:szCs w:val="20"/>
              </w:rPr>
            </w:pPr>
            <w:r w:rsidRPr="005424B9">
              <w:rPr>
                <w:rFonts w:ascii="Calibri" w:hAnsi="Calibri" w:cs="Calibri"/>
                <w:color w:val="000000"/>
                <w:szCs w:val="20"/>
              </w:rPr>
              <w:t>Reference Table</w:t>
            </w:r>
            <w:r w:rsidR="00431200" w:rsidRPr="005424B9">
              <w:rPr>
                <w:rFonts w:ascii="Calibri" w:hAnsi="Calibri" w:cs="Calibri"/>
                <w:color w:val="000000"/>
                <w:szCs w:val="20"/>
              </w:rPr>
              <w:t>: RT_PHONETYPE</w:t>
            </w:r>
          </w:p>
        </w:tc>
      </w:tr>
      <w:tr w:rsidR="00431200" w:rsidRPr="005424B9" w14:paraId="3CB24BD8"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07" w:type="dxa"/>
            <w:tcBorders>
              <w:top w:val="single" w:sz="4" w:space="0" w:color="auto"/>
              <w:left w:val="single" w:sz="4" w:space="0" w:color="auto"/>
              <w:bottom w:val="single" w:sz="4" w:space="0" w:color="auto"/>
              <w:right w:val="single" w:sz="4" w:space="0" w:color="auto"/>
            </w:tcBorders>
          </w:tcPr>
          <w:p w14:paraId="08F6E727"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phoneNumber</w:t>
            </w:r>
          </w:p>
        </w:tc>
        <w:tc>
          <w:tcPr>
            <w:tcW w:w="1423" w:type="dxa"/>
            <w:tcBorders>
              <w:top w:val="single" w:sz="4" w:space="0" w:color="auto"/>
              <w:left w:val="single" w:sz="4" w:space="0" w:color="auto"/>
              <w:bottom w:val="single" w:sz="4" w:space="0" w:color="auto"/>
              <w:right w:val="single" w:sz="4" w:space="0" w:color="auto"/>
            </w:tcBorders>
          </w:tcPr>
          <w:p w14:paraId="030E7C91"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5DCD7F65"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2F9D32CA"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color w:val="000000"/>
                <w:szCs w:val="20"/>
              </w:rPr>
              <w:t>10-digit phone number (digits only)</w:t>
            </w:r>
          </w:p>
        </w:tc>
      </w:tr>
      <w:tr w:rsidR="00F42EE6" w:rsidRPr="005424B9" w:rsidDel="00EF3F26" w14:paraId="5555F838"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807" w:type="dxa"/>
            <w:tcBorders>
              <w:top w:val="single" w:sz="4" w:space="0" w:color="auto"/>
              <w:left w:val="single" w:sz="4" w:space="0" w:color="auto"/>
              <w:bottom w:val="single" w:sz="4" w:space="0" w:color="auto"/>
              <w:right w:val="single" w:sz="4" w:space="0" w:color="auto"/>
            </w:tcBorders>
          </w:tcPr>
          <w:p w14:paraId="27DBCBAC" w14:textId="3BA9A713" w:rsidR="00F42EE6" w:rsidRPr="005424B9" w:rsidRDefault="00F42EE6" w:rsidP="31714CD1">
            <w:pPr>
              <w:pStyle w:val="TableText10"/>
              <w:rPr>
                <w:rFonts w:ascii="Calibri" w:eastAsiaTheme="majorEastAsia" w:hAnsi="Calibri" w:cs="Calibri"/>
                <w:szCs w:val="20"/>
              </w:rPr>
            </w:pPr>
            <w:r w:rsidRPr="005424B9">
              <w:rPr>
                <w:rFonts w:ascii="Calibri" w:eastAsia="Calibri" w:hAnsi="Calibri" w:cs="Calibri"/>
                <w:color w:val="000000" w:themeColor="text1"/>
                <w:szCs w:val="20"/>
                <w:lang w:val="en-GB"/>
              </w:rPr>
              <w:t>source</w:t>
            </w:r>
          </w:p>
        </w:tc>
        <w:tc>
          <w:tcPr>
            <w:tcW w:w="1423" w:type="dxa"/>
            <w:tcBorders>
              <w:top w:val="single" w:sz="4" w:space="0" w:color="auto"/>
              <w:left w:val="single" w:sz="4" w:space="0" w:color="auto"/>
              <w:bottom w:val="single" w:sz="4" w:space="0" w:color="auto"/>
              <w:right w:val="single" w:sz="4" w:space="0" w:color="auto"/>
            </w:tcBorders>
          </w:tcPr>
          <w:p w14:paraId="36213ECE" w14:textId="767B5891" w:rsidR="00F42EE6" w:rsidRPr="005424B9" w:rsidRDefault="00F42EE6" w:rsidP="31714CD1">
            <w:pPr>
              <w:pStyle w:val="TableText10"/>
              <w:rPr>
                <w:rFonts w:ascii="Calibri" w:eastAsiaTheme="majorEastAsia" w:hAnsi="Calibri" w:cs="Calibri"/>
                <w:szCs w:val="20"/>
              </w:rPr>
            </w:pPr>
            <w:r w:rsidRPr="005424B9">
              <w:rPr>
                <w:rFonts w:ascii="Calibri" w:eastAsia="Calibri"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34733CF4" w14:textId="7501BC9E" w:rsidR="00F42EE6" w:rsidRPr="005424B9" w:rsidRDefault="00F42EE6" w:rsidP="31714CD1">
            <w:pPr>
              <w:pStyle w:val="TableText10"/>
              <w:rPr>
                <w:rFonts w:ascii="Calibri" w:eastAsiaTheme="majorEastAsia" w:hAnsi="Calibri" w:cs="Calibri"/>
                <w:szCs w:val="20"/>
              </w:rPr>
            </w:pPr>
            <w:r w:rsidRPr="005424B9">
              <w:rPr>
                <w:rFonts w:ascii="Calibri" w:eastAsia="Calibri" w:hAnsi="Calibri" w:cs="Calibri"/>
                <w:color w:val="000000" w:themeColor="text1"/>
                <w:szCs w:val="20"/>
                <w:lang w:val="en-GB"/>
              </w:rPr>
              <w:t>Yes</w:t>
            </w:r>
          </w:p>
        </w:tc>
        <w:tc>
          <w:tcPr>
            <w:tcW w:w="3960" w:type="dxa"/>
            <w:tcBorders>
              <w:top w:val="single" w:sz="4" w:space="0" w:color="auto"/>
              <w:left w:val="single" w:sz="4" w:space="0" w:color="auto"/>
              <w:bottom w:val="single" w:sz="4" w:space="0" w:color="auto"/>
              <w:right w:val="single" w:sz="4" w:space="0" w:color="auto"/>
            </w:tcBorders>
          </w:tcPr>
          <w:p w14:paraId="6ED60099" w14:textId="77777777" w:rsidR="00D57E2C" w:rsidRPr="008E69F0" w:rsidRDefault="490BC9A1" w:rsidP="00D57E2C">
            <w:pPr>
              <w:pStyle w:val="TableText1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43F6277E" w14:textId="628C21FB" w:rsidR="00F42EE6" w:rsidRPr="005424B9" w:rsidRDefault="01ADB38E" w:rsidP="5AD8E5F2">
            <w:pPr>
              <w:pStyle w:val="TableText10"/>
              <w:rPr>
                <w:rFonts w:ascii="Calibri" w:eastAsiaTheme="majorEastAsia" w:hAnsi="Calibri" w:cs="Calibri"/>
              </w:rPr>
            </w:pPr>
            <w:r w:rsidRPr="5AD8E5F2">
              <w:rPr>
                <w:rFonts w:ascii="Calibri" w:eastAsia="Calibri" w:hAnsi="Calibri" w:cs="Calibri"/>
                <w:lang w:val="en-GB"/>
              </w:rPr>
              <w:t>Eg: VaCMS</w:t>
            </w:r>
          </w:p>
        </w:tc>
      </w:tr>
      <w:tr w:rsidR="00F42EE6" w:rsidRPr="005424B9" w:rsidDel="00EF3F26" w14:paraId="04D32B5F"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807" w:type="dxa"/>
            <w:tcBorders>
              <w:top w:val="single" w:sz="4" w:space="0" w:color="auto"/>
              <w:left w:val="single" w:sz="4" w:space="0" w:color="auto"/>
              <w:bottom w:val="single" w:sz="4" w:space="0" w:color="auto"/>
              <w:right w:val="single" w:sz="4" w:space="0" w:color="auto"/>
            </w:tcBorders>
          </w:tcPr>
          <w:p w14:paraId="5E206850" w14:textId="2153B5DD" w:rsidR="00F42EE6" w:rsidRPr="005424B9" w:rsidRDefault="0645EF73" w:rsidP="5AD8E5F2">
            <w:pPr>
              <w:pStyle w:val="TableText10"/>
              <w:rPr>
                <w:rFonts w:ascii="Calibri" w:eastAsiaTheme="majorEastAsia" w:hAnsi="Calibri" w:cs="Calibri"/>
              </w:rPr>
            </w:pPr>
            <w:r w:rsidRPr="5AD8E5F2">
              <w:rPr>
                <w:rFonts w:ascii="Calibri" w:eastAsiaTheme="majorEastAsia" w:hAnsi="Calibri" w:cs="Calibri"/>
                <w:lang w:val="en-GB"/>
              </w:rPr>
              <w:t>updateSw</w:t>
            </w:r>
          </w:p>
        </w:tc>
        <w:tc>
          <w:tcPr>
            <w:tcW w:w="1423" w:type="dxa"/>
            <w:tcBorders>
              <w:top w:val="single" w:sz="4" w:space="0" w:color="auto"/>
              <w:left w:val="single" w:sz="4" w:space="0" w:color="auto"/>
              <w:bottom w:val="single" w:sz="4" w:space="0" w:color="auto"/>
              <w:right w:val="single" w:sz="4" w:space="0" w:color="auto"/>
            </w:tcBorders>
          </w:tcPr>
          <w:p w14:paraId="1C4EBB74" w14:textId="098FF775" w:rsidR="00F42EE6" w:rsidRPr="005424B9" w:rsidRDefault="00F42EE6" w:rsidP="31714CD1">
            <w:pPr>
              <w:pStyle w:val="TableText10"/>
              <w:rPr>
                <w:rFonts w:ascii="Calibri" w:eastAsiaTheme="majorEastAsia" w:hAnsi="Calibri" w:cs="Calibri"/>
                <w:szCs w:val="20"/>
              </w:rPr>
            </w:pPr>
            <w:r w:rsidRPr="005424B9">
              <w:rPr>
                <w:rFonts w:ascii="Calibri" w:eastAsiaTheme="majorEastAsia"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137A0452" w14:textId="7314ECB6" w:rsidR="00F42EE6" w:rsidRPr="005424B9" w:rsidRDefault="00F42EE6" w:rsidP="31714CD1">
            <w:pPr>
              <w:pStyle w:val="TableText10"/>
              <w:rPr>
                <w:rFonts w:ascii="Calibri" w:eastAsiaTheme="majorEastAsia" w:hAnsi="Calibri" w:cs="Calibri"/>
                <w:szCs w:val="20"/>
              </w:rPr>
            </w:pPr>
            <w:r w:rsidRPr="005424B9">
              <w:rPr>
                <w:rFonts w:ascii="Calibri" w:eastAsiaTheme="majorEastAsia" w:hAnsi="Calibri" w:cs="Calibri"/>
                <w:color w:val="000000" w:themeColor="text1"/>
                <w:szCs w:val="20"/>
                <w:lang w:val="en-GB"/>
              </w:rPr>
              <w:t>No</w:t>
            </w:r>
          </w:p>
        </w:tc>
        <w:tc>
          <w:tcPr>
            <w:tcW w:w="3960" w:type="dxa"/>
            <w:tcBorders>
              <w:top w:val="single" w:sz="4" w:space="0" w:color="auto"/>
              <w:left w:val="single" w:sz="4" w:space="0" w:color="auto"/>
              <w:bottom w:val="single" w:sz="4" w:space="0" w:color="auto"/>
              <w:right w:val="single" w:sz="4" w:space="0" w:color="auto"/>
            </w:tcBorders>
          </w:tcPr>
          <w:p w14:paraId="02B55465" w14:textId="77777777" w:rsidR="004C2BEC" w:rsidRDefault="004C2BEC" w:rsidP="004C2BEC">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4B047396" w14:textId="60B0EB52" w:rsidR="00F42EE6" w:rsidRPr="005424B9" w:rsidRDefault="004C2BEC" w:rsidP="31714CD1">
            <w:pPr>
              <w:pStyle w:val="TableText10"/>
              <w:rPr>
                <w:rFonts w:ascii="Calibri" w:eastAsiaTheme="majorEastAsia" w:hAnsi="Calibri" w:cs="Calibri"/>
                <w:szCs w:val="20"/>
              </w:rPr>
            </w:pPr>
            <w:r w:rsidRPr="0012190D">
              <w:rPr>
                <w:rFonts w:ascii="Calibri" w:eastAsia="Calibri" w:hAnsi="Calibri" w:cs="Calibri"/>
                <w:color w:val="000000" w:themeColor="text1"/>
              </w:rPr>
              <w:t>E.g.: 'Yes'/'No'</w:t>
            </w:r>
          </w:p>
        </w:tc>
      </w:tr>
      <w:tr w:rsidR="00F42EE6" w:rsidRPr="005424B9" w:rsidDel="00EF3F26" w14:paraId="0B209CAE"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807" w:type="dxa"/>
            <w:tcBorders>
              <w:top w:val="single" w:sz="4" w:space="0" w:color="auto"/>
              <w:left w:val="single" w:sz="4" w:space="0" w:color="auto"/>
              <w:bottom w:val="single" w:sz="4" w:space="0" w:color="auto"/>
              <w:right w:val="single" w:sz="4" w:space="0" w:color="auto"/>
            </w:tcBorders>
          </w:tcPr>
          <w:p w14:paraId="343381E0" w14:textId="07971A99" w:rsidR="00F42EE6" w:rsidRPr="005424B9" w:rsidRDefault="00F42EE6" w:rsidP="31714CD1">
            <w:pPr>
              <w:pStyle w:val="TableText10"/>
              <w:rPr>
                <w:rFonts w:ascii="Calibri" w:eastAsiaTheme="majorEastAsia" w:hAnsi="Calibri" w:cs="Calibri"/>
                <w:szCs w:val="20"/>
              </w:rPr>
            </w:pPr>
            <w:r w:rsidRPr="005424B9">
              <w:rPr>
                <w:rFonts w:ascii="Calibri" w:eastAsiaTheme="majorEastAsia" w:hAnsi="Calibri" w:cs="Calibri"/>
                <w:szCs w:val="20"/>
              </w:rPr>
              <w:t xml:space="preserve">vaCMSSequenceNum </w:t>
            </w:r>
            <w:r w:rsidRPr="005424B9">
              <w:rPr>
                <w:rFonts w:ascii="Calibri" w:eastAsiaTheme="majorEastAsia" w:hAnsi="Calibri" w:cs="Calibri"/>
                <w:szCs w:val="20"/>
                <w:lang w:val="en-GB"/>
              </w:rPr>
              <w:t>  </w:t>
            </w:r>
          </w:p>
        </w:tc>
        <w:tc>
          <w:tcPr>
            <w:tcW w:w="1423" w:type="dxa"/>
            <w:tcBorders>
              <w:top w:val="single" w:sz="4" w:space="0" w:color="auto"/>
              <w:left w:val="single" w:sz="4" w:space="0" w:color="auto"/>
              <w:bottom w:val="single" w:sz="4" w:space="0" w:color="auto"/>
              <w:right w:val="single" w:sz="4" w:space="0" w:color="auto"/>
            </w:tcBorders>
          </w:tcPr>
          <w:p w14:paraId="370A4837" w14:textId="4AE416F4" w:rsidR="00F42EE6" w:rsidRPr="005424B9" w:rsidRDefault="00F42EE6" w:rsidP="31714CD1">
            <w:pPr>
              <w:pStyle w:val="TableText10"/>
              <w:rPr>
                <w:rFonts w:ascii="Calibri" w:eastAsiaTheme="majorEastAsia" w:hAnsi="Calibri" w:cs="Calibri"/>
                <w:szCs w:val="20"/>
              </w:rPr>
            </w:pPr>
            <w:r w:rsidRPr="005424B9">
              <w:rPr>
                <w:rFonts w:ascii="Calibri" w:eastAsiaTheme="majorEastAsia" w:hAnsi="Calibri" w:cs="Calibri"/>
                <w:szCs w:val="20"/>
              </w:rPr>
              <w:t>String</w:t>
            </w:r>
            <w:r w:rsidRPr="005424B9">
              <w:rPr>
                <w:rFonts w:ascii="Calibri" w:eastAsiaTheme="majorEastAsia" w:hAnsi="Calibri" w:cs="Calibri"/>
                <w:szCs w:val="20"/>
                <w:lang w:val="en-GB"/>
              </w:rPr>
              <w:t>  </w:t>
            </w:r>
          </w:p>
        </w:tc>
        <w:tc>
          <w:tcPr>
            <w:tcW w:w="1350" w:type="dxa"/>
            <w:tcBorders>
              <w:top w:val="single" w:sz="4" w:space="0" w:color="auto"/>
              <w:left w:val="single" w:sz="4" w:space="0" w:color="auto"/>
              <w:bottom w:val="single" w:sz="4" w:space="0" w:color="auto"/>
              <w:right w:val="single" w:sz="4" w:space="0" w:color="auto"/>
            </w:tcBorders>
          </w:tcPr>
          <w:p w14:paraId="208137A8" w14:textId="2B517166" w:rsidR="00F42EE6" w:rsidRPr="005424B9" w:rsidRDefault="00F42EE6" w:rsidP="31714CD1">
            <w:pPr>
              <w:pStyle w:val="TableText10"/>
              <w:rPr>
                <w:rFonts w:ascii="Calibri" w:eastAsiaTheme="majorEastAsia" w:hAnsi="Calibri" w:cs="Calibri"/>
                <w:szCs w:val="20"/>
              </w:rPr>
            </w:pPr>
            <w:r w:rsidRPr="005424B9">
              <w:rPr>
                <w:rFonts w:ascii="Calibri" w:eastAsiaTheme="majorEastAsia" w:hAnsi="Calibri" w:cs="Calibri"/>
                <w:szCs w:val="20"/>
              </w:rPr>
              <w:t>Yes</w:t>
            </w:r>
            <w:r w:rsidRPr="005424B9">
              <w:rPr>
                <w:rFonts w:ascii="Calibri" w:eastAsiaTheme="majorEastAsia" w:hAnsi="Calibri" w:cs="Calibri"/>
                <w:szCs w:val="20"/>
                <w:lang w:val="en-GB"/>
              </w:rPr>
              <w:t>  </w:t>
            </w:r>
          </w:p>
        </w:tc>
        <w:tc>
          <w:tcPr>
            <w:tcW w:w="3960" w:type="dxa"/>
            <w:tcBorders>
              <w:top w:val="single" w:sz="4" w:space="0" w:color="auto"/>
              <w:left w:val="single" w:sz="4" w:space="0" w:color="auto"/>
              <w:bottom w:val="single" w:sz="4" w:space="0" w:color="auto"/>
              <w:right w:val="single" w:sz="4" w:space="0" w:color="auto"/>
            </w:tcBorders>
          </w:tcPr>
          <w:p w14:paraId="1840DB0F" w14:textId="0CD7E430" w:rsidR="00F42EE6" w:rsidRPr="005424B9" w:rsidRDefault="003F7B27" w:rsidP="31714CD1">
            <w:pPr>
              <w:pStyle w:val="TableText10"/>
              <w:rPr>
                <w:rFonts w:ascii="Calibri" w:eastAsiaTheme="majorEastAsia" w:hAnsi="Calibri" w:cs="Calibri"/>
                <w:szCs w:val="20"/>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7D0B6F24" w14:textId="67685D96" w:rsidR="5AD8E5F2" w:rsidRDefault="5AD8E5F2"/>
    <w:p w14:paraId="1F147CDB" w14:textId="77777777" w:rsidR="00431200" w:rsidRPr="005424B9" w:rsidRDefault="00431200" w:rsidP="00431200">
      <w:pPr>
        <w:ind w:left="720" w:right="162"/>
        <w:rPr>
          <w:rFonts w:ascii="Calibri" w:hAnsi="Calibri" w:cs="Calibri"/>
          <w:sz w:val="20"/>
          <w:szCs w:val="20"/>
        </w:rPr>
      </w:pPr>
    </w:p>
    <w:p w14:paraId="700699CC" w14:textId="212978D4" w:rsidR="00431200" w:rsidRPr="005424B9" w:rsidRDefault="75ACDC7B" w:rsidP="5AD8E5F2">
      <w:pPr>
        <w:ind w:right="162"/>
        <w:rPr>
          <w:rFonts w:ascii="Calibri" w:hAnsi="Calibri" w:cs="Calibri"/>
          <w:color w:val="000000" w:themeColor="text1"/>
          <w:sz w:val="20"/>
          <w:szCs w:val="20"/>
        </w:rPr>
      </w:pPr>
      <w:r w:rsidRPr="5AD8E5F2">
        <w:rPr>
          <w:rFonts w:ascii="Calibri" w:hAnsi="Calibri" w:cs="Calibri"/>
          <w:color w:val="000000" w:themeColor="text1"/>
          <w:sz w:val="20"/>
          <w:szCs w:val="20"/>
        </w:rPr>
        <w:t>AddressDTO:</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0"/>
        <w:gridCol w:w="1440"/>
        <w:gridCol w:w="1350"/>
        <w:gridCol w:w="3960"/>
      </w:tblGrid>
      <w:tr w:rsidR="00431200" w:rsidRPr="005424B9" w14:paraId="1BA4FF59" w14:textId="77777777" w:rsidTr="5AD8E5F2">
        <w:trPr>
          <w:cantSplit/>
          <w:tblHeader/>
        </w:trPr>
        <w:tc>
          <w:tcPr>
            <w:tcW w:w="2790" w:type="dxa"/>
            <w:shd w:val="clear" w:color="auto" w:fill="000000" w:themeFill="text1"/>
          </w:tcPr>
          <w:p w14:paraId="6CF57738"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1440" w:type="dxa"/>
            <w:shd w:val="clear" w:color="auto" w:fill="000000" w:themeFill="text1"/>
          </w:tcPr>
          <w:p w14:paraId="1FEBA05F"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350" w:type="dxa"/>
            <w:shd w:val="clear" w:color="auto" w:fill="000000" w:themeFill="text1"/>
          </w:tcPr>
          <w:p w14:paraId="2D742E43"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960" w:type="dxa"/>
            <w:shd w:val="clear" w:color="auto" w:fill="000000" w:themeFill="text1"/>
          </w:tcPr>
          <w:p w14:paraId="5D1F7A55"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5DA17518"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23E4C576"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addressType</w:t>
            </w:r>
          </w:p>
        </w:tc>
        <w:tc>
          <w:tcPr>
            <w:tcW w:w="1440" w:type="dxa"/>
            <w:tcBorders>
              <w:top w:val="single" w:sz="4" w:space="0" w:color="auto"/>
              <w:left w:val="single" w:sz="4" w:space="0" w:color="auto"/>
              <w:bottom w:val="single" w:sz="4" w:space="0" w:color="auto"/>
              <w:right w:val="single" w:sz="4" w:space="0" w:color="auto"/>
            </w:tcBorders>
          </w:tcPr>
          <w:p w14:paraId="1A780853"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09E4246F"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1845EC73" w14:textId="77777777" w:rsidR="005D597C" w:rsidRPr="005424B9" w:rsidRDefault="005D597C" w:rsidP="005D597C">
            <w:pPr>
              <w:pStyle w:val="TableText10"/>
              <w:rPr>
                <w:rFonts w:ascii="Calibri" w:hAnsi="Calibri" w:cs="Calibri"/>
                <w:color w:val="000000"/>
                <w:szCs w:val="20"/>
              </w:rPr>
            </w:pPr>
            <w:r w:rsidRPr="005424B9">
              <w:rPr>
                <w:rFonts w:ascii="Calibri" w:hAnsi="Calibri" w:cs="Calibri"/>
                <w:color w:val="000000"/>
                <w:szCs w:val="20"/>
              </w:rPr>
              <w:t>Address type: Physical or Mailing</w:t>
            </w:r>
          </w:p>
          <w:p w14:paraId="1056665B" w14:textId="4EB65235" w:rsidR="00431200" w:rsidRPr="005424B9" w:rsidRDefault="005D597C" w:rsidP="005D597C">
            <w:pPr>
              <w:pStyle w:val="TableText10"/>
              <w:rPr>
                <w:rFonts w:ascii="Calibri" w:eastAsiaTheme="minorHAnsi" w:hAnsi="Calibri" w:cs="Calibri"/>
                <w:szCs w:val="20"/>
              </w:rPr>
            </w:pPr>
            <w:r w:rsidRPr="005424B9">
              <w:rPr>
                <w:rFonts w:ascii="Calibri" w:hAnsi="Calibri" w:cs="Calibri"/>
                <w:color w:val="000000"/>
                <w:szCs w:val="20"/>
              </w:rPr>
              <w:t>Reference table: RT_ADDRESSTYPE</w:t>
            </w:r>
          </w:p>
        </w:tc>
      </w:tr>
      <w:tr w:rsidR="00431200" w:rsidRPr="005424B9" w14:paraId="30006629"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1615F0DD"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addressLine1</w:t>
            </w:r>
          </w:p>
        </w:tc>
        <w:tc>
          <w:tcPr>
            <w:tcW w:w="1440" w:type="dxa"/>
            <w:tcBorders>
              <w:top w:val="single" w:sz="4" w:space="0" w:color="auto"/>
              <w:left w:val="single" w:sz="4" w:space="0" w:color="auto"/>
              <w:bottom w:val="single" w:sz="4" w:space="0" w:color="auto"/>
              <w:right w:val="single" w:sz="4" w:space="0" w:color="auto"/>
            </w:tcBorders>
          </w:tcPr>
          <w:p w14:paraId="62C60B46"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62AB7716"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67046E17"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Street address line 1</w:t>
            </w:r>
          </w:p>
        </w:tc>
      </w:tr>
      <w:tr w:rsidR="00431200" w:rsidRPr="005424B9" w14:paraId="6DEF6862"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1A5C0BC3"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addressLine2</w:t>
            </w:r>
          </w:p>
        </w:tc>
        <w:tc>
          <w:tcPr>
            <w:tcW w:w="1440" w:type="dxa"/>
            <w:tcBorders>
              <w:top w:val="single" w:sz="4" w:space="0" w:color="auto"/>
              <w:left w:val="single" w:sz="4" w:space="0" w:color="auto"/>
              <w:bottom w:val="single" w:sz="4" w:space="0" w:color="auto"/>
              <w:right w:val="single" w:sz="4" w:space="0" w:color="auto"/>
            </w:tcBorders>
          </w:tcPr>
          <w:p w14:paraId="583BFBA6"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1031F7E8"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No</w:t>
            </w:r>
          </w:p>
        </w:tc>
        <w:tc>
          <w:tcPr>
            <w:tcW w:w="3960" w:type="dxa"/>
            <w:tcBorders>
              <w:top w:val="single" w:sz="4" w:space="0" w:color="auto"/>
              <w:left w:val="single" w:sz="4" w:space="0" w:color="auto"/>
              <w:bottom w:val="single" w:sz="4" w:space="0" w:color="auto"/>
              <w:right w:val="single" w:sz="4" w:space="0" w:color="auto"/>
            </w:tcBorders>
          </w:tcPr>
          <w:p w14:paraId="680048A2"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Street address line 2 (apartment, suite, etc.)</w:t>
            </w:r>
          </w:p>
        </w:tc>
      </w:tr>
      <w:tr w:rsidR="00431200" w:rsidRPr="005424B9" w14:paraId="5AD71A7E"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14846945"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county</w:t>
            </w:r>
          </w:p>
        </w:tc>
        <w:tc>
          <w:tcPr>
            <w:tcW w:w="1440" w:type="dxa"/>
            <w:tcBorders>
              <w:top w:val="single" w:sz="4" w:space="0" w:color="auto"/>
              <w:left w:val="single" w:sz="4" w:space="0" w:color="auto"/>
              <w:bottom w:val="single" w:sz="4" w:space="0" w:color="auto"/>
              <w:right w:val="single" w:sz="4" w:space="0" w:color="auto"/>
            </w:tcBorders>
          </w:tcPr>
          <w:p w14:paraId="36C744AC"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15A254B3"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No</w:t>
            </w:r>
          </w:p>
        </w:tc>
        <w:tc>
          <w:tcPr>
            <w:tcW w:w="3960" w:type="dxa"/>
            <w:tcBorders>
              <w:top w:val="single" w:sz="4" w:space="0" w:color="auto"/>
              <w:left w:val="single" w:sz="4" w:space="0" w:color="auto"/>
              <w:bottom w:val="single" w:sz="4" w:space="0" w:color="auto"/>
              <w:right w:val="single" w:sz="4" w:space="0" w:color="auto"/>
            </w:tcBorders>
          </w:tcPr>
          <w:p w14:paraId="0F98252E"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County name</w:t>
            </w:r>
          </w:p>
        </w:tc>
      </w:tr>
      <w:tr w:rsidR="00431200" w:rsidRPr="005424B9" w14:paraId="241515D5"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09204A3D"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city</w:t>
            </w:r>
          </w:p>
        </w:tc>
        <w:tc>
          <w:tcPr>
            <w:tcW w:w="1440" w:type="dxa"/>
            <w:tcBorders>
              <w:top w:val="single" w:sz="4" w:space="0" w:color="auto"/>
              <w:left w:val="single" w:sz="4" w:space="0" w:color="auto"/>
              <w:bottom w:val="single" w:sz="4" w:space="0" w:color="auto"/>
              <w:right w:val="single" w:sz="4" w:space="0" w:color="auto"/>
            </w:tcBorders>
          </w:tcPr>
          <w:p w14:paraId="36CCC04E"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67FA4860"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07B77521"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City name</w:t>
            </w:r>
          </w:p>
        </w:tc>
      </w:tr>
      <w:tr w:rsidR="00431200" w:rsidRPr="005424B9" w14:paraId="6063F004"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57F3519D"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zipCode5</w:t>
            </w:r>
          </w:p>
        </w:tc>
        <w:tc>
          <w:tcPr>
            <w:tcW w:w="1440" w:type="dxa"/>
            <w:tcBorders>
              <w:top w:val="single" w:sz="4" w:space="0" w:color="auto"/>
              <w:left w:val="single" w:sz="4" w:space="0" w:color="auto"/>
              <w:bottom w:val="single" w:sz="4" w:space="0" w:color="auto"/>
              <w:right w:val="single" w:sz="4" w:space="0" w:color="auto"/>
            </w:tcBorders>
          </w:tcPr>
          <w:p w14:paraId="2C8EC795"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7C8B66E8"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0AF7D2F0"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5-digit ZIP code (note: field name as-is in payload)</w:t>
            </w:r>
          </w:p>
        </w:tc>
      </w:tr>
      <w:tr w:rsidR="00431200" w:rsidRPr="005424B9" w14:paraId="5CA363F3"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74FBB772"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zipCode4</w:t>
            </w:r>
          </w:p>
        </w:tc>
        <w:tc>
          <w:tcPr>
            <w:tcW w:w="1440" w:type="dxa"/>
            <w:tcBorders>
              <w:top w:val="single" w:sz="4" w:space="0" w:color="auto"/>
              <w:left w:val="single" w:sz="4" w:space="0" w:color="auto"/>
              <w:bottom w:val="single" w:sz="4" w:space="0" w:color="auto"/>
              <w:right w:val="single" w:sz="4" w:space="0" w:color="auto"/>
            </w:tcBorders>
          </w:tcPr>
          <w:p w14:paraId="77B98320"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22E8666D"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No</w:t>
            </w:r>
          </w:p>
        </w:tc>
        <w:tc>
          <w:tcPr>
            <w:tcW w:w="3960" w:type="dxa"/>
            <w:tcBorders>
              <w:top w:val="single" w:sz="4" w:space="0" w:color="auto"/>
              <w:left w:val="single" w:sz="4" w:space="0" w:color="auto"/>
              <w:bottom w:val="single" w:sz="4" w:space="0" w:color="auto"/>
              <w:right w:val="single" w:sz="4" w:space="0" w:color="auto"/>
            </w:tcBorders>
          </w:tcPr>
          <w:p w14:paraId="48AE2A8E" w14:textId="77777777" w:rsidR="00431200" w:rsidRPr="005424B9" w:rsidRDefault="00431200" w:rsidP="000D596E">
            <w:pPr>
              <w:pStyle w:val="TableText10"/>
              <w:rPr>
                <w:rFonts w:ascii="Calibri" w:eastAsiaTheme="minorHAnsi" w:hAnsi="Calibri" w:cs="Calibri"/>
                <w:szCs w:val="20"/>
              </w:rPr>
            </w:pPr>
            <w:r w:rsidRPr="005424B9">
              <w:rPr>
                <w:rFonts w:ascii="Calibri" w:hAnsi="Calibri" w:cs="Calibri"/>
                <w:color w:val="000000"/>
                <w:szCs w:val="20"/>
              </w:rPr>
              <w:t>4-digit ZIP+4 extension</w:t>
            </w:r>
          </w:p>
        </w:tc>
      </w:tr>
      <w:tr w:rsidR="00431200" w:rsidRPr="005424B9" w14:paraId="0A6C8A17"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033E3D5E" w14:textId="77777777" w:rsidR="00431200" w:rsidRPr="005424B9" w:rsidRDefault="00431200" w:rsidP="000D596E">
            <w:pPr>
              <w:pStyle w:val="TableText10"/>
              <w:rPr>
                <w:rFonts w:ascii="Calibri" w:hAnsi="Calibri" w:cs="Calibri"/>
                <w:szCs w:val="20"/>
              </w:rPr>
            </w:pPr>
            <w:r w:rsidRPr="005424B9">
              <w:rPr>
                <w:rFonts w:ascii="Calibri" w:hAnsi="Calibri" w:cs="Calibri"/>
                <w:color w:val="000000"/>
                <w:szCs w:val="20"/>
              </w:rPr>
              <w:t>state</w:t>
            </w:r>
          </w:p>
        </w:tc>
        <w:tc>
          <w:tcPr>
            <w:tcW w:w="1440" w:type="dxa"/>
            <w:tcBorders>
              <w:top w:val="single" w:sz="4" w:space="0" w:color="auto"/>
              <w:left w:val="single" w:sz="4" w:space="0" w:color="auto"/>
              <w:bottom w:val="single" w:sz="4" w:space="0" w:color="auto"/>
              <w:right w:val="single" w:sz="4" w:space="0" w:color="auto"/>
            </w:tcBorders>
          </w:tcPr>
          <w:p w14:paraId="05C4FBB2" w14:textId="77777777" w:rsidR="00431200" w:rsidRPr="005424B9" w:rsidRDefault="00431200" w:rsidP="000D596E">
            <w:pPr>
              <w:pStyle w:val="TableText10"/>
              <w:rPr>
                <w:rFonts w:ascii="Calibri" w:hAnsi="Calibri" w:cs="Calibri"/>
                <w:szCs w:val="20"/>
              </w:rPr>
            </w:pPr>
            <w:r w:rsidRPr="005424B9">
              <w:rPr>
                <w:rFonts w:ascii="Calibri" w:hAnsi="Calibri" w:cs="Calibri"/>
                <w:color w:val="000000"/>
                <w:szCs w:val="20"/>
              </w:rPr>
              <w:t>String</w:t>
            </w:r>
          </w:p>
        </w:tc>
        <w:tc>
          <w:tcPr>
            <w:tcW w:w="1350" w:type="dxa"/>
            <w:tcBorders>
              <w:top w:val="single" w:sz="4" w:space="0" w:color="auto"/>
              <w:left w:val="single" w:sz="4" w:space="0" w:color="auto"/>
              <w:bottom w:val="single" w:sz="4" w:space="0" w:color="auto"/>
              <w:right w:val="single" w:sz="4" w:space="0" w:color="auto"/>
            </w:tcBorders>
          </w:tcPr>
          <w:p w14:paraId="70F88626" w14:textId="77777777" w:rsidR="00431200" w:rsidRPr="005424B9" w:rsidRDefault="00431200" w:rsidP="000D596E">
            <w:pPr>
              <w:pStyle w:val="TableText10"/>
              <w:rPr>
                <w:rFonts w:ascii="Calibri" w:hAnsi="Calibri" w:cs="Calibri"/>
                <w:szCs w:val="20"/>
              </w:rPr>
            </w:pPr>
            <w:r w:rsidRPr="005424B9">
              <w:rPr>
                <w:rFonts w:ascii="Calibri" w:hAnsi="Calibri" w:cs="Calibri"/>
                <w:color w:val="000000"/>
                <w:szCs w:val="20"/>
              </w:rPr>
              <w:t>Yes</w:t>
            </w:r>
          </w:p>
        </w:tc>
        <w:tc>
          <w:tcPr>
            <w:tcW w:w="3960" w:type="dxa"/>
            <w:tcBorders>
              <w:top w:val="single" w:sz="4" w:space="0" w:color="auto"/>
              <w:left w:val="single" w:sz="4" w:space="0" w:color="auto"/>
              <w:bottom w:val="single" w:sz="4" w:space="0" w:color="auto"/>
              <w:right w:val="single" w:sz="4" w:space="0" w:color="auto"/>
            </w:tcBorders>
          </w:tcPr>
          <w:p w14:paraId="093F504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Two-character state code</w:t>
            </w:r>
          </w:p>
          <w:p w14:paraId="5CF6FD9E" w14:textId="77777777" w:rsidR="00431200" w:rsidRPr="005424B9" w:rsidRDefault="00431200" w:rsidP="000D596E">
            <w:pPr>
              <w:pStyle w:val="TableText10"/>
              <w:rPr>
                <w:rFonts w:ascii="Calibri" w:hAnsi="Calibri" w:cs="Calibri"/>
                <w:szCs w:val="20"/>
              </w:rPr>
            </w:pPr>
            <w:r w:rsidRPr="005424B9">
              <w:rPr>
                <w:rFonts w:ascii="Calibri" w:hAnsi="Calibri" w:cs="Calibri"/>
                <w:color w:val="000000"/>
                <w:szCs w:val="20"/>
              </w:rPr>
              <w:t>Reference table: RT_STTE</w:t>
            </w:r>
          </w:p>
        </w:tc>
      </w:tr>
      <w:tr w:rsidR="00431200" w:rsidRPr="005424B9" w14:paraId="357C01B5"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90" w:type="dxa"/>
            <w:tcBorders>
              <w:top w:val="single" w:sz="4" w:space="0" w:color="auto"/>
              <w:left w:val="single" w:sz="4" w:space="0" w:color="auto"/>
              <w:bottom w:val="single" w:sz="4" w:space="0" w:color="auto"/>
              <w:right w:val="single" w:sz="4" w:space="0" w:color="auto"/>
            </w:tcBorders>
          </w:tcPr>
          <w:p w14:paraId="00FA5938" w14:textId="07090716" w:rsidR="00431200" w:rsidRPr="005424B9" w:rsidRDefault="00BC296D" w:rsidP="000D596E">
            <w:pPr>
              <w:pStyle w:val="TableText10"/>
              <w:rPr>
                <w:rFonts w:ascii="Calibri" w:hAnsi="Calibri" w:cs="Calibri"/>
                <w:color w:val="000000"/>
                <w:szCs w:val="20"/>
              </w:rPr>
            </w:pPr>
            <w:r>
              <w:rPr>
                <w:rFonts w:ascii="Calibri" w:hAnsi="Calibri" w:cs="Calibri"/>
                <w:color w:val="000000"/>
                <w:szCs w:val="20"/>
              </w:rPr>
              <w:t>fipsC</w:t>
            </w:r>
            <w:r w:rsidR="00431200" w:rsidRPr="005424B9">
              <w:rPr>
                <w:rFonts w:ascii="Calibri" w:hAnsi="Calibri" w:cs="Calibri"/>
                <w:color w:val="000000"/>
                <w:szCs w:val="20"/>
              </w:rPr>
              <w:t>ode</w:t>
            </w:r>
          </w:p>
        </w:tc>
        <w:tc>
          <w:tcPr>
            <w:tcW w:w="1440" w:type="dxa"/>
            <w:tcBorders>
              <w:top w:val="single" w:sz="4" w:space="0" w:color="auto"/>
              <w:left w:val="single" w:sz="4" w:space="0" w:color="auto"/>
              <w:bottom w:val="single" w:sz="4" w:space="0" w:color="auto"/>
              <w:right w:val="single" w:sz="4" w:space="0" w:color="auto"/>
            </w:tcBorders>
          </w:tcPr>
          <w:p w14:paraId="1F3D6A0D" w14:textId="19F2742C" w:rsidR="00431200" w:rsidRPr="005424B9" w:rsidRDefault="6532A9DD" w:rsidP="000D596E">
            <w:pPr>
              <w:pStyle w:val="TableText10"/>
              <w:rPr>
                <w:rFonts w:ascii="Calibri" w:hAnsi="Calibri" w:cs="Calibri"/>
                <w:color w:val="000000"/>
              </w:rPr>
            </w:pPr>
            <w:r w:rsidRPr="19420413">
              <w:rPr>
                <w:rFonts w:ascii="Calibri" w:hAnsi="Calibri" w:cs="Calibri"/>
                <w:color w:val="000000" w:themeColor="text1"/>
              </w:rPr>
              <w:t>String</w:t>
            </w:r>
          </w:p>
        </w:tc>
        <w:tc>
          <w:tcPr>
            <w:tcW w:w="1350" w:type="dxa"/>
            <w:tcBorders>
              <w:top w:val="single" w:sz="4" w:space="0" w:color="auto"/>
              <w:left w:val="single" w:sz="4" w:space="0" w:color="auto"/>
              <w:bottom w:val="single" w:sz="4" w:space="0" w:color="auto"/>
              <w:right w:val="single" w:sz="4" w:space="0" w:color="auto"/>
            </w:tcBorders>
          </w:tcPr>
          <w:p w14:paraId="121A2AC0"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960" w:type="dxa"/>
            <w:tcBorders>
              <w:top w:val="single" w:sz="4" w:space="0" w:color="auto"/>
              <w:left w:val="single" w:sz="4" w:space="0" w:color="auto"/>
              <w:bottom w:val="single" w:sz="4" w:space="0" w:color="auto"/>
              <w:right w:val="single" w:sz="4" w:space="0" w:color="auto"/>
            </w:tcBorders>
          </w:tcPr>
          <w:p w14:paraId="23F358A0" w14:textId="75949FCB" w:rsidR="00C96125" w:rsidRDefault="5DAF9BBF" w:rsidP="5AD8E5F2">
            <w:pPr>
              <w:pStyle w:val="TableText10"/>
              <w:rPr>
                <w:rFonts w:ascii="Calibri" w:hAnsi="Calibri" w:cs="Calibri"/>
                <w:color w:val="000000"/>
              </w:rPr>
            </w:pPr>
            <w:r w:rsidRPr="5AD8E5F2">
              <w:rPr>
                <w:rFonts w:ascii="Calibri" w:hAnsi="Calibri" w:cs="Calibri"/>
                <w:color w:val="000000" w:themeColor="text1"/>
              </w:rPr>
              <w:t>This is the Residential FIPs Code sourced from VaCMS</w:t>
            </w:r>
          </w:p>
          <w:p w14:paraId="002C105A" w14:textId="48ED51C1" w:rsidR="00431200" w:rsidRPr="005424B9" w:rsidRDefault="75ACDC7B" w:rsidP="5AD8E5F2">
            <w:pPr>
              <w:pStyle w:val="TableText10"/>
              <w:rPr>
                <w:rFonts w:ascii="Calibri" w:hAnsi="Calibri" w:cs="Calibri"/>
              </w:rPr>
            </w:pPr>
            <w:r w:rsidRPr="5AD8E5F2">
              <w:rPr>
                <w:rFonts w:ascii="Calibri" w:hAnsi="Calibri" w:cs="Calibri"/>
                <w:color w:val="000000" w:themeColor="text1"/>
              </w:rPr>
              <w:t>Reference table: RT_FIPS</w:t>
            </w:r>
          </w:p>
        </w:tc>
      </w:tr>
      <w:tr w:rsidR="00BB1852" w:rsidRPr="005424B9" w14:paraId="6EA9CC0B"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790" w:type="dxa"/>
            <w:tcBorders>
              <w:top w:val="single" w:sz="4" w:space="0" w:color="auto"/>
              <w:left w:val="single" w:sz="4" w:space="0" w:color="auto"/>
              <w:bottom w:val="single" w:sz="4" w:space="0" w:color="auto"/>
              <w:right w:val="single" w:sz="4" w:space="0" w:color="auto"/>
            </w:tcBorders>
          </w:tcPr>
          <w:p w14:paraId="7E50A62F" w14:textId="7CE93EE0" w:rsidR="00BB1852" w:rsidRPr="005424B9" w:rsidRDefault="00BB1852"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source</w:t>
            </w:r>
          </w:p>
        </w:tc>
        <w:tc>
          <w:tcPr>
            <w:tcW w:w="1440" w:type="dxa"/>
            <w:tcBorders>
              <w:top w:val="single" w:sz="4" w:space="0" w:color="auto"/>
              <w:left w:val="single" w:sz="4" w:space="0" w:color="auto"/>
              <w:bottom w:val="single" w:sz="4" w:space="0" w:color="auto"/>
              <w:right w:val="single" w:sz="4" w:space="0" w:color="auto"/>
            </w:tcBorders>
          </w:tcPr>
          <w:p w14:paraId="77045F45" w14:textId="1B1E21FF" w:rsidR="00BB1852" w:rsidRPr="005424B9" w:rsidRDefault="00BB1852"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7DC7C031" w14:textId="6E0AE89C" w:rsidR="00BB1852" w:rsidRPr="005424B9" w:rsidRDefault="00BB1852"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Yes</w:t>
            </w:r>
          </w:p>
        </w:tc>
        <w:tc>
          <w:tcPr>
            <w:tcW w:w="3960" w:type="dxa"/>
            <w:tcBorders>
              <w:top w:val="single" w:sz="4" w:space="0" w:color="auto"/>
              <w:left w:val="single" w:sz="4" w:space="0" w:color="auto"/>
              <w:bottom w:val="single" w:sz="4" w:space="0" w:color="auto"/>
              <w:right w:val="single" w:sz="4" w:space="0" w:color="auto"/>
            </w:tcBorders>
          </w:tcPr>
          <w:p w14:paraId="0A77A927" w14:textId="77777777" w:rsidR="00D57E2C" w:rsidRPr="008E69F0" w:rsidRDefault="490BC9A1" w:rsidP="00D57E2C">
            <w:pPr>
              <w:pStyle w:val="TableText10"/>
              <w:rPr>
                <w:rFonts w:ascii="Calibri" w:eastAsia="Calibri" w:hAnsi="Calibri" w:cs="Calibri"/>
                <w:color w:val="000000" w:themeColor="text1"/>
              </w:rPr>
            </w:pPr>
            <w:r w:rsidRPr="5AD8E5F2">
              <w:rPr>
                <w:rFonts w:ascii="Calibri" w:eastAsia="Calibri" w:hAnsi="Calibri" w:cs="Calibri"/>
                <w:color w:val="000000" w:themeColor="text1"/>
                <w:lang w:val="en-GB"/>
              </w:rPr>
              <w:t xml:space="preserve">Source System: </w:t>
            </w:r>
            <w:r w:rsidRPr="5AD8E5F2">
              <w:rPr>
                <w:rFonts w:ascii="Calibri" w:eastAsia="Calibri" w:hAnsi="Calibri" w:cs="Calibri"/>
                <w:color w:val="000000" w:themeColor="text1"/>
              </w:rPr>
              <w:t>The system that MWRP received this data from (could be "MWRP" if the data was uploaded to MWRP).</w:t>
            </w:r>
            <w:r w:rsidRPr="5AD8E5F2">
              <w:rPr>
                <w:rFonts w:ascii="Calibri" w:eastAsia="Calibri" w:hAnsi="Calibri" w:cs="Calibri"/>
                <w:color w:val="000000" w:themeColor="text1"/>
                <w:lang w:val="en-GB"/>
              </w:rPr>
              <w:t xml:space="preserve"> </w:t>
            </w:r>
          </w:p>
          <w:p w14:paraId="732507D1" w14:textId="5F8698CA" w:rsidR="00BB1852" w:rsidRPr="005424B9" w:rsidDel="547EDEB1" w:rsidRDefault="236F9BF0" w:rsidP="5AD8E5F2">
            <w:pPr>
              <w:pStyle w:val="TableText10"/>
              <w:rPr>
                <w:rFonts w:ascii="Calibri" w:eastAsia="Calibri" w:hAnsi="Calibri" w:cs="Calibri"/>
                <w:color w:val="0078D4"/>
                <w:u w:val="single"/>
                <w:lang w:val="en-GB"/>
              </w:rPr>
            </w:pPr>
            <w:r w:rsidRPr="5AD8E5F2">
              <w:rPr>
                <w:rFonts w:ascii="Calibri" w:eastAsia="Calibri" w:hAnsi="Calibri" w:cs="Calibri"/>
                <w:lang w:val="en-GB"/>
              </w:rPr>
              <w:t>Eg: VaCMS</w:t>
            </w:r>
          </w:p>
        </w:tc>
      </w:tr>
      <w:tr w:rsidR="00BB1852" w:rsidRPr="005424B9" w14:paraId="4EBB95C6"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790" w:type="dxa"/>
            <w:tcBorders>
              <w:top w:val="single" w:sz="4" w:space="0" w:color="auto"/>
              <w:left w:val="single" w:sz="4" w:space="0" w:color="auto"/>
              <w:bottom w:val="single" w:sz="4" w:space="0" w:color="auto"/>
              <w:right w:val="single" w:sz="4" w:space="0" w:color="auto"/>
            </w:tcBorders>
          </w:tcPr>
          <w:p w14:paraId="0305AA3A" w14:textId="653D7BB5" w:rsidR="00BB1852" w:rsidRPr="005424B9" w:rsidRDefault="0645EF73" w:rsidP="5AD8E5F2">
            <w:pPr>
              <w:pStyle w:val="TableText10"/>
              <w:rPr>
                <w:rFonts w:ascii="Calibri" w:eastAsia="Calibri" w:hAnsi="Calibri" w:cs="Calibri"/>
                <w:color w:val="000000" w:themeColor="text1"/>
                <w:lang w:val="en-GB"/>
              </w:rPr>
            </w:pPr>
            <w:r w:rsidRPr="5AD8E5F2">
              <w:rPr>
                <w:rFonts w:ascii="Calibri" w:eastAsiaTheme="majorEastAsia" w:hAnsi="Calibri" w:cs="Calibri"/>
                <w:lang w:val="en-GB"/>
              </w:rPr>
              <w:t>updateSw</w:t>
            </w:r>
          </w:p>
        </w:tc>
        <w:tc>
          <w:tcPr>
            <w:tcW w:w="1440" w:type="dxa"/>
            <w:tcBorders>
              <w:top w:val="single" w:sz="4" w:space="0" w:color="auto"/>
              <w:left w:val="single" w:sz="4" w:space="0" w:color="auto"/>
              <w:bottom w:val="single" w:sz="4" w:space="0" w:color="auto"/>
              <w:right w:val="single" w:sz="4" w:space="0" w:color="auto"/>
            </w:tcBorders>
          </w:tcPr>
          <w:p w14:paraId="0B6019A9" w14:textId="65754F88" w:rsidR="00BB1852" w:rsidRPr="005424B9" w:rsidRDefault="00BB1852"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00C530C8" w14:textId="60791163" w:rsidR="00BB1852" w:rsidRPr="005424B9" w:rsidRDefault="00BB1852"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No</w:t>
            </w:r>
          </w:p>
        </w:tc>
        <w:tc>
          <w:tcPr>
            <w:tcW w:w="3960" w:type="dxa"/>
            <w:tcBorders>
              <w:top w:val="single" w:sz="4" w:space="0" w:color="auto"/>
              <w:left w:val="single" w:sz="4" w:space="0" w:color="auto"/>
              <w:bottom w:val="single" w:sz="4" w:space="0" w:color="auto"/>
              <w:right w:val="single" w:sz="4" w:space="0" w:color="auto"/>
            </w:tcBorders>
          </w:tcPr>
          <w:p w14:paraId="260B6BA5"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27ED1E99" w14:textId="60A1B4E7" w:rsidR="00BB1852" w:rsidRPr="005424B9" w:rsidDel="547EDEB1" w:rsidRDefault="00CC4C03" w:rsidP="31714CD1">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r w:rsidR="00BB1852" w:rsidRPr="005424B9" w14:paraId="18B5FACF" w14:textId="77777777" w:rsidTr="5AD8E5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790" w:type="dxa"/>
            <w:tcBorders>
              <w:top w:val="single" w:sz="4" w:space="0" w:color="auto"/>
              <w:left w:val="single" w:sz="4" w:space="0" w:color="auto"/>
              <w:bottom w:val="single" w:sz="4" w:space="0" w:color="auto"/>
              <w:right w:val="single" w:sz="4" w:space="0" w:color="auto"/>
            </w:tcBorders>
          </w:tcPr>
          <w:p w14:paraId="0D6DA23D" w14:textId="0F6709EE" w:rsidR="00BB1852" w:rsidRPr="005424B9" w:rsidRDefault="00BB1852"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440" w:type="dxa"/>
            <w:tcBorders>
              <w:top w:val="single" w:sz="4" w:space="0" w:color="auto"/>
              <w:left w:val="single" w:sz="4" w:space="0" w:color="auto"/>
              <w:bottom w:val="single" w:sz="4" w:space="0" w:color="auto"/>
              <w:right w:val="single" w:sz="4" w:space="0" w:color="auto"/>
            </w:tcBorders>
          </w:tcPr>
          <w:p w14:paraId="41F5BD1A" w14:textId="7EF4B930" w:rsidR="00BB1852" w:rsidRPr="005424B9" w:rsidRDefault="00BB1852"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1350" w:type="dxa"/>
            <w:tcBorders>
              <w:top w:val="single" w:sz="4" w:space="0" w:color="auto"/>
              <w:left w:val="single" w:sz="4" w:space="0" w:color="auto"/>
              <w:bottom w:val="single" w:sz="4" w:space="0" w:color="auto"/>
              <w:right w:val="single" w:sz="4" w:space="0" w:color="auto"/>
            </w:tcBorders>
          </w:tcPr>
          <w:p w14:paraId="0B64581A" w14:textId="0D715C74" w:rsidR="00BB1852" w:rsidRPr="005424B9" w:rsidRDefault="00BB1852"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3960" w:type="dxa"/>
            <w:tcBorders>
              <w:top w:val="single" w:sz="4" w:space="0" w:color="auto"/>
              <w:left w:val="single" w:sz="4" w:space="0" w:color="auto"/>
              <w:bottom w:val="single" w:sz="4" w:space="0" w:color="auto"/>
              <w:right w:val="single" w:sz="4" w:space="0" w:color="auto"/>
            </w:tcBorders>
          </w:tcPr>
          <w:p w14:paraId="2394A621" w14:textId="4CDC4DEC" w:rsidR="00BB1852" w:rsidRPr="005424B9" w:rsidDel="547EDEB1" w:rsidRDefault="00726977" w:rsidP="31714CD1">
            <w:pPr>
              <w:pStyle w:val="TableText10"/>
              <w:rPr>
                <w:rFonts w:ascii="Calibri" w:eastAsia="Calibri" w:hAnsi="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650A5173" w14:textId="7D3BD284" w:rsidR="5AD8E5F2" w:rsidRDefault="5AD8E5F2"/>
    <w:p w14:paraId="715A5701" w14:textId="77777777" w:rsidR="00431200" w:rsidRPr="005424B9" w:rsidRDefault="00431200" w:rsidP="00431200">
      <w:pPr>
        <w:ind w:right="162"/>
        <w:rPr>
          <w:rFonts w:ascii="Calibri" w:hAnsi="Calibri" w:cs="Calibri"/>
          <w:sz w:val="20"/>
          <w:szCs w:val="20"/>
        </w:rPr>
      </w:pPr>
    </w:p>
    <w:p w14:paraId="7BC27FEC" w14:textId="40000693" w:rsidR="00431200" w:rsidRPr="00605064" w:rsidRDefault="1CBA7CDC" w:rsidP="008661F6">
      <w:pPr>
        <w:ind w:right="162"/>
        <w:rPr>
          <w:rFonts w:ascii="Calibri" w:hAnsi="Calibri" w:cs="Calibri"/>
          <w:sz w:val="20"/>
          <w:szCs w:val="20"/>
        </w:rPr>
      </w:pPr>
      <w:r w:rsidRPr="5AD8E5F2">
        <w:rPr>
          <w:rFonts w:ascii="Calibri" w:hAnsi="Calibri" w:cs="Calibri"/>
          <w:sz w:val="20"/>
          <w:szCs w:val="20"/>
        </w:rPr>
        <w:t>CE Engagement (CeEngagementsDTO)</w:t>
      </w:r>
      <w:r w:rsidR="5B349D5D" w:rsidRPr="5AD8E5F2">
        <w:rPr>
          <w:rFonts w:ascii="Calibri" w:hAnsi="Calibri" w:cs="Calibri"/>
          <w:sz w:val="20"/>
          <w:szCs w:val="20"/>
        </w:rPr>
        <w:t xml:space="preserve">: This DTO contains </w:t>
      </w:r>
      <w:r w:rsidR="3BEAAD97" w:rsidRPr="5AD8E5F2">
        <w:rPr>
          <w:rFonts w:ascii="Calibri" w:hAnsi="Calibri" w:cs="Calibri"/>
          <w:sz w:val="20"/>
          <w:szCs w:val="20"/>
        </w:rPr>
        <w:t xml:space="preserve">CE </w:t>
      </w:r>
      <w:r w:rsidR="5B349D5D" w:rsidRPr="5AD8E5F2">
        <w:rPr>
          <w:rFonts w:ascii="Calibri" w:hAnsi="Calibri" w:cs="Calibri"/>
          <w:sz w:val="20"/>
          <w:szCs w:val="20"/>
        </w:rPr>
        <w:t xml:space="preserve">qualifying </w:t>
      </w:r>
      <w:r w:rsidR="7D4E547F" w:rsidRPr="5AD8E5F2">
        <w:rPr>
          <w:rFonts w:ascii="Calibri" w:hAnsi="Calibri" w:cs="Calibri"/>
          <w:sz w:val="20"/>
          <w:szCs w:val="20"/>
        </w:rPr>
        <w:t>activity details.</w:t>
      </w:r>
    </w:p>
    <w:tbl>
      <w:tblPr>
        <w:tblW w:w="964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0"/>
        <w:gridCol w:w="748"/>
        <w:gridCol w:w="2700"/>
        <w:gridCol w:w="194"/>
        <w:gridCol w:w="1246"/>
        <w:gridCol w:w="2610"/>
      </w:tblGrid>
      <w:tr w:rsidR="00431200" w:rsidRPr="005424B9" w14:paraId="509AD154" w14:textId="77777777" w:rsidTr="5AD8E5F2">
        <w:trPr>
          <w:cantSplit/>
          <w:tblHeader/>
        </w:trPr>
        <w:tc>
          <w:tcPr>
            <w:tcW w:w="2150" w:type="dxa"/>
            <w:shd w:val="clear" w:color="auto" w:fill="000000" w:themeFill="text1"/>
          </w:tcPr>
          <w:p w14:paraId="6FB27B9D"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3642" w:type="dxa"/>
            <w:gridSpan w:val="3"/>
            <w:shd w:val="clear" w:color="auto" w:fill="000000" w:themeFill="text1"/>
          </w:tcPr>
          <w:p w14:paraId="2D3D320B"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246" w:type="dxa"/>
            <w:shd w:val="clear" w:color="auto" w:fill="000000" w:themeFill="text1"/>
          </w:tcPr>
          <w:p w14:paraId="1FB59B27"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2610" w:type="dxa"/>
            <w:shd w:val="clear" w:color="auto" w:fill="000000" w:themeFill="text1"/>
          </w:tcPr>
          <w:p w14:paraId="150DE1C4"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3C3FC11C" w14:textId="77777777" w:rsidTr="5AD8E5F2">
        <w:tc>
          <w:tcPr>
            <w:tcW w:w="2898" w:type="dxa"/>
            <w:gridSpan w:val="2"/>
            <w:tcBorders>
              <w:top w:val="single" w:sz="4" w:space="0" w:color="auto"/>
              <w:left w:val="single" w:sz="4" w:space="0" w:color="auto"/>
              <w:bottom w:val="single" w:sz="4" w:space="0" w:color="auto"/>
              <w:right w:val="single" w:sz="4" w:space="0" w:color="auto"/>
            </w:tcBorders>
          </w:tcPr>
          <w:p w14:paraId="5E5D5509" w14:textId="2FE597D2" w:rsidR="00431200" w:rsidRPr="00605064" w:rsidRDefault="0DC8CC02" w:rsidP="5AD8E5F2">
            <w:pPr>
              <w:pStyle w:val="TableText10"/>
              <w:rPr>
                <w:rFonts w:ascii="Calibri" w:eastAsia="Segoe UI" w:hAnsi="Calibri" w:cs="Calibri"/>
                <w:color w:val="242424"/>
                <w:lang w:val="en-GB"/>
              </w:rPr>
            </w:pPr>
            <w:r w:rsidRPr="5AD8E5F2">
              <w:rPr>
                <w:rFonts w:ascii="Calibri" w:eastAsia="Segoe UI" w:hAnsi="Calibri" w:cs="Calibri"/>
                <w:color w:val="242424"/>
                <w:lang w:val="en-GB"/>
              </w:rPr>
              <w:t>i</w:t>
            </w:r>
            <w:r w:rsidR="10AB98F6" w:rsidRPr="5AD8E5F2">
              <w:rPr>
                <w:rFonts w:ascii="Calibri" w:eastAsia="Segoe UI" w:hAnsi="Calibri" w:cs="Calibri"/>
                <w:color w:val="242424"/>
                <w:lang w:val="en-GB"/>
              </w:rPr>
              <w:t>ncomeDetails</w:t>
            </w:r>
          </w:p>
        </w:tc>
        <w:tc>
          <w:tcPr>
            <w:tcW w:w="2700" w:type="dxa"/>
            <w:tcBorders>
              <w:top w:val="single" w:sz="4" w:space="0" w:color="auto"/>
              <w:left w:val="single" w:sz="4" w:space="0" w:color="auto"/>
              <w:bottom w:val="single" w:sz="4" w:space="0" w:color="auto"/>
              <w:right w:val="single" w:sz="4" w:space="0" w:color="auto"/>
            </w:tcBorders>
          </w:tcPr>
          <w:p w14:paraId="3D942C16" w14:textId="700CEA6B" w:rsidR="00431200" w:rsidRPr="005424B9" w:rsidRDefault="75ACDC7B" w:rsidP="5AD8E5F2">
            <w:pPr>
              <w:pStyle w:val="TableText10"/>
              <w:rPr>
                <w:rFonts w:ascii="Calibri" w:eastAsiaTheme="minorEastAsia" w:hAnsi="Calibri" w:cs="Calibri"/>
                <w:lang w:val="en-GB"/>
              </w:rPr>
            </w:pPr>
            <w:r w:rsidRPr="5AD8E5F2">
              <w:rPr>
                <w:rFonts w:ascii="Calibri" w:eastAsiaTheme="minorEastAsia" w:hAnsi="Calibri" w:cs="Calibri"/>
                <w:lang w:val="en-GB"/>
              </w:rPr>
              <w:t>Array&lt;</w:t>
            </w:r>
            <w:r w:rsidR="3D561170" w:rsidRPr="5AD8E5F2">
              <w:rPr>
                <w:rFonts w:ascii="Calibri" w:eastAsia="Segoe UI" w:hAnsi="Calibri" w:cs="Calibri"/>
                <w:color w:val="242424"/>
                <w:lang w:val="en-GB"/>
              </w:rPr>
              <w:t xml:space="preserve"> IncomeDetailsDTO</w:t>
            </w:r>
            <w:r w:rsidR="3D561170" w:rsidRPr="5AD8E5F2">
              <w:rPr>
                <w:rFonts w:ascii="Calibri" w:hAnsi="Calibri" w:cs="Calibri"/>
                <w:lang w:val="en-GB"/>
              </w:rPr>
              <w:t xml:space="preserve"> </w:t>
            </w:r>
            <w:r w:rsidRPr="5AD8E5F2">
              <w:rPr>
                <w:rFonts w:ascii="Calibri" w:eastAsiaTheme="minorEastAsia" w:hAnsi="Calibri" w:cs="Calibri"/>
                <w:lang w:val="en-GB"/>
              </w:rPr>
              <w:t>&gt;</w:t>
            </w:r>
          </w:p>
        </w:tc>
        <w:tc>
          <w:tcPr>
            <w:tcW w:w="1440" w:type="dxa"/>
            <w:gridSpan w:val="2"/>
            <w:tcBorders>
              <w:top w:val="single" w:sz="4" w:space="0" w:color="auto"/>
              <w:left w:val="single" w:sz="4" w:space="0" w:color="auto"/>
              <w:bottom w:val="single" w:sz="4" w:space="0" w:color="auto"/>
              <w:right w:val="single" w:sz="4" w:space="0" w:color="auto"/>
            </w:tcBorders>
          </w:tcPr>
          <w:p w14:paraId="786C1E7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66D95FD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Electronically verified employment data from payroll provider</w:t>
            </w:r>
          </w:p>
        </w:tc>
      </w:tr>
      <w:tr w:rsidR="547EDEB1" w:rsidRPr="005424B9" w14:paraId="3A24F3D1" w14:textId="77777777" w:rsidTr="5AD8E5F2">
        <w:trPr>
          <w:trHeight w:val="300"/>
        </w:trPr>
        <w:tc>
          <w:tcPr>
            <w:tcW w:w="2898" w:type="dxa"/>
            <w:gridSpan w:val="2"/>
            <w:tcBorders>
              <w:top w:val="single" w:sz="4" w:space="0" w:color="auto"/>
              <w:left w:val="single" w:sz="4" w:space="0" w:color="auto"/>
              <w:bottom w:val="single" w:sz="4" w:space="0" w:color="auto"/>
              <w:right w:val="single" w:sz="4" w:space="0" w:color="auto"/>
            </w:tcBorders>
          </w:tcPr>
          <w:p w14:paraId="04F62AA2" w14:textId="59018E4F"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evEdgIncomeBudget</w:t>
            </w:r>
          </w:p>
        </w:tc>
        <w:tc>
          <w:tcPr>
            <w:tcW w:w="2700" w:type="dxa"/>
            <w:tcBorders>
              <w:top w:val="single" w:sz="4" w:space="0" w:color="auto"/>
              <w:left w:val="single" w:sz="4" w:space="0" w:color="auto"/>
              <w:bottom w:val="single" w:sz="4" w:space="0" w:color="auto"/>
              <w:right w:val="single" w:sz="4" w:space="0" w:color="auto"/>
            </w:tcBorders>
          </w:tcPr>
          <w:p w14:paraId="6CE91BD3" w14:textId="491D1490"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Array&lt;EvEdgIncomeBudgetDTO&gt;</w:t>
            </w:r>
          </w:p>
        </w:tc>
        <w:tc>
          <w:tcPr>
            <w:tcW w:w="1440" w:type="dxa"/>
            <w:gridSpan w:val="2"/>
            <w:tcBorders>
              <w:top w:val="single" w:sz="4" w:space="0" w:color="auto"/>
              <w:left w:val="single" w:sz="4" w:space="0" w:color="auto"/>
              <w:bottom w:val="single" w:sz="4" w:space="0" w:color="auto"/>
              <w:right w:val="single" w:sz="4" w:space="0" w:color="auto"/>
            </w:tcBorders>
          </w:tcPr>
          <w:p w14:paraId="10DACF64" w14:textId="05B5BAB8"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3F9D1300" w14:textId="3E995412"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Electronic Verified Budget for the applicant’s EDG.</w:t>
            </w:r>
          </w:p>
        </w:tc>
      </w:tr>
      <w:tr w:rsidR="547EDEB1" w:rsidRPr="005424B9" w14:paraId="79EAB07E" w14:textId="77777777" w:rsidTr="5AD8E5F2">
        <w:trPr>
          <w:trHeight w:val="300"/>
        </w:trPr>
        <w:tc>
          <w:tcPr>
            <w:tcW w:w="2898" w:type="dxa"/>
            <w:gridSpan w:val="2"/>
            <w:tcBorders>
              <w:top w:val="single" w:sz="4" w:space="0" w:color="auto"/>
              <w:left w:val="single" w:sz="4" w:space="0" w:color="auto"/>
              <w:bottom w:val="single" w:sz="4" w:space="0" w:color="auto"/>
              <w:right w:val="single" w:sz="4" w:space="0" w:color="auto"/>
            </w:tcBorders>
          </w:tcPr>
          <w:p w14:paraId="68672F46" w14:textId="3B4AB3B3" w:rsidR="547EDEB1" w:rsidRPr="005424B9" w:rsidRDefault="00B60328" w:rsidP="31714CD1">
            <w:pPr>
              <w:pStyle w:val="TableText10"/>
              <w:rPr>
                <w:rFonts w:ascii="Calibri" w:eastAsia="Calibri" w:hAnsi="Calibri" w:cs="Calibri"/>
                <w:szCs w:val="20"/>
                <w:lang w:val="en-GB"/>
              </w:rPr>
            </w:pPr>
            <w:r w:rsidRPr="00B60328">
              <w:rPr>
                <w:rFonts w:ascii="Calibri" w:eastAsia="Calibri" w:hAnsi="Calibri" w:cs="Calibri"/>
                <w:szCs w:val="20"/>
                <w:u w:val="single"/>
                <w:lang w:val="en-GB"/>
              </w:rPr>
              <w:t>evIndvIncomeBudgetForBudgetGroupMembers</w:t>
            </w:r>
          </w:p>
        </w:tc>
        <w:tc>
          <w:tcPr>
            <w:tcW w:w="2700" w:type="dxa"/>
            <w:tcBorders>
              <w:top w:val="single" w:sz="4" w:space="0" w:color="auto"/>
              <w:left w:val="single" w:sz="4" w:space="0" w:color="auto"/>
              <w:bottom w:val="single" w:sz="4" w:space="0" w:color="auto"/>
              <w:right w:val="single" w:sz="4" w:space="0" w:color="auto"/>
            </w:tcBorders>
          </w:tcPr>
          <w:p w14:paraId="6501651D" w14:textId="668F4015"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Array&lt;EvIndvIncomeBudgetDTO&gt;</w:t>
            </w:r>
          </w:p>
        </w:tc>
        <w:tc>
          <w:tcPr>
            <w:tcW w:w="1440" w:type="dxa"/>
            <w:gridSpan w:val="2"/>
            <w:tcBorders>
              <w:top w:val="single" w:sz="4" w:space="0" w:color="auto"/>
              <w:left w:val="single" w:sz="4" w:space="0" w:color="auto"/>
              <w:bottom w:val="single" w:sz="4" w:space="0" w:color="auto"/>
              <w:right w:val="single" w:sz="4" w:space="0" w:color="auto"/>
            </w:tcBorders>
          </w:tcPr>
          <w:p w14:paraId="24AD82B3" w14:textId="1E4A57F9"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7972FC0B" w14:textId="1BF0FF10" w:rsidR="547EDEB1" w:rsidRPr="005424B9" w:rsidRDefault="75479B47" w:rsidP="5AD8E5F2">
            <w:pPr>
              <w:pStyle w:val="TableText10"/>
              <w:rPr>
                <w:rFonts w:ascii="Calibri" w:eastAsia="Calibri" w:hAnsi="Calibri" w:cs="Calibri"/>
                <w:lang w:val="en-GB"/>
              </w:rPr>
            </w:pPr>
            <w:r w:rsidRPr="5AD8E5F2">
              <w:rPr>
                <w:rFonts w:ascii="Calibri" w:eastAsia="Calibri" w:hAnsi="Calibri" w:cs="Calibri"/>
                <w:lang w:val="en-GB"/>
              </w:rPr>
              <w:t>Electronic verified budget for the applicant’s budget group members.</w:t>
            </w:r>
          </w:p>
        </w:tc>
      </w:tr>
      <w:tr w:rsidR="547EDEB1" w:rsidRPr="005424B9" w14:paraId="30751AF3" w14:textId="77777777" w:rsidTr="5AD8E5F2">
        <w:trPr>
          <w:trHeight w:val="300"/>
        </w:trPr>
        <w:tc>
          <w:tcPr>
            <w:tcW w:w="2898" w:type="dxa"/>
            <w:gridSpan w:val="2"/>
            <w:tcBorders>
              <w:top w:val="single" w:sz="4" w:space="0" w:color="auto"/>
              <w:left w:val="single" w:sz="4" w:space="0" w:color="auto"/>
              <w:bottom w:val="single" w:sz="4" w:space="0" w:color="auto"/>
              <w:right w:val="single" w:sz="4" w:space="0" w:color="auto"/>
            </w:tcBorders>
          </w:tcPr>
          <w:p w14:paraId="2CE5BFE8" w14:textId="75A134A1"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budgetGroupMembers</w:t>
            </w:r>
          </w:p>
        </w:tc>
        <w:tc>
          <w:tcPr>
            <w:tcW w:w="2700" w:type="dxa"/>
            <w:tcBorders>
              <w:top w:val="single" w:sz="4" w:space="0" w:color="auto"/>
              <w:left w:val="single" w:sz="4" w:space="0" w:color="auto"/>
              <w:bottom w:val="single" w:sz="4" w:space="0" w:color="auto"/>
              <w:right w:val="single" w:sz="4" w:space="0" w:color="auto"/>
            </w:tcBorders>
          </w:tcPr>
          <w:p w14:paraId="4A0162B9" w14:textId="14B87D59"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Array&lt;BudgetGroupMemberDTO&gt;</w:t>
            </w:r>
          </w:p>
        </w:tc>
        <w:tc>
          <w:tcPr>
            <w:tcW w:w="1440" w:type="dxa"/>
            <w:gridSpan w:val="2"/>
            <w:tcBorders>
              <w:top w:val="single" w:sz="4" w:space="0" w:color="auto"/>
              <w:left w:val="single" w:sz="4" w:space="0" w:color="auto"/>
              <w:bottom w:val="single" w:sz="4" w:space="0" w:color="auto"/>
              <w:right w:val="single" w:sz="4" w:space="0" w:color="auto"/>
            </w:tcBorders>
          </w:tcPr>
          <w:p w14:paraId="301A8A2B" w14:textId="2C505D44"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15E2C2DE" w14:textId="45D214E6"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Other household members who are budget group members</w:t>
            </w:r>
          </w:p>
        </w:tc>
      </w:tr>
      <w:tr w:rsidR="547EDEB1" w:rsidRPr="005424B9" w14:paraId="358ABAE1" w14:textId="77777777" w:rsidTr="5AD8E5F2">
        <w:trPr>
          <w:trHeight w:val="300"/>
        </w:trPr>
        <w:tc>
          <w:tcPr>
            <w:tcW w:w="2898" w:type="dxa"/>
            <w:gridSpan w:val="2"/>
            <w:tcBorders>
              <w:top w:val="single" w:sz="4" w:space="0" w:color="auto"/>
              <w:left w:val="single" w:sz="4" w:space="0" w:color="auto"/>
              <w:bottom w:val="single" w:sz="4" w:space="0" w:color="auto"/>
              <w:right w:val="single" w:sz="4" w:space="0" w:color="auto"/>
            </w:tcBorders>
          </w:tcPr>
          <w:p w14:paraId="5C2EA06A" w14:textId="2B759B42"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magiIncomeBudget</w:t>
            </w:r>
          </w:p>
        </w:tc>
        <w:tc>
          <w:tcPr>
            <w:tcW w:w="2700" w:type="dxa"/>
            <w:tcBorders>
              <w:top w:val="single" w:sz="4" w:space="0" w:color="auto"/>
              <w:left w:val="single" w:sz="4" w:space="0" w:color="auto"/>
              <w:bottom w:val="single" w:sz="4" w:space="0" w:color="auto"/>
              <w:right w:val="single" w:sz="4" w:space="0" w:color="auto"/>
            </w:tcBorders>
          </w:tcPr>
          <w:p w14:paraId="6C01996B" w14:textId="24DC990C"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Array&lt;MagiIncomeBudgetDTO&gt;</w:t>
            </w:r>
          </w:p>
        </w:tc>
        <w:tc>
          <w:tcPr>
            <w:tcW w:w="1440" w:type="dxa"/>
            <w:gridSpan w:val="2"/>
            <w:tcBorders>
              <w:top w:val="single" w:sz="4" w:space="0" w:color="auto"/>
              <w:left w:val="single" w:sz="4" w:space="0" w:color="auto"/>
              <w:bottom w:val="single" w:sz="4" w:space="0" w:color="auto"/>
              <w:right w:val="single" w:sz="4" w:space="0" w:color="auto"/>
            </w:tcBorders>
          </w:tcPr>
          <w:p w14:paraId="3C97B659" w14:textId="54BBE039"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53AB4860" w14:textId="421631AB" w:rsidR="547EDEB1" w:rsidRPr="005424B9" w:rsidRDefault="547EDEB1" w:rsidP="31714CD1">
            <w:pPr>
              <w:pStyle w:val="TableText10"/>
              <w:rPr>
                <w:rFonts w:ascii="Calibri" w:eastAsia="Calibri" w:hAnsi="Calibri" w:cs="Calibri"/>
                <w:szCs w:val="20"/>
                <w:lang w:val="en-GB"/>
              </w:rPr>
            </w:pPr>
            <w:r w:rsidRPr="005424B9">
              <w:rPr>
                <w:rFonts w:ascii="Calibri" w:eastAsia="Calibri" w:hAnsi="Calibri" w:cs="Calibri"/>
                <w:szCs w:val="20"/>
                <w:lang w:val="en-GB"/>
              </w:rPr>
              <w:t>Magi budget for the applicant’s EDG.</w:t>
            </w:r>
          </w:p>
        </w:tc>
      </w:tr>
      <w:tr w:rsidR="00431200" w:rsidRPr="005424B9" w14:paraId="25AAF623" w14:textId="77777777" w:rsidTr="5AD8E5F2">
        <w:tc>
          <w:tcPr>
            <w:tcW w:w="2898" w:type="dxa"/>
            <w:gridSpan w:val="2"/>
            <w:tcBorders>
              <w:top w:val="single" w:sz="4" w:space="0" w:color="auto"/>
              <w:left w:val="single" w:sz="4" w:space="0" w:color="auto"/>
              <w:bottom w:val="single" w:sz="4" w:space="0" w:color="auto"/>
              <w:right w:val="single" w:sz="4" w:space="0" w:color="auto"/>
            </w:tcBorders>
          </w:tcPr>
          <w:p w14:paraId="74E0138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jobTraining</w:t>
            </w:r>
          </w:p>
        </w:tc>
        <w:tc>
          <w:tcPr>
            <w:tcW w:w="2700" w:type="dxa"/>
            <w:tcBorders>
              <w:top w:val="single" w:sz="4" w:space="0" w:color="auto"/>
              <w:left w:val="single" w:sz="4" w:space="0" w:color="auto"/>
              <w:bottom w:val="single" w:sz="4" w:space="0" w:color="auto"/>
              <w:right w:val="single" w:sz="4" w:space="0" w:color="auto"/>
            </w:tcBorders>
          </w:tcPr>
          <w:p w14:paraId="53592EE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Array&lt;JobTrainingResultDTO&gt;</w:t>
            </w:r>
          </w:p>
        </w:tc>
        <w:tc>
          <w:tcPr>
            <w:tcW w:w="1440" w:type="dxa"/>
            <w:gridSpan w:val="2"/>
            <w:tcBorders>
              <w:top w:val="single" w:sz="4" w:space="0" w:color="auto"/>
              <w:left w:val="single" w:sz="4" w:space="0" w:color="auto"/>
              <w:bottom w:val="single" w:sz="4" w:space="0" w:color="auto"/>
              <w:right w:val="single" w:sz="4" w:space="0" w:color="auto"/>
            </w:tcBorders>
          </w:tcPr>
          <w:p w14:paraId="1F6840B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7D86565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 xml:space="preserve">Job training records </w:t>
            </w:r>
          </w:p>
        </w:tc>
      </w:tr>
      <w:tr w:rsidR="115F955B" w:rsidRPr="005424B9" w14:paraId="052EE746" w14:textId="77777777" w:rsidTr="5AD8E5F2">
        <w:trPr>
          <w:trHeight w:val="300"/>
        </w:trPr>
        <w:tc>
          <w:tcPr>
            <w:tcW w:w="2898" w:type="dxa"/>
            <w:gridSpan w:val="2"/>
            <w:tcBorders>
              <w:top w:val="single" w:sz="4" w:space="0" w:color="auto"/>
              <w:left w:val="single" w:sz="4" w:space="0" w:color="auto"/>
              <w:bottom w:val="single" w:sz="4" w:space="0" w:color="auto"/>
              <w:right w:val="single" w:sz="4" w:space="0" w:color="auto"/>
            </w:tcBorders>
          </w:tcPr>
          <w:p w14:paraId="2C7448E8" w14:textId="47D69E6F" w:rsidR="115F955B" w:rsidRPr="00605064" w:rsidRDefault="115F955B" w:rsidP="115F955B">
            <w:pPr>
              <w:pStyle w:val="TableText10"/>
              <w:rPr>
                <w:rFonts w:ascii="Calibri" w:eastAsia="Calibri" w:hAnsi="Calibri" w:cs="Calibri"/>
                <w:szCs w:val="20"/>
                <w:lang w:val="en-GB"/>
              </w:rPr>
            </w:pPr>
            <w:r w:rsidRPr="00605064">
              <w:rPr>
                <w:rFonts w:ascii="Calibri" w:eastAsia="Calibri" w:hAnsi="Calibri" w:cs="Calibri"/>
                <w:szCs w:val="20"/>
                <w:lang w:val="en-GB"/>
              </w:rPr>
              <w:t>inKindOrUnpaidWork</w:t>
            </w:r>
          </w:p>
        </w:tc>
        <w:tc>
          <w:tcPr>
            <w:tcW w:w="2700" w:type="dxa"/>
            <w:tcBorders>
              <w:top w:val="single" w:sz="4" w:space="0" w:color="auto"/>
              <w:left w:val="single" w:sz="4" w:space="0" w:color="auto"/>
              <w:bottom w:val="single" w:sz="4" w:space="0" w:color="auto"/>
              <w:right w:val="single" w:sz="4" w:space="0" w:color="auto"/>
            </w:tcBorders>
          </w:tcPr>
          <w:p w14:paraId="3EBE8C33" w14:textId="50E84217" w:rsidR="115F955B" w:rsidRPr="00605064" w:rsidRDefault="115F955B" w:rsidP="115F955B">
            <w:pPr>
              <w:pStyle w:val="TableText10"/>
              <w:rPr>
                <w:rFonts w:ascii="Calibri" w:eastAsia="Calibri" w:hAnsi="Calibri" w:cs="Calibri"/>
                <w:szCs w:val="20"/>
                <w:lang w:val="en-GB"/>
              </w:rPr>
            </w:pPr>
            <w:r w:rsidRPr="00605064">
              <w:rPr>
                <w:rFonts w:ascii="Calibri" w:eastAsia="Calibri" w:hAnsi="Calibri" w:cs="Calibri"/>
                <w:szCs w:val="20"/>
                <w:lang w:val="en-GB"/>
              </w:rPr>
              <w:t>Array&lt;</w:t>
            </w:r>
            <w:r w:rsidRPr="00605064">
              <w:rPr>
                <w:rFonts w:ascii="Calibri" w:eastAsia="Calibri" w:hAnsi="Calibri" w:cs="Calibri"/>
                <w:szCs w:val="20"/>
              </w:rPr>
              <w:t xml:space="preserve"> IsInkindOrUnPaidResultDTO</w:t>
            </w:r>
            <w:r w:rsidRPr="00605064">
              <w:rPr>
                <w:rFonts w:ascii="Calibri" w:eastAsia="Calibri" w:hAnsi="Calibri" w:cs="Calibri"/>
                <w:szCs w:val="20"/>
                <w:lang w:val="en-GB"/>
              </w:rPr>
              <w:t xml:space="preserve"> &gt;</w:t>
            </w:r>
          </w:p>
        </w:tc>
        <w:tc>
          <w:tcPr>
            <w:tcW w:w="1440" w:type="dxa"/>
            <w:gridSpan w:val="2"/>
            <w:tcBorders>
              <w:top w:val="single" w:sz="4" w:space="0" w:color="auto"/>
              <w:left w:val="single" w:sz="4" w:space="0" w:color="auto"/>
              <w:bottom w:val="single" w:sz="4" w:space="0" w:color="auto"/>
              <w:right w:val="single" w:sz="4" w:space="0" w:color="auto"/>
            </w:tcBorders>
          </w:tcPr>
          <w:p w14:paraId="5BCAA596" w14:textId="3E157C1C" w:rsidR="115F955B" w:rsidRPr="00605064" w:rsidRDefault="52D7FD21" w:rsidP="20DCA94D">
            <w:pPr>
              <w:pStyle w:val="TableText10"/>
              <w:rPr>
                <w:rFonts w:ascii="Calibri" w:eastAsia="Calibri" w:hAnsi="Calibri" w:cs="Calibri"/>
                <w:lang w:val="en-GB"/>
              </w:rPr>
            </w:pPr>
            <w:r w:rsidRPr="5AD8E5F2">
              <w:rPr>
                <w:rFonts w:ascii="Calibri" w:eastAsia="Calibri" w:hAnsi="Calibri" w:cs="Calibri"/>
                <w:lang w:val="en-GB"/>
              </w:rPr>
              <w:t>Yes</w:t>
            </w:r>
          </w:p>
        </w:tc>
        <w:tc>
          <w:tcPr>
            <w:tcW w:w="2610" w:type="dxa"/>
            <w:tcBorders>
              <w:top w:val="single" w:sz="4" w:space="0" w:color="auto"/>
              <w:left w:val="single" w:sz="4" w:space="0" w:color="auto"/>
              <w:bottom w:val="single" w:sz="4" w:space="0" w:color="auto"/>
              <w:right w:val="single" w:sz="4" w:space="0" w:color="auto"/>
            </w:tcBorders>
          </w:tcPr>
          <w:p w14:paraId="416CFD1F" w14:textId="483460E2" w:rsidR="115F955B" w:rsidRPr="00605064" w:rsidRDefault="2423B081" w:rsidP="20DCA94D">
            <w:pPr>
              <w:pStyle w:val="TableText10"/>
              <w:rPr>
                <w:rFonts w:ascii="Calibri" w:eastAsia="Calibri" w:hAnsi="Calibri" w:cs="Calibri"/>
                <w:lang w:val="en-GB"/>
              </w:rPr>
            </w:pPr>
            <w:r w:rsidRPr="00605064">
              <w:rPr>
                <w:rFonts w:ascii="Calibri" w:eastAsia="Calibri" w:hAnsi="Calibri" w:cs="Calibri"/>
                <w:lang w:val="en-GB"/>
              </w:rPr>
              <w:t>InkindOrUnpa</w:t>
            </w:r>
            <w:r w:rsidR="61878F3A" w:rsidRPr="00605064">
              <w:rPr>
                <w:rFonts w:ascii="Calibri" w:eastAsia="Calibri" w:hAnsi="Calibri" w:cs="Calibri"/>
                <w:lang w:val="en-GB"/>
              </w:rPr>
              <w:t>i</w:t>
            </w:r>
            <w:r w:rsidRPr="00605064">
              <w:rPr>
                <w:rFonts w:ascii="Calibri" w:eastAsia="Calibri" w:hAnsi="Calibri" w:cs="Calibri"/>
                <w:lang w:val="en-GB"/>
              </w:rPr>
              <w:t>d Work records</w:t>
            </w:r>
          </w:p>
        </w:tc>
      </w:tr>
      <w:tr w:rsidR="00431200" w:rsidRPr="005424B9" w14:paraId="26964ADD" w14:textId="77777777" w:rsidTr="5AD8E5F2">
        <w:tc>
          <w:tcPr>
            <w:tcW w:w="2898" w:type="dxa"/>
            <w:gridSpan w:val="2"/>
            <w:tcBorders>
              <w:top w:val="single" w:sz="4" w:space="0" w:color="auto"/>
              <w:left w:val="single" w:sz="4" w:space="0" w:color="auto"/>
              <w:bottom w:val="single" w:sz="4" w:space="0" w:color="auto"/>
              <w:right w:val="single" w:sz="4" w:space="0" w:color="auto"/>
            </w:tcBorders>
          </w:tcPr>
          <w:p w14:paraId="2AB16EE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education</w:t>
            </w:r>
          </w:p>
        </w:tc>
        <w:tc>
          <w:tcPr>
            <w:tcW w:w="2700" w:type="dxa"/>
            <w:tcBorders>
              <w:top w:val="single" w:sz="4" w:space="0" w:color="auto"/>
              <w:left w:val="single" w:sz="4" w:space="0" w:color="auto"/>
              <w:bottom w:val="single" w:sz="4" w:space="0" w:color="auto"/>
              <w:right w:val="single" w:sz="4" w:space="0" w:color="auto"/>
            </w:tcBorders>
          </w:tcPr>
          <w:p w14:paraId="73F8C47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Array&lt;EducationVerifiedDTO&gt;</w:t>
            </w:r>
          </w:p>
        </w:tc>
        <w:tc>
          <w:tcPr>
            <w:tcW w:w="1440" w:type="dxa"/>
            <w:gridSpan w:val="2"/>
            <w:tcBorders>
              <w:top w:val="single" w:sz="4" w:space="0" w:color="auto"/>
              <w:left w:val="single" w:sz="4" w:space="0" w:color="auto"/>
              <w:bottom w:val="single" w:sz="4" w:space="0" w:color="auto"/>
              <w:right w:val="single" w:sz="4" w:space="0" w:color="auto"/>
            </w:tcBorders>
          </w:tcPr>
          <w:p w14:paraId="2995478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5EE587C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 xml:space="preserve">Education Enrollment data </w:t>
            </w:r>
          </w:p>
        </w:tc>
      </w:tr>
      <w:tr w:rsidR="00431200" w:rsidRPr="005424B9" w14:paraId="3744CFAD" w14:textId="77777777" w:rsidTr="5AD8E5F2">
        <w:tc>
          <w:tcPr>
            <w:tcW w:w="2898" w:type="dxa"/>
            <w:gridSpan w:val="2"/>
            <w:tcBorders>
              <w:top w:val="single" w:sz="4" w:space="0" w:color="auto"/>
              <w:left w:val="single" w:sz="4" w:space="0" w:color="auto"/>
              <w:bottom w:val="single" w:sz="4" w:space="0" w:color="auto"/>
              <w:right w:val="single" w:sz="4" w:space="0" w:color="auto"/>
            </w:tcBorders>
          </w:tcPr>
          <w:p w14:paraId="6EC2BFE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volunteeringCommunityService</w:t>
            </w:r>
          </w:p>
        </w:tc>
        <w:tc>
          <w:tcPr>
            <w:tcW w:w="2700" w:type="dxa"/>
            <w:tcBorders>
              <w:top w:val="single" w:sz="4" w:space="0" w:color="auto"/>
              <w:left w:val="single" w:sz="4" w:space="0" w:color="auto"/>
              <w:bottom w:val="single" w:sz="4" w:space="0" w:color="auto"/>
              <w:right w:val="single" w:sz="4" w:space="0" w:color="auto"/>
            </w:tcBorders>
          </w:tcPr>
          <w:p w14:paraId="4048BC9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Array&lt;VolunteeringCommunityServiceVerifiedDTO&gt;</w:t>
            </w:r>
          </w:p>
        </w:tc>
        <w:tc>
          <w:tcPr>
            <w:tcW w:w="1440" w:type="dxa"/>
            <w:gridSpan w:val="2"/>
            <w:tcBorders>
              <w:top w:val="single" w:sz="4" w:space="0" w:color="auto"/>
              <w:left w:val="single" w:sz="4" w:space="0" w:color="auto"/>
              <w:bottom w:val="single" w:sz="4" w:space="0" w:color="auto"/>
              <w:right w:val="single" w:sz="4" w:space="0" w:color="auto"/>
            </w:tcBorders>
          </w:tcPr>
          <w:p w14:paraId="4176AA4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610" w:type="dxa"/>
            <w:tcBorders>
              <w:top w:val="single" w:sz="4" w:space="0" w:color="auto"/>
              <w:left w:val="single" w:sz="4" w:space="0" w:color="auto"/>
              <w:bottom w:val="single" w:sz="4" w:space="0" w:color="auto"/>
              <w:right w:val="single" w:sz="4" w:space="0" w:color="auto"/>
            </w:tcBorders>
          </w:tcPr>
          <w:p w14:paraId="006ED74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Volunteering data</w:t>
            </w:r>
          </w:p>
        </w:tc>
      </w:tr>
      <w:tr w:rsidR="00431200" w:rsidRPr="005424B9" w14:paraId="7E4036ED" w14:textId="77777777" w:rsidTr="5AD8E5F2">
        <w:tc>
          <w:tcPr>
            <w:tcW w:w="2898" w:type="dxa"/>
            <w:gridSpan w:val="2"/>
            <w:tcBorders>
              <w:top w:val="single" w:sz="4" w:space="0" w:color="auto"/>
              <w:left w:val="single" w:sz="4" w:space="0" w:color="auto"/>
              <w:bottom w:val="single" w:sz="4" w:space="0" w:color="auto"/>
              <w:right w:val="single" w:sz="4" w:space="0" w:color="auto"/>
            </w:tcBorders>
          </w:tcPr>
          <w:p w14:paraId="65DFEB6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color w:val="000000"/>
                <w:szCs w:val="20"/>
              </w:rPr>
              <w:t>electronicallyVerifiedEmployment</w:t>
            </w:r>
          </w:p>
        </w:tc>
        <w:tc>
          <w:tcPr>
            <w:tcW w:w="2700" w:type="dxa"/>
            <w:tcBorders>
              <w:top w:val="single" w:sz="4" w:space="0" w:color="auto"/>
              <w:left w:val="single" w:sz="4" w:space="0" w:color="auto"/>
              <w:bottom w:val="single" w:sz="4" w:space="0" w:color="auto"/>
              <w:right w:val="single" w:sz="4" w:space="0" w:color="auto"/>
            </w:tcBorders>
          </w:tcPr>
          <w:p w14:paraId="5A55AAC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color w:val="000000"/>
                <w:szCs w:val="20"/>
              </w:rPr>
              <w:t>Array&lt;ElectronicallyVerifiedEmploymentDTO&gt;</w:t>
            </w:r>
          </w:p>
        </w:tc>
        <w:tc>
          <w:tcPr>
            <w:tcW w:w="1440" w:type="dxa"/>
            <w:gridSpan w:val="2"/>
            <w:tcBorders>
              <w:top w:val="single" w:sz="4" w:space="0" w:color="auto"/>
              <w:left w:val="single" w:sz="4" w:space="0" w:color="auto"/>
              <w:bottom w:val="single" w:sz="4" w:space="0" w:color="auto"/>
              <w:right w:val="single" w:sz="4" w:space="0" w:color="auto"/>
            </w:tcBorders>
          </w:tcPr>
          <w:p w14:paraId="2385532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color w:val="000000"/>
                <w:szCs w:val="20"/>
              </w:rPr>
              <w:t>No</w:t>
            </w:r>
          </w:p>
        </w:tc>
        <w:tc>
          <w:tcPr>
            <w:tcW w:w="2610" w:type="dxa"/>
            <w:tcBorders>
              <w:top w:val="single" w:sz="4" w:space="0" w:color="auto"/>
              <w:left w:val="single" w:sz="4" w:space="0" w:color="auto"/>
              <w:bottom w:val="single" w:sz="4" w:space="0" w:color="auto"/>
              <w:right w:val="single" w:sz="4" w:space="0" w:color="auto"/>
            </w:tcBorders>
          </w:tcPr>
          <w:p w14:paraId="4CD40E9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color w:val="000000"/>
                <w:szCs w:val="20"/>
              </w:rPr>
              <w:t>Employments electronically verified by VaCMS (see ElectronicallyVerifiedEmploymentDTO)</w:t>
            </w:r>
          </w:p>
        </w:tc>
      </w:tr>
    </w:tbl>
    <w:p w14:paraId="00882946" w14:textId="77777777" w:rsidR="00431200" w:rsidRPr="005424B9" w:rsidRDefault="00431200" w:rsidP="00431200">
      <w:pPr>
        <w:ind w:left="1440" w:right="162"/>
        <w:rPr>
          <w:rFonts w:ascii="Calibri" w:hAnsi="Calibri" w:cs="Calibri"/>
          <w:sz w:val="20"/>
          <w:szCs w:val="20"/>
        </w:rPr>
      </w:pPr>
      <w:bookmarkStart w:id="12" w:name="Bookmark2"/>
      <w:bookmarkEnd w:id="12"/>
    </w:p>
    <w:p w14:paraId="2B7D78E3" w14:textId="4B924063" w:rsidR="00431200" w:rsidRPr="005424B9" w:rsidRDefault="42F0F286" w:rsidP="20DCA94D">
      <w:pPr>
        <w:spacing w:before="120"/>
        <w:ind w:right="162"/>
        <w:rPr>
          <w:rFonts w:ascii="Calibri" w:eastAsia="Calibri" w:hAnsi="Calibri" w:cs="Calibri"/>
          <w:sz w:val="20"/>
          <w:szCs w:val="20"/>
          <w:u w:val="single"/>
          <w:lang w:val="en-GB"/>
        </w:rPr>
      </w:pPr>
      <w:r w:rsidRPr="005424B9">
        <w:rPr>
          <w:rFonts w:ascii="Calibri" w:eastAsia="Calibri" w:hAnsi="Calibri" w:cs="Calibri"/>
          <w:sz w:val="20"/>
          <w:szCs w:val="20"/>
          <w:u w:val="single"/>
          <w:lang w:val="en-GB"/>
        </w:rPr>
        <w:t>MagiIncomeBudgetDTO:</w:t>
      </w:r>
      <w:r w:rsidR="4EE5492B" w:rsidRPr="005424B9">
        <w:rPr>
          <w:rFonts w:ascii="Calibri" w:eastAsia="Calibri" w:hAnsi="Calibri" w:cs="Calibri"/>
          <w:sz w:val="20"/>
          <w:szCs w:val="20"/>
          <w:u w:val="single"/>
          <w:lang w:val="en-GB"/>
        </w:rPr>
        <w:t xml:space="preserve"> This DTO holds VaCMS calculated household income MAGI budget details</w:t>
      </w:r>
    </w:p>
    <w:tbl>
      <w:tblPr>
        <w:tblW w:w="9630" w:type="dxa"/>
        <w:tblInd w:w="-98"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443"/>
        <w:gridCol w:w="2235"/>
        <w:gridCol w:w="1050"/>
        <w:gridCol w:w="2902"/>
      </w:tblGrid>
      <w:tr w:rsidR="547EDEB1" w:rsidRPr="005424B9" w14:paraId="2D6EC26E"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54D00CFB" w14:textId="74083CF6"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Field</w:t>
            </w:r>
          </w:p>
        </w:tc>
        <w:tc>
          <w:tcPr>
            <w:tcW w:w="2235"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2043B28D" w14:textId="48255C06"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Type</w:t>
            </w:r>
          </w:p>
        </w:tc>
        <w:tc>
          <w:tcPr>
            <w:tcW w:w="105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71B0DCE8" w14:textId="411F0AFD"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Required</w:t>
            </w:r>
          </w:p>
        </w:tc>
        <w:tc>
          <w:tcPr>
            <w:tcW w:w="2902"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1FF07003" w14:textId="358A203A"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Description</w:t>
            </w:r>
          </w:p>
        </w:tc>
      </w:tr>
      <w:tr w:rsidR="547EDEB1" w:rsidRPr="005424B9" w14:paraId="40A3A604"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5EAEF74F" w14:textId="3B33CFBC"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edgNum</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0A85F28C" w14:textId="14805D39"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0E6FDED6" w14:textId="177A82F3"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Yes</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0B6915FB" w14:textId="297E32B0"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Edg number</w:t>
            </w:r>
          </w:p>
        </w:tc>
      </w:tr>
      <w:tr w:rsidR="547EDEB1" w:rsidRPr="005424B9" w14:paraId="60C9255C"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4BDE1329" w14:textId="481C60C9"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eligBeginDt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284CEB14" w14:textId="5647C1A5"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Date</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3A6A7D2F" w14:textId="542C0694"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Yes</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5F6D2F35" w14:textId="3892BBAD"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Eligibility Begin Date</w:t>
            </w:r>
          </w:p>
        </w:tc>
      </w:tr>
      <w:tr w:rsidR="547EDEB1" w:rsidRPr="005424B9" w14:paraId="20841851"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0A8BD75E" w14:textId="5EBC6392"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eligEndDt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23076069" w14:textId="13F0CD52"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Date</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496496BF" w14:textId="0A6544D1"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No</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551F8D8A" w14:textId="0DCD0877"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Eligibility End Date</w:t>
            </w:r>
          </w:p>
        </w:tc>
      </w:tr>
      <w:tr w:rsidR="547EDEB1" w:rsidRPr="005424B9" w14:paraId="55680A1E"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3BAD7CB1" w14:textId="3C79755F"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totalBudgetAmount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45EBA913" w14:textId="75878D57"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20AC21B1" w14:textId="0532E97B"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Yes</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6350A87D" w14:textId="6DD965E1"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MAGI Budget for the applicant’s EDG.</w:t>
            </w:r>
          </w:p>
        </w:tc>
      </w:tr>
    </w:tbl>
    <w:p w14:paraId="4DC844DF" w14:textId="77777777" w:rsidR="00DA17CB" w:rsidRPr="005424B9" w:rsidRDefault="00DA17CB" w:rsidP="00044695">
      <w:pPr>
        <w:spacing w:before="120" w:line="240" w:lineRule="atLeast"/>
        <w:rPr>
          <w:rFonts w:ascii="Calibri" w:eastAsia="Cambria" w:hAnsi="Calibri" w:cs="Calibri"/>
          <w:color w:val="881798"/>
          <w:sz w:val="20"/>
          <w:szCs w:val="20"/>
        </w:rPr>
      </w:pPr>
    </w:p>
    <w:p w14:paraId="49D31E42" w14:textId="4A8B74B3" w:rsidR="00431200" w:rsidRPr="00605064" w:rsidRDefault="42F0F286" w:rsidP="20DCA94D">
      <w:pPr>
        <w:spacing w:before="120"/>
        <w:ind w:right="162"/>
        <w:rPr>
          <w:rFonts w:ascii="Calibri" w:eastAsia="Calibri" w:hAnsi="Calibri" w:cs="Calibri"/>
          <w:sz w:val="20"/>
          <w:szCs w:val="20"/>
          <w:lang w:val="en-GB"/>
        </w:rPr>
      </w:pPr>
      <w:r w:rsidRPr="00605064">
        <w:rPr>
          <w:rFonts w:ascii="Calibri" w:eastAsia="Calibri" w:hAnsi="Calibri" w:cs="Calibri"/>
          <w:sz w:val="20"/>
          <w:szCs w:val="20"/>
          <w:lang w:val="en-GB"/>
        </w:rPr>
        <w:t>EvEdgIncomeBudgetDTO:</w:t>
      </w:r>
      <w:r w:rsidR="7AB39C96" w:rsidRPr="00605064">
        <w:rPr>
          <w:rFonts w:ascii="Calibri" w:eastAsia="Calibri" w:hAnsi="Calibri" w:cs="Calibri"/>
          <w:sz w:val="20"/>
          <w:szCs w:val="20"/>
          <w:lang w:val="en-GB"/>
        </w:rPr>
        <w:t xml:space="preserve"> This DTO holds VaCMS calculated household income budget from Electronic Sources</w:t>
      </w:r>
    </w:p>
    <w:tbl>
      <w:tblPr>
        <w:tblW w:w="9630" w:type="dxa"/>
        <w:tblInd w:w="-98"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443"/>
        <w:gridCol w:w="2235"/>
        <w:gridCol w:w="1050"/>
        <w:gridCol w:w="2902"/>
      </w:tblGrid>
      <w:tr w:rsidR="547EDEB1" w:rsidRPr="005424B9" w14:paraId="2479B227"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0B125BDF" w14:textId="14BD468E"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Field</w:t>
            </w:r>
          </w:p>
        </w:tc>
        <w:tc>
          <w:tcPr>
            <w:tcW w:w="2235"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556DDA96" w14:textId="37CADFA6"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Type</w:t>
            </w:r>
          </w:p>
        </w:tc>
        <w:tc>
          <w:tcPr>
            <w:tcW w:w="105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7E4B0A82" w14:textId="2EC03EBF"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Required</w:t>
            </w:r>
          </w:p>
        </w:tc>
        <w:tc>
          <w:tcPr>
            <w:tcW w:w="2902"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7DBB7034" w14:textId="09BB920F"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Description</w:t>
            </w:r>
          </w:p>
        </w:tc>
      </w:tr>
      <w:tr w:rsidR="547EDEB1" w:rsidRPr="005424B9" w14:paraId="0A5243CD"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6B22BEF5" w14:textId="20B020B8"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edgNum</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3E04622E" w14:textId="507EDFEF"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146207C1" w14:textId="26E1E90C"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Yes</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062A7B95" w14:textId="769D179E"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lang w:val="en-GB"/>
              </w:rPr>
              <w:t>Edg number</w:t>
            </w:r>
          </w:p>
        </w:tc>
      </w:tr>
      <w:tr w:rsidR="547EDEB1" w:rsidRPr="005424B9" w14:paraId="761711CB"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29635859" w14:textId="314E2FDE"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eligBeginDt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5ECD25EC" w14:textId="04C2FF34"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Date</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2F55AF4B" w14:textId="19A1367B"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Yes</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00663683" w14:textId="1E1211B6"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Eligibility Begin Date</w:t>
            </w:r>
          </w:p>
        </w:tc>
      </w:tr>
      <w:tr w:rsidR="547EDEB1" w:rsidRPr="005424B9" w14:paraId="519053C7"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3EE54BD8" w14:textId="69B0E69B"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eligEndDt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78D7F9CA" w14:textId="5AF7C380"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Date</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675C50A9" w14:textId="63215D45"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No</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75713AE3" w14:textId="79665443"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Eligibility End Date</w:t>
            </w:r>
          </w:p>
        </w:tc>
      </w:tr>
      <w:tr w:rsidR="547EDEB1" w:rsidRPr="005424B9" w14:paraId="1300F21E" w14:textId="77777777" w:rsidTr="00605064">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244F90DD" w14:textId="580F1B2D"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totalBudgetAmount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0A323480" w14:textId="4EBE454B"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250847E4" w14:textId="6D7BD5DC"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Yes</w:t>
            </w:r>
          </w:p>
        </w:tc>
        <w:tc>
          <w:tcPr>
            <w:tcW w:w="2902" w:type="dxa"/>
            <w:tcBorders>
              <w:top w:val="single" w:sz="6" w:space="0" w:color="auto"/>
              <w:left w:val="single" w:sz="6" w:space="0" w:color="auto"/>
              <w:bottom w:val="single" w:sz="6" w:space="0" w:color="auto"/>
              <w:right w:val="single" w:sz="6" w:space="0" w:color="auto"/>
            </w:tcBorders>
            <w:tcMar>
              <w:left w:w="105" w:type="dxa"/>
              <w:right w:w="105" w:type="dxa"/>
            </w:tcMar>
          </w:tcPr>
          <w:p w14:paraId="6075CA62" w14:textId="288B0D0C" w:rsidR="547EDEB1" w:rsidRPr="00922223" w:rsidRDefault="547EDEB1" w:rsidP="31714CD1">
            <w:pPr>
              <w:pStyle w:val="TableText10"/>
              <w:rPr>
                <w:rFonts w:ascii="Calibri" w:eastAsia="Calibri" w:hAnsi="Calibri" w:cs="Calibri"/>
              </w:rPr>
            </w:pPr>
            <w:r w:rsidRPr="31714CD1">
              <w:rPr>
                <w:rFonts w:ascii="Calibri" w:eastAsia="Calibri" w:hAnsi="Calibri" w:cs="Calibri"/>
                <w:lang w:val="en-GB"/>
              </w:rPr>
              <w:t>MAGI Budget for the applicant’s EDG.</w:t>
            </w:r>
          </w:p>
        </w:tc>
      </w:tr>
    </w:tbl>
    <w:p w14:paraId="69F06AD2" w14:textId="77777777" w:rsidR="00DA17CB" w:rsidRPr="005424B9" w:rsidRDefault="00DA17CB" w:rsidP="00044695">
      <w:pPr>
        <w:ind w:right="162"/>
        <w:rPr>
          <w:rFonts w:ascii="Calibri" w:eastAsia="Calibri" w:hAnsi="Calibri" w:cs="Calibri"/>
          <w:color w:val="881798"/>
          <w:sz w:val="20"/>
          <w:szCs w:val="20"/>
        </w:rPr>
      </w:pPr>
    </w:p>
    <w:p w14:paraId="3AD42015" w14:textId="40C0C084" w:rsidR="00431200" w:rsidRPr="00605064" w:rsidRDefault="42F0F286" w:rsidP="20DCA94D">
      <w:pPr>
        <w:spacing w:before="120"/>
        <w:ind w:right="162"/>
        <w:rPr>
          <w:rFonts w:ascii="Calibri" w:eastAsia="Calibri" w:hAnsi="Calibri" w:cs="Calibri"/>
          <w:sz w:val="20"/>
          <w:szCs w:val="20"/>
          <w:lang w:val="en-GB"/>
        </w:rPr>
      </w:pPr>
      <w:r w:rsidRPr="00605064">
        <w:rPr>
          <w:rFonts w:ascii="Calibri" w:eastAsia="Calibri" w:hAnsi="Calibri" w:cs="Calibri"/>
          <w:sz w:val="20"/>
          <w:szCs w:val="20"/>
          <w:lang w:val="en-GB"/>
        </w:rPr>
        <w:t>EvIndvIncomeBudgetDTO:</w:t>
      </w:r>
      <w:r w:rsidR="6F41659E" w:rsidRPr="00605064">
        <w:rPr>
          <w:rFonts w:ascii="Calibri" w:eastAsia="Calibri" w:hAnsi="Calibri" w:cs="Calibri"/>
          <w:sz w:val="20"/>
          <w:szCs w:val="20"/>
          <w:lang w:val="en-GB"/>
        </w:rPr>
        <w:t>This DTO holds household member’s income from electronic sources</w:t>
      </w:r>
    </w:p>
    <w:tbl>
      <w:tblPr>
        <w:tblW w:w="9450" w:type="dxa"/>
        <w:tblInd w:w="-98"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443"/>
        <w:gridCol w:w="2235"/>
        <w:gridCol w:w="1050"/>
        <w:gridCol w:w="2722"/>
      </w:tblGrid>
      <w:tr w:rsidR="547EDEB1" w:rsidRPr="005424B9" w14:paraId="0D108280"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631EBA53" w14:textId="3C3AD589"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Field</w:t>
            </w:r>
          </w:p>
        </w:tc>
        <w:tc>
          <w:tcPr>
            <w:tcW w:w="2235"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2E5A39BB" w14:textId="2DBB8EF2"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Type</w:t>
            </w:r>
          </w:p>
        </w:tc>
        <w:tc>
          <w:tcPr>
            <w:tcW w:w="105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66B5BE40" w14:textId="34557E62"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Required</w:t>
            </w:r>
          </w:p>
        </w:tc>
        <w:tc>
          <w:tcPr>
            <w:tcW w:w="2722"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04202EEE" w14:textId="6222BBA2"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Description</w:t>
            </w:r>
          </w:p>
        </w:tc>
      </w:tr>
      <w:tr w:rsidR="547EDEB1" w:rsidRPr="005424B9" w14:paraId="3A449E5C"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75BB218F" w14:textId="2D405CAC"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clientId</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7215F8F5" w14:textId="6A480B16"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708A8A13" w14:textId="1483DF38"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Yes</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0E92530B" w14:textId="526717A3" w:rsidR="547EDEB1" w:rsidRPr="00922223" w:rsidRDefault="00D35ED7" w:rsidP="5AD8E5F2">
            <w:pPr>
              <w:pStyle w:val="TableText10"/>
              <w:rPr>
                <w:rFonts w:ascii="Calibri" w:eastAsia="Calibri" w:hAnsi="Calibri" w:cs="Calibri"/>
                <w:lang w:val="en-GB"/>
              </w:rPr>
            </w:pPr>
            <w:r w:rsidRPr="5AD8E5F2">
              <w:rPr>
                <w:rFonts w:ascii="Calibri" w:eastAsiaTheme="minorEastAsia" w:hAnsi="Calibri" w:cs="Calibri"/>
                <w:color w:val="000000" w:themeColor="text1"/>
              </w:rPr>
              <w:t>Unique client identification number (VaCMS Client ID)</w:t>
            </w:r>
          </w:p>
          <w:p w14:paraId="7893A7EE" w14:textId="3B10F435" w:rsidR="547EDEB1" w:rsidRPr="00922223" w:rsidRDefault="547EDEB1" w:rsidP="5AD8E5F2">
            <w:pPr>
              <w:pStyle w:val="TableText10"/>
              <w:rPr>
                <w:rFonts w:ascii="Calibri" w:eastAsia="Calibri" w:hAnsi="Calibri" w:cs="Calibri"/>
                <w:u w:val="single"/>
                <w:lang w:val="en-GB"/>
              </w:rPr>
            </w:pPr>
          </w:p>
        </w:tc>
      </w:tr>
      <w:tr w:rsidR="547EDEB1" w:rsidRPr="005424B9" w14:paraId="6CE8E229"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49487DEA" w14:textId="143430CC"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ein</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31605C48" w14:textId="0FB48889"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07A7BA92" w14:textId="483F67D7"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No</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5715DE5D" w14:textId="08485A99"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Employer Identification Number (EIN) in XX-XXXXXXX format</w:t>
            </w:r>
          </w:p>
        </w:tc>
      </w:tr>
      <w:tr w:rsidR="547EDEB1" w:rsidRPr="005424B9" w14:paraId="0862F161"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509C475B" w14:textId="720C0622"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budgetBeginDt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66580FD4" w14:textId="18A51AD9"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Date</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39C2F29E" w14:textId="1DC2DF9A"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Yes</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51DC0052" w14:textId="260C28A8"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Budget begin date</w:t>
            </w:r>
          </w:p>
        </w:tc>
      </w:tr>
      <w:tr w:rsidR="547EDEB1" w:rsidRPr="005424B9" w14:paraId="25AA3958"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287B58DF" w14:textId="1AFC42FC"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budgetEndDt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098CEA94" w14:textId="203CA7B8"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Date</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45122CB5" w14:textId="1036A29C"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No</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020EF2EC" w14:textId="6D12B73E"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Budget end date</w:t>
            </w:r>
          </w:p>
        </w:tc>
      </w:tr>
      <w:tr w:rsidR="547EDEB1" w:rsidRPr="005424B9" w14:paraId="4D879E56"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2550D422" w14:textId="39AA90C2" w:rsidR="547EDEB1" w:rsidRPr="00922223" w:rsidRDefault="00814A71" w:rsidP="31714CD1">
            <w:pPr>
              <w:pStyle w:val="TableText10"/>
              <w:rPr>
                <w:rFonts w:ascii="Calibri" w:eastAsia="Calibri" w:hAnsi="Calibri" w:cs="Calibri"/>
                <w:lang w:val="en-GB"/>
              </w:rPr>
            </w:pPr>
            <w:r>
              <w:rPr>
                <w:rFonts w:ascii="Calibri" w:eastAsia="Calibri" w:hAnsi="Calibri" w:cs="Calibri"/>
                <w:u w:val="single"/>
                <w:lang w:val="en-GB"/>
              </w:rPr>
              <w:t>verificationS</w:t>
            </w:r>
            <w:r w:rsidRPr="31714CD1">
              <w:rPr>
                <w:rFonts w:ascii="Calibri" w:eastAsia="Calibri" w:hAnsi="Calibri" w:cs="Calibri"/>
                <w:u w:val="single"/>
                <w:lang w:val="en-GB"/>
              </w:rPr>
              <w:t>ource</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370ADA4D" w14:textId="2128D15F"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String</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7C6F6D80" w14:textId="6475C20C"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Yes</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3447607C" w14:textId="134C91DB" w:rsidR="00184809" w:rsidRPr="00605064" w:rsidRDefault="00184809" w:rsidP="31714CD1">
            <w:pPr>
              <w:pStyle w:val="TableText10"/>
              <w:rPr>
                <w:rFonts w:ascii="Calibri" w:eastAsia="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14:paraId="62BD8B55" w14:textId="63E3C69D"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Verification Source ( VEC, Equi fax, etc)</w:t>
            </w:r>
          </w:p>
        </w:tc>
      </w:tr>
      <w:tr w:rsidR="547EDEB1" w:rsidRPr="005424B9" w14:paraId="5373B428"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20818EC4" w14:textId="4F26ECC5"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totalBudgetAmount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2FC9FC3A" w14:textId="59B5CA72"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2FBDBE90" w14:textId="0E96B39B"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Yes</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5C6B5221" w14:textId="68F5EB31"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MAGI Budget for the applicant’s EDG.</w:t>
            </w:r>
          </w:p>
        </w:tc>
      </w:tr>
    </w:tbl>
    <w:p w14:paraId="13A9E238" w14:textId="6E9C848C" w:rsidR="00431200" w:rsidRPr="005424B9" w:rsidRDefault="00431200" w:rsidP="00044695">
      <w:pPr>
        <w:spacing w:before="120"/>
        <w:ind w:left="720" w:right="162"/>
        <w:rPr>
          <w:rFonts w:ascii="Calibri" w:eastAsia="Calibri" w:hAnsi="Calibri" w:cs="Calibri"/>
          <w:color w:val="881798"/>
          <w:sz w:val="20"/>
          <w:szCs w:val="20"/>
        </w:rPr>
      </w:pPr>
    </w:p>
    <w:p w14:paraId="3E73AF55" w14:textId="17B0A6C3" w:rsidR="00431200" w:rsidRPr="00605064" w:rsidRDefault="42F0F286" w:rsidP="20DCA94D">
      <w:pPr>
        <w:spacing w:before="120"/>
        <w:ind w:right="162"/>
        <w:rPr>
          <w:rFonts w:ascii="Calibri" w:eastAsia="Calibri" w:hAnsi="Calibri" w:cs="Calibri"/>
          <w:sz w:val="20"/>
          <w:szCs w:val="20"/>
          <w:lang w:val="en-GB"/>
        </w:rPr>
      </w:pPr>
      <w:r w:rsidRPr="00605064">
        <w:rPr>
          <w:rFonts w:ascii="Calibri" w:eastAsia="Calibri" w:hAnsi="Calibri" w:cs="Calibri"/>
          <w:sz w:val="20"/>
          <w:szCs w:val="20"/>
          <w:lang w:val="en-GB"/>
        </w:rPr>
        <w:t>BudgetGroupMemberDTO:</w:t>
      </w:r>
      <w:r w:rsidR="6DAB3A47" w:rsidRPr="00605064">
        <w:rPr>
          <w:rFonts w:ascii="Calibri" w:eastAsia="Calibri" w:hAnsi="Calibri" w:cs="Calibri"/>
          <w:sz w:val="20"/>
          <w:szCs w:val="20"/>
          <w:lang w:val="en-GB"/>
        </w:rPr>
        <w:t xml:space="preserve"> This DTO holds all the household members in medicaid household.</w:t>
      </w:r>
    </w:p>
    <w:tbl>
      <w:tblPr>
        <w:tblW w:w="9450" w:type="dxa"/>
        <w:tblInd w:w="-98"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443"/>
        <w:gridCol w:w="2235"/>
        <w:gridCol w:w="1050"/>
        <w:gridCol w:w="2722"/>
      </w:tblGrid>
      <w:tr w:rsidR="547EDEB1" w:rsidRPr="005424B9" w14:paraId="4BE6B799"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494D5B4B" w14:textId="6CD5766C"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Field</w:t>
            </w:r>
          </w:p>
        </w:tc>
        <w:tc>
          <w:tcPr>
            <w:tcW w:w="2235"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708E226A" w14:textId="0B132BC8"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Type</w:t>
            </w:r>
          </w:p>
        </w:tc>
        <w:tc>
          <w:tcPr>
            <w:tcW w:w="1050"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36CAE83C" w14:textId="4746B7E7"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Required</w:t>
            </w:r>
          </w:p>
        </w:tc>
        <w:tc>
          <w:tcPr>
            <w:tcW w:w="2722" w:type="dxa"/>
            <w:tcBorders>
              <w:top w:val="single" w:sz="6" w:space="0" w:color="auto"/>
              <w:left w:val="single" w:sz="6" w:space="0" w:color="auto"/>
              <w:bottom w:val="single" w:sz="6" w:space="0" w:color="auto"/>
              <w:right w:val="single" w:sz="6" w:space="0" w:color="auto"/>
            </w:tcBorders>
            <w:shd w:val="clear" w:color="auto" w:fill="000000" w:themeFill="text1"/>
            <w:tcMar>
              <w:left w:w="105" w:type="dxa"/>
              <w:right w:w="105" w:type="dxa"/>
            </w:tcMar>
          </w:tcPr>
          <w:p w14:paraId="542248F5" w14:textId="3E672900" w:rsidR="547EDEB1" w:rsidRPr="008661F6" w:rsidRDefault="547EDEB1" w:rsidP="31714CD1">
            <w:pPr>
              <w:pStyle w:val="TableText10HeaderCenter"/>
              <w:spacing w:before="120"/>
              <w:rPr>
                <w:rFonts w:ascii="Calibri" w:eastAsia="Calibri" w:hAnsi="Calibri" w:cs="Calibri"/>
                <w:color w:val="FFFFFF" w:themeColor="background1"/>
              </w:rPr>
            </w:pPr>
            <w:r w:rsidRPr="31714CD1">
              <w:rPr>
                <w:rFonts w:ascii="Calibri" w:eastAsia="Calibri" w:hAnsi="Calibri" w:cs="Calibri"/>
                <w:color w:val="FFFFFF" w:themeColor="background1"/>
                <w:lang w:val="en-GB"/>
              </w:rPr>
              <w:t>Description</w:t>
            </w:r>
          </w:p>
        </w:tc>
      </w:tr>
      <w:tr w:rsidR="547EDEB1" w:rsidRPr="005424B9" w14:paraId="379701BE"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25B996A4" w14:textId="3071DC5A"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edgNum</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1F4B84FA" w14:textId="50EFBDA7"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067DF2B5" w14:textId="21CF8EEA"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Yes</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7D4ABF1B" w14:textId="3A7AFD82" w:rsidR="547EDEB1" w:rsidRPr="00922223" w:rsidRDefault="547EDEB1" w:rsidP="31714CD1">
            <w:pPr>
              <w:pStyle w:val="TableText10"/>
              <w:rPr>
                <w:rFonts w:ascii="Calibri" w:eastAsia="Calibri" w:hAnsi="Calibri" w:cs="Calibri"/>
                <w:lang w:val="en-GB"/>
              </w:rPr>
            </w:pPr>
            <w:r w:rsidRPr="31714CD1">
              <w:rPr>
                <w:rFonts w:ascii="Calibri" w:eastAsia="Calibri" w:hAnsi="Calibri" w:cs="Calibri"/>
                <w:u w:val="single"/>
                <w:lang w:val="en-GB"/>
              </w:rPr>
              <w:t>Edg number</w:t>
            </w:r>
          </w:p>
        </w:tc>
      </w:tr>
      <w:tr w:rsidR="547EDEB1" w:rsidRPr="005424B9" w14:paraId="3F194F25"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780B1D15" w14:textId="7A76C563"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clientId</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64B71160" w14:textId="1887CCE2"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Number</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501D1DB7" w14:textId="6144E7B6" w:rsidR="547EDEB1" w:rsidRPr="00922223" w:rsidRDefault="547EDEB1" w:rsidP="31714CD1">
            <w:pPr>
              <w:pStyle w:val="TableText10"/>
              <w:rPr>
                <w:rFonts w:ascii="Calibri" w:eastAsia="Calibri" w:hAnsi="Calibri" w:cs="Calibri"/>
              </w:rPr>
            </w:pPr>
            <w:r w:rsidRPr="31714CD1">
              <w:rPr>
                <w:rFonts w:ascii="Calibri" w:eastAsia="Calibri" w:hAnsi="Calibri" w:cs="Calibri"/>
                <w:u w:val="single"/>
                <w:lang w:val="en-GB"/>
              </w:rPr>
              <w:t>Yes</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3B5C6920" w14:textId="4C8B6B45" w:rsidR="547EDEB1" w:rsidRPr="00922223" w:rsidRDefault="754E31A4" w:rsidP="5AD8E5F2">
            <w:pPr>
              <w:pStyle w:val="TableText10"/>
              <w:rPr>
                <w:rFonts w:ascii="Calibri" w:eastAsia="Calibri" w:hAnsi="Calibri" w:cs="Calibri"/>
                <w:lang w:val="en-GB"/>
              </w:rPr>
            </w:pPr>
            <w:r w:rsidRPr="5AD8E5F2">
              <w:rPr>
                <w:rFonts w:ascii="Calibri" w:eastAsiaTheme="minorEastAsia" w:hAnsi="Calibri" w:cs="Calibri"/>
                <w:color w:val="000000" w:themeColor="text1"/>
              </w:rPr>
              <w:t xml:space="preserve"> Unique client identification number (VaCMS Client ID) for all members in a </w:t>
            </w:r>
          </w:p>
          <w:p w14:paraId="3D508C93" w14:textId="2D7F38D8" w:rsidR="547EDEB1" w:rsidRPr="00922223" w:rsidRDefault="75479B47" w:rsidP="31714CD1">
            <w:pPr>
              <w:pStyle w:val="TableText10"/>
              <w:rPr>
                <w:rFonts w:ascii="Calibri" w:eastAsia="Calibri" w:hAnsi="Calibri" w:cs="Calibri"/>
              </w:rPr>
            </w:pPr>
            <w:r w:rsidRPr="5AD8E5F2">
              <w:rPr>
                <w:rFonts w:ascii="Calibri" w:eastAsia="Calibri" w:hAnsi="Calibri" w:cs="Calibri"/>
                <w:u w:val="single"/>
                <w:lang w:val="en-GB"/>
              </w:rPr>
              <w:t xml:space="preserve"> budget group.</w:t>
            </w:r>
          </w:p>
        </w:tc>
      </w:tr>
      <w:tr w:rsidR="0089099F" w:rsidRPr="00BC296D" w14:paraId="28713080" w14:textId="77777777" w:rsidTr="5AD8E5F2">
        <w:trPr>
          <w:trHeight w:val="285"/>
        </w:trPr>
        <w:tc>
          <w:tcPr>
            <w:tcW w:w="3443" w:type="dxa"/>
            <w:tcBorders>
              <w:top w:val="single" w:sz="6" w:space="0" w:color="auto"/>
              <w:left w:val="single" w:sz="6" w:space="0" w:color="auto"/>
              <w:bottom w:val="single" w:sz="6" w:space="0" w:color="auto"/>
              <w:right w:val="single" w:sz="6" w:space="0" w:color="auto"/>
            </w:tcBorders>
            <w:tcMar>
              <w:left w:w="105" w:type="dxa"/>
              <w:right w:w="105" w:type="dxa"/>
            </w:tcMar>
          </w:tcPr>
          <w:p w14:paraId="35758654" w14:textId="23325396" w:rsidR="0089099F" w:rsidRPr="00BC296D" w:rsidRDefault="0089099F" w:rsidP="0089099F">
            <w:pPr>
              <w:pStyle w:val="TableText10"/>
              <w:rPr>
                <w:rFonts w:ascii="Calibri" w:eastAsia="Calibri" w:hAnsi="Calibri" w:cs="Calibri"/>
                <w:szCs w:val="20"/>
              </w:rPr>
            </w:pPr>
            <w:r w:rsidRPr="000466DC">
              <w:rPr>
                <w:rFonts w:ascii="Calibri" w:eastAsiaTheme="minorHAnsi" w:hAnsi="Calibri" w:cs="Calibri"/>
                <w:color w:val="000000"/>
                <w:szCs w:val="20"/>
              </w:rPr>
              <w:t>eligPartStatusCd</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1B9905D6" w14:textId="5CBD764F" w:rsidR="0089099F" w:rsidRPr="00BC296D" w:rsidRDefault="0089099F" w:rsidP="0089099F">
            <w:pPr>
              <w:pStyle w:val="TableText10"/>
              <w:rPr>
                <w:rFonts w:ascii="Calibri" w:eastAsia="Calibri" w:hAnsi="Calibri" w:cs="Calibri"/>
                <w:szCs w:val="20"/>
              </w:rPr>
            </w:pPr>
            <w:r w:rsidRPr="000466DC">
              <w:rPr>
                <w:rFonts w:ascii="Calibri" w:hAnsi="Calibri" w:cs="Calibri"/>
                <w:color w:val="000000"/>
                <w:szCs w:val="20"/>
              </w:rPr>
              <w:t>String</w:t>
            </w:r>
          </w:p>
        </w:tc>
        <w:tc>
          <w:tcPr>
            <w:tcW w:w="1050" w:type="dxa"/>
            <w:tcBorders>
              <w:top w:val="single" w:sz="6" w:space="0" w:color="auto"/>
              <w:left w:val="single" w:sz="6" w:space="0" w:color="auto"/>
              <w:bottom w:val="single" w:sz="6" w:space="0" w:color="auto"/>
              <w:right w:val="single" w:sz="6" w:space="0" w:color="auto"/>
            </w:tcBorders>
            <w:tcMar>
              <w:left w:w="105" w:type="dxa"/>
              <w:right w:w="105" w:type="dxa"/>
            </w:tcMar>
          </w:tcPr>
          <w:p w14:paraId="7EC888AD" w14:textId="2AA4CE75" w:rsidR="0089099F" w:rsidRPr="00BC296D" w:rsidRDefault="0089099F" w:rsidP="0089099F">
            <w:pPr>
              <w:pStyle w:val="TableText10"/>
              <w:rPr>
                <w:rFonts w:ascii="Calibri" w:eastAsia="Calibri" w:hAnsi="Calibri" w:cs="Calibri"/>
                <w:szCs w:val="20"/>
              </w:rPr>
            </w:pPr>
            <w:r w:rsidRPr="000466DC">
              <w:rPr>
                <w:rFonts w:ascii="Calibri" w:eastAsiaTheme="minorHAnsi" w:hAnsi="Calibri" w:cs="Calibri"/>
                <w:color w:val="000000"/>
                <w:szCs w:val="20"/>
              </w:rPr>
              <w:t>No</w:t>
            </w:r>
          </w:p>
        </w:tc>
        <w:tc>
          <w:tcPr>
            <w:tcW w:w="2722" w:type="dxa"/>
            <w:tcBorders>
              <w:top w:val="single" w:sz="6" w:space="0" w:color="auto"/>
              <w:left w:val="single" w:sz="6" w:space="0" w:color="auto"/>
              <w:bottom w:val="single" w:sz="6" w:space="0" w:color="auto"/>
              <w:right w:val="single" w:sz="6" w:space="0" w:color="auto"/>
            </w:tcBorders>
            <w:tcMar>
              <w:left w:w="105" w:type="dxa"/>
              <w:right w:w="105" w:type="dxa"/>
            </w:tcMar>
          </w:tcPr>
          <w:p w14:paraId="4C2CCE97" w14:textId="32D1DEE9" w:rsidR="0089099F" w:rsidRPr="00BC296D" w:rsidRDefault="0089099F" w:rsidP="0089099F">
            <w:pPr>
              <w:pStyle w:val="TableText10"/>
              <w:rPr>
                <w:rFonts w:ascii="Calibri" w:eastAsia="Calibri" w:hAnsi="Calibri" w:cs="Calibri"/>
                <w:szCs w:val="20"/>
              </w:rPr>
            </w:pPr>
            <w:r w:rsidRPr="000466DC">
              <w:rPr>
                <w:rFonts w:ascii="Calibri" w:eastAsiaTheme="minorHAnsi" w:hAnsi="Calibri" w:cs="Calibri"/>
                <w:color w:val="000000"/>
                <w:szCs w:val="20"/>
              </w:rPr>
              <w:t>Eligibility Status Code</w:t>
            </w:r>
          </w:p>
        </w:tc>
      </w:tr>
    </w:tbl>
    <w:p w14:paraId="6A11CC29" w14:textId="4AEE8C49" w:rsidR="00431200" w:rsidRPr="005424B9" w:rsidRDefault="00431200" w:rsidP="00431200">
      <w:pPr>
        <w:ind w:right="162"/>
        <w:rPr>
          <w:rFonts w:ascii="Calibri" w:hAnsi="Calibri" w:cs="Calibri"/>
          <w:sz w:val="20"/>
          <w:szCs w:val="20"/>
        </w:rPr>
      </w:pPr>
    </w:p>
    <w:p w14:paraId="47D23D76" w14:textId="77777777" w:rsidR="00431200" w:rsidRPr="005424B9" w:rsidRDefault="00431200" w:rsidP="00431200">
      <w:pPr>
        <w:ind w:right="162"/>
        <w:rPr>
          <w:rFonts w:ascii="Calibri" w:hAnsi="Calibri" w:cs="Calibri"/>
          <w:sz w:val="20"/>
          <w:szCs w:val="20"/>
        </w:rPr>
      </w:pPr>
    </w:p>
    <w:p w14:paraId="2B415BC4" w14:textId="7B9FC9B1" w:rsidR="00431200" w:rsidRPr="005424B9" w:rsidRDefault="11504201" w:rsidP="00605064">
      <w:pPr>
        <w:spacing w:after="200"/>
        <w:ind w:right="162"/>
        <w:rPr>
          <w:rFonts w:ascii="Calibri" w:eastAsia="Calibri" w:hAnsi="Calibri" w:cs="Calibri"/>
          <w:color w:val="000000" w:themeColor="text1"/>
          <w:sz w:val="20"/>
          <w:szCs w:val="20"/>
        </w:rPr>
      </w:pPr>
      <w:r w:rsidRPr="00605064">
        <w:rPr>
          <w:rFonts w:ascii="Calibri" w:eastAsia="Segoe UI" w:hAnsi="Calibri" w:cs="Calibri"/>
          <w:color w:val="242424"/>
          <w:sz w:val="20"/>
          <w:szCs w:val="20"/>
        </w:rPr>
        <w:t>IncomeDetailsDTO</w:t>
      </w:r>
      <w:r w:rsidRPr="005424B9">
        <w:rPr>
          <w:rFonts w:ascii="Calibri" w:eastAsia="Calibri" w:hAnsi="Calibri" w:cs="Calibri"/>
          <w:color w:val="000000" w:themeColor="text1"/>
          <w:sz w:val="20"/>
          <w:szCs w:val="20"/>
        </w:rPr>
        <w:t>:</w:t>
      </w:r>
    </w:p>
    <w:tbl>
      <w:tblPr>
        <w:tblW w:w="9350" w:type="dxa"/>
        <w:tblLook w:val="01E0" w:firstRow="1" w:lastRow="1" w:firstColumn="1" w:lastColumn="1" w:noHBand="0" w:noVBand="0"/>
      </w:tblPr>
      <w:tblGrid>
        <w:gridCol w:w="2394"/>
        <w:gridCol w:w="2950"/>
        <w:gridCol w:w="973"/>
        <w:gridCol w:w="2910"/>
        <w:gridCol w:w="123"/>
      </w:tblGrid>
      <w:tr w:rsidR="09C1947A" w:rsidRPr="005424B9" w14:paraId="7EC8D133"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77700D7" w14:textId="4A3CAD4F" w:rsidR="09C1947A" w:rsidRPr="005424B9" w:rsidRDefault="09C1947A" w:rsidP="00605064">
            <w:pPr>
              <w:spacing w:after="120"/>
              <w:jc w:val="center"/>
              <w:rPr>
                <w:rFonts w:ascii="Calibri" w:eastAsia="Calibri" w:hAnsi="Calibri" w:cs="Calibri"/>
                <w:b/>
                <w:bCs/>
                <w:color w:val="FFFFFF" w:themeColor="background1"/>
                <w:sz w:val="20"/>
                <w:szCs w:val="20"/>
              </w:rPr>
            </w:pPr>
            <w:r w:rsidRPr="005424B9">
              <w:rPr>
                <w:rFonts w:ascii="Calibri" w:eastAsia="Calibri" w:hAnsi="Calibri" w:cs="Calibri"/>
                <w:b/>
                <w:bCs/>
                <w:color w:val="FFFFFF" w:themeColor="background1"/>
                <w:sz w:val="20"/>
                <w:szCs w:val="20"/>
              </w:rPr>
              <w:t>Field</w:t>
            </w:r>
          </w:p>
        </w:tc>
        <w:tc>
          <w:tcPr>
            <w:tcW w:w="295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6A8391E4" w14:textId="44B7A0CE" w:rsidR="09C1947A" w:rsidRPr="005424B9" w:rsidRDefault="09C1947A" w:rsidP="00605064">
            <w:pPr>
              <w:spacing w:after="120"/>
              <w:jc w:val="center"/>
              <w:rPr>
                <w:rFonts w:ascii="Calibri" w:eastAsia="Calibri" w:hAnsi="Calibri" w:cs="Calibri"/>
                <w:b/>
                <w:bCs/>
                <w:color w:val="FFFFFF" w:themeColor="background1"/>
                <w:sz w:val="20"/>
                <w:szCs w:val="20"/>
              </w:rPr>
            </w:pPr>
            <w:r w:rsidRPr="005424B9">
              <w:rPr>
                <w:rFonts w:ascii="Calibri" w:eastAsia="Calibri" w:hAnsi="Calibri" w:cs="Calibri"/>
                <w:b/>
                <w:bCs/>
                <w:color w:val="FFFFFF" w:themeColor="background1"/>
                <w:sz w:val="20"/>
                <w:szCs w:val="20"/>
              </w:rPr>
              <w:t>Type</w:t>
            </w:r>
          </w:p>
        </w:tc>
        <w:tc>
          <w:tcPr>
            <w:tcW w:w="973"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77B0B3B2" w14:textId="02FAD5CA" w:rsidR="09C1947A" w:rsidRPr="005424B9" w:rsidRDefault="09C1947A" w:rsidP="00605064">
            <w:pPr>
              <w:spacing w:after="120"/>
              <w:jc w:val="center"/>
              <w:rPr>
                <w:rFonts w:ascii="Calibri" w:eastAsia="Calibri" w:hAnsi="Calibri" w:cs="Calibri"/>
                <w:b/>
                <w:bCs/>
                <w:color w:val="FFFFFF" w:themeColor="background1"/>
                <w:sz w:val="20"/>
                <w:szCs w:val="20"/>
              </w:rPr>
            </w:pPr>
            <w:r w:rsidRPr="005424B9">
              <w:rPr>
                <w:rFonts w:ascii="Calibri" w:eastAsia="Calibri" w:hAnsi="Calibri" w:cs="Calibri"/>
                <w:b/>
                <w:bCs/>
                <w:color w:val="FFFFFF" w:themeColor="background1"/>
                <w:sz w:val="20"/>
                <w:szCs w:val="20"/>
              </w:rPr>
              <w:t>Required</w:t>
            </w:r>
          </w:p>
        </w:tc>
        <w:tc>
          <w:tcPr>
            <w:tcW w:w="3033" w:type="dxa"/>
            <w:gridSpan w:val="2"/>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6978757C" w14:textId="70DDD75C" w:rsidR="09C1947A" w:rsidRPr="005424B9" w:rsidRDefault="09C1947A" w:rsidP="00605064">
            <w:pPr>
              <w:spacing w:after="120"/>
              <w:jc w:val="center"/>
              <w:rPr>
                <w:rFonts w:ascii="Calibri" w:eastAsia="Calibri" w:hAnsi="Calibri" w:cs="Calibri"/>
                <w:b/>
                <w:bCs/>
                <w:color w:val="FFFFFF" w:themeColor="background1"/>
                <w:sz w:val="20"/>
                <w:szCs w:val="20"/>
              </w:rPr>
            </w:pPr>
            <w:r w:rsidRPr="005424B9">
              <w:rPr>
                <w:rFonts w:ascii="Calibri" w:eastAsia="Calibri" w:hAnsi="Calibri" w:cs="Calibri"/>
                <w:b/>
                <w:bCs/>
                <w:color w:val="FFFFFF" w:themeColor="background1"/>
                <w:sz w:val="20"/>
                <w:szCs w:val="20"/>
              </w:rPr>
              <w:t>Description</w:t>
            </w:r>
          </w:p>
        </w:tc>
      </w:tr>
      <w:tr w:rsidR="09C1947A" w:rsidRPr="005424B9" w14:paraId="7660A001"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35856738" w14:textId="35871015"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employerName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2D0D99FC" w14:textId="49FD83CF"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9176C17" w14:textId="14B10CB4"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798C450" w14:textId="0F452FA8"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Name of the employer</w:t>
            </w:r>
          </w:p>
        </w:tc>
      </w:tr>
      <w:tr w:rsidR="09C1947A" w:rsidRPr="005424B9" w14:paraId="616C1D3B"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572BFCAE" w14:textId="13C3BE85"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employerEin</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569A649F" w14:textId="64B2C669"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155445B" w14:textId="3DBF1E1A"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3948D65" w14:textId="4DFE7891"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Employer Identification Number (EIN) in XX-XXXXXXX format</w:t>
            </w:r>
          </w:p>
        </w:tc>
      </w:tr>
      <w:tr w:rsidR="09C1947A" w:rsidRPr="005424B9" w14:paraId="6C73FE74"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5ED28B43" w14:textId="789919C0"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incomeType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40D7C6D9" w14:textId="5E20FCD6"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24EBC40" w14:textId="24216B87"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Yes</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090971C" w14:textId="1A16D55E"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Indicates which type of income</w:t>
            </w:r>
          </w:p>
          <w:p w14:paraId="71DBB2C5" w14:textId="5499D60F"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Ex: Earned, Unearned, Self Employment, Seasonal Income</w:t>
            </w:r>
          </w:p>
        </w:tc>
      </w:tr>
      <w:tr w:rsidR="09C1947A" w:rsidRPr="005424B9" w14:paraId="2D544260"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1C61DFC7" w14:textId="6D8B7830"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employmentType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4C503F93" w14:textId="3DCD37D5"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9699AE9" w14:textId="48D80925" w:rsidR="09C1947A" w:rsidRPr="005424B9" w:rsidRDefault="59E80292" w:rsidP="00605064">
            <w:pPr>
              <w:spacing w:before="20" w:after="120"/>
            </w:pPr>
            <w:r w:rsidRPr="2829FE27">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D9DA4B1" w14:textId="4D6B572F"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Reference table: RT_EARNEDINCTYPE</w:t>
            </w:r>
          </w:p>
        </w:tc>
      </w:tr>
      <w:tr w:rsidR="6F571B54" w14:paraId="47021CDA"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43DDC109" w14:textId="2BA16FED" w:rsidR="21A417B0" w:rsidRDefault="21A417B0" w:rsidP="6F571B54">
            <w:r w:rsidRPr="6F571B54">
              <w:rPr>
                <w:rFonts w:ascii="Calibri" w:eastAsia="Calibri" w:hAnsi="Calibri" w:cs="Calibri"/>
                <w:color w:val="000000" w:themeColor="text1"/>
                <w:sz w:val="20"/>
                <w:szCs w:val="20"/>
              </w:rPr>
              <w:t>unEmploymentType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2398D267" w14:textId="70282293" w:rsidR="21A417B0" w:rsidRDefault="21A417B0" w:rsidP="6F571B54">
            <w:r w:rsidRPr="6F571B54">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7AD587C" w14:textId="62AC0B8D" w:rsidR="21A417B0" w:rsidRDefault="21A417B0" w:rsidP="6F571B54">
            <w:r w:rsidRPr="6F571B54">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9B93A9D" w14:textId="5B550420" w:rsidR="21A417B0" w:rsidRDefault="21A417B0" w:rsidP="6F571B54">
            <w:r w:rsidRPr="6F571B54">
              <w:rPr>
                <w:rFonts w:ascii="Calibri" w:eastAsia="Calibri" w:hAnsi="Calibri" w:cs="Calibri"/>
                <w:sz w:val="20"/>
                <w:szCs w:val="20"/>
              </w:rPr>
              <w:t>RT_UNEARNEDINCOMETYPE</w:t>
            </w:r>
          </w:p>
        </w:tc>
      </w:tr>
      <w:tr w:rsidR="09C1947A" w:rsidRPr="005424B9" w14:paraId="1F8A38FF"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0ABEFA99" w14:textId="09A7820A"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seasonalEmploymentType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0413547B" w14:textId="7E16E822"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5E9B161" w14:textId="631546F7"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81B2C4D" w14:textId="34B9AA38"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Type of seasonal employment</w:t>
            </w:r>
          </w:p>
          <w:p w14:paraId="50C1BE87" w14:textId="70000019"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Reference table: RT_MACESEASONALTYPE</w:t>
            </w:r>
          </w:p>
        </w:tc>
      </w:tr>
      <w:tr w:rsidR="09C1947A" w:rsidRPr="005424B9" w14:paraId="31228CAD"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211CA9BD" w14:textId="1B1D1BFC" w:rsidR="09C1947A" w:rsidRPr="005424B9" w:rsidRDefault="425CD356" w:rsidP="00605064">
            <w:pPr>
              <w:spacing w:before="20" w:after="120"/>
              <w:rPr>
                <w:rFonts w:ascii="Calibri" w:eastAsia="Calibri" w:hAnsi="Calibri" w:cs="Calibri"/>
                <w:color w:val="000000" w:themeColor="text1"/>
                <w:sz w:val="20"/>
                <w:szCs w:val="20"/>
              </w:rPr>
            </w:pPr>
            <w:r w:rsidRPr="6F571B54">
              <w:rPr>
                <w:rFonts w:ascii="Calibri" w:eastAsia="Calibri" w:hAnsi="Calibri" w:cs="Calibri"/>
                <w:color w:val="000000" w:themeColor="text1"/>
                <w:sz w:val="20"/>
                <w:szCs w:val="20"/>
              </w:rPr>
              <w:t>isP</w:t>
            </w:r>
            <w:r w:rsidR="09C1947A" w:rsidRPr="6F571B54">
              <w:rPr>
                <w:rFonts w:ascii="Calibri" w:eastAsia="Calibri" w:hAnsi="Calibri" w:cs="Calibri"/>
                <w:color w:val="000000" w:themeColor="text1"/>
                <w:sz w:val="20"/>
                <w:szCs w:val="20"/>
              </w:rPr>
              <w:t>riorEmployment</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21BE536D" w14:textId="41B9290E"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Boolean</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27049A3" w14:textId="6E8E0EB7"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Yes</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18093CB" w14:textId="027E2345" w:rsidR="09C1947A" w:rsidRPr="005424B9" w:rsidRDefault="00623FAD" w:rsidP="00605064">
            <w:pPr>
              <w:spacing w:before="20" w:after="120"/>
              <w:rPr>
                <w:rFonts w:ascii="Calibri" w:eastAsia="Calibri" w:hAnsi="Calibri" w:cs="Calibri"/>
                <w:color w:val="000000" w:themeColor="text1"/>
                <w:sz w:val="20"/>
                <w:szCs w:val="20"/>
              </w:rPr>
            </w:pPr>
            <w:r w:rsidRPr="00A86453">
              <w:rPr>
                <w:rFonts w:ascii="Calibri" w:eastAsia="Calibri" w:hAnsi="Calibri" w:cs="Calibri"/>
                <w:color w:val="000000" w:themeColor="text1"/>
                <w:sz w:val="20"/>
                <w:szCs w:val="20"/>
              </w:rPr>
              <w:t>False if current employment; True if prior employment</w:t>
            </w:r>
          </w:p>
        </w:tc>
      </w:tr>
      <w:tr w:rsidR="09C1947A" w:rsidRPr="005424B9" w14:paraId="1201BA88"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5FD324DC" w14:textId="7630BE74"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startDate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7801EBCB" w14:textId="44BD428E"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Date</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BF20C95" w14:textId="10236FDB"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C7C964A" w14:textId="1B77A1ED"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Employment start date (YYYY-MM-DD)</w:t>
            </w:r>
          </w:p>
        </w:tc>
      </w:tr>
      <w:tr w:rsidR="09C1947A" w:rsidRPr="005424B9" w14:paraId="0EB304DE"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4991159F" w14:textId="19D15C22"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endDate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2FB1BD2F" w14:textId="333D16D2"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Date</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AE96B03" w14:textId="41F5ED88"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No</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8AFCC8C" w14:textId="590ECF05"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Employment end date; null if currently active</w:t>
            </w:r>
          </w:p>
        </w:tc>
      </w:tr>
      <w:tr w:rsidR="09C1947A" w:rsidRPr="005424B9" w14:paraId="1F6F6C7F" w14:textId="77777777" w:rsidTr="00726977">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39CEAFD1" w14:textId="3C1BB4F4" w:rsidR="09C1947A" w:rsidRPr="005424B9" w:rsidRDefault="00CA5891" w:rsidP="00605064">
            <w:pPr>
              <w:spacing w:before="20" w:after="120"/>
              <w:rPr>
                <w:rFonts w:ascii="Calibri" w:eastAsia="Calibri" w:hAnsi="Calibri" w:cs="Calibri"/>
                <w:color w:val="000000" w:themeColor="text1"/>
                <w:sz w:val="20"/>
                <w:szCs w:val="20"/>
              </w:rPr>
            </w:pPr>
            <w:r>
              <w:rPr>
                <w:rFonts w:ascii="Calibri" w:eastAsia="Calibri" w:hAnsi="Calibri" w:cs="Calibri"/>
                <w:color w:val="000000" w:themeColor="text1"/>
                <w:sz w:val="20"/>
                <w:szCs w:val="20"/>
              </w:rPr>
              <w:t>i</w:t>
            </w:r>
            <w:r w:rsidR="09C1947A" w:rsidRPr="005424B9">
              <w:rPr>
                <w:rFonts w:ascii="Calibri" w:eastAsia="Calibri" w:hAnsi="Calibri" w:cs="Calibri"/>
                <w:color w:val="000000" w:themeColor="text1"/>
                <w:sz w:val="20"/>
                <w:szCs w:val="20"/>
              </w:rPr>
              <w:t>ncomeBudgetDetails</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3AA64BA6" w14:textId="0618AEF7"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Array&lt;IncomeBudgetDetailsDTO&gt;</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CBE7251" w14:textId="7015CB94"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Yes</w:t>
            </w:r>
          </w:p>
        </w:tc>
        <w:tc>
          <w:tcPr>
            <w:tcW w:w="303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AB5F53A" w14:textId="2988469B" w:rsidR="09C1947A" w:rsidRPr="005424B9" w:rsidRDefault="09C1947A" w:rsidP="00605064">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Income details since the last eligibility authorization date</w:t>
            </w:r>
          </w:p>
        </w:tc>
      </w:tr>
      <w:tr w:rsidR="008F5B0A" w:rsidRPr="005424B9" w14:paraId="3898A4AC" w14:textId="77777777" w:rsidTr="00726977">
        <w:trPr>
          <w:gridAfter w:val="1"/>
          <w:wAfter w:w="123" w:type="dxa"/>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65160114" w14:textId="7CF0F4CD" w:rsidR="008F5B0A" w:rsidRPr="00A86453" w:rsidRDefault="008F5B0A" w:rsidP="008F5B0A">
            <w:pPr>
              <w:spacing w:before="20" w:after="120"/>
              <w:rPr>
                <w:rFonts w:ascii="Segoe UI" w:hAnsi="Segoe UI" w:cs="Segoe UI"/>
                <w:sz w:val="21"/>
                <w:szCs w:val="21"/>
              </w:rPr>
            </w:pPr>
            <w:r w:rsidRPr="00A86453">
              <w:rPr>
                <w:rFonts w:ascii="Calibri" w:eastAsia="Calibri" w:hAnsi="Calibri" w:cs="Calibri"/>
                <w:color w:val="000000" w:themeColor="text1"/>
                <w:sz w:val="20"/>
                <w:szCs w:val="20"/>
              </w:rPr>
              <w:t>electronicallyVerifiedData</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18345A86" w14:textId="44BB9CF1" w:rsidR="008F5B0A" w:rsidRPr="005424B9" w:rsidRDefault="008F5B0A" w:rsidP="008F5B0A">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Array&lt;</w:t>
            </w:r>
            <w:r w:rsidRPr="005424B9">
              <w:rPr>
                <w:rFonts w:ascii="Calibri" w:hAnsi="Calibri" w:cs="Calibri"/>
                <w:color w:val="000000"/>
                <w:sz w:val="20"/>
                <w:szCs w:val="20"/>
              </w:rPr>
              <w:t>TruvEmployerDTO</w:t>
            </w:r>
            <w:r w:rsidRPr="005424B9">
              <w:rPr>
                <w:rFonts w:ascii="Calibri" w:eastAsia="Calibri" w:hAnsi="Calibri" w:cs="Calibri"/>
                <w:color w:val="000000" w:themeColor="text1"/>
                <w:sz w:val="20"/>
                <w:szCs w:val="20"/>
              </w:rPr>
              <w:t>&gt;</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B817CA1" w14:textId="0F6FA0A6" w:rsidR="008F5B0A" w:rsidRPr="005424B9" w:rsidRDefault="008F5B0A" w:rsidP="008F5B0A">
            <w:pPr>
              <w:spacing w:before="20" w:after="120"/>
              <w:rPr>
                <w:rFonts w:ascii="Calibri" w:eastAsia="Calibri" w:hAnsi="Calibri" w:cs="Calibri"/>
                <w:color w:val="000000" w:themeColor="text1"/>
                <w:sz w:val="20"/>
                <w:szCs w:val="20"/>
              </w:rPr>
            </w:pPr>
            <w:r>
              <w:rPr>
                <w:rFonts w:ascii="Calibri" w:eastAsia="Calibri" w:hAnsi="Calibri" w:cs="Calibri"/>
                <w:color w:val="000000" w:themeColor="text1"/>
                <w:sz w:val="20"/>
                <w:szCs w:val="20"/>
              </w:rPr>
              <w:t>No</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2196FDF0" w14:textId="6FCAC587" w:rsidR="008F5B0A" w:rsidRPr="005424B9" w:rsidRDefault="008F5B0A" w:rsidP="008F5B0A">
            <w:pPr>
              <w:spacing w:before="20" w:after="120"/>
              <w:rPr>
                <w:rFonts w:ascii="Calibri" w:eastAsia="Calibri" w:hAnsi="Calibri" w:cs="Calibri"/>
                <w:color w:val="000000" w:themeColor="text1"/>
                <w:sz w:val="20"/>
                <w:szCs w:val="20"/>
              </w:rPr>
            </w:pPr>
            <w:r w:rsidRPr="00A86453">
              <w:rPr>
                <w:rFonts w:ascii="Calibri" w:eastAsia="Calibri" w:hAnsi="Calibri" w:cs="Calibri"/>
                <w:color w:val="000000" w:themeColor="text1"/>
                <w:sz w:val="20"/>
                <w:szCs w:val="20"/>
              </w:rPr>
              <w:t>List of electronically verified employer records from Truv/payroll source</w:t>
            </w:r>
            <w:r>
              <w:t> </w:t>
            </w:r>
          </w:p>
        </w:tc>
      </w:tr>
      <w:tr w:rsidR="00AC3592" w:rsidRPr="005424B9" w14:paraId="21C003FE" w14:textId="77777777" w:rsidTr="00726977">
        <w:trPr>
          <w:gridAfter w:val="1"/>
          <w:wAfter w:w="123" w:type="dxa"/>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73CB16CD" w14:textId="6E060824" w:rsidR="00AC3592" w:rsidRPr="005424B9" w:rsidRDefault="00AC3592" w:rsidP="00AC3592">
            <w:pPr>
              <w:spacing w:before="20" w:after="120"/>
              <w:rPr>
                <w:rFonts w:ascii="Calibri" w:eastAsia="Calibri" w:hAnsi="Calibri" w:cs="Calibri"/>
                <w:sz w:val="20"/>
                <w:szCs w:val="20"/>
              </w:rPr>
            </w:pPr>
            <w:r w:rsidRPr="005424B9">
              <w:rPr>
                <w:rFonts w:ascii="Calibri" w:eastAsia="Calibri" w:hAnsi="Calibri" w:cs="Calibri"/>
                <w:sz w:val="20"/>
                <w:szCs w:val="20"/>
              </w:rPr>
              <w:t>source</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073E6BCA" w14:textId="0E95EE25" w:rsidR="00AC3592" w:rsidRPr="005424B9" w:rsidRDefault="00AC3592" w:rsidP="00AC3592">
            <w:pPr>
              <w:spacing w:before="20" w:after="120"/>
              <w:rPr>
                <w:rFonts w:ascii="Calibri" w:eastAsia="Calibri" w:hAnsi="Calibri" w:cs="Calibri"/>
                <w:sz w:val="20"/>
                <w:szCs w:val="20"/>
              </w:rPr>
            </w:pPr>
            <w:r w:rsidRPr="005424B9">
              <w:rPr>
                <w:rFonts w:ascii="Calibri" w:eastAsia="Calibri" w:hAnsi="Calibri" w:cs="Calibri"/>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40B554B" w14:textId="7080883D" w:rsidR="00AC3592" w:rsidRPr="005424B9" w:rsidRDefault="00AC3592" w:rsidP="00AC3592">
            <w:pPr>
              <w:spacing w:before="20" w:after="120"/>
              <w:rPr>
                <w:rFonts w:ascii="Calibri" w:eastAsia="Calibri" w:hAnsi="Calibri" w:cs="Calibri"/>
                <w:sz w:val="20"/>
                <w:szCs w:val="20"/>
              </w:rPr>
            </w:pPr>
            <w:r w:rsidRPr="005424B9">
              <w:rPr>
                <w:rFonts w:ascii="Calibri" w:eastAsia="Calibri" w:hAnsi="Calibri" w:cs="Calibri"/>
                <w:sz w:val="20"/>
                <w:szCs w:val="20"/>
              </w:rPr>
              <w:t>Yes</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5FA44AAB" w14:textId="29F292E7" w:rsidR="00AC3592" w:rsidRPr="005424B9" w:rsidRDefault="009A4D09" w:rsidP="00AC3592">
            <w:pPr>
              <w:spacing w:before="20" w:after="120"/>
              <w:rPr>
                <w:rFonts w:ascii="Calibri" w:eastAsia="Calibri" w:hAnsi="Calibri" w:cs="Calibri"/>
                <w:color w:val="000000" w:themeColor="text1"/>
                <w:sz w:val="20"/>
                <w:szCs w:val="20"/>
              </w:rPr>
            </w:pPr>
            <w:r w:rsidRPr="00A86453">
              <w:rPr>
                <w:rFonts w:ascii="Calibri" w:eastAsia="Calibri" w:hAnsi="Calibri" w:cs="Calibri"/>
                <w:color w:val="000000" w:themeColor="text1"/>
                <w:sz w:val="20"/>
                <w:szCs w:val="20"/>
              </w:rPr>
              <w:t>S</w:t>
            </w:r>
            <w:r w:rsidR="734D5CFF" w:rsidRPr="00A86453">
              <w:rPr>
                <w:rFonts w:ascii="Calibri" w:eastAsia="Calibri" w:hAnsi="Calibri" w:cs="Calibri"/>
                <w:color w:val="000000" w:themeColor="text1"/>
                <w:sz w:val="20"/>
                <w:szCs w:val="20"/>
              </w:rPr>
              <w:t>ource System: The system that MWRP received this data from (could be "MWRP" if the data was uploaded to MWRP).</w:t>
            </w:r>
          </w:p>
        </w:tc>
      </w:tr>
      <w:tr w:rsidR="00AC3592" w:rsidRPr="005424B9" w14:paraId="419366CC" w14:textId="77777777" w:rsidTr="00726977">
        <w:trPr>
          <w:gridAfter w:val="1"/>
          <w:wAfter w:w="123" w:type="dxa"/>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2BD54E7F" w14:textId="42374223" w:rsidR="00AC3592" w:rsidRPr="005424B9" w:rsidRDefault="2741A27B" w:rsidP="00AC3592">
            <w:pPr>
              <w:spacing w:before="20" w:after="120"/>
              <w:rPr>
                <w:rFonts w:ascii="Calibri" w:eastAsia="Calibri" w:hAnsi="Calibri" w:cs="Calibri"/>
                <w:color w:val="000000" w:themeColor="text1"/>
                <w:sz w:val="20"/>
                <w:szCs w:val="20"/>
              </w:rPr>
            </w:pPr>
            <w:r w:rsidRPr="6AAF79EE">
              <w:rPr>
                <w:rFonts w:ascii="Calibri" w:eastAsia="Calibri" w:hAnsi="Calibri" w:cs="Calibri"/>
                <w:color w:val="000000" w:themeColor="text1"/>
                <w:sz w:val="20"/>
                <w:szCs w:val="20"/>
              </w:rPr>
              <w:t>update</w:t>
            </w:r>
            <w:r w:rsidR="6C0E08FB" w:rsidRPr="6AAF79EE">
              <w:rPr>
                <w:rFonts w:ascii="Calibri" w:eastAsia="Calibri" w:hAnsi="Calibri" w:cs="Calibri"/>
                <w:color w:val="000000" w:themeColor="text1"/>
                <w:sz w:val="20"/>
                <w:szCs w:val="20"/>
              </w:rPr>
              <w:t>S</w:t>
            </w:r>
            <w:r w:rsidRPr="6AAF79EE">
              <w:rPr>
                <w:rFonts w:ascii="Calibri" w:eastAsia="Calibri" w:hAnsi="Calibri" w:cs="Calibri"/>
                <w:color w:val="000000" w:themeColor="text1"/>
                <w:sz w:val="20"/>
                <w:szCs w:val="20"/>
              </w:rPr>
              <w:t>w</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7413A886" w14:textId="547EC1B2" w:rsidR="00AC3592" w:rsidRPr="005424B9" w:rsidRDefault="00AC3592" w:rsidP="00AC3592">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9EBCE1B" w14:textId="4A9CF7D7" w:rsidR="00AC3592" w:rsidRPr="005424B9" w:rsidRDefault="00AC3592" w:rsidP="00AC3592">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No</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60E5EE76"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3980BFC8" w14:textId="20AD292D" w:rsidR="00AC3592" w:rsidRPr="005424B9" w:rsidRDefault="00CC4C03" w:rsidP="00AC3592">
            <w:pPr>
              <w:spacing w:before="20" w:after="120"/>
              <w:rPr>
                <w:rFonts w:ascii="Calibri" w:eastAsia="Calibri" w:hAnsi="Calibri" w:cs="Calibri"/>
                <w:color w:val="000000" w:themeColor="text1"/>
                <w:sz w:val="20"/>
                <w:szCs w:val="20"/>
              </w:rPr>
            </w:pPr>
            <w:r w:rsidRPr="00A86453">
              <w:rPr>
                <w:rFonts w:ascii="Calibri" w:eastAsia="Calibri" w:hAnsi="Calibri" w:cs="Calibri"/>
                <w:color w:val="000000" w:themeColor="text1"/>
                <w:sz w:val="20"/>
              </w:rPr>
              <w:t>E.g.: 'Yes'/'No'</w:t>
            </w:r>
          </w:p>
        </w:tc>
      </w:tr>
      <w:tr w:rsidR="00AC3592" w:rsidRPr="005424B9" w14:paraId="1D00ACCF" w14:textId="77777777" w:rsidTr="00726977">
        <w:trPr>
          <w:gridAfter w:val="1"/>
          <w:wAfter w:w="123" w:type="dxa"/>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14:paraId="68510E2F" w14:textId="58A7956D" w:rsidR="00AC3592" w:rsidRPr="005424B9" w:rsidRDefault="00AC3592" w:rsidP="00AC3592">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 xml:space="preserve">vaCMSSequenceNum </w:t>
            </w:r>
          </w:p>
        </w:tc>
        <w:tc>
          <w:tcPr>
            <w:tcW w:w="2950" w:type="dxa"/>
            <w:tcBorders>
              <w:top w:val="single" w:sz="8" w:space="0" w:color="auto"/>
              <w:left w:val="single" w:sz="8" w:space="0" w:color="auto"/>
              <w:bottom w:val="single" w:sz="8" w:space="0" w:color="auto"/>
              <w:right w:val="single" w:sz="8" w:space="0" w:color="auto"/>
            </w:tcBorders>
            <w:tcMar>
              <w:left w:w="108" w:type="dxa"/>
              <w:right w:w="108" w:type="dxa"/>
            </w:tcMar>
          </w:tcPr>
          <w:p w14:paraId="24DD770F" w14:textId="6446D18A" w:rsidR="00AC3592" w:rsidRPr="005424B9" w:rsidRDefault="00AC3592" w:rsidP="00AC3592">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String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8E9943A" w14:textId="61F6AD65" w:rsidR="00AC3592" w:rsidRPr="005424B9" w:rsidRDefault="00AC3592" w:rsidP="00AC3592">
            <w:pPr>
              <w:spacing w:before="20" w:after="120"/>
              <w:rPr>
                <w:rFonts w:ascii="Calibri" w:eastAsia="Calibri" w:hAnsi="Calibri" w:cs="Calibri"/>
                <w:color w:val="000000" w:themeColor="text1"/>
                <w:sz w:val="20"/>
                <w:szCs w:val="20"/>
              </w:rPr>
            </w:pPr>
            <w:r w:rsidRPr="005424B9">
              <w:rPr>
                <w:rFonts w:ascii="Calibri" w:eastAsia="Calibri" w:hAnsi="Calibri" w:cs="Calibri"/>
                <w:color w:val="000000" w:themeColor="text1"/>
                <w:sz w:val="20"/>
                <w:szCs w:val="20"/>
              </w:rPr>
              <w:t>Yes</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201EEB3" w14:textId="78E7E682" w:rsidR="00AC3592" w:rsidRPr="005424B9" w:rsidRDefault="00726977" w:rsidP="00AC3592">
            <w:pPr>
              <w:spacing w:before="20" w:after="120"/>
              <w:rPr>
                <w:rFonts w:ascii="Calibri" w:eastAsia="Calibri" w:hAnsi="Calibri" w:cs="Calibri"/>
                <w:color w:val="000000" w:themeColor="text1"/>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5D06B41C" w14:textId="288F473E" w:rsidR="00431200" w:rsidRPr="005424B9" w:rsidRDefault="00431200">
      <w:pPr>
        <w:rPr>
          <w:rFonts w:ascii="Calibri" w:hAnsi="Calibri" w:cs="Calibri"/>
          <w:sz w:val="20"/>
          <w:szCs w:val="20"/>
        </w:rPr>
      </w:pPr>
    </w:p>
    <w:p w14:paraId="0A2B6A8F" w14:textId="52C69AFD" w:rsidR="00431200" w:rsidRPr="005424B9" w:rsidRDefault="00431200" w:rsidP="00431200">
      <w:pPr>
        <w:ind w:left="1440" w:right="162"/>
        <w:rPr>
          <w:rFonts w:ascii="Calibri" w:hAnsi="Calibri" w:cs="Calibri"/>
          <w:sz w:val="20"/>
          <w:szCs w:val="20"/>
        </w:rPr>
      </w:pPr>
    </w:p>
    <w:p w14:paraId="3EA39C62" w14:textId="77777777" w:rsidR="00431200" w:rsidRPr="005424B9" w:rsidRDefault="00431200" w:rsidP="008661F6">
      <w:pPr>
        <w:ind w:right="162"/>
        <w:rPr>
          <w:rFonts w:ascii="Calibri" w:hAnsi="Calibri" w:cs="Calibri"/>
          <w:sz w:val="20"/>
          <w:szCs w:val="20"/>
        </w:rPr>
      </w:pPr>
      <w:r w:rsidRPr="005424B9">
        <w:rPr>
          <w:rFonts w:ascii="Calibri" w:hAnsi="Calibri" w:cs="Calibri"/>
          <w:sz w:val="20"/>
          <w:szCs w:val="20"/>
        </w:rPr>
        <w:t>IncomeBudgetDetailsDTO:</w:t>
      </w:r>
    </w:p>
    <w:tbl>
      <w:tblPr>
        <w:tblW w:w="94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1260"/>
        <w:gridCol w:w="1530"/>
        <w:gridCol w:w="4410"/>
      </w:tblGrid>
      <w:tr w:rsidR="00431200" w:rsidRPr="005424B9" w14:paraId="3267BBC9" w14:textId="77777777" w:rsidTr="00605064">
        <w:trPr>
          <w:cantSplit/>
          <w:tblHeader/>
        </w:trPr>
        <w:tc>
          <w:tcPr>
            <w:tcW w:w="2250" w:type="dxa"/>
            <w:shd w:val="clear" w:color="auto" w:fill="000000" w:themeFill="text1"/>
          </w:tcPr>
          <w:p w14:paraId="25B32A6E"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1260" w:type="dxa"/>
            <w:shd w:val="clear" w:color="auto" w:fill="000000" w:themeFill="text1"/>
          </w:tcPr>
          <w:p w14:paraId="656F74BB"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530" w:type="dxa"/>
            <w:shd w:val="clear" w:color="auto" w:fill="000000" w:themeFill="text1"/>
          </w:tcPr>
          <w:p w14:paraId="7FDE21AA"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4410" w:type="dxa"/>
            <w:shd w:val="clear" w:color="auto" w:fill="000000" w:themeFill="text1"/>
          </w:tcPr>
          <w:p w14:paraId="07BE8101"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39255DF3"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50" w:type="dxa"/>
            <w:tcBorders>
              <w:top w:val="single" w:sz="4" w:space="0" w:color="auto"/>
              <w:left w:val="single" w:sz="4" w:space="0" w:color="auto"/>
              <w:bottom w:val="single" w:sz="4" w:space="0" w:color="auto"/>
              <w:right w:val="single" w:sz="4" w:space="0" w:color="auto"/>
            </w:tcBorders>
          </w:tcPr>
          <w:p w14:paraId="509BDF3E"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monthlyIncome</w:t>
            </w:r>
          </w:p>
        </w:tc>
        <w:tc>
          <w:tcPr>
            <w:tcW w:w="1260" w:type="dxa"/>
            <w:tcBorders>
              <w:top w:val="single" w:sz="4" w:space="0" w:color="auto"/>
              <w:left w:val="single" w:sz="4" w:space="0" w:color="auto"/>
              <w:bottom w:val="single" w:sz="4" w:space="0" w:color="auto"/>
              <w:right w:val="single" w:sz="4" w:space="0" w:color="auto"/>
            </w:tcBorders>
          </w:tcPr>
          <w:p w14:paraId="06D02378"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Number</w:t>
            </w:r>
          </w:p>
        </w:tc>
        <w:tc>
          <w:tcPr>
            <w:tcW w:w="1530" w:type="dxa"/>
            <w:tcBorders>
              <w:top w:val="single" w:sz="4" w:space="0" w:color="auto"/>
              <w:left w:val="single" w:sz="4" w:space="0" w:color="auto"/>
              <w:bottom w:val="single" w:sz="4" w:space="0" w:color="auto"/>
              <w:right w:val="single" w:sz="4" w:space="0" w:color="auto"/>
            </w:tcBorders>
          </w:tcPr>
          <w:p w14:paraId="79ED732E"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Yes</w:t>
            </w:r>
          </w:p>
        </w:tc>
        <w:tc>
          <w:tcPr>
            <w:tcW w:w="4410" w:type="dxa"/>
            <w:tcBorders>
              <w:top w:val="single" w:sz="4" w:space="0" w:color="auto"/>
              <w:left w:val="single" w:sz="4" w:space="0" w:color="auto"/>
              <w:bottom w:val="single" w:sz="4" w:space="0" w:color="auto"/>
              <w:right w:val="single" w:sz="4" w:space="0" w:color="auto"/>
            </w:tcBorders>
          </w:tcPr>
          <w:p w14:paraId="25689B95"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Monthly Income</w:t>
            </w:r>
          </w:p>
        </w:tc>
      </w:tr>
      <w:tr w:rsidR="00431200" w:rsidRPr="005424B9" w14:paraId="20069356"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50" w:type="dxa"/>
            <w:tcBorders>
              <w:top w:val="single" w:sz="4" w:space="0" w:color="auto"/>
              <w:left w:val="single" w:sz="4" w:space="0" w:color="auto"/>
              <w:bottom w:val="single" w:sz="4" w:space="0" w:color="auto"/>
              <w:right w:val="single" w:sz="4" w:space="0" w:color="auto"/>
            </w:tcBorders>
          </w:tcPr>
          <w:p w14:paraId="6991FD4E"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monthlyHours</w:t>
            </w:r>
          </w:p>
        </w:tc>
        <w:tc>
          <w:tcPr>
            <w:tcW w:w="1260" w:type="dxa"/>
            <w:tcBorders>
              <w:top w:val="single" w:sz="4" w:space="0" w:color="auto"/>
              <w:left w:val="single" w:sz="4" w:space="0" w:color="auto"/>
              <w:bottom w:val="single" w:sz="4" w:space="0" w:color="auto"/>
              <w:right w:val="single" w:sz="4" w:space="0" w:color="auto"/>
            </w:tcBorders>
          </w:tcPr>
          <w:p w14:paraId="20AF84DC"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Number</w:t>
            </w:r>
          </w:p>
        </w:tc>
        <w:tc>
          <w:tcPr>
            <w:tcW w:w="1530" w:type="dxa"/>
            <w:tcBorders>
              <w:top w:val="single" w:sz="4" w:space="0" w:color="auto"/>
              <w:left w:val="single" w:sz="4" w:space="0" w:color="auto"/>
              <w:bottom w:val="single" w:sz="4" w:space="0" w:color="auto"/>
              <w:right w:val="single" w:sz="4" w:space="0" w:color="auto"/>
            </w:tcBorders>
          </w:tcPr>
          <w:p w14:paraId="0888B881"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Yes</w:t>
            </w:r>
          </w:p>
        </w:tc>
        <w:tc>
          <w:tcPr>
            <w:tcW w:w="4410" w:type="dxa"/>
            <w:tcBorders>
              <w:top w:val="single" w:sz="4" w:space="0" w:color="auto"/>
              <w:left w:val="single" w:sz="4" w:space="0" w:color="auto"/>
              <w:bottom w:val="single" w:sz="4" w:space="0" w:color="auto"/>
              <w:right w:val="single" w:sz="4" w:space="0" w:color="auto"/>
            </w:tcBorders>
          </w:tcPr>
          <w:p w14:paraId="001AD268" w14:textId="38AB22E3" w:rsidR="00431200" w:rsidRPr="005424B9" w:rsidRDefault="00431200" w:rsidP="000D596E">
            <w:pPr>
              <w:pStyle w:val="TableText10"/>
              <w:rPr>
                <w:rFonts w:ascii="Calibri" w:eastAsiaTheme="minorEastAsia" w:hAnsi="Calibri" w:cs="Calibri"/>
                <w:color w:val="000000"/>
              </w:rPr>
            </w:pPr>
            <w:r w:rsidRPr="5167B531">
              <w:rPr>
                <w:rFonts w:ascii="Calibri" w:hAnsi="Calibri" w:cs="Calibri"/>
                <w:color w:val="000000" w:themeColor="text1"/>
              </w:rPr>
              <w:t xml:space="preserve">Hours worked per </w:t>
            </w:r>
            <w:r w:rsidR="448508A0" w:rsidRPr="67228C6B">
              <w:rPr>
                <w:rFonts w:ascii="Calibri" w:hAnsi="Calibri" w:cs="Calibri"/>
                <w:color w:val="000000" w:themeColor="text1"/>
              </w:rPr>
              <w:t>month</w:t>
            </w:r>
          </w:p>
        </w:tc>
      </w:tr>
      <w:tr w:rsidR="00431200" w:rsidRPr="005424B9" w14:paraId="72180AD0"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50" w:type="dxa"/>
            <w:tcBorders>
              <w:top w:val="single" w:sz="4" w:space="0" w:color="auto"/>
              <w:left w:val="single" w:sz="4" w:space="0" w:color="auto"/>
              <w:bottom w:val="single" w:sz="4" w:space="0" w:color="auto"/>
              <w:right w:val="single" w:sz="4" w:space="0" w:color="auto"/>
            </w:tcBorders>
          </w:tcPr>
          <w:p w14:paraId="374EFC85"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incomeMonth</w:t>
            </w:r>
          </w:p>
        </w:tc>
        <w:tc>
          <w:tcPr>
            <w:tcW w:w="1260" w:type="dxa"/>
            <w:tcBorders>
              <w:top w:val="single" w:sz="4" w:space="0" w:color="auto"/>
              <w:left w:val="single" w:sz="4" w:space="0" w:color="auto"/>
              <w:bottom w:val="single" w:sz="4" w:space="0" w:color="auto"/>
              <w:right w:val="single" w:sz="4" w:space="0" w:color="auto"/>
            </w:tcBorders>
          </w:tcPr>
          <w:p w14:paraId="6C3A5DF8"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530" w:type="dxa"/>
            <w:tcBorders>
              <w:top w:val="single" w:sz="4" w:space="0" w:color="auto"/>
              <w:left w:val="single" w:sz="4" w:space="0" w:color="auto"/>
              <w:bottom w:val="single" w:sz="4" w:space="0" w:color="auto"/>
              <w:right w:val="single" w:sz="4" w:space="0" w:color="auto"/>
            </w:tcBorders>
          </w:tcPr>
          <w:p w14:paraId="1633E34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4410" w:type="dxa"/>
            <w:tcBorders>
              <w:top w:val="single" w:sz="4" w:space="0" w:color="auto"/>
              <w:left w:val="single" w:sz="4" w:space="0" w:color="auto"/>
              <w:bottom w:val="single" w:sz="4" w:space="0" w:color="auto"/>
              <w:right w:val="single" w:sz="4" w:space="0" w:color="auto"/>
            </w:tcBorders>
          </w:tcPr>
          <w:p w14:paraId="5FA25808"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 month</w:t>
            </w:r>
          </w:p>
        </w:tc>
      </w:tr>
      <w:tr w:rsidR="00431200" w:rsidRPr="005424B9" w14:paraId="458E1974"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50" w:type="dxa"/>
            <w:tcBorders>
              <w:top w:val="single" w:sz="4" w:space="0" w:color="auto"/>
              <w:left w:val="single" w:sz="4" w:space="0" w:color="auto"/>
              <w:bottom w:val="single" w:sz="4" w:space="0" w:color="auto"/>
              <w:right w:val="single" w:sz="4" w:space="0" w:color="auto"/>
            </w:tcBorders>
          </w:tcPr>
          <w:p w14:paraId="1F63BA9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incomeYear</w:t>
            </w:r>
          </w:p>
        </w:tc>
        <w:tc>
          <w:tcPr>
            <w:tcW w:w="1260" w:type="dxa"/>
            <w:tcBorders>
              <w:top w:val="single" w:sz="4" w:space="0" w:color="auto"/>
              <w:left w:val="single" w:sz="4" w:space="0" w:color="auto"/>
              <w:bottom w:val="single" w:sz="4" w:space="0" w:color="auto"/>
              <w:right w:val="single" w:sz="4" w:space="0" w:color="auto"/>
            </w:tcBorders>
          </w:tcPr>
          <w:p w14:paraId="4FF9CB0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530" w:type="dxa"/>
            <w:tcBorders>
              <w:top w:val="single" w:sz="4" w:space="0" w:color="auto"/>
              <w:left w:val="single" w:sz="4" w:space="0" w:color="auto"/>
              <w:bottom w:val="single" w:sz="4" w:space="0" w:color="auto"/>
              <w:right w:val="single" w:sz="4" w:space="0" w:color="auto"/>
            </w:tcBorders>
          </w:tcPr>
          <w:p w14:paraId="3CEFCBA0"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4410" w:type="dxa"/>
            <w:tcBorders>
              <w:top w:val="single" w:sz="4" w:space="0" w:color="auto"/>
              <w:left w:val="single" w:sz="4" w:space="0" w:color="auto"/>
              <w:bottom w:val="single" w:sz="4" w:space="0" w:color="auto"/>
              <w:right w:val="single" w:sz="4" w:space="0" w:color="auto"/>
            </w:tcBorders>
          </w:tcPr>
          <w:p w14:paraId="5663966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 year</w:t>
            </w:r>
          </w:p>
        </w:tc>
      </w:tr>
      <w:tr w:rsidR="00431200" w:rsidRPr="005424B9" w14:paraId="2B8F6D68"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50" w:type="dxa"/>
            <w:tcBorders>
              <w:top w:val="single" w:sz="4" w:space="0" w:color="auto"/>
              <w:left w:val="single" w:sz="4" w:space="0" w:color="auto"/>
              <w:bottom w:val="single" w:sz="4" w:space="0" w:color="auto"/>
              <w:right w:val="single" w:sz="4" w:space="0" w:color="auto"/>
            </w:tcBorders>
          </w:tcPr>
          <w:p w14:paraId="777352C6"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verificationSource</w:t>
            </w:r>
          </w:p>
        </w:tc>
        <w:tc>
          <w:tcPr>
            <w:tcW w:w="1260" w:type="dxa"/>
            <w:tcBorders>
              <w:top w:val="single" w:sz="4" w:space="0" w:color="auto"/>
              <w:left w:val="single" w:sz="4" w:space="0" w:color="auto"/>
              <w:bottom w:val="single" w:sz="4" w:space="0" w:color="auto"/>
              <w:right w:val="single" w:sz="4" w:space="0" w:color="auto"/>
            </w:tcBorders>
          </w:tcPr>
          <w:p w14:paraId="1E3B7BC1"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String</w:t>
            </w:r>
          </w:p>
        </w:tc>
        <w:tc>
          <w:tcPr>
            <w:tcW w:w="1530" w:type="dxa"/>
            <w:tcBorders>
              <w:top w:val="single" w:sz="4" w:space="0" w:color="auto"/>
              <w:left w:val="single" w:sz="4" w:space="0" w:color="auto"/>
              <w:bottom w:val="single" w:sz="4" w:space="0" w:color="auto"/>
              <w:right w:val="single" w:sz="4" w:space="0" w:color="auto"/>
            </w:tcBorders>
          </w:tcPr>
          <w:p w14:paraId="6B075E79" w14:textId="77777777"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Yes</w:t>
            </w:r>
          </w:p>
        </w:tc>
        <w:tc>
          <w:tcPr>
            <w:tcW w:w="4410" w:type="dxa"/>
            <w:tcBorders>
              <w:top w:val="single" w:sz="4" w:space="0" w:color="auto"/>
              <w:left w:val="single" w:sz="4" w:space="0" w:color="auto"/>
              <w:bottom w:val="single" w:sz="4" w:space="0" w:color="auto"/>
              <w:right w:val="single" w:sz="4" w:space="0" w:color="auto"/>
            </w:tcBorders>
          </w:tcPr>
          <w:p w14:paraId="16028069" w14:textId="3EE28939" w:rsidR="007A38DE" w:rsidRPr="005424B9" w:rsidRDefault="007A38DE" w:rsidP="000D596E">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14:paraId="14C02D1D" w14:textId="4F193B3D" w:rsidR="00431200" w:rsidRPr="005424B9" w:rsidRDefault="00431200" w:rsidP="000D596E">
            <w:pPr>
              <w:pStyle w:val="TableText10"/>
              <w:rPr>
                <w:rFonts w:ascii="Calibri" w:eastAsiaTheme="minorHAnsi" w:hAnsi="Calibri" w:cs="Calibri"/>
                <w:color w:val="000000"/>
                <w:szCs w:val="20"/>
              </w:rPr>
            </w:pPr>
            <w:r w:rsidRPr="005424B9">
              <w:rPr>
                <w:rFonts w:ascii="Calibri" w:hAnsi="Calibri" w:cs="Calibri"/>
                <w:color w:val="000000"/>
                <w:szCs w:val="20"/>
              </w:rPr>
              <w:t>Reference table: RT_UIVS (Unearned Income Verification), RT_EIVS (Earned Income Verification), RT_SEVS (Self Employed Income Verification), RT_ESPEMPLVERF</w:t>
            </w:r>
          </w:p>
        </w:tc>
      </w:tr>
      <w:tr w:rsidR="00B3215A" w:rsidRPr="005424B9" w14:paraId="02B645D5"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50" w:type="dxa"/>
            <w:tcBorders>
              <w:top w:val="single" w:sz="4" w:space="0" w:color="auto"/>
              <w:left w:val="single" w:sz="4" w:space="0" w:color="auto"/>
              <w:bottom w:val="single" w:sz="4" w:space="0" w:color="auto"/>
              <w:right w:val="single" w:sz="4" w:space="0" w:color="auto"/>
            </w:tcBorders>
          </w:tcPr>
          <w:p w14:paraId="02C99198" w14:textId="29C80EDB" w:rsidR="00B3215A" w:rsidRPr="00B3215A" w:rsidRDefault="00B3215A"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source</w:t>
            </w:r>
          </w:p>
        </w:tc>
        <w:tc>
          <w:tcPr>
            <w:tcW w:w="1260" w:type="dxa"/>
            <w:tcBorders>
              <w:top w:val="single" w:sz="4" w:space="0" w:color="auto"/>
              <w:left w:val="single" w:sz="4" w:space="0" w:color="auto"/>
              <w:bottom w:val="single" w:sz="4" w:space="0" w:color="auto"/>
              <w:right w:val="single" w:sz="4" w:space="0" w:color="auto"/>
            </w:tcBorders>
          </w:tcPr>
          <w:p w14:paraId="09E31EA2" w14:textId="7AEEB914" w:rsidR="00B3215A" w:rsidRPr="00B3215A" w:rsidRDefault="00B3215A"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String</w:t>
            </w:r>
          </w:p>
        </w:tc>
        <w:tc>
          <w:tcPr>
            <w:tcW w:w="1530" w:type="dxa"/>
            <w:tcBorders>
              <w:top w:val="single" w:sz="4" w:space="0" w:color="auto"/>
              <w:left w:val="single" w:sz="4" w:space="0" w:color="auto"/>
              <w:bottom w:val="single" w:sz="4" w:space="0" w:color="auto"/>
              <w:right w:val="single" w:sz="4" w:space="0" w:color="auto"/>
            </w:tcBorders>
          </w:tcPr>
          <w:p w14:paraId="691AD8FC" w14:textId="333F2615" w:rsidR="00B3215A" w:rsidRPr="00B3215A" w:rsidRDefault="00B3215A" w:rsidP="31714CD1">
            <w:pPr>
              <w:pStyle w:val="TableText10"/>
              <w:rPr>
                <w:rFonts w:ascii="Calibri" w:eastAsia="Calibri" w:hAnsi="Calibri" w:cs="Calibri"/>
                <w:color w:val="000000" w:themeColor="text1"/>
                <w:lang w:val="en-GB"/>
              </w:rPr>
            </w:pPr>
            <w:r w:rsidRPr="005424B9">
              <w:rPr>
                <w:rFonts w:ascii="Calibri" w:eastAsia="Calibri" w:hAnsi="Calibri" w:cs="Calibri"/>
                <w:color w:val="000000" w:themeColor="text1"/>
                <w:szCs w:val="20"/>
                <w:lang w:val="en-GB"/>
              </w:rPr>
              <w:t>Yes</w:t>
            </w:r>
          </w:p>
        </w:tc>
        <w:tc>
          <w:tcPr>
            <w:tcW w:w="4410" w:type="dxa"/>
            <w:tcBorders>
              <w:top w:val="single" w:sz="4" w:space="0" w:color="auto"/>
              <w:left w:val="single" w:sz="4" w:space="0" w:color="auto"/>
              <w:bottom w:val="single" w:sz="4" w:space="0" w:color="auto"/>
              <w:right w:val="single" w:sz="4" w:space="0" w:color="auto"/>
            </w:tcBorders>
          </w:tcPr>
          <w:p w14:paraId="69B576F1" w14:textId="77777777" w:rsidR="00D57E2C" w:rsidRPr="008E69F0" w:rsidRDefault="00D57E2C" w:rsidP="00D57E2C">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46032BDB" w14:textId="04ECCBF6" w:rsidR="00B3215A" w:rsidRPr="00922223" w:rsidDel="547EDEB1" w:rsidRDefault="00B3215A" w:rsidP="31714CD1">
            <w:pPr>
              <w:pStyle w:val="TableText10"/>
              <w:rPr>
                <w:rFonts w:ascii="Calibri" w:eastAsia="Calibri" w:hAnsi="Calibri" w:cs="Calibri"/>
                <w:lang w:val="en-GB"/>
              </w:rPr>
            </w:pPr>
            <w:r w:rsidRPr="005424B9">
              <w:rPr>
                <w:rFonts w:ascii="Calibri" w:eastAsia="Calibri" w:hAnsi="Calibri" w:cs="Calibri"/>
                <w:szCs w:val="20"/>
                <w:lang w:val="en-GB"/>
              </w:rPr>
              <w:t>Eg: VaCMS</w:t>
            </w:r>
          </w:p>
        </w:tc>
      </w:tr>
      <w:tr w:rsidR="00B3215A" w:rsidRPr="005424B9" w14:paraId="3428C893"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50" w:type="dxa"/>
            <w:tcBorders>
              <w:top w:val="single" w:sz="4" w:space="0" w:color="auto"/>
              <w:left w:val="single" w:sz="4" w:space="0" w:color="auto"/>
              <w:bottom w:val="single" w:sz="4" w:space="0" w:color="auto"/>
              <w:right w:val="single" w:sz="4" w:space="0" w:color="auto"/>
            </w:tcBorders>
          </w:tcPr>
          <w:p w14:paraId="25A1A49E" w14:textId="01E275EF" w:rsidR="00B3215A" w:rsidRPr="00B3215A" w:rsidRDefault="00350920" w:rsidP="31714CD1">
            <w:pPr>
              <w:pStyle w:val="TableText10"/>
              <w:rPr>
                <w:rFonts w:ascii="Calibri" w:eastAsia="Calibri" w:hAnsi="Calibri" w:cs="Calibri"/>
                <w:color w:val="000000" w:themeColor="text1"/>
                <w:lang w:val="en-GB"/>
              </w:rPr>
            </w:pPr>
            <w:r w:rsidRPr="005424B9">
              <w:rPr>
                <w:rFonts w:ascii="Calibri" w:eastAsiaTheme="majorEastAsia" w:hAnsi="Calibri" w:cs="Calibri"/>
                <w:szCs w:val="20"/>
                <w:lang w:val="en-GB"/>
              </w:rPr>
              <w:t>updateSw</w:t>
            </w:r>
          </w:p>
        </w:tc>
        <w:tc>
          <w:tcPr>
            <w:tcW w:w="1260" w:type="dxa"/>
            <w:tcBorders>
              <w:top w:val="single" w:sz="4" w:space="0" w:color="auto"/>
              <w:left w:val="single" w:sz="4" w:space="0" w:color="auto"/>
              <w:bottom w:val="single" w:sz="4" w:space="0" w:color="auto"/>
              <w:right w:val="single" w:sz="4" w:space="0" w:color="auto"/>
            </w:tcBorders>
          </w:tcPr>
          <w:p w14:paraId="453509A2" w14:textId="7AB53605" w:rsidR="00B3215A" w:rsidRPr="00B3215A" w:rsidRDefault="00B3215A" w:rsidP="31714CD1">
            <w:pPr>
              <w:pStyle w:val="TableText10"/>
              <w:rPr>
                <w:rFonts w:ascii="Calibri" w:eastAsia="Calibri" w:hAnsi="Calibri" w:cs="Calibri"/>
                <w:color w:val="000000" w:themeColor="text1"/>
                <w:lang w:val="en-GB"/>
              </w:rPr>
            </w:pPr>
            <w:r w:rsidRPr="005424B9">
              <w:rPr>
                <w:rFonts w:ascii="Calibri" w:eastAsiaTheme="majorEastAsia" w:hAnsi="Calibri" w:cs="Calibri"/>
                <w:color w:val="000000" w:themeColor="text1"/>
                <w:szCs w:val="20"/>
                <w:lang w:val="en-GB"/>
              </w:rPr>
              <w:t>String</w:t>
            </w:r>
          </w:p>
        </w:tc>
        <w:tc>
          <w:tcPr>
            <w:tcW w:w="1530" w:type="dxa"/>
            <w:tcBorders>
              <w:top w:val="single" w:sz="4" w:space="0" w:color="auto"/>
              <w:left w:val="single" w:sz="4" w:space="0" w:color="auto"/>
              <w:bottom w:val="single" w:sz="4" w:space="0" w:color="auto"/>
              <w:right w:val="single" w:sz="4" w:space="0" w:color="auto"/>
            </w:tcBorders>
          </w:tcPr>
          <w:p w14:paraId="1EBF5A3B" w14:textId="14E6516F" w:rsidR="00B3215A" w:rsidRPr="00B3215A" w:rsidRDefault="00B3215A" w:rsidP="31714CD1">
            <w:pPr>
              <w:pStyle w:val="TableText10"/>
              <w:rPr>
                <w:rFonts w:ascii="Calibri" w:eastAsia="Calibri" w:hAnsi="Calibri" w:cs="Calibri"/>
                <w:color w:val="000000" w:themeColor="text1"/>
                <w:lang w:val="en-GB"/>
              </w:rPr>
            </w:pPr>
            <w:r w:rsidRPr="005424B9">
              <w:rPr>
                <w:rFonts w:ascii="Calibri" w:eastAsiaTheme="majorEastAsia" w:hAnsi="Calibri" w:cs="Calibri"/>
                <w:color w:val="000000" w:themeColor="text1"/>
                <w:szCs w:val="20"/>
                <w:lang w:val="en-GB"/>
              </w:rPr>
              <w:t>No</w:t>
            </w:r>
          </w:p>
        </w:tc>
        <w:tc>
          <w:tcPr>
            <w:tcW w:w="4410" w:type="dxa"/>
            <w:tcBorders>
              <w:top w:val="single" w:sz="4" w:space="0" w:color="auto"/>
              <w:left w:val="single" w:sz="4" w:space="0" w:color="auto"/>
              <w:bottom w:val="single" w:sz="4" w:space="0" w:color="auto"/>
              <w:right w:val="single" w:sz="4" w:space="0" w:color="auto"/>
            </w:tcBorders>
          </w:tcPr>
          <w:p w14:paraId="01576D13"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2DF53CC3" w14:textId="3CE84269" w:rsidR="00B3215A" w:rsidRPr="00B3215A" w:rsidDel="547EDEB1" w:rsidRDefault="00CC4C03" w:rsidP="31714CD1">
            <w:pPr>
              <w:pStyle w:val="TableText10"/>
              <w:rPr>
                <w:rFonts w:ascii="Calibri" w:eastAsia="Calibri" w:hAnsi="Calibri" w:cs="Calibri"/>
                <w:color w:val="0078D4"/>
                <w:u w:val="single"/>
                <w:lang w:val="en-GB"/>
              </w:rPr>
            </w:pPr>
            <w:r w:rsidRPr="0012190D">
              <w:rPr>
                <w:rFonts w:ascii="Calibri" w:eastAsia="Calibri" w:hAnsi="Calibri" w:cs="Calibri"/>
                <w:color w:val="000000" w:themeColor="text1"/>
              </w:rPr>
              <w:t>E.g.: 'Yes'/'No'</w:t>
            </w:r>
          </w:p>
        </w:tc>
      </w:tr>
      <w:tr w:rsidR="00B3215A" w:rsidRPr="005424B9" w14:paraId="4529AA90"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50" w:type="dxa"/>
            <w:tcBorders>
              <w:top w:val="single" w:sz="4" w:space="0" w:color="auto"/>
              <w:left w:val="single" w:sz="4" w:space="0" w:color="auto"/>
              <w:bottom w:val="single" w:sz="4" w:space="0" w:color="auto"/>
              <w:right w:val="single" w:sz="4" w:space="0" w:color="auto"/>
            </w:tcBorders>
          </w:tcPr>
          <w:p w14:paraId="1BA39109" w14:textId="3671C186" w:rsidR="00B3215A" w:rsidRPr="00B3215A" w:rsidRDefault="00B3215A" w:rsidP="31714CD1">
            <w:pPr>
              <w:pStyle w:val="TableText10"/>
              <w:rPr>
                <w:rFonts w:ascii="Calibri" w:eastAsia="Calibri" w:hAnsi="Calibri" w:cs="Calibri"/>
                <w:color w:val="000000" w:themeColor="text1"/>
                <w:lang w:val="en-GB"/>
              </w:rPr>
            </w:pPr>
            <w:r w:rsidRPr="31714CD1">
              <w:rPr>
                <w:rFonts w:ascii="Calibri" w:eastAsiaTheme="majorEastAsia" w:hAnsi="Calibri" w:cs="Calibri"/>
              </w:rPr>
              <w:t xml:space="preserve">vaCMSSequenceNum </w:t>
            </w:r>
            <w:r w:rsidRPr="31714CD1">
              <w:rPr>
                <w:rFonts w:ascii="Calibri" w:eastAsiaTheme="majorEastAsia" w:hAnsi="Calibri" w:cs="Calibri"/>
                <w:lang w:val="en-GB"/>
              </w:rPr>
              <w:t>  </w:t>
            </w:r>
          </w:p>
        </w:tc>
        <w:tc>
          <w:tcPr>
            <w:tcW w:w="1260" w:type="dxa"/>
            <w:tcBorders>
              <w:top w:val="single" w:sz="4" w:space="0" w:color="auto"/>
              <w:left w:val="single" w:sz="4" w:space="0" w:color="auto"/>
              <w:bottom w:val="single" w:sz="4" w:space="0" w:color="auto"/>
              <w:right w:val="single" w:sz="4" w:space="0" w:color="auto"/>
            </w:tcBorders>
          </w:tcPr>
          <w:p w14:paraId="6CFFD3BE" w14:textId="451A0DFE" w:rsidR="00B3215A" w:rsidRPr="00B3215A" w:rsidRDefault="00B3215A" w:rsidP="31714CD1">
            <w:pPr>
              <w:pStyle w:val="TableText10"/>
              <w:rPr>
                <w:rFonts w:ascii="Calibri" w:eastAsia="Calibri" w:hAnsi="Calibri" w:cs="Calibri"/>
                <w:color w:val="000000" w:themeColor="text1"/>
                <w:lang w:val="en-GB"/>
              </w:rPr>
            </w:pPr>
            <w:r w:rsidRPr="31714CD1">
              <w:rPr>
                <w:rFonts w:ascii="Calibri" w:eastAsiaTheme="majorEastAsia" w:hAnsi="Calibri" w:cs="Calibri"/>
              </w:rPr>
              <w:t>String</w:t>
            </w:r>
            <w:r w:rsidRPr="31714CD1">
              <w:rPr>
                <w:rFonts w:ascii="Calibri" w:eastAsiaTheme="majorEastAsia" w:hAnsi="Calibri" w:cs="Calibri"/>
                <w:lang w:val="en-GB"/>
              </w:rPr>
              <w:t>  </w:t>
            </w:r>
          </w:p>
        </w:tc>
        <w:tc>
          <w:tcPr>
            <w:tcW w:w="1530" w:type="dxa"/>
            <w:tcBorders>
              <w:top w:val="single" w:sz="4" w:space="0" w:color="auto"/>
              <w:left w:val="single" w:sz="4" w:space="0" w:color="auto"/>
              <w:bottom w:val="single" w:sz="4" w:space="0" w:color="auto"/>
              <w:right w:val="single" w:sz="4" w:space="0" w:color="auto"/>
            </w:tcBorders>
          </w:tcPr>
          <w:p w14:paraId="2D6B192F" w14:textId="13979AB9" w:rsidR="00B3215A" w:rsidRPr="00B3215A" w:rsidRDefault="00B3215A" w:rsidP="31714CD1">
            <w:pPr>
              <w:pStyle w:val="TableText10"/>
              <w:rPr>
                <w:rFonts w:ascii="Calibri" w:eastAsia="Calibri" w:hAnsi="Calibri" w:cs="Calibri"/>
                <w:color w:val="000000" w:themeColor="text1"/>
                <w:lang w:val="en-GB"/>
              </w:rPr>
            </w:pPr>
            <w:r w:rsidRPr="31714CD1">
              <w:rPr>
                <w:rFonts w:ascii="Calibri" w:eastAsiaTheme="majorEastAsia" w:hAnsi="Calibri" w:cs="Calibri"/>
              </w:rPr>
              <w:t>Yes</w:t>
            </w:r>
            <w:r w:rsidRPr="31714CD1">
              <w:rPr>
                <w:rFonts w:ascii="Calibri" w:eastAsiaTheme="majorEastAsia" w:hAnsi="Calibri" w:cs="Calibri"/>
                <w:lang w:val="en-GB"/>
              </w:rPr>
              <w:t>  </w:t>
            </w:r>
          </w:p>
        </w:tc>
        <w:tc>
          <w:tcPr>
            <w:tcW w:w="4410" w:type="dxa"/>
            <w:tcBorders>
              <w:top w:val="single" w:sz="4" w:space="0" w:color="auto"/>
              <w:left w:val="single" w:sz="4" w:space="0" w:color="auto"/>
              <w:bottom w:val="single" w:sz="4" w:space="0" w:color="auto"/>
              <w:right w:val="single" w:sz="4" w:space="0" w:color="auto"/>
            </w:tcBorders>
          </w:tcPr>
          <w:p w14:paraId="00B1EEFA" w14:textId="27ACAA23" w:rsidR="00B3215A" w:rsidRPr="00B3215A" w:rsidDel="547EDEB1" w:rsidRDefault="00726977" w:rsidP="31714CD1">
            <w:pPr>
              <w:pStyle w:val="TableText10"/>
              <w:rPr>
                <w:rFonts w:ascii="Calibri" w:eastAsia="Calibri" w:hAnsi="Calibri" w:cs="Calibri"/>
                <w:color w:val="0078D4"/>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3864E747" w14:textId="77777777" w:rsidR="00431200" w:rsidRPr="005424B9" w:rsidRDefault="00431200" w:rsidP="00431200">
      <w:pPr>
        <w:ind w:right="162"/>
        <w:rPr>
          <w:rFonts w:ascii="Calibri" w:hAnsi="Calibri" w:cs="Calibri"/>
          <w:sz w:val="20"/>
          <w:szCs w:val="20"/>
        </w:rPr>
      </w:pPr>
    </w:p>
    <w:p w14:paraId="120966FD" w14:textId="77777777" w:rsidR="00431200" w:rsidRPr="005424B9" w:rsidRDefault="00431200" w:rsidP="00431200">
      <w:pPr>
        <w:ind w:right="162"/>
        <w:rPr>
          <w:rFonts w:ascii="Calibri" w:hAnsi="Calibri" w:cs="Calibri"/>
          <w:sz w:val="20"/>
          <w:szCs w:val="20"/>
        </w:rPr>
      </w:pPr>
    </w:p>
    <w:p w14:paraId="0DC0A35F" w14:textId="77777777" w:rsidR="00431200" w:rsidRPr="005424B9" w:rsidRDefault="00431200" w:rsidP="00431200">
      <w:pPr>
        <w:ind w:left="1440" w:right="162"/>
        <w:rPr>
          <w:rFonts w:ascii="Calibri" w:hAnsi="Calibri" w:cs="Calibri"/>
          <w:sz w:val="20"/>
          <w:szCs w:val="20"/>
        </w:rPr>
      </w:pPr>
    </w:p>
    <w:p w14:paraId="3248347A" w14:textId="77777777" w:rsidR="00431200" w:rsidRPr="005424B9" w:rsidRDefault="00431200" w:rsidP="00431200">
      <w:pPr>
        <w:ind w:left="1440" w:right="162"/>
        <w:rPr>
          <w:rFonts w:ascii="Calibri" w:hAnsi="Calibri" w:cs="Calibri"/>
          <w:sz w:val="20"/>
          <w:szCs w:val="20"/>
        </w:rPr>
      </w:pPr>
    </w:p>
    <w:p w14:paraId="1711F24E" w14:textId="77777777" w:rsidR="00431200" w:rsidRPr="005424B9" w:rsidRDefault="00431200" w:rsidP="00431200">
      <w:pPr>
        <w:ind w:right="162"/>
        <w:rPr>
          <w:rFonts w:ascii="Calibri" w:hAnsi="Calibri" w:cs="Calibri"/>
          <w:sz w:val="20"/>
          <w:szCs w:val="20"/>
        </w:rPr>
      </w:pPr>
      <w:r w:rsidRPr="005424B9">
        <w:rPr>
          <w:rFonts w:ascii="Calibri" w:hAnsi="Calibri" w:cs="Calibri"/>
          <w:sz w:val="20"/>
          <w:szCs w:val="20"/>
        </w:rPr>
        <w:t>Employer Record (</w:t>
      </w:r>
      <w:r w:rsidRPr="005424B9">
        <w:rPr>
          <w:rFonts w:ascii="Calibri" w:hAnsi="Calibri" w:cs="Calibri"/>
          <w:color w:val="000000"/>
          <w:sz w:val="20"/>
          <w:szCs w:val="20"/>
        </w:rPr>
        <w:t>TruvEmployerDTO</w:t>
      </w:r>
      <w:r w:rsidRPr="005424B9">
        <w:rPr>
          <w:rFonts w:ascii="Calibri" w:hAnsi="Calibri" w:cs="Calibri"/>
          <w:sz w:val="20"/>
          <w:szCs w:val="20"/>
        </w:rPr>
        <w:t>)</w:t>
      </w:r>
    </w:p>
    <w:p w14:paraId="268966D7" w14:textId="77777777" w:rsidR="00431200" w:rsidRPr="005424B9" w:rsidRDefault="00431200" w:rsidP="00431200">
      <w:pPr>
        <w:ind w:right="162"/>
        <w:rPr>
          <w:rFonts w:ascii="Calibri" w:hAnsi="Calibri" w:cs="Calibri"/>
          <w:i/>
          <w:sz w:val="20"/>
          <w:szCs w:val="20"/>
        </w:rPr>
      </w:pPr>
      <w:r w:rsidRPr="005424B9">
        <w:rPr>
          <w:rFonts w:ascii="Calibri" w:hAnsi="Calibri" w:cs="Calibri"/>
          <w:i/>
          <w:sz w:val="20"/>
          <w:szCs w:val="20"/>
        </w:rPr>
        <w:t>Please note that few of the fields from TruvEmployerDTO may not be needed for MWRP but they are retained as they are part of the standard response structure of Truv and hence, are stored in MWRP and sent to VaCMS/EDWS.</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2974"/>
        <w:gridCol w:w="1306"/>
        <w:gridCol w:w="3276"/>
      </w:tblGrid>
      <w:tr w:rsidR="00431200" w:rsidRPr="005424B9" w14:paraId="0A90F07E" w14:textId="77777777" w:rsidTr="20DCA94D">
        <w:trPr>
          <w:cantSplit/>
          <w:tblHeader/>
        </w:trPr>
        <w:tc>
          <w:tcPr>
            <w:tcW w:w="2002" w:type="dxa"/>
            <w:shd w:val="clear" w:color="auto" w:fill="000000" w:themeFill="text1"/>
          </w:tcPr>
          <w:p w14:paraId="003B0B0B"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2974" w:type="dxa"/>
            <w:shd w:val="clear" w:color="auto" w:fill="000000" w:themeFill="text1"/>
          </w:tcPr>
          <w:p w14:paraId="74235CAA"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306" w:type="dxa"/>
            <w:shd w:val="clear" w:color="auto" w:fill="000000" w:themeFill="text1"/>
          </w:tcPr>
          <w:p w14:paraId="0BA6E464"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276" w:type="dxa"/>
            <w:shd w:val="clear" w:color="auto" w:fill="000000" w:themeFill="text1"/>
          </w:tcPr>
          <w:p w14:paraId="1C949125"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346BCDA3"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7566C02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id</w:t>
            </w:r>
          </w:p>
        </w:tc>
        <w:tc>
          <w:tcPr>
            <w:tcW w:w="2974" w:type="dxa"/>
            <w:tcBorders>
              <w:top w:val="single" w:sz="4" w:space="0" w:color="auto"/>
              <w:left w:val="single" w:sz="4" w:space="0" w:color="auto"/>
              <w:bottom w:val="single" w:sz="4" w:space="0" w:color="auto"/>
              <w:right w:val="single" w:sz="4" w:space="0" w:color="auto"/>
            </w:tcBorders>
          </w:tcPr>
          <w:p w14:paraId="01E682B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306" w:type="dxa"/>
            <w:tcBorders>
              <w:top w:val="single" w:sz="4" w:space="0" w:color="auto"/>
              <w:left w:val="single" w:sz="4" w:space="0" w:color="auto"/>
              <w:bottom w:val="single" w:sz="4" w:space="0" w:color="auto"/>
              <w:right w:val="single" w:sz="4" w:space="0" w:color="auto"/>
            </w:tcBorders>
          </w:tcPr>
          <w:p w14:paraId="03318BB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1EC987CF"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Truv internal employer record ID</w:t>
            </w:r>
          </w:p>
        </w:tc>
      </w:tr>
      <w:tr w:rsidR="00431200" w:rsidRPr="005424B9" w14:paraId="2CC55E29"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26BCB65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product_type</w:t>
            </w:r>
          </w:p>
        </w:tc>
        <w:tc>
          <w:tcPr>
            <w:tcW w:w="2974" w:type="dxa"/>
            <w:tcBorders>
              <w:top w:val="single" w:sz="4" w:space="0" w:color="auto"/>
              <w:left w:val="single" w:sz="4" w:space="0" w:color="auto"/>
              <w:bottom w:val="single" w:sz="4" w:space="0" w:color="auto"/>
              <w:right w:val="single" w:sz="4" w:space="0" w:color="auto"/>
            </w:tcBorders>
          </w:tcPr>
          <w:p w14:paraId="30AAFB9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306" w:type="dxa"/>
            <w:tcBorders>
              <w:top w:val="single" w:sz="4" w:space="0" w:color="auto"/>
              <w:left w:val="single" w:sz="4" w:space="0" w:color="auto"/>
              <w:bottom w:val="single" w:sz="4" w:space="0" w:color="auto"/>
              <w:right w:val="single" w:sz="4" w:space="0" w:color="auto"/>
            </w:tcBorders>
          </w:tcPr>
          <w:p w14:paraId="2A81E81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54B1318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Verification product type (e.g. income)</w:t>
            </w:r>
          </w:p>
        </w:tc>
      </w:tr>
      <w:tr w:rsidR="00431200" w:rsidRPr="005424B9" w14:paraId="5DCC95C8"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2ABA102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status</w:t>
            </w:r>
          </w:p>
        </w:tc>
        <w:tc>
          <w:tcPr>
            <w:tcW w:w="2974" w:type="dxa"/>
            <w:tcBorders>
              <w:top w:val="single" w:sz="4" w:space="0" w:color="auto"/>
              <w:left w:val="single" w:sz="4" w:space="0" w:color="auto"/>
              <w:bottom w:val="single" w:sz="4" w:space="0" w:color="auto"/>
              <w:right w:val="single" w:sz="4" w:space="0" w:color="auto"/>
            </w:tcBorders>
          </w:tcPr>
          <w:p w14:paraId="3F09958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306" w:type="dxa"/>
            <w:tcBorders>
              <w:top w:val="single" w:sz="4" w:space="0" w:color="auto"/>
              <w:left w:val="single" w:sz="4" w:space="0" w:color="auto"/>
              <w:bottom w:val="single" w:sz="4" w:space="0" w:color="auto"/>
              <w:right w:val="single" w:sz="4" w:space="0" w:color="auto"/>
            </w:tcBorders>
          </w:tcPr>
          <w:p w14:paraId="6DBA708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247CAB8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Verification status (e.g. completed)</w:t>
            </w:r>
          </w:p>
        </w:tc>
      </w:tr>
      <w:tr w:rsidR="00431200" w:rsidRPr="005424B9" w14:paraId="512F80A4"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0C9B07A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data_source</w:t>
            </w:r>
          </w:p>
        </w:tc>
        <w:tc>
          <w:tcPr>
            <w:tcW w:w="2974" w:type="dxa"/>
            <w:tcBorders>
              <w:top w:val="single" w:sz="4" w:space="0" w:color="auto"/>
              <w:left w:val="single" w:sz="4" w:space="0" w:color="auto"/>
              <w:bottom w:val="single" w:sz="4" w:space="0" w:color="auto"/>
              <w:right w:val="single" w:sz="4" w:space="0" w:color="auto"/>
            </w:tcBorders>
          </w:tcPr>
          <w:p w14:paraId="32815E0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306" w:type="dxa"/>
            <w:tcBorders>
              <w:top w:val="single" w:sz="4" w:space="0" w:color="auto"/>
              <w:left w:val="single" w:sz="4" w:space="0" w:color="auto"/>
              <w:bottom w:val="single" w:sz="4" w:space="0" w:color="auto"/>
              <w:right w:val="single" w:sz="4" w:space="0" w:color="auto"/>
            </w:tcBorders>
          </w:tcPr>
          <w:p w14:paraId="2800C32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404C7BA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Data source type (e.g. payroll)</w:t>
            </w:r>
          </w:p>
        </w:tc>
      </w:tr>
      <w:tr w:rsidR="00431200" w:rsidRPr="005424B9" w14:paraId="61057D92"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2666F36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company_name</w:t>
            </w:r>
          </w:p>
        </w:tc>
        <w:tc>
          <w:tcPr>
            <w:tcW w:w="2974" w:type="dxa"/>
            <w:tcBorders>
              <w:top w:val="single" w:sz="4" w:space="0" w:color="auto"/>
              <w:left w:val="single" w:sz="4" w:space="0" w:color="auto"/>
              <w:bottom w:val="single" w:sz="4" w:space="0" w:color="auto"/>
              <w:right w:val="single" w:sz="4" w:space="0" w:color="auto"/>
            </w:tcBorders>
          </w:tcPr>
          <w:p w14:paraId="5694E93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306" w:type="dxa"/>
            <w:tcBorders>
              <w:top w:val="single" w:sz="4" w:space="0" w:color="auto"/>
              <w:left w:val="single" w:sz="4" w:space="0" w:color="auto"/>
              <w:bottom w:val="single" w:sz="4" w:space="0" w:color="auto"/>
              <w:right w:val="single" w:sz="4" w:space="0" w:color="auto"/>
            </w:tcBorders>
          </w:tcPr>
          <w:p w14:paraId="29C30C2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Yes</w:t>
            </w:r>
          </w:p>
        </w:tc>
        <w:tc>
          <w:tcPr>
            <w:tcW w:w="3276" w:type="dxa"/>
            <w:tcBorders>
              <w:top w:val="single" w:sz="4" w:space="0" w:color="auto"/>
              <w:left w:val="single" w:sz="4" w:space="0" w:color="auto"/>
              <w:bottom w:val="single" w:sz="4" w:space="0" w:color="auto"/>
              <w:right w:val="single" w:sz="4" w:space="0" w:color="auto"/>
            </w:tcBorders>
          </w:tcPr>
          <w:p w14:paraId="3AB586E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Employer company name</w:t>
            </w:r>
          </w:p>
        </w:tc>
      </w:tr>
      <w:tr w:rsidR="00431200" w:rsidRPr="005424B9" w14:paraId="56E0AFF4"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2AAF3D95" w14:textId="16389051" w:rsidR="00431200" w:rsidRPr="005424B9" w:rsidRDefault="7987AFCB" w:rsidP="20DCA94D">
            <w:pPr>
              <w:pStyle w:val="TableText10"/>
              <w:rPr>
                <w:rFonts w:ascii="Calibri" w:eastAsia="Aptos Narrow" w:hAnsi="Calibri" w:cs="Calibri"/>
                <w:color w:val="242424"/>
                <w:szCs w:val="20"/>
                <w:lang w:val="en-GB"/>
              </w:rPr>
            </w:pPr>
            <w:r w:rsidRPr="005424B9">
              <w:rPr>
                <w:rFonts w:ascii="Calibri" w:eastAsiaTheme="minorEastAsia" w:hAnsi="Calibri" w:cs="Calibri"/>
                <w:szCs w:val="20"/>
                <w:lang w:val="en-GB"/>
              </w:rPr>
              <w:t>provider</w:t>
            </w:r>
          </w:p>
        </w:tc>
        <w:tc>
          <w:tcPr>
            <w:tcW w:w="2974" w:type="dxa"/>
            <w:tcBorders>
              <w:top w:val="single" w:sz="4" w:space="0" w:color="auto"/>
              <w:left w:val="single" w:sz="4" w:space="0" w:color="auto"/>
              <w:bottom w:val="single" w:sz="4" w:space="0" w:color="auto"/>
              <w:right w:val="single" w:sz="4" w:space="0" w:color="auto"/>
            </w:tcBorders>
          </w:tcPr>
          <w:p w14:paraId="1FDA340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ProviderDTO</w:t>
            </w:r>
          </w:p>
        </w:tc>
        <w:tc>
          <w:tcPr>
            <w:tcW w:w="1306" w:type="dxa"/>
            <w:tcBorders>
              <w:top w:val="single" w:sz="4" w:space="0" w:color="auto"/>
              <w:left w:val="single" w:sz="4" w:space="0" w:color="auto"/>
              <w:bottom w:val="single" w:sz="4" w:space="0" w:color="auto"/>
              <w:right w:val="single" w:sz="4" w:space="0" w:color="auto"/>
            </w:tcBorders>
          </w:tcPr>
          <w:p w14:paraId="110BB60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09532C8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Payroll provider details (id, name, logo_url)</w:t>
            </w:r>
          </w:p>
        </w:tc>
      </w:tr>
      <w:tr w:rsidR="00431200" w:rsidRPr="005424B9" w14:paraId="1ADD488E"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04CB0D3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is_suspicious</w:t>
            </w:r>
          </w:p>
        </w:tc>
        <w:tc>
          <w:tcPr>
            <w:tcW w:w="2974" w:type="dxa"/>
            <w:tcBorders>
              <w:top w:val="single" w:sz="4" w:space="0" w:color="auto"/>
              <w:left w:val="single" w:sz="4" w:space="0" w:color="auto"/>
              <w:bottom w:val="single" w:sz="4" w:space="0" w:color="auto"/>
              <w:right w:val="single" w:sz="4" w:space="0" w:color="auto"/>
            </w:tcBorders>
          </w:tcPr>
          <w:p w14:paraId="7CC6CE3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Boolean</w:t>
            </w:r>
          </w:p>
        </w:tc>
        <w:tc>
          <w:tcPr>
            <w:tcW w:w="1306" w:type="dxa"/>
            <w:tcBorders>
              <w:top w:val="single" w:sz="4" w:space="0" w:color="auto"/>
              <w:left w:val="single" w:sz="4" w:space="0" w:color="auto"/>
              <w:bottom w:val="single" w:sz="4" w:space="0" w:color="auto"/>
              <w:right w:val="single" w:sz="4" w:space="0" w:color="auto"/>
            </w:tcBorders>
          </w:tcPr>
          <w:p w14:paraId="71E13E7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692711A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Flag set by Truv if record shows anomalies</w:t>
            </w:r>
          </w:p>
        </w:tc>
      </w:tr>
      <w:tr w:rsidR="00431200" w:rsidRPr="005424B9" w14:paraId="1D0EE0B5"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36351FF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start_date</w:t>
            </w:r>
          </w:p>
        </w:tc>
        <w:tc>
          <w:tcPr>
            <w:tcW w:w="2974" w:type="dxa"/>
            <w:tcBorders>
              <w:top w:val="single" w:sz="4" w:space="0" w:color="auto"/>
              <w:left w:val="single" w:sz="4" w:space="0" w:color="auto"/>
              <w:bottom w:val="single" w:sz="4" w:space="0" w:color="auto"/>
              <w:right w:val="single" w:sz="4" w:space="0" w:color="auto"/>
            </w:tcBorders>
          </w:tcPr>
          <w:p w14:paraId="2F1913C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306" w:type="dxa"/>
            <w:tcBorders>
              <w:top w:val="single" w:sz="4" w:space="0" w:color="auto"/>
              <w:left w:val="single" w:sz="4" w:space="0" w:color="auto"/>
              <w:bottom w:val="single" w:sz="4" w:space="0" w:color="auto"/>
              <w:right w:val="single" w:sz="4" w:space="0" w:color="auto"/>
            </w:tcBorders>
          </w:tcPr>
          <w:p w14:paraId="7018EEE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0792929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rPr>
              <w:t>Employment start date</w:t>
            </w:r>
          </w:p>
        </w:tc>
      </w:tr>
      <w:tr w:rsidR="00431200" w:rsidRPr="005424B9" w14:paraId="1AC476E8"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5ECF538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end_date</w:t>
            </w:r>
          </w:p>
        </w:tc>
        <w:tc>
          <w:tcPr>
            <w:tcW w:w="2974" w:type="dxa"/>
            <w:tcBorders>
              <w:top w:val="single" w:sz="4" w:space="0" w:color="auto"/>
              <w:left w:val="single" w:sz="4" w:space="0" w:color="auto"/>
              <w:bottom w:val="single" w:sz="4" w:space="0" w:color="auto"/>
              <w:right w:val="single" w:sz="4" w:space="0" w:color="auto"/>
            </w:tcBorders>
          </w:tcPr>
          <w:p w14:paraId="52C4185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306" w:type="dxa"/>
            <w:tcBorders>
              <w:top w:val="single" w:sz="4" w:space="0" w:color="auto"/>
              <w:left w:val="single" w:sz="4" w:space="0" w:color="auto"/>
              <w:bottom w:val="single" w:sz="4" w:space="0" w:color="auto"/>
              <w:right w:val="single" w:sz="4" w:space="0" w:color="auto"/>
            </w:tcBorders>
          </w:tcPr>
          <w:p w14:paraId="47E79C1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1B5B5B26" w14:textId="77777777" w:rsidR="00431200" w:rsidRPr="005424B9" w:rsidRDefault="00431200" w:rsidP="000D596E">
            <w:pPr>
              <w:pStyle w:val="TableText10"/>
              <w:rPr>
                <w:rFonts w:ascii="Calibri" w:eastAsiaTheme="minorHAnsi" w:hAnsi="Calibri" w:cs="Calibri"/>
                <w:szCs w:val="20"/>
              </w:rPr>
            </w:pPr>
            <w:r w:rsidRPr="005424B9">
              <w:rPr>
                <w:rFonts w:ascii="Calibri" w:eastAsiaTheme="minorHAnsi" w:hAnsi="Calibri" w:cs="Calibri"/>
                <w:szCs w:val="20"/>
              </w:rPr>
              <w:t>Employment end date</w:t>
            </w:r>
          </w:p>
        </w:tc>
      </w:tr>
      <w:tr w:rsidR="00431200" w:rsidRPr="005424B9" w14:paraId="218BA164"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02" w:type="dxa"/>
            <w:tcBorders>
              <w:top w:val="single" w:sz="4" w:space="0" w:color="auto"/>
              <w:left w:val="single" w:sz="4" w:space="0" w:color="auto"/>
              <w:bottom w:val="single" w:sz="4" w:space="0" w:color="auto"/>
              <w:right w:val="single" w:sz="4" w:space="0" w:color="auto"/>
            </w:tcBorders>
          </w:tcPr>
          <w:p w14:paraId="7E125B4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employments</w:t>
            </w:r>
          </w:p>
        </w:tc>
        <w:tc>
          <w:tcPr>
            <w:tcW w:w="2974" w:type="dxa"/>
            <w:tcBorders>
              <w:top w:val="single" w:sz="4" w:space="0" w:color="auto"/>
              <w:left w:val="single" w:sz="4" w:space="0" w:color="auto"/>
              <w:bottom w:val="single" w:sz="4" w:space="0" w:color="auto"/>
              <w:right w:val="single" w:sz="4" w:space="0" w:color="auto"/>
            </w:tcBorders>
          </w:tcPr>
          <w:p w14:paraId="21457B9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Array&lt;EmploymentDetailDTO&gt;</w:t>
            </w:r>
          </w:p>
        </w:tc>
        <w:tc>
          <w:tcPr>
            <w:tcW w:w="1306" w:type="dxa"/>
            <w:tcBorders>
              <w:top w:val="single" w:sz="4" w:space="0" w:color="auto"/>
              <w:left w:val="single" w:sz="4" w:space="0" w:color="auto"/>
              <w:bottom w:val="single" w:sz="4" w:space="0" w:color="auto"/>
              <w:right w:val="single" w:sz="4" w:space="0" w:color="auto"/>
            </w:tcBorders>
          </w:tcPr>
          <w:p w14:paraId="01A2B81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276" w:type="dxa"/>
            <w:tcBorders>
              <w:top w:val="single" w:sz="4" w:space="0" w:color="auto"/>
              <w:left w:val="single" w:sz="4" w:space="0" w:color="auto"/>
              <w:bottom w:val="single" w:sz="4" w:space="0" w:color="auto"/>
              <w:right w:val="single" w:sz="4" w:space="0" w:color="auto"/>
            </w:tcBorders>
          </w:tcPr>
          <w:p w14:paraId="5A7DA76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Detailed employment and income records</w:t>
            </w:r>
          </w:p>
        </w:tc>
      </w:tr>
    </w:tbl>
    <w:p w14:paraId="04BB3427" w14:textId="77777777" w:rsidR="00431200" w:rsidRPr="005424B9" w:rsidRDefault="00431200" w:rsidP="00431200">
      <w:pPr>
        <w:ind w:left="1440" w:right="162"/>
        <w:rPr>
          <w:rFonts w:ascii="Calibri" w:hAnsi="Calibri" w:cs="Calibri"/>
          <w:sz w:val="20"/>
          <w:szCs w:val="20"/>
        </w:rPr>
      </w:pPr>
    </w:p>
    <w:p w14:paraId="3CCC291E" w14:textId="6C226D05" w:rsidR="7176308C" w:rsidRPr="00605064" w:rsidRDefault="7176308C" w:rsidP="20DCA94D">
      <w:pPr>
        <w:ind w:right="162"/>
        <w:rPr>
          <w:rFonts w:ascii="Calibri" w:hAnsi="Calibri" w:cs="Calibri"/>
          <w:sz w:val="20"/>
          <w:szCs w:val="20"/>
        </w:rPr>
      </w:pPr>
      <w:r w:rsidRPr="00605064">
        <w:rPr>
          <w:rFonts w:ascii="Calibri" w:hAnsi="Calibri" w:cs="Calibri"/>
          <w:sz w:val="20"/>
          <w:szCs w:val="20"/>
        </w:rPr>
        <w:t>ProviderDTO:</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2"/>
        <w:gridCol w:w="2574"/>
        <w:gridCol w:w="1047"/>
        <w:gridCol w:w="3330"/>
      </w:tblGrid>
      <w:tr w:rsidR="20DCA94D" w:rsidRPr="005424B9" w14:paraId="6DCD2810" w14:textId="77777777" w:rsidTr="20DCA94D">
        <w:trPr>
          <w:trHeight w:val="300"/>
        </w:trPr>
        <w:tc>
          <w:tcPr>
            <w:tcW w:w="2539" w:type="dxa"/>
            <w:shd w:val="clear" w:color="auto" w:fill="000000" w:themeFill="text1"/>
          </w:tcPr>
          <w:p w14:paraId="57A7A1FA"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Field</w:t>
            </w:r>
          </w:p>
        </w:tc>
        <w:tc>
          <w:tcPr>
            <w:tcW w:w="2605" w:type="dxa"/>
            <w:shd w:val="clear" w:color="auto" w:fill="000000" w:themeFill="text1"/>
          </w:tcPr>
          <w:p w14:paraId="616F8FF6"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Type</w:t>
            </w:r>
          </w:p>
        </w:tc>
        <w:tc>
          <w:tcPr>
            <w:tcW w:w="1048" w:type="dxa"/>
            <w:shd w:val="clear" w:color="auto" w:fill="000000" w:themeFill="text1"/>
          </w:tcPr>
          <w:p w14:paraId="0834A6F3"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Required</w:t>
            </w:r>
          </w:p>
        </w:tc>
        <w:tc>
          <w:tcPr>
            <w:tcW w:w="3366" w:type="dxa"/>
            <w:shd w:val="clear" w:color="auto" w:fill="000000" w:themeFill="text1"/>
          </w:tcPr>
          <w:p w14:paraId="34B495EC"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Description</w:t>
            </w:r>
          </w:p>
        </w:tc>
      </w:tr>
      <w:tr w:rsidR="20DCA94D" w:rsidRPr="005424B9" w14:paraId="7295C869" w14:textId="77777777" w:rsidTr="20DCA94D">
        <w:trPr>
          <w:trHeight w:val="300"/>
        </w:trPr>
        <w:tc>
          <w:tcPr>
            <w:tcW w:w="2539" w:type="dxa"/>
            <w:tcBorders>
              <w:top w:val="single" w:sz="4" w:space="0" w:color="auto"/>
              <w:left w:val="single" w:sz="4" w:space="0" w:color="auto"/>
              <w:bottom w:val="single" w:sz="4" w:space="0" w:color="auto"/>
              <w:right w:val="single" w:sz="4" w:space="0" w:color="auto"/>
            </w:tcBorders>
          </w:tcPr>
          <w:p w14:paraId="46731EC2" w14:textId="18A0C102" w:rsidR="20DCA94D" w:rsidRPr="005424B9" w:rsidRDefault="00344ECA" w:rsidP="20DCA94D">
            <w:pPr>
              <w:pStyle w:val="TableText10"/>
              <w:rPr>
                <w:rFonts w:ascii="Calibri" w:eastAsiaTheme="minorEastAsia" w:hAnsi="Calibri" w:cs="Calibri"/>
                <w:szCs w:val="20"/>
                <w:lang w:val="en-GB"/>
              </w:rPr>
            </w:pPr>
            <w:r>
              <w:rPr>
                <w:rFonts w:ascii="Calibri" w:eastAsiaTheme="minorEastAsia" w:hAnsi="Calibri" w:cs="Calibri"/>
                <w:szCs w:val="20"/>
                <w:lang w:val="en-GB"/>
              </w:rPr>
              <w:t>i</w:t>
            </w:r>
            <w:r w:rsidR="20DCA94D" w:rsidRPr="005424B9">
              <w:rPr>
                <w:rFonts w:ascii="Calibri" w:eastAsiaTheme="minorEastAsia" w:hAnsi="Calibri" w:cs="Calibri"/>
                <w:szCs w:val="20"/>
                <w:lang w:val="en-GB"/>
              </w:rPr>
              <w:t>d</w:t>
            </w:r>
          </w:p>
        </w:tc>
        <w:tc>
          <w:tcPr>
            <w:tcW w:w="2605" w:type="dxa"/>
            <w:tcBorders>
              <w:top w:val="single" w:sz="4" w:space="0" w:color="auto"/>
              <w:left w:val="single" w:sz="4" w:space="0" w:color="auto"/>
              <w:bottom w:val="single" w:sz="4" w:space="0" w:color="auto"/>
              <w:right w:val="single" w:sz="4" w:space="0" w:color="auto"/>
            </w:tcBorders>
          </w:tcPr>
          <w:p w14:paraId="26B0082E" w14:textId="77777777"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35297904" w14:textId="77777777"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1C0A1969" w14:textId="28AC265E" w:rsidR="4828C97B" w:rsidRPr="005424B9" w:rsidRDefault="4828C97B"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Payroll provider Id</w:t>
            </w:r>
          </w:p>
        </w:tc>
      </w:tr>
      <w:tr w:rsidR="20DCA94D" w:rsidRPr="005424B9" w14:paraId="51706A05" w14:textId="77777777" w:rsidTr="20DCA94D">
        <w:trPr>
          <w:trHeight w:val="300"/>
        </w:trPr>
        <w:tc>
          <w:tcPr>
            <w:tcW w:w="2539" w:type="dxa"/>
            <w:tcBorders>
              <w:top w:val="single" w:sz="4" w:space="0" w:color="auto"/>
              <w:left w:val="single" w:sz="4" w:space="0" w:color="auto"/>
              <w:bottom w:val="single" w:sz="4" w:space="0" w:color="auto"/>
              <w:right w:val="single" w:sz="4" w:space="0" w:color="auto"/>
            </w:tcBorders>
          </w:tcPr>
          <w:p w14:paraId="37C76B71" w14:textId="6133B8EB"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name</w:t>
            </w:r>
          </w:p>
        </w:tc>
        <w:tc>
          <w:tcPr>
            <w:tcW w:w="2605" w:type="dxa"/>
            <w:tcBorders>
              <w:top w:val="single" w:sz="4" w:space="0" w:color="auto"/>
              <w:left w:val="single" w:sz="4" w:space="0" w:color="auto"/>
              <w:bottom w:val="single" w:sz="4" w:space="0" w:color="auto"/>
              <w:right w:val="single" w:sz="4" w:space="0" w:color="auto"/>
            </w:tcBorders>
          </w:tcPr>
          <w:p w14:paraId="676DA78A" w14:textId="2802313C"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6ACEBF7D" w14:textId="74AA2573"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65140ED2" w14:textId="1CF1219A"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Payroll provider name</w:t>
            </w:r>
          </w:p>
        </w:tc>
      </w:tr>
      <w:tr w:rsidR="20DCA94D" w:rsidRPr="005424B9" w14:paraId="2CAB49CC" w14:textId="77777777" w:rsidTr="20DCA94D">
        <w:trPr>
          <w:trHeight w:val="300"/>
        </w:trPr>
        <w:tc>
          <w:tcPr>
            <w:tcW w:w="2539" w:type="dxa"/>
            <w:tcBorders>
              <w:top w:val="single" w:sz="4" w:space="0" w:color="auto"/>
              <w:left w:val="single" w:sz="4" w:space="0" w:color="auto"/>
              <w:bottom w:val="single" w:sz="4" w:space="0" w:color="auto"/>
              <w:right w:val="single" w:sz="4" w:space="0" w:color="auto"/>
            </w:tcBorders>
          </w:tcPr>
          <w:p w14:paraId="1AEFECD0" w14:textId="24489D00" w:rsidR="4828C97B" w:rsidRPr="005424B9" w:rsidRDefault="000C5CC1" w:rsidP="005A49B8">
            <w:pPr>
              <w:pStyle w:val="TableText10"/>
              <w:rPr>
                <w:rFonts w:ascii="Calibri" w:eastAsiaTheme="minorEastAsia" w:hAnsi="Calibri" w:cs="Calibri"/>
                <w:szCs w:val="20"/>
                <w:lang w:val="en-GB"/>
              </w:rPr>
            </w:pPr>
            <w:r>
              <w:rPr>
                <w:rFonts w:ascii="Calibri" w:eastAsiaTheme="minorEastAsia" w:hAnsi="Calibri" w:cs="Calibri"/>
                <w:szCs w:val="20"/>
                <w:lang w:val="en-GB"/>
              </w:rPr>
              <w:t>l</w:t>
            </w:r>
            <w:r w:rsidR="4828C97B" w:rsidRPr="005424B9">
              <w:rPr>
                <w:rFonts w:ascii="Calibri" w:eastAsiaTheme="minorEastAsia" w:hAnsi="Calibri" w:cs="Calibri"/>
                <w:szCs w:val="20"/>
                <w:lang w:val="en-GB"/>
              </w:rPr>
              <w:t>ogo_url</w:t>
            </w:r>
          </w:p>
        </w:tc>
        <w:tc>
          <w:tcPr>
            <w:tcW w:w="2605" w:type="dxa"/>
            <w:tcBorders>
              <w:top w:val="single" w:sz="4" w:space="0" w:color="auto"/>
              <w:left w:val="single" w:sz="4" w:space="0" w:color="auto"/>
              <w:bottom w:val="single" w:sz="4" w:space="0" w:color="auto"/>
              <w:right w:val="single" w:sz="4" w:space="0" w:color="auto"/>
            </w:tcBorders>
          </w:tcPr>
          <w:p w14:paraId="66E3F275" w14:textId="385165AF"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5C44A647" w14:textId="1BA372FA"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70EE82D8" w14:textId="07AADD27" w:rsidR="4828C97B" w:rsidRPr="005424B9" w:rsidRDefault="4828C97B" w:rsidP="005A49B8">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Payroll provider logo url</w:t>
            </w:r>
          </w:p>
        </w:tc>
      </w:tr>
    </w:tbl>
    <w:p w14:paraId="75711E21" w14:textId="39FFF12E" w:rsidR="20DCA94D" w:rsidRPr="005424B9" w:rsidRDefault="20DCA94D" w:rsidP="20DCA94D">
      <w:pPr>
        <w:ind w:right="162"/>
        <w:rPr>
          <w:rFonts w:ascii="Calibri" w:hAnsi="Calibri" w:cs="Calibri"/>
          <w:sz w:val="20"/>
          <w:szCs w:val="20"/>
        </w:rPr>
      </w:pPr>
    </w:p>
    <w:p w14:paraId="743B73D1" w14:textId="7430C055" w:rsidR="20DCA94D" w:rsidRPr="005424B9" w:rsidRDefault="20DCA94D" w:rsidP="20DCA94D">
      <w:pPr>
        <w:ind w:right="162"/>
        <w:rPr>
          <w:rFonts w:ascii="Calibri" w:hAnsi="Calibri" w:cs="Calibri"/>
          <w:sz w:val="20"/>
          <w:szCs w:val="20"/>
        </w:rPr>
      </w:pPr>
    </w:p>
    <w:p w14:paraId="678559E6" w14:textId="598CF92F" w:rsidR="00431200" w:rsidRPr="00605064" w:rsidRDefault="00431200" w:rsidP="00431200">
      <w:pPr>
        <w:ind w:right="162"/>
        <w:rPr>
          <w:rFonts w:ascii="Calibri" w:hAnsi="Calibri" w:cs="Calibri"/>
          <w:sz w:val="20"/>
          <w:szCs w:val="20"/>
        </w:rPr>
      </w:pPr>
      <w:r w:rsidRPr="00605064">
        <w:rPr>
          <w:rFonts w:ascii="Calibri" w:hAnsi="Calibri" w:cs="Calibri"/>
          <w:sz w:val="20"/>
          <w:szCs w:val="20"/>
        </w:rPr>
        <w:t>Employment Detail (EmploymentDetailDTO):</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9"/>
        <w:gridCol w:w="2605"/>
        <w:gridCol w:w="1048"/>
        <w:gridCol w:w="3366"/>
      </w:tblGrid>
      <w:tr w:rsidR="00431200" w:rsidRPr="005424B9" w14:paraId="24911711" w14:textId="77777777" w:rsidTr="008661F6">
        <w:trPr>
          <w:cantSplit/>
          <w:tblHeader/>
        </w:trPr>
        <w:tc>
          <w:tcPr>
            <w:tcW w:w="2539" w:type="dxa"/>
            <w:shd w:val="clear" w:color="auto" w:fill="000000" w:themeFill="text1"/>
          </w:tcPr>
          <w:p w14:paraId="01D6BF80"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2605" w:type="dxa"/>
            <w:shd w:val="clear" w:color="auto" w:fill="000000" w:themeFill="text1"/>
          </w:tcPr>
          <w:p w14:paraId="267D370A"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048" w:type="dxa"/>
            <w:shd w:val="clear" w:color="auto" w:fill="000000" w:themeFill="text1"/>
          </w:tcPr>
          <w:p w14:paraId="2CB5548D"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366" w:type="dxa"/>
            <w:shd w:val="clear" w:color="auto" w:fill="000000" w:themeFill="text1"/>
          </w:tcPr>
          <w:p w14:paraId="43796E81"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6A99F890"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6D2EB69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Id</w:t>
            </w:r>
          </w:p>
        </w:tc>
        <w:tc>
          <w:tcPr>
            <w:tcW w:w="2605" w:type="dxa"/>
            <w:tcBorders>
              <w:top w:val="single" w:sz="4" w:space="0" w:color="auto"/>
              <w:left w:val="single" w:sz="4" w:space="0" w:color="auto"/>
              <w:bottom w:val="single" w:sz="4" w:space="0" w:color="auto"/>
              <w:right w:val="single" w:sz="4" w:space="0" w:color="auto"/>
            </w:tcBorders>
          </w:tcPr>
          <w:p w14:paraId="341FFA1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49CA8E4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7AC1745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Truv internal Unique Id for employment record</w:t>
            </w:r>
          </w:p>
        </w:tc>
      </w:tr>
      <w:tr w:rsidR="00431200" w:rsidRPr="005424B9" w14:paraId="0C1451B7"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2FE191F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job_title</w:t>
            </w:r>
          </w:p>
        </w:tc>
        <w:tc>
          <w:tcPr>
            <w:tcW w:w="2605" w:type="dxa"/>
            <w:tcBorders>
              <w:top w:val="single" w:sz="4" w:space="0" w:color="auto"/>
              <w:left w:val="single" w:sz="4" w:space="0" w:color="auto"/>
              <w:bottom w:val="single" w:sz="4" w:space="0" w:color="auto"/>
              <w:right w:val="single" w:sz="4" w:space="0" w:color="auto"/>
            </w:tcBorders>
          </w:tcPr>
          <w:p w14:paraId="7BAA836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5780073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65A1D27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Job title</w:t>
            </w:r>
          </w:p>
        </w:tc>
      </w:tr>
      <w:tr w:rsidR="00431200" w:rsidRPr="005424B9" w14:paraId="27006949"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028F803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job_type</w:t>
            </w:r>
          </w:p>
        </w:tc>
        <w:tc>
          <w:tcPr>
            <w:tcW w:w="2605" w:type="dxa"/>
            <w:tcBorders>
              <w:top w:val="single" w:sz="4" w:space="0" w:color="auto"/>
              <w:left w:val="single" w:sz="4" w:space="0" w:color="auto"/>
              <w:bottom w:val="single" w:sz="4" w:space="0" w:color="auto"/>
              <w:right w:val="single" w:sz="4" w:space="0" w:color="auto"/>
            </w:tcBorders>
          </w:tcPr>
          <w:p w14:paraId="5636BAA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0CA3C8D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025C38E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Job type code: F (Full-time), P (Part-time)</w:t>
            </w:r>
          </w:p>
        </w:tc>
      </w:tr>
      <w:tr w:rsidR="00431200" w:rsidRPr="005424B9" w14:paraId="3B9F7527"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55D3EE2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start_date</w:t>
            </w:r>
          </w:p>
        </w:tc>
        <w:tc>
          <w:tcPr>
            <w:tcW w:w="2605" w:type="dxa"/>
            <w:tcBorders>
              <w:top w:val="single" w:sz="4" w:space="0" w:color="auto"/>
              <w:left w:val="single" w:sz="4" w:space="0" w:color="auto"/>
              <w:bottom w:val="single" w:sz="4" w:space="0" w:color="auto"/>
              <w:right w:val="single" w:sz="4" w:space="0" w:color="auto"/>
            </w:tcBorders>
          </w:tcPr>
          <w:p w14:paraId="3E64872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048" w:type="dxa"/>
            <w:tcBorders>
              <w:top w:val="single" w:sz="4" w:space="0" w:color="auto"/>
              <w:left w:val="single" w:sz="4" w:space="0" w:color="auto"/>
              <w:bottom w:val="single" w:sz="4" w:space="0" w:color="auto"/>
              <w:right w:val="single" w:sz="4" w:space="0" w:color="auto"/>
            </w:tcBorders>
          </w:tcPr>
          <w:p w14:paraId="31A2422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38D0C19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Employment start date</w:t>
            </w:r>
          </w:p>
        </w:tc>
      </w:tr>
      <w:tr w:rsidR="00431200" w:rsidRPr="005424B9" w14:paraId="3057A0ED"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6F5E34F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end_date</w:t>
            </w:r>
          </w:p>
        </w:tc>
        <w:tc>
          <w:tcPr>
            <w:tcW w:w="2605" w:type="dxa"/>
            <w:tcBorders>
              <w:top w:val="single" w:sz="4" w:space="0" w:color="auto"/>
              <w:left w:val="single" w:sz="4" w:space="0" w:color="auto"/>
              <w:bottom w:val="single" w:sz="4" w:space="0" w:color="auto"/>
              <w:right w:val="single" w:sz="4" w:space="0" w:color="auto"/>
            </w:tcBorders>
          </w:tcPr>
          <w:p w14:paraId="0C22620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048" w:type="dxa"/>
            <w:tcBorders>
              <w:top w:val="single" w:sz="4" w:space="0" w:color="auto"/>
              <w:left w:val="single" w:sz="4" w:space="0" w:color="auto"/>
              <w:bottom w:val="single" w:sz="4" w:space="0" w:color="auto"/>
              <w:right w:val="single" w:sz="4" w:space="0" w:color="auto"/>
            </w:tcBorders>
          </w:tcPr>
          <w:p w14:paraId="1E17D49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1343EFE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Employment end date; null if active</w:t>
            </w:r>
          </w:p>
        </w:tc>
      </w:tr>
      <w:tr w:rsidR="00431200" w:rsidRPr="005424B9" w14:paraId="064F3105"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2CC5716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is_active</w:t>
            </w:r>
          </w:p>
        </w:tc>
        <w:tc>
          <w:tcPr>
            <w:tcW w:w="2605" w:type="dxa"/>
            <w:tcBorders>
              <w:top w:val="single" w:sz="4" w:space="0" w:color="auto"/>
              <w:left w:val="single" w:sz="4" w:space="0" w:color="auto"/>
              <w:bottom w:val="single" w:sz="4" w:space="0" w:color="auto"/>
              <w:right w:val="single" w:sz="4" w:space="0" w:color="auto"/>
            </w:tcBorders>
          </w:tcPr>
          <w:p w14:paraId="2D9D277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Boolean</w:t>
            </w:r>
          </w:p>
        </w:tc>
        <w:tc>
          <w:tcPr>
            <w:tcW w:w="1048" w:type="dxa"/>
            <w:tcBorders>
              <w:top w:val="single" w:sz="4" w:space="0" w:color="auto"/>
              <w:left w:val="single" w:sz="4" w:space="0" w:color="auto"/>
              <w:bottom w:val="single" w:sz="4" w:space="0" w:color="auto"/>
              <w:right w:val="single" w:sz="4" w:space="0" w:color="auto"/>
            </w:tcBorders>
          </w:tcPr>
          <w:p w14:paraId="00FF8A9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6673DF6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True if actively employed</w:t>
            </w:r>
          </w:p>
        </w:tc>
      </w:tr>
      <w:tr w:rsidR="00431200" w:rsidRPr="005424B9" w14:paraId="2C61A6ED"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2718324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income</w:t>
            </w:r>
          </w:p>
        </w:tc>
        <w:tc>
          <w:tcPr>
            <w:tcW w:w="2605" w:type="dxa"/>
            <w:tcBorders>
              <w:top w:val="single" w:sz="4" w:space="0" w:color="auto"/>
              <w:left w:val="single" w:sz="4" w:space="0" w:color="auto"/>
              <w:bottom w:val="single" w:sz="4" w:space="0" w:color="auto"/>
              <w:right w:val="single" w:sz="4" w:space="0" w:color="auto"/>
            </w:tcBorders>
          </w:tcPr>
          <w:p w14:paraId="664DC71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50DC0D3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24F37F2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Annual income (numeric string)</w:t>
            </w:r>
          </w:p>
        </w:tc>
      </w:tr>
      <w:tr w:rsidR="00431200" w:rsidRPr="005424B9" w14:paraId="280FC445"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394DAEEF"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income_unit</w:t>
            </w:r>
          </w:p>
        </w:tc>
        <w:tc>
          <w:tcPr>
            <w:tcW w:w="2605" w:type="dxa"/>
            <w:tcBorders>
              <w:top w:val="single" w:sz="4" w:space="0" w:color="auto"/>
              <w:left w:val="single" w:sz="4" w:space="0" w:color="auto"/>
              <w:bottom w:val="single" w:sz="4" w:space="0" w:color="auto"/>
              <w:right w:val="single" w:sz="4" w:space="0" w:color="auto"/>
            </w:tcBorders>
          </w:tcPr>
          <w:p w14:paraId="743CE2AF"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5ED147F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1DC19F7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Income unit: YEARLY, MONTHLY, HOURLY</w:t>
            </w:r>
          </w:p>
        </w:tc>
      </w:tr>
      <w:tr w:rsidR="00431200" w:rsidRPr="005424B9" w14:paraId="006B4FD2"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7FE9405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pay_rate</w:t>
            </w:r>
          </w:p>
        </w:tc>
        <w:tc>
          <w:tcPr>
            <w:tcW w:w="2605" w:type="dxa"/>
            <w:tcBorders>
              <w:top w:val="single" w:sz="4" w:space="0" w:color="auto"/>
              <w:left w:val="single" w:sz="4" w:space="0" w:color="auto"/>
              <w:bottom w:val="single" w:sz="4" w:space="0" w:color="auto"/>
              <w:right w:val="single" w:sz="4" w:space="0" w:color="auto"/>
            </w:tcBorders>
          </w:tcPr>
          <w:p w14:paraId="3256291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2E72348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6E5650E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Per-period pay rate (numeric string)</w:t>
            </w:r>
          </w:p>
        </w:tc>
      </w:tr>
      <w:tr w:rsidR="00431200" w:rsidRPr="005424B9" w14:paraId="43F1415A"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2FE1D5E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pay_frequency</w:t>
            </w:r>
          </w:p>
        </w:tc>
        <w:tc>
          <w:tcPr>
            <w:tcW w:w="2605" w:type="dxa"/>
            <w:tcBorders>
              <w:top w:val="single" w:sz="4" w:space="0" w:color="auto"/>
              <w:left w:val="single" w:sz="4" w:space="0" w:color="auto"/>
              <w:bottom w:val="single" w:sz="4" w:space="0" w:color="auto"/>
              <w:right w:val="single" w:sz="4" w:space="0" w:color="auto"/>
            </w:tcBorders>
          </w:tcPr>
          <w:p w14:paraId="05D8A62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636A652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03B7F9A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Pay frequency code: BW (Bi-weekly), W (Weekly), M (Monthly)</w:t>
            </w:r>
          </w:p>
        </w:tc>
      </w:tr>
      <w:tr w:rsidR="00431200" w:rsidRPr="005424B9" w14:paraId="0B7B4887"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1964F0B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profile</w:t>
            </w:r>
          </w:p>
        </w:tc>
        <w:tc>
          <w:tcPr>
            <w:tcW w:w="2605" w:type="dxa"/>
            <w:tcBorders>
              <w:top w:val="single" w:sz="4" w:space="0" w:color="auto"/>
              <w:left w:val="single" w:sz="4" w:space="0" w:color="auto"/>
              <w:bottom w:val="single" w:sz="4" w:space="0" w:color="auto"/>
              <w:right w:val="single" w:sz="4" w:space="0" w:color="auto"/>
            </w:tcBorders>
          </w:tcPr>
          <w:p w14:paraId="5072655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EmployeeProfileDTO</w:t>
            </w:r>
          </w:p>
        </w:tc>
        <w:tc>
          <w:tcPr>
            <w:tcW w:w="1048" w:type="dxa"/>
            <w:tcBorders>
              <w:top w:val="single" w:sz="4" w:space="0" w:color="auto"/>
              <w:left w:val="single" w:sz="4" w:space="0" w:color="auto"/>
              <w:bottom w:val="single" w:sz="4" w:space="0" w:color="auto"/>
              <w:right w:val="single" w:sz="4" w:space="0" w:color="auto"/>
            </w:tcBorders>
          </w:tcPr>
          <w:p w14:paraId="4FA7309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5C001D9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Employee identity profile from payroll system</w:t>
            </w:r>
          </w:p>
        </w:tc>
      </w:tr>
      <w:tr w:rsidR="00431200" w:rsidRPr="005424B9" w14:paraId="51053C81"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139A186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statements</w:t>
            </w:r>
          </w:p>
        </w:tc>
        <w:tc>
          <w:tcPr>
            <w:tcW w:w="2605" w:type="dxa"/>
            <w:tcBorders>
              <w:top w:val="single" w:sz="4" w:space="0" w:color="auto"/>
              <w:left w:val="single" w:sz="4" w:space="0" w:color="auto"/>
              <w:bottom w:val="single" w:sz="4" w:space="0" w:color="auto"/>
              <w:right w:val="single" w:sz="4" w:space="0" w:color="auto"/>
            </w:tcBorders>
          </w:tcPr>
          <w:p w14:paraId="19A69AC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Array&lt;PayStatementDTO&gt;</w:t>
            </w:r>
          </w:p>
        </w:tc>
        <w:tc>
          <w:tcPr>
            <w:tcW w:w="1048" w:type="dxa"/>
            <w:tcBorders>
              <w:top w:val="single" w:sz="4" w:space="0" w:color="auto"/>
              <w:left w:val="single" w:sz="4" w:space="0" w:color="auto"/>
              <w:bottom w:val="single" w:sz="4" w:space="0" w:color="auto"/>
              <w:right w:val="single" w:sz="4" w:space="0" w:color="auto"/>
            </w:tcBorders>
          </w:tcPr>
          <w:p w14:paraId="278BC39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37DA694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Recent pay statements with gross/net/deductions</w:t>
            </w:r>
          </w:p>
        </w:tc>
      </w:tr>
      <w:tr w:rsidR="00431200" w:rsidRPr="005424B9" w14:paraId="36AB2360"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39" w:type="dxa"/>
            <w:tcBorders>
              <w:top w:val="single" w:sz="4" w:space="0" w:color="auto"/>
              <w:left w:val="single" w:sz="4" w:space="0" w:color="auto"/>
              <w:bottom w:val="single" w:sz="4" w:space="0" w:color="auto"/>
              <w:right w:val="single" w:sz="4" w:space="0" w:color="auto"/>
            </w:tcBorders>
          </w:tcPr>
          <w:p w14:paraId="50EF02C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annual_income_summary</w:t>
            </w:r>
          </w:p>
        </w:tc>
        <w:tc>
          <w:tcPr>
            <w:tcW w:w="2605" w:type="dxa"/>
            <w:tcBorders>
              <w:top w:val="single" w:sz="4" w:space="0" w:color="auto"/>
              <w:left w:val="single" w:sz="4" w:space="0" w:color="auto"/>
              <w:bottom w:val="single" w:sz="4" w:space="0" w:color="auto"/>
              <w:right w:val="single" w:sz="4" w:space="0" w:color="auto"/>
            </w:tcBorders>
          </w:tcPr>
          <w:p w14:paraId="7C4B0F1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Array&lt;AnnualIncomeDTO&gt;</w:t>
            </w:r>
          </w:p>
        </w:tc>
        <w:tc>
          <w:tcPr>
            <w:tcW w:w="1048" w:type="dxa"/>
            <w:tcBorders>
              <w:top w:val="single" w:sz="4" w:space="0" w:color="auto"/>
              <w:left w:val="single" w:sz="4" w:space="0" w:color="auto"/>
              <w:bottom w:val="single" w:sz="4" w:space="0" w:color="auto"/>
              <w:right w:val="single" w:sz="4" w:space="0" w:color="auto"/>
            </w:tcBorders>
          </w:tcPr>
          <w:p w14:paraId="668EF46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1542971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Year-over-year income summary records</w:t>
            </w:r>
          </w:p>
        </w:tc>
      </w:tr>
    </w:tbl>
    <w:p w14:paraId="5E78E16E" w14:textId="77777777" w:rsidR="00431200" w:rsidRPr="005424B9" w:rsidRDefault="00431200" w:rsidP="00431200">
      <w:pPr>
        <w:ind w:right="162"/>
        <w:rPr>
          <w:rFonts w:ascii="Calibri" w:hAnsi="Calibri" w:cs="Calibri"/>
          <w:sz w:val="20"/>
          <w:szCs w:val="20"/>
        </w:rPr>
      </w:pPr>
    </w:p>
    <w:p w14:paraId="33AF42D8" w14:textId="75D9393F" w:rsidR="00431200" w:rsidRPr="005424B9" w:rsidRDefault="0F3A0FA2" w:rsidP="20DCA94D">
      <w:pPr>
        <w:ind w:right="162"/>
        <w:rPr>
          <w:rFonts w:ascii="Calibri" w:hAnsi="Calibri" w:cs="Calibri"/>
          <w:sz w:val="20"/>
          <w:szCs w:val="20"/>
        </w:rPr>
      </w:pPr>
      <w:r w:rsidRPr="005424B9">
        <w:rPr>
          <w:rFonts w:ascii="Calibri" w:hAnsi="Calibri" w:cs="Calibri"/>
          <w:sz w:val="20"/>
          <w:szCs w:val="20"/>
        </w:rPr>
        <w:t>EmployeeProfileDTO:</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6"/>
        <w:gridCol w:w="2572"/>
        <w:gridCol w:w="1047"/>
        <w:gridCol w:w="3328"/>
      </w:tblGrid>
      <w:tr w:rsidR="20DCA94D" w:rsidRPr="005424B9" w14:paraId="422AAC91" w14:textId="77777777" w:rsidTr="20DCA94D">
        <w:trPr>
          <w:trHeight w:val="300"/>
        </w:trPr>
        <w:tc>
          <w:tcPr>
            <w:tcW w:w="2539" w:type="dxa"/>
            <w:shd w:val="clear" w:color="auto" w:fill="000000" w:themeFill="text1"/>
          </w:tcPr>
          <w:p w14:paraId="31AD5B89"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Field</w:t>
            </w:r>
          </w:p>
        </w:tc>
        <w:tc>
          <w:tcPr>
            <w:tcW w:w="2605" w:type="dxa"/>
            <w:shd w:val="clear" w:color="auto" w:fill="000000" w:themeFill="text1"/>
          </w:tcPr>
          <w:p w14:paraId="064AC7F1"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Type</w:t>
            </w:r>
          </w:p>
        </w:tc>
        <w:tc>
          <w:tcPr>
            <w:tcW w:w="1048" w:type="dxa"/>
            <w:shd w:val="clear" w:color="auto" w:fill="000000" w:themeFill="text1"/>
          </w:tcPr>
          <w:p w14:paraId="3CE742D3"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Required</w:t>
            </w:r>
          </w:p>
        </w:tc>
        <w:tc>
          <w:tcPr>
            <w:tcW w:w="3366" w:type="dxa"/>
            <w:shd w:val="clear" w:color="auto" w:fill="000000" w:themeFill="text1"/>
          </w:tcPr>
          <w:p w14:paraId="7217D6EE" w14:textId="77777777" w:rsidR="20DCA94D" w:rsidRPr="005424B9" w:rsidRDefault="20DCA94D" w:rsidP="20DCA94D">
            <w:pPr>
              <w:pStyle w:val="TableText10HeaderCenter"/>
              <w:rPr>
                <w:rFonts w:ascii="Calibri" w:hAnsi="Calibri" w:cs="Calibri"/>
                <w:b w:val="0"/>
                <w:szCs w:val="20"/>
              </w:rPr>
            </w:pPr>
            <w:r w:rsidRPr="005424B9">
              <w:rPr>
                <w:rFonts w:ascii="Calibri" w:hAnsi="Calibri" w:cs="Calibri"/>
                <w:szCs w:val="20"/>
              </w:rPr>
              <w:t>Description</w:t>
            </w:r>
          </w:p>
        </w:tc>
      </w:tr>
      <w:tr w:rsidR="20DCA94D" w:rsidRPr="005424B9" w14:paraId="18D3ABCA" w14:textId="77777777" w:rsidTr="20DCA94D">
        <w:trPr>
          <w:trHeight w:val="300"/>
        </w:trPr>
        <w:tc>
          <w:tcPr>
            <w:tcW w:w="2539" w:type="dxa"/>
            <w:tcBorders>
              <w:top w:val="single" w:sz="4" w:space="0" w:color="auto"/>
              <w:left w:val="single" w:sz="4" w:space="0" w:color="auto"/>
              <w:bottom w:val="single" w:sz="4" w:space="0" w:color="auto"/>
              <w:right w:val="single" w:sz="4" w:space="0" w:color="auto"/>
            </w:tcBorders>
          </w:tcPr>
          <w:p w14:paraId="094E3854" w14:textId="0BB46611" w:rsidR="6425E3EF" w:rsidRDefault="6425E3EF" w:rsidP="005A49B8">
            <w:pPr>
              <w:pStyle w:val="TableText10"/>
              <w:rPr>
                <w:rFonts w:ascii="Calibri" w:hAnsi="Calibri" w:cs="Calibri"/>
              </w:rPr>
            </w:pPr>
            <w:r w:rsidRPr="20DCA94D">
              <w:rPr>
                <w:rFonts w:ascii="Calibri" w:hAnsi="Calibri" w:cs="Calibri"/>
              </w:rPr>
              <w:t>employeeId</w:t>
            </w:r>
          </w:p>
        </w:tc>
        <w:tc>
          <w:tcPr>
            <w:tcW w:w="2605" w:type="dxa"/>
            <w:tcBorders>
              <w:top w:val="single" w:sz="4" w:space="0" w:color="auto"/>
              <w:left w:val="single" w:sz="4" w:space="0" w:color="auto"/>
              <w:bottom w:val="single" w:sz="4" w:space="0" w:color="auto"/>
              <w:right w:val="single" w:sz="4" w:space="0" w:color="auto"/>
            </w:tcBorders>
          </w:tcPr>
          <w:p w14:paraId="6713F9DA" w14:textId="77777777"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7FC11953" w14:textId="77777777"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18AF3189" w14:textId="45F43B27" w:rsidR="4552EDC1" w:rsidRPr="005424B9" w:rsidRDefault="4552EDC1" w:rsidP="20DCA94D">
            <w:pPr>
              <w:pStyle w:val="TableText10"/>
              <w:rPr>
                <w:rFonts w:ascii="Calibri" w:hAnsi="Calibri" w:cs="Calibri"/>
                <w:szCs w:val="20"/>
              </w:rPr>
            </w:pPr>
            <w:r w:rsidRPr="005424B9">
              <w:rPr>
                <w:rFonts w:ascii="Calibri" w:eastAsiaTheme="minorEastAsia" w:hAnsi="Calibri" w:cs="Calibri"/>
                <w:szCs w:val="20"/>
                <w:lang w:val="en-GB"/>
              </w:rPr>
              <w:t>Employee Id</w:t>
            </w:r>
          </w:p>
        </w:tc>
      </w:tr>
      <w:tr w:rsidR="20DCA94D" w:rsidRPr="005424B9" w14:paraId="6027A64C" w14:textId="77777777" w:rsidTr="20DCA94D">
        <w:trPr>
          <w:trHeight w:val="300"/>
        </w:trPr>
        <w:tc>
          <w:tcPr>
            <w:tcW w:w="2539" w:type="dxa"/>
            <w:tcBorders>
              <w:top w:val="single" w:sz="4" w:space="0" w:color="auto"/>
              <w:left w:val="single" w:sz="4" w:space="0" w:color="auto"/>
              <w:bottom w:val="single" w:sz="4" w:space="0" w:color="auto"/>
              <w:right w:val="single" w:sz="4" w:space="0" w:color="auto"/>
            </w:tcBorders>
          </w:tcPr>
          <w:p w14:paraId="118664F9" w14:textId="3644B876" w:rsidR="4552EDC1" w:rsidRPr="005424B9" w:rsidRDefault="4552EDC1"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fullN</w:t>
            </w:r>
            <w:r w:rsidR="20DCA94D" w:rsidRPr="005424B9">
              <w:rPr>
                <w:rFonts w:ascii="Calibri" w:eastAsiaTheme="minorEastAsia" w:hAnsi="Calibri" w:cs="Calibri"/>
                <w:szCs w:val="20"/>
                <w:lang w:val="en-GB"/>
              </w:rPr>
              <w:t>ame</w:t>
            </w:r>
          </w:p>
        </w:tc>
        <w:tc>
          <w:tcPr>
            <w:tcW w:w="2605" w:type="dxa"/>
            <w:tcBorders>
              <w:top w:val="single" w:sz="4" w:space="0" w:color="auto"/>
              <w:left w:val="single" w:sz="4" w:space="0" w:color="auto"/>
              <w:bottom w:val="single" w:sz="4" w:space="0" w:color="auto"/>
              <w:right w:val="single" w:sz="4" w:space="0" w:color="auto"/>
            </w:tcBorders>
          </w:tcPr>
          <w:p w14:paraId="347245EE" w14:textId="2802313C"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66484065" w14:textId="74AA2573"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33FDEFFB" w14:textId="2EC637F9" w:rsidR="5AF6F49B" w:rsidRPr="005424B9" w:rsidRDefault="5AF6F49B"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Employee full name</w:t>
            </w:r>
          </w:p>
        </w:tc>
      </w:tr>
      <w:tr w:rsidR="20DCA94D" w:rsidRPr="005424B9" w14:paraId="7FB5D457" w14:textId="77777777" w:rsidTr="20DCA94D">
        <w:trPr>
          <w:trHeight w:val="300"/>
        </w:trPr>
        <w:tc>
          <w:tcPr>
            <w:tcW w:w="2539" w:type="dxa"/>
            <w:tcBorders>
              <w:top w:val="single" w:sz="4" w:space="0" w:color="auto"/>
              <w:left w:val="single" w:sz="4" w:space="0" w:color="auto"/>
              <w:bottom w:val="single" w:sz="4" w:space="0" w:color="auto"/>
              <w:right w:val="single" w:sz="4" w:space="0" w:color="auto"/>
            </w:tcBorders>
          </w:tcPr>
          <w:p w14:paraId="01D3E779" w14:textId="1195BB1F" w:rsidR="20DCA94D" w:rsidRPr="005424B9" w:rsidRDefault="000C5CC1" w:rsidP="20DCA94D">
            <w:pPr>
              <w:pStyle w:val="TableText10"/>
              <w:rPr>
                <w:rFonts w:ascii="Calibri" w:eastAsiaTheme="minorEastAsia" w:hAnsi="Calibri" w:cs="Calibri"/>
                <w:szCs w:val="20"/>
                <w:lang w:val="en-GB"/>
              </w:rPr>
            </w:pPr>
            <w:r>
              <w:rPr>
                <w:rFonts w:ascii="Calibri" w:eastAsiaTheme="minorEastAsia" w:hAnsi="Calibri" w:cs="Calibri"/>
                <w:szCs w:val="20"/>
                <w:lang w:val="en-GB"/>
              </w:rPr>
              <w:t>l</w:t>
            </w:r>
            <w:r w:rsidR="20DCA94D" w:rsidRPr="005424B9">
              <w:rPr>
                <w:rFonts w:ascii="Calibri" w:eastAsiaTheme="minorEastAsia" w:hAnsi="Calibri" w:cs="Calibri"/>
                <w:szCs w:val="20"/>
                <w:lang w:val="en-GB"/>
              </w:rPr>
              <w:t>ogo_url</w:t>
            </w:r>
          </w:p>
        </w:tc>
        <w:tc>
          <w:tcPr>
            <w:tcW w:w="2605" w:type="dxa"/>
            <w:tcBorders>
              <w:top w:val="single" w:sz="4" w:space="0" w:color="auto"/>
              <w:left w:val="single" w:sz="4" w:space="0" w:color="auto"/>
              <w:bottom w:val="single" w:sz="4" w:space="0" w:color="auto"/>
              <w:right w:val="single" w:sz="4" w:space="0" w:color="auto"/>
            </w:tcBorders>
          </w:tcPr>
          <w:p w14:paraId="71D778D3" w14:textId="385165AF"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String</w:t>
            </w:r>
          </w:p>
        </w:tc>
        <w:tc>
          <w:tcPr>
            <w:tcW w:w="1048" w:type="dxa"/>
            <w:tcBorders>
              <w:top w:val="single" w:sz="4" w:space="0" w:color="auto"/>
              <w:left w:val="single" w:sz="4" w:space="0" w:color="auto"/>
              <w:bottom w:val="single" w:sz="4" w:space="0" w:color="auto"/>
              <w:right w:val="single" w:sz="4" w:space="0" w:color="auto"/>
            </w:tcBorders>
          </w:tcPr>
          <w:p w14:paraId="7582325A" w14:textId="1BA372FA"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No</w:t>
            </w:r>
          </w:p>
        </w:tc>
        <w:tc>
          <w:tcPr>
            <w:tcW w:w="3366" w:type="dxa"/>
            <w:tcBorders>
              <w:top w:val="single" w:sz="4" w:space="0" w:color="auto"/>
              <w:left w:val="single" w:sz="4" w:space="0" w:color="auto"/>
              <w:bottom w:val="single" w:sz="4" w:space="0" w:color="auto"/>
              <w:right w:val="single" w:sz="4" w:space="0" w:color="auto"/>
            </w:tcBorders>
          </w:tcPr>
          <w:p w14:paraId="726E9757" w14:textId="07AADD27" w:rsidR="20DCA94D" w:rsidRPr="005424B9" w:rsidRDefault="20DCA94D"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Payroll provider logo url</w:t>
            </w:r>
          </w:p>
        </w:tc>
      </w:tr>
    </w:tbl>
    <w:p w14:paraId="5E6D24B5" w14:textId="689D0505" w:rsidR="00431200" w:rsidRPr="005424B9" w:rsidRDefault="00431200" w:rsidP="00431200">
      <w:pPr>
        <w:ind w:right="162"/>
        <w:rPr>
          <w:rFonts w:ascii="Calibri" w:hAnsi="Calibri" w:cs="Calibri"/>
          <w:color w:val="000000"/>
          <w:sz w:val="20"/>
          <w:szCs w:val="20"/>
        </w:rPr>
      </w:pPr>
    </w:p>
    <w:p w14:paraId="1C26153D" w14:textId="77777777" w:rsidR="00431200" w:rsidRPr="005424B9" w:rsidRDefault="00431200" w:rsidP="00431200">
      <w:pPr>
        <w:ind w:right="162"/>
        <w:rPr>
          <w:rFonts w:ascii="Calibri" w:hAnsi="Calibri" w:cs="Calibri"/>
          <w:color w:val="000000"/>
          <w:sz w:val="20"/>
          <w:szCs w:val="20"/>
        </w:rPr>
      </w:pPr>
    </w:p>
    <w:p w14:paraId="7C0984B2" w14:textId="77777777" w:rsidR="00431200" w:rsidRPr="005424B9" w:rsidRDefault="00431200" w:rsidP="00431200">
      <w:pPr>
        <w:ind w:right="162"/>
        <w:rPr>
          <w:rFonts w:ascii="Calibri" w:eastAsiaTheme="minorHAnsi" w:hAnsi="Calibri" w:cs="Calibri"/>
          <w:sz w:val="20"/>
          <w:szCs w:val="20"/>
          <w:lang w:val="en-GB"/>
        </w:rPr>
      </w:pPr>
      <w:r w:rsidRPr="005424B9">
        <w:rPr>
          <w:rFonts w:ascii="Calibri" w:eastAsiaTheme="minorHAnsi" w:hAnsi="Calibri" w:cs="Calibri"/>
          <w:sz w:val="20"/>
          <w:szCs w:val="20"/>
          <w:lang w:val="en-GB"/>
        </w:rPr>
        <w:t>Statements Details (PayStatementDTO)</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2643"/>
        <w:gridCol w:w="1080"/>
        <w:gridCol w:w="3420"/>
      </w:tblGrid>
      <w:tr w:rsidR="00431200" w:rsidRPr="005424B9" w14:paraId="141EBC0D" w14:textId="77777777" w:rsidTr="00605064">
        <w:trPr>
          <w:cantSplit/>
          <w:tblHeader/>
        </w:trPr>
        <w:tc>
          <w:tcPr>
            <w:tcW w:w="2415" w:type="dxa"/>
            <w:shd w:val="clear" w:color="auto" w:fill="000000" w:themeFill="text1"/>
          </w:tcPr>
          <w:p w14:paraId="1434A211"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2643" w:type="dxa"/>
            <w:shd w:val="clear" w:color="auto" w:fill="000000" w:themeFill="text1"/>
          </w:tcPr>
          <w:p w14:paraId="423A3454"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080" w:type="dxa"/>
            <w:shd w:val="clear" w:color="auto" w:fill="000000" w:themeFill="text1"/>
          </w:tcPr>
          <w:p w14:paraId="4DF63F4D"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420" w:type="dxa"/>
            <w:shd w:val="clear" w:color="auto" w:fill="000000" w:themeFill="text1"/>
          </w:tcPr>
          <w:p w14:paraId="7AE73D11"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7C053242"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7A20F06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id</w:t>
            </w:r>
          </w:p>
        </w:tc>
        <w:tc>
          <w:tcPr>
            <w:tcW w:w="2643" w:type="dxa"/>
            <w:tcBorders>
              <w:top w:val="single" w:sz="4" w:space="0" w:color="auto"/>
              <w:left w:val="single" w:sz="4" w:space="0" w:color="auto"/>
              <w:bottom w:val="single" w:sz="4" w:space="0" w:color="auto"/>
              <w:right w:val="single" w:sz="4" w:space="0" w:color="auto"/>
            </w:tcBorders>
          </w:tcPr>
          <w:p w14:paraId="5CB3634D"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080" w:type="dxa"/>
            <w:tcBorders>
              <w:top w:val="single" w:sz="4" w:space="0" w:color="auto"/>
              <w:left w:val="single" w:sz="4" w:space="0" w:color="auto"/>
              <w:bottom w:val="single" w:sz="4" w:space="0" w:color="auto"/>
              <w:right w:val="single" w:sz="4" w:space="0" w:color="auto"/>
            </w:tcBorders>
          </w:tcPr>
          <w:p w14:paraId="68F570B0"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2AF1097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Truv internal unique id for each statement</w:t>
            </w:r>
          </w:p>
        </w:tc>
      </w:tr>
      <w:tr w:rsidR="00431200" w:rsidRPr="005424B9" w14:paraId="713E77E7"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6E65FCD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pay_date</w:t>
            </w:r>
          </w:p>
        </w:tc>
        <w:tc>
          <w:tcPr>
            <w:tcW w:w="2643" w:type="dxa"/>
            <w:tcBorders>
              <w:top w:val="single" w:sz="4" w:space="0" w:color="auto"/>
              <w:left w:val="single" w:sz="4" w:space="0" w:color="auto"/>
              <w:bottom w:val="single" w:sz="4" w:space="0" w:color="auto"/>
              <w:right w:val="single" w:sz="4" w:space="0" w:color="auto"/>
            </w:tcBorders>
          </w:tcPr>
          <w:p w14:paraId="59A2CA4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Date</w:t>
            </w:r>
          </w:p>
        </w:tc>
        <w:tc>
          <w:tcPr>
            <w:tcW w:w="1080" w:type="dxa"/>
            <w:tcBorders>
              <w:top w:val="single" w:sz="4" w:space="0" w:color="auto"/>
              <w:left w:val="single" w:sz="4" w:space="0" w:color="auto"/>
              <w:bottom w:val="single" w:sz="4" w:space="0" w:color="auto"/>
              <w:right w:val="single" w:sz="4" w:space="0" w:color="auto"/>
            </w:tcBorders>
          </w:tcPr>
          <w:p w14:paraId="55361852"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174FF388"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Pay Date</w:t>
            </w:r>
          </w:p>
        </w:tc>
      </w:tr>
      <w:tr w:rsidR="00431200" w:rsidRPr="005424B9" w14:paraId="1A92BC3E"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048ACE6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net_pay</w:t>
            </w:r>
          </w:p>
        </w:tc>
        <w:tc>
          <w:tcPr>
            <w:tcW w:w="2643" w:type="dxa"/>
            <w:tcBorders>
              <w:top w:val="single" w:sz="4" w:space="0" w:color="auto"/>
              <w:left w:val="single" w:sz="4" w:space="0" w:color="auto"/>
              <w:bottom w:val="single" w:sz="4" w:space="0" w:color="auto"/>
              <w:right w:val="single" w:sz="4" w:space="0" w:color="auto"/>
            </w:tcBorders>
          </w:tcPr>
          <w:p w14:paraId="5C1D3E6D" w14:textId="2603CA02" w:rsidR="00431200" w:rsidRPr="005424B9" w:rsidRDefault="53E2D7DE" w:rsidP="000D596E">
            <w:pPr>
              <w:pStyle w:val="TableText10"/>
              <w:rPr>
                <w:rFonts w:ascii="Calibri" w:hAnsi="Calibri" w:cs="Calibri"/>
                <w:color w:val="000000"/>
              </w:rPr>
            </w:pPr>
            <w:r w:rsidRPr="4248CEDA">
              <w:rPr>
                <w:rFonts w:ascii="Calibri" w:hAnsi="Calibri" w:cs="Calibri"/>
                <w:color w:val="000000" w:themeColor="text1"/>
              </w:rPr>
              <w:t>Big</w:t>
            </w:r>
            <w:r w:rsidR="00431200" w:rsidRPr="4248CEDA">
              <w:rPr>
                <w:rFonts w:ascii="Calibri" w:hAnsi="Calibri" w:cs="Calibri"/>
                <w:color w:val="000000" w:themeColor="text1"/>
              </w:rPr>
              <w:t>Decimal</w:t>
            </w:r>
          </w:p>
        </w:tc>
        <w:tc>
          <w:tcPr>
            <w:tcW w:w="1080" w:type="dxa"/>
            <w:tcBorders>
              <w:top w:val="single" w:sz="4" w:space="0" w:color="auto"/>
              <w:left w:val="single" w:sz="4" w:space="0" w:color="auto"/>
              <w:bottom w:val="single" w:sz="4" w:space="0" w:color="auto"/>
              <w:right w:val="single" w:sz="4" w:space="0" w:color="auto"/>
            </w:tcBorders>
          </w:tcPr>
          <w:p w14:paraId="68F0C2D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776FE435"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Net Pay</w:t>
            </w:r>
          </w:p>
        </w:tc>
      </w:tr>
      <w:tr w:rsidR="00431200" w:rsidRPr="005424B9" w14:paraId="61A288D4"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0A4C5B1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net_pay_ytd</w:t>
            </w:r>
          </w:p>
        </w:tc>
        <w:tc>
          <w:tcPr>
            <w:tcW w:w="2643" w:type="dxa"/>
            <w:tcBorders>
              <w:top w:val="single" w:sz="4" w:space="0" w:color="auto"/>
              <w:left w:val="single" w:sz="4" w:space="0" w:color="auto"/>
              <w:bottom w:val="single" w:sz="4" w:space="0" w:color="auto"/>
              <w:right w:val="single" w:sz="4" w:space="0" w:color="auto"/>
            </w:tcBorders>
          </w:tcPr>
          <w:p w14:paraId="2E4F1630" w14:textId="4950151D" w:rsidR="00431200" w:rsidRPr="005424B9" w:rsidRDefault="45168D69" w:rsidP="000D596E">
            <w:pPr>
              <w:pStyle w:val="TableText10"/>
              <w:rPr>
                <w:rFonts w:ascii="Calibri" w:hAnsi="Calibri" w:cs="Calibri"/>
                <w:color w:val="000000"/>
              </w:rPr>
            </w:pPr>
            <w:r w:rsidRPr="4248CEDA">
              <w:rPr>
                <w:rFonts w:ascii="Calibri" w:hAnsi="Calibri" w:cs="Calibri"/>
                <w:color w:val="000000" w:themeColor="text1"/>
              </w:rPr>
              <w:t>BigDecima</w:t>
            </w:r>
            <w:r w:rsidR="003C5ADD">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2B12F5F2"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11721BD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Net pay year to date</w:t>
            </w:r>
          </w:p>
        </w:tc>
      </w:tr>
      <w:tr w:rsidR="00431200" w:rsidRPr="005424B9" w14:paraId="1F109312"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33680DAD"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gross_pay</w:t>
            </w:r>
          </w:p>
        </w:tc>
        <w:tc>
          <w:tcPr>
            <w:tcW w:w="2643" w:type="dxa"/>
            <w:tcBorders>
              <w:top w:val="single" w:sz="4" w:space="0" w:color="auto"/>
              <w:left w:val="single" w:sz="4" w:space="0" w:color="auto"/>
              <w:bottom w:val="single" w:sz="4" w:space="0" w:color="auto"/>
              <w:right w:val="single" w:sz="4" w:space="0" w:color="auto"/>
            </w:tcBorders>
          </w:tcPr>
          <w:p w14:paraId="39E16576" w14:textId="049C798B" w:rsidR="00431200" w:rsidRPr="005424B9" w:rsidRDefault="3785C347" w:rsidP="000D596E">
            <w:pPr>
              <w:pStyle w:val="TableText10"/>
              <w:rPr>
                <w:rFonts w:ascii="Calibri" w:hAnsi="Calibri" w:cs="Calibri"/>
                <w:color w:val="000000"/>
              </w:rPr>
            </w:pPr>
            <w:r w:rsidRPr="4248CEDA">
              <w:rPr>
                <w:rFonts w:ascii="Calibri" w:hAnsi="Calibri" w:cs="Calibri"/>
                <w:color w:val="000000" w:themeColor="text1"/>
              </w:rPr>
              <w:t>BigDecimal</w:t>
            </w:r>
          </w:p>
        </w:tc>
        <w:tc>
          <w:tcPr>
            <w:tcW w:w="1080" w:type="dxa"/>
            <w:tcBorders>
              <w:top w:val="single" w:sz="4" w:space="0" w:color="auto"/>
              <w:left w:val="single" w:sz="4" w:space="0" w:color="auto"/>
              <w:bottom w:val="single" w:sz="4" w:space="0" w:color="auto"/>
              <w:right w:val="single" w:sz="4" w:space="0" w:color="auto"/>
            </w:tcBorders>
          </w:tcPr>
          <w:p w14:paraId="16FE41E0"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3331F855" w14:textId="678BE821" w:rsidR="00431200" w:rsidRPr="005424B9" w:rsidRDefault="0077134A" w:rsidP="000D596E">
            <w:pPr>
              <w:pStyle w:val="TableText10"/>
              <w:rPr>
                <w:rFonts w:ascii="Calibri" w:hAnsi="Calibri" w:cs="Calibri"/>
                <w:color w:val="000000"/>
                <w:szCs w:val="20"/>
              </w:rPr>
            </w:pPr>
            <w:r w:rsidRPr="005424B9">
              <w:rPr>
                <w:rFonts w:ascii="Calibri" w:hAnsi="Calibri" w:cs="Calibri"/>
                <w:color w:val="000000"/>
                <w:szCs w:val="20"/>
              </w:rPr>
              <w:t>Gross pay per pay period</w:t>
            </w:r>
          </w:p>
        </w:tc>
      </w:tr>
      <w:tr w:rsidR="00431200" w:rsidRPr="005424B9" w14:paraId="7DC664DE"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59E6EA3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gross_pay_ytd</w:t>
            </w:r>
          </w:p>
        </w:tc>
        <w:tc>
          <w:tcPr>
            <w:tcW w:w="2643" w:type="dxa"/>
            <w:tcBorders>
              <w:top w:val="single" w:sz="4" w:space="0" w:color="auto"/>
              <w:left w:val="single" w:sz="4" w:space="0" w:color="auto"/>
              <w:bottom w:val="single" w:sz="4" w:space="0" w:color="auto"/>
              <w:right w:val="single" w:sz="4" w:space="0" w:color="auto"/>
            </w:tcBorders>
          </w:tcPr>
          <w:p w14:paraId="0AB4F1B1" w14:textId="49B8E2CA" w:rsidR="00431200" w:rsidRPr="005424B9" w:rsidRDefault="2708E50E" w:rsidP="000D596E">
            <w:pPr>
              <w:pStyle w:val="TableText10"/>
              <w:rPr>
                <w:rFonts w:ascii="Calibri" w:hAnsi="Calibri" w:cs="Calibri"/>
                <w:color w:val="000000"/>
              </w:rPr>
            </w:pPr>
            <w:r w:rsidRPr="4248CEDA">
              <w:rPr>
                <w:rFonts w:ascii="Calibri" w:hAnsi="Calibri" w:cs="Calibri"/>
                <w:color w:val="000000" w:themeColor="text1"/>
              </w:rPr>
              <w:t>BigDecima</w:t>
            </w:r>
            <w:r w:rsidR="5DFD7BAF"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5AA8CA5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18688BC3"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Gross pay year to date</w:t>
            </w:r>
          </w:p>
        </w:tc>
      </w:tr>
      <w:tr w:rsidR="00431200" w:rsidRPr="005424B9" w14:paraId="3490511D"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3F189F38"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bonus</w:t>
            </w:r>
          </w:p>
        </w:tc>
        <w:tc>
          <w:tcPr>
            <w:tcW w:w="2643" w:type="dxa"/>
            <w:tcBorders>
              <w:top w:val="single" w:sz="4" w:space="0" w:color="auto"/>
              <w:left w:val="single" w:sz="4" w:space="0" w:color="auto"/>
              <w:bottom w:val="single" w:sz="4" w:space="0" w:color="auto"/>
              <w:right w:val="single" w:sz="4" w:space="0" w:color="auto"/>
            </w:tcBorders>
          </w:tcPr>
          <w:p w14:paraId="2EA109E0" w14:textId="1C39E071" w:rsidR="00431200" w:rsidRPr="005424B9" w:rsidRDefault="7EA1AF34" w:rsidP="000D596E">
            <w:pPr>
              <w:pStyle w:val="TableText10"/>
              <w:rPr>
                <w:rFonts w:ascii="Calibri" w:hAnsi="Calibri" w:cs="Calibri"/>
                <w:color w:val="000000"/>
              </w:rPr>
            </w:pPr>
            <w:r w:rsidRPr="4248CEDA">
              <w:rPr>
                <w:rFonts w:ascii="Calibri" w:hAnsi="Calibri" w:cs="Calibri"/>
                <w:color w:val="000000" w:themeColor="text1"/>
              </w:rPr>
              <w:t>BigDecimal</w:t>
            </w:r>
          </w:p>
        </w:tc>
        <w:tc>
          <w:tcPr>
            <w:tcW w:w="1080" w:type="dxa"/>
            <w:tcBorders>
              <w:top w:val="single" w:sz="4" w:space="0" w:color="auto"/>
              <w:left w:val="single" w:sz="4" w:space="0" w:color="auto"/>
              <w:bottom w:val="single" w:sz="4" w:space="0" w:color="auto"/>
              <w:right w:val="single" w:sz="4" w:space="0" w:color="auto"/>
            </w:tcBorders>
          </w:tcPr>
          <w:p w14:paraId="7304AAB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1517291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Bonus</w:t>
            </w:r>
          </w:p>
        </w:tc>
      </w:tr>
      <w:tr w:rsidR="00431200" w:rsidRPr="005424B9" w14:paraId="07218E71"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1F84A5B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commission</w:t>
            </w:r>
          </w:p>
        </w:tc>
        <w:tc>
          <w:tcPr>
            <w:tcW w:w="2643" w:type="dxa"/>
            <w:tcBorders>
              <w:top w:val="single" w:sz="4" w:space="0" w:color="auto"/>
              <w:left w:val="single" w:sz="4" w:space="0" w:color="auto"/>
              <w:bottom w:val="single" w:sz="4" w:space="0" w:color="auto"/>
              <w:right w:val="single" w:sz="4" w:space="0" w:color="auto"/>
            </w:tcBorders>
          </w:tcPr>
          <w:p w14:paraId="3ED74C8E" w14:textId="4AE1FCE8" w:rsidR="00431200" w:rsidRPr="005424B9" w:rsidRDefault="1B982209" w:rsidP="000D596E">
            <w:pPr>
              <w:pStyle w:val="TableText10"/>
              <w:rPr>
                <w:rFonts w:ascii="Calibri" w:hAnsi="Calibri" w:cs="Calibri"/>
                <w:color w:val="000000"/>
              </w:rPr>
            </w:pPr>
            <w:r w:rsidRPr="4248CEDA">
              <w:rPr>
                <w:rFonts w:ascii="Calibri" w:hAnsi="Calibri" w:cs="Calibri"/>
                <w:color w:val="000000" w:themeColor="text1"/>
              </w:rPr>
              <w:t>BigDecimal</w:t>
            </w:r>
          </w:p>
        </w:tc>
        <w:tc>
          <w:tcPr>
            <w:tcW w:w="1080" w:type="dxa"/>
            <w:tcBorders>
              <w:top w:val="single" w:sz="4" w:space="0" w:color="auto"/>
              <w:left w:val="single" w:sz="4" w:space="0" w:color="auto"/>
              <w:bottom w:val="single" w:sz="4" w:space="0" w:color="auto"/>
              <w:right w:val="single" w:sz="4" w:space="0" w:color="auto"/>
            </w:tcBorders>
          </w:tcPr>
          <w:p w14:paraId="64A0B7F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04BDF9B7"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Commission</w:t>
            </w:r>
          </w:p>
        </w:tc>
      </w:tr>
      <w:tr w:rsidR="00431200" w:rsidRPr="005424B9" w14:paraId="799C0AF5"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2D6237E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hours</w:t>
            </w:r>
          </w:p>
        </w:tc>
        <w:tc>
          <w:tcPr>
            <w:tcW w:w="2643" w:type="dxa"/>
            <w:tcBorders>
              <w:top w:val="single" w:sz="4" w:space="0" w:color="auto"/>
              <w:left w:val="single" w:sz="4" w:space="0" w:color="auto"/>
              <w:bottom w:val="single" w:sz="4" w:space="0" w:color="auto"/>
              <w:right w:val="single" w:sz="4" w:space="0" w:color="auto"/>
            </w:tcBorders>
          </w:tcPr>
          <w:p w14:paraId="2C0865C0" w14:textId="0230DECC" w:rsidR="00431200" w:rsidRPr="005424B9" w:rsidRDefault="07E489A4" w:rsidP="000D596E">
            <w:pPr>
              <w:pStyle w:val="TableText10"/>
              <w:rPr>
                <w:rFonts w:ascii="Calibri" w:hAnsi="Calibri" w:cs="Calibri"/>
                <w:color w:val="000000"/>
              </w:rPr>
            </w:pPr>
            <w:r w:rsidRPr="4248CEDA">
              <w:rPr>
                <w:rFonts w:ascii="Calibri" w:hAnsi="Calibri" w:cs="Calibri"/>
                <w:color w:val="000000" w:themeColor="text1"/>
              </w:rPr>
              <w:t>BigDecima</w:t>
            </w:r>
            <w:r w:rsidR="003C5ADD">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59344AB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46244C9D"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Work hours during a pay period</w:t>
            </w:r>
          </w:p>
        </w:tc>
      </w:tr>
      <w:tr w:rsidR="00431200" w:rsidRPr="005424B9" w14:paraId="0784C673"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725D56B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szCs w:val="20"/>
              </w:rPr>
              <w:t>basis_of_pay</w:t>
            </w:r>
          </w:p>
        </w:tc>
        <w:tc>
          <w:tcPr>
            <w:tcW w:w="2643" w:type="dxa"/>
            <w:tcBorders>
              <w:top w:val="single" w:sz="4" w:space="0" w:color="auto"/>
              <w:left w:val="single" w:sz="4" w:space="0" w:color="auto"/>
              <w:bottom w:val="single" w:sz="4" w:space="0" w:color="auto"/>
              <w:right w:val="single" w:sz="4" w:space="0" w:color="auto"/>
            </w:tcBorders>
          </w:tcPr>
          <w:p w14:paraId="01D53C5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szCs w:val="20"/>
              </w:rPr>
              <w:t>String</w:t>
            </w:r>
          </w:p>
        </w:tc>
        <w:tc>
          <w:tcPr>
            <w:tcW w:w="1080" w:type="dxa"/>
            <w:tcBorders>
              <w:top w:val="single" w:sz="4" w:space="0" w:color="auto"/>
              <w:left w:val="single" w:sz="4" w:space="0" w:color="auto"/>
              <w:bottom w:val="single" w:sz="4" w:space="0" w:color="auto"/>
              <w:right w:val="single" w:sz="4" w:space="0" w:color="auto"/>
            </w:tcBorders>
          </w:tcPr>
          <w:p w14:paraId="6C78D1E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7219BE98"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Basis of pay:</w:t>
            </w:r>
          </w:p>
          <w:p w14:paraId="60B1D42A"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S - Salary,</w:t>
            </w:r>
          </w:p>
          <w:p w14:paraId="21252E58"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H - Hourly,</w:t>
            </w:r>
          </w:p>
          <w:p w14:paraId="2A6FACB4"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D - Daily,</w:t>
            </w:r>
          </w:p>
          <w:p w14:paraId="19413ADA"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W - Weekly,</w:t>
            </w:r>
          </w:p>
          <w:p w14:paraId="767B7F47"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M - Monthly,</w:t>
            </w:r>
          </w:p>
          <w:p w14:paraId="7ACECEEF"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C - Contract</w:t>
            </w:r>
          </w:p>
          <w:p w14:paraId="6AE5A8AC" w14:textId="77777777" w:rsidR="00431200" w:rsidRPr="005424B9" w:rsidRDefault="00431200" w:rsidP="000D596E">
            <w:pPr>
              <w:pStyle w:val="TableText10"/>
              <w:rPr>
                <w:rFonts w:ascii="Calibri" w:hAnsi="Calibri" w:cs="Calibri"/>
                <w:color w:val="000000"/>
                <w:szCs w:val="20"/>
              </w:rPr>
            </w:pPr>
          </w:p>
        </w:tc>
      </w:tr>
      <w:tr w:rsidR="00431200" w:rsidRPr="005424B9" w14:paraId="7168A59A"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5" w:type="dxa"/>
            <w:tcBorders>
              <w:top w:val="single" w:sz="4" w:space="0" w:color="auto"/>
              <w:left w:val="single" w:sz="4" w:space="0" w:color="auto"/>
              <w:bottom w:val="single" w:sz="4" w:space="0" w:color="auto"/>
              <w:right w:val="single" w:sz="4" w:space="0" w:color="auto"/>
            </w:tcBorders>
          </w:tcPr>
          <w:p w14:paraId="0BBDD5EA"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period_start</w:t>
            </w:r>
          </w:p>
        </w:tc>
        <w:tc>
          <w:tcPr>
            <w:tcW w:w="2643" w:type="dxa"/>
            <w:tcBorders>
              <w:top w:val="single" w:sz="4" w:space="0" w:color="auto"/>
              <w:left w:val="single" w:sz="4" w:space="0" w:color="auto"/>
              <w:bottom w:val="single" w:sz="4" w:space="0" w:color="auto"/>
              <w:right w:val="single" w:sz="4" w:space="0" w:color="auto"/>
            </w:tcBorders>
          </w:tcPr>
          <w:p w14:paraId="0CC424F6"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Date</w:t>
            </w:r>
          </w:p>
        </w:tc>
        <w:tc>
          <w:tcPr>
            <w:tcW w:w="1080" w:type="dxa"/>
            <w:tcBorders>
              <w:top w:val="single" w:sz="4" w:space="0" w:color="auto"/>
              <w:left w:val="single" w:sz="4" w:space="0" w:color="auto"/>
              <w:bottom w:val="single" w:sz="4" w:space="0" w:color="auto"/>
              <w:right w:val="single" w:sz="4" w:space="0" w:color="auto"/>
            </w:tcBorders>
          </w:tcPr>
          <w:p w14:paraId="5BCAB89F"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0B19A201"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Period start</w:t>
            </w:r>
          </w:p>
        </w:tc>
      </w:tr>
      <w:tr w:rsidR="00431200" w:rsidRPr="005424B9" w14:paraId="5698AED3" w14:textId="77777777" w:rsidTr="00605064">
        <w:trPr>
          <w:trHeight w:val="287"/>
        </w:trPr>
        <w:tc>
          <w:tcPr>
            <w:tcW w:w="2415" w:type="dxa"/>
            <w:tcBorders>
              <w:top w:val="single" w:sz="4" w:space="0" w:color="auto"/>
              <w:left w:val="single" w:sz="4" w:space="0" w:color="auto"/>
              <w:bottom w:val="single" w:sz="4" w:space="0" w:color="auto"/>
              <w:right w:val="single" w:sz="4" w:space="0" w:color="auto"/>
            </w:tcBorders>
          </w:tcPr>
          <w:p w14:paraId="56A5E959"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period_end</w:t>
            </w:r>
          </w:p>
        </w:tc>
        <w:tc>
          <w:tcPr>
            <w:tcW w:w="2643" w:type="dxa"/>
            <w:tcBorders>
              <w:top w:val="single" w:sz="4" w:space="0" w:color="auto"/>
              <w:left w:val="single" w:sz="4" w:space="0" w:color="auto"/>
              <w:bottom w:val="single" w:sz="4" w:space="0" w:color="auto"/>
              <w:right w:val="single" w:sz="4" w:space="0" w:color="auto"/>
            </w:tcBorders>
          </w:tcPr>
          <w:p w14:paraId="35F5E475"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Date</w:t>
            </w:r>
          </w:p>
        </w:tc>
        <w:tc>
          <w:tcPr>
            <w:tcW w:w="1080" w:type="dxa"/>
            <w:tcBorders>
              <w:top w:val="single" w:sz="4" w:space="0" w:color="auto"/>
              <w:left w:val="single" w:sz="4" w:space="0" w:color="auto"/>
              <w:bottom w:val="single" w:sz="4" w:space="0" w:color="auto"/>
              <w:right w:val="single" w:sz="4" w:space="0" w:color="auto"/>
            </w:tcBorders>
          </w:tcPr>
          <w:p w14:paraId="354A3046"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7A2ACA1D"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Period end</w:t>
            </w:r>
          </w:p>
        </w:tc>
      </w:tr>
      <w:tr w:rsidR="00431200" w:rsidRPr="005424B9" w14:paraId="23D613DB"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3A77AAE5"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regular</w:t>
            </w:r>
          </w:p>
        </w:tc>
        <w:tc>
          <w:tcPr>
            <w:tcW w:w="2643" w:type="dxa"/>
            <w:tcBorders>
              <w:top w:val="single" w:sz="4" w:space="0" w:color="auto"/>
              <w:left w:val="single" w:sz="4" w:space="0" w:color="auto"/>
              <w:bottom w:val="single" w:sz="4" w:space="0" w:color="auto"/>
              <w:right w:val="single" w:sz="4" w:space="0" w:color="auto"/>
            </w:tcBorders>
          </w:tcPr>
          <w:p w14:paraId="1BE3EFA8" w14:textId="367189EC" w:rsidR="00431200" w:rsidRPr="005424B9" w:rsidRDefault="142C30A2" w:rsidP="000D596E">
            <w:pPr>
              <w:pStyle w:val="TableText10"/>
              <w:rPr>
                <w:rFonts w:ascii="Calibri" w:hAnsi="Calibri" w:cs="Calibri"/>
                <w:color w:val="000000" w:themeColor="text1"/>
              </w:rPr>
            </w:pPr>
            <w:r w:rsidRPr="4248CEDA">
              <w:rPr>
                <w:rFonts w:ascii="Calibri" w:hAnsi="Calibri" w:cs="Calibri"/>
                <w:color w:val="000000" w:themeColor="text1"/>
              </w:rPr>
              <w:t xml:space="preserve"> BigDecima</w:t>
            </w:r>
            <w:r w:rsidR="3BD29020"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126DB90E"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16610A55"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Regular pay</w:t>
            </w:r>
          </w:p>
        </w:tc>
      </w:tr>
      <w:tr w:rsidR="00431200" w:rsidRPr="005424B9" w14:paraId="7CDD0173"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66C47C24"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regular_ytd</w:t>
            </w:r>
          </w:p>
        </w:tc>
        <w:tc>
          <w:tcPr>
            <w:tcW w:w="2643" w:type="dxa"/>
            <w:tcBorders>
              <w:top w:val="single" w:sz="4" w:space="0" w:color="auto"/>
              <w:left w:val="single" w:sz="4" w:space="0" w:color="auto"/>
              <w:bottom w:val="single" w:sz="4" w:space="0" w:color="auto"/>
              <w:right w:val="single" w:sz="4" w:space="0" w:color="auto"/>
            </w:tcBorders>
          </w:tcPr>
          <w:p w14:paraId="1ADB6B24" w14:textId="19209693" w:rsidR="00431200" w:rsidRPr="005424B9" w:rsidRDefault="1930A800" w:rsidP="000D596E">
            <w:pPr>
              <w:pStyle w:val="TableText10"/>
              <w:rPr>
                <w:rFonts w:ascii="Calibri" w:hAnsi="Calibri" w:cs="Calibri"/>
                <w:color w:val="000000"/>
              </w:rPr>
            </w:pPr>
            <w:r w:rsidRPr="4248CEDA">
              <w:rPr>
                <w:rFonts w:ascii="Calibri" w:hAnsi="Calibri" w:cs="Calibri"/>
                <w:color w:val="000000" w:themeColor="text1"/>
              </w:rPr>
              <w:t xml:space="preserve"> BigDecima</w:t>
            </w:r>
            <w:r w:rsidR="0070172C"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6EA9F36E"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08ECBB60"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Regular salary year to date</w:t>
            </w:r>
          </w:p>
        </w:tc>
      </w:tr>
      <w:tr w:rsidR="00431200" w:rsidRPr="005424B9" w14:paraId="14E70A99"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458DA618"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other_pay_ytd</w:t>
            </w:r>
          </w:p>
        </w:tc>
        <w:tc>
          <w:tcPr>
            <w:tcW w:w="2643" w:type="dxa"/>
            <w:tcBorders>
              <w:top w:val="single" w:sz="4" w:space="0" w:color="auto"/>
              <w:left w:val="single" w:sz="4" w:space="0" w:color="auto"/>
              <w:bottom w:val="single" w:sz="4" w:space="0" w:color="auto"/>
              <w:right w:val="single" w:sz="4" w:space="0" w:color="auto"/>
            </w:tcBorders>
          </w:tcPr>
          <w:p w14:paraId="6629B05F" w14:textId="61476626" w:rsidR="00431200" w:rsidRPr="005424B9" w:rsidRDefault="5ED512D5" w:rsidP="000D596E">
            <w:pPr>
              <w:pStyle w:val="TableText10"/>
              <w:rPr>
                <w:rFonts w:ascii="Calibri" w:hAnsi="Calibri" w:cs="Calibri"/>
                <w:color w:val="000000"/>
              </w:rPr>
            </w:pPr>
            <w:r w:rsidRPr="4248CEDA">
              <w:rPr>
                <w:rFonts w:ascii="Calibri" w:hAnsi="Calibri" w:cs="Calibri"/>
                <w:color w:val="000000" w:themeColor="text1"/>
              </w:rPr>
              <w:t xml:space="preserve"> BigDecima</w:t>
            </w:r>
            <w:r w:rsidR="202BD815"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68601B8E"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4A0DF7C5"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All other pays year to date</w:t>
            </w:r>
          </w:p>
        </w:tc>
      </w:tr>
      <w:tr w:rsidR="00431200" w:rsidRPr="005424B9" w14:paraId="79A775CE"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7E8E54BD"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bonus_ytd</w:t>
            </w:r>
          </w:p>
        </w:tc>
        <w:tc>
          <w:tcPr>
            <w:tcW w:w="2643" w:type="dxa"/>
            <w:tcBorders>
              <w:top w:val="single" w:sz="4" w:space="0" w:color="auto"/>
              <w:left w:val="single" w:sz="4" w:space="0" w:color="auto"/>
              <w:bottom w:val="single" w:sz="4" w:space="0" w:color="auto"/>
              <w:right w:val="single" w:sz="4" w:space="0" w:color="auto"/>
            </w:tcBorders>
          </w:tcPr>
          <w:p w14:paraId="3555C99A" w14:textId="47E98562" w:rsidR="00431200" w:rsidRPr="005424B9" w:rsidRDefault="6798E75A" w:rsidP="000D596E">
            <w:pPr>
              <w:pStyle w:val="TableText10"/>
              <w:rPr>
                <w:rFonts w:ascii="Calibri" w:hAnsi="Calibri" w:cs="Calibri"/>
                <w:color w:val="000000"/>
              </w:rPr>
            </w:pPr>
            <w:r w:rsidRPr="4248CEDA">
              <w:rPr>
                <w:rFonts w:ascii="Calibri" w:hAnsi="Calibri" w:cs="Calibri"/>
                <w:color w:val="000000" w:themeColor="text1"/>
              </w:rPr>
              <w:t xml:space="preserve"> BigDecima</w:t>
            </w:r>
            <w:r w:rsidR="4D86A655"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3723E500"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7714F27C"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Bonus year to date</w:t>
            </w:r>
          </w:p>
        </w:tc>
      </w:tr>
      <w:tr w:rsidR="00431200" w:rsidRPr="005424B9" w14:paraId="23F7FC9E"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285F5C4B"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commission_ytd</w:t>
            </w:r>
          </w:p>
        </w:tc>
        <w:tc>
          <w:tcPr>
            <w:tcW w:w="2643" w:type="dxa"/>
            <w:tcBorders>
              <w:top w:val="single" w:sz="4" w:space="0" w:color="auto"/>
              <w:left w:val="single" w:sz="4" w:space="0" w:color="auto"/>
              <w:bottom w:val="single" w:sz="4" w:space="0" w:color="auto"/>
              <w:right w:val="single" w:sz="4" w:space="0" w:color="auto"/>
            </w:tcBorders>
          </w:tcPr>
          <w:p w14:paraId="6D6477D8" w14:textId="3ADC09DF" w:rsidR="00431200" w:rsidRPr="005424B9" w:rsidRDefault="2BED3B52" w:rsidP="000D596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080" w:type="dxa"/>
            <w:tcBorders>
              <w:top w:val="single" w:sz="4" w:space="0" w:color="auto"/>
              <w:left w:val="single" w:sz="4" w:space="0" w:color="auto"/>
              <w:bottom w:val="single" w:sz="4" w:space="0" w:color="auto"/>
              <w:right w:val="single" w:sz="4" w:space="0" w:color="auto"/>
            </w:tcBorders>
          </w:tcPr>
          <w:p w14:paraId="42568810"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0CAEAB8D" w14:textId="00EB3610" w:rsidR="00431200" w:rsidRPr="005424B9" w:rsidRDefault="001023DC" w:rsidP="000D596E">
            <w:pPr>
              <w:pStyle w:val="TableText10"/>
              <w:spacing w:before="0" w:after="0"/>
              <w:rPr>
                <w:rFonts w:ascii="Calibri" w:hAnsi="Calibri" w:cs="Calibri"/>
                <w:color w:val="000000"/>
                <w:szCs w:val="20"/>
              </w:rPr>
            </w:pPr>
            <w:r w:rsidRPr="005424B9">
              <w:rPr>
                <w:rFonts w:ascii="Calibri" w:hAnsi="Calibri" w:cs="Calibri"/>
                <w:color w:val="000000"/>
                <w:szCs w:val="20"/>
              </w:rPr>
              <w:t>Commission year to date</w:t>
            </w:r>
          </w:p>
        </w:tc>
      </w:tr>
      <w:tr w:rsidR="00431200" w:rsidRPr="005424B9" w14:paraId="7F131F95"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7BA2FC4E"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overtime</w:t>
            </w:r>
          </w:p>
        </w:tc>
        <w:tc>
          <w:tcPr>
            <w:tcW w:w="2643" w:type="dxa"/>
            <w:tcBorders>
              <w:top w:val="single" w:sz="4" w:space="0" w:color="auto"/>
              <w:left w:val="single" w:sz="4" w:space="0" w:color="auto"/>
              <w:bottom w:val="single" w:sz="4" w:space="0" w:color="auto"/>
              <w:right w:val="single" w:sz="4" w:space="0" w:color="auto"/>
            </w:tcBorders>
          </w:tcPr>
          <w:p w14:paraId="36B64468" w14:textId="0E50FF06" w:rsidR="00431200" w:rsidRPr="005424B9" w:rsidRDefault="64705AA2" w:rsidP="000D596E">
            <w:pPr>
              <w:pStyle w:val="TableText10"/>
              <w:rPr>
                <w:rFonts w:ascii="Calibri" w:hAnsi="Calibri" w:cs="Calibri"/>
                <w:color w:val="000000"/>
              </w:rPr>
            </w:pPr>
            <w:r w:rsidRPr="4248CEDA">
              <w:rPr>
                <w:rFonts w:ascii="Calibri" w:hAnsi="Calibri" w:cs="Calibri"/>
                <w:color w:val="000000" w:themeColor="text1"/>
              </w:rPr>
              <w:t xml:space="preserve"> BigDecima</w:t>
            </w:r>
            <w:r w:rsidR="7F285DD7"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096B1E3B"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6D7365BE"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Overtime pay</w:t>
            </w:r>
          </w:p>
        </w:tc>
      </w:tr>
      <w:tr w:rsidR="00431200" w:rsidRPr="005424B9" w14:paraId="63BCAF8E"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1BAF972F"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overtime_ytd</w:t>
            </w:r>
          </w:p>
        </w:tc>
        <w:tc>
          <w:tcPr>
            <w:tcW w:w="2643" w:type="dxa"/>
            <w:tcBorders>
              <w:top w:val="single" w:sz="4" w:space="0" w:color="auto"/>
              <w:left w:val="single" w:sz="4" w:space="0" w:color="auto"/>
              <w:bottom w:val="single" w:sz="4" w:space="0" w:color="auto"/>
              <w:right w:val="single" w:sz="4" w:space="0" w:color="auto"/>
            </w:tcBorders>
          </w:tcPr>
          <w:p w14:paraId="3A47A9E3" w14:textId="4F6B3673" w:rsidR="00431200" w:rsidRPr="005424B9" w:rsidRDefault="369F666A" w:rsidP="000D596E">
            <w:pPr>
              <w:pStyle w:val="TableText10"/>
              <w:rPr>
                <w:rFonts w:ascii="Calibri" w:hAnsi="Calibri" w:cs="Calibri"/>
                <w:color w:val="000000"/>
              </w:rPr>
            </w:pPr>
            <w:r w:rsidRPr="4248CEDA">
              <w:rPr>
                <w:rFonts w:ascii="Calibri" w:hAnsi="Calibri" w:cs="Calibri"/>
                <w:color w:val="000000" w:themeColor="text1"/>
              </w:rPr>
              <w:t xml:space="preserve"> BigDecima</w:t>
            </w:r>
            <w:r w:rsidR="479FCFEC"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6A4D2BB3"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2D9261BF"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Overtime pay year to date</w:t>
            </w:r>
          </w:p>
        </w:tc>
      </w:tr>
      <w:tr w:rsidR="00431200" w:rsidRPr="005424B9" w14:paraId="32C1FE2D" w14:textId="77777777" w:rsidTr="006050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trPr>
        <w:tc>
          <w:tcPr>
            <w:tcW w:w="2415" w:type="dxa"/>
            <w:tcBorders>
              <w:top w:val="single" w:sz="4" w:space="0" w:color="auto"/>
              <w:left w:val="single" w:sz="4" w:space="0" w:color="auto"/>
              <w:bottom w:val="single" w:sz="4" w:space="0" w:color="auto"/>
              <w:right w:val="single" w:sz="4" w:space="0" w:color="auto"/>
            </w:tcBorders>
          </w:tcPr>
          <w:p w14:paraId="58A7CC40"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other_pay</w:t>
            </w:r>
          </w:p>
        </w:tc>
        <w:tc>
          <w:tcPr>
            <w:tcW w:w="2643" w:type="dxa"/>
            <w:tcBorders>
              <w:top w:val="single" w:sz="4" w:space="0" w:color="auto"/>
              <w:left w:val="single" w:sz="4" w:space="0" w:color="auto"/>
              <w:bottom w:val="single" w:sz="4" w:space="0" w:color="auto"/>
              <w:right w:val="single" w:sz="4" w:space="0" w:color="auto"/>
            </w:tcBorders>
          </w:tcPr>
          <w:p w14:paraId="3853A225" w14:textId="43A42D68" w:rsidR="00431200" w:rsidRPr="005424B9" w:rsidRDefault="289CFF53" w:rsidP="000D596E">
            <w:pPr>
              <w:pStyle w:val="TableText10"/>
              <w:rPr>
                <w:rFonts w:ascii="Calibri" w:hAnsi="Calibri" w:cs="Calibri"/>
                <w:color w:val="000000"/>
              </w:rPr>
            </w:pPr>
            <w:r w:rsidRPr="4248CEDA">
              <w:rPr>
                <w:rFonts w:ascii="Calibri" w:hAnsi="Calibri" w:cs="Calibri"/>
                <w:color w:val="000000" w:themeColor="text1"/>
              </w:rPr>
              <w:t xml:space="preserve"> BigDecima</w:t>
            </w:r>
            <w:r w:rsidR="3EA28C7E" w:rsidRPr="4248CEDA">
              <w:rPr>
                <w:rFonts w:ascii="Calibri" w:hAnsi="Calibri" w:cs="Calibri"/>
                <w:color w:val="000000" w:themeColor="text1"/>
              </w:rPr>
              <w:t>l</w:t>
            </w:r>
          </w:p>
        </w:tc>
        <w:tc>
          <w:tcPr>
            <w:tcW w:w="1080" w:type="dxa"/>
            <w:tcBorders>
              <w:top w:val="single" w:sz="4" w:space="0" w:color="auto"/>
              <w:left w:val="single" w:sz="4" w:space="0" w:color="auto"/>
              <w:bottom w:val="single" w:sz="4" w:space="0" w:color="auto"/>
              <w:right w:val="single" w:sz="4" w:space="0" w:color="auto"/>
            </w:tcBorders>
          </w:tcPr>
          <w:p w14:paraId="7B8038AF" w14:textId="77777777" w:rsidR="00431200" w:rsidRPr="005424B9" w:rsidRDefault="00431200" w:rsidP="000D596E">
            <w:pPr>
              <w:pStyle w:val="TableText10"/>
              <w:rPr>
                <w:rFonts w:ascii="Calibri" w:hAnsi="Calibri" w:cs="Calibri"/>
                <w:szCs w:val="20"/>
              </w:rPr>
            </w:pPr>
            <w:r w:rsidRPr="005424B9">
              <w:rPr>
                <w:rFonts w:ascii="Calibri" w:hAnsi="Calibri" w:cs="Calibri"/>
                <w:szCs w:val="20"/>
              </w:rPr>
              <w:t>No</w:t>
            </w:r>
          </w:p>
        </w:tc>
        <w:tc>
          <w:tcPr>
            <w:tcW w:w="3420" w:type="dxa"/>
            <w:tcBorders>
              <w:top w:val="single" w:sz="4" w:space="0" w:color="auto"/>
              <w:left w:val="single" w:sz="4" w:space="0" w:color="auto"/>
              <w:bottom w:val="single" w:sz="4" w:space="0" w:color="auto"/>
              <w:right w:val="single" w:sz="4" w:space="0" w:color="auto"/>
            </w:tcBorders>
          </w:tcPr>
          <w:p w14:paraId="010B8A37" w14:textId="77777777" w:rsidR="00431200" w:rsidRPr="005424B9" w:rsidRDefault="00431200" w:rsidP="000D596E">
            <w:pPr>
              <w:pStyle w:val="TableText10"/>
              <w:spacing w:before="0" w:after="0"/>
              <w:rPr>
                <w:rFonts w:ascii="Calibri" w:hAnsi="Calibri" w:cs="Calibri"/>
                <w:color w:val="000000"/>
                <w:szCs w:val="20"/>
              </w:rPr>
            </w:pPr>
            <w:r w:rsidRPr="005424B9">
              <w:rPr>
                <w:rFonts w:ascii="Calibri" w:hAnsi="Calibri" w:cs="Calibri"/>
                <w:color w:val="000000"/>
                <w:szCs w:val="20"/>
              </w:rPr>
              <w:t>All other pays</w:t>
            </w:r>
          </w:p>
        </w:tc>
      </w:tr>
    </w:tbl>
    <w:p w14:paraId="5740E5E8" w14:textId="77777777" w:rsidR="00431200" w:rsidRPr="005424B9" w:rsidRDefault="00431200" w:rsidP="00431200">
      <w:pPr>
        <w:ind w:right="162"/>
        <w:rPr>
          <w:rFonts w:ascii="Calibri" w:eastAsiaTheme="minorHAnsi" w:hAnsi="Calibri" w:cs="Calibri"/>
          <w:sz w:val="20"/>
          <w:szCs w:val="20"/>
          <w:lang w:val="en-GB"/>
        </w:rPr>
      </w:pPr>
    </w:p>
    <w:p w14:paraId="6FC0C74A" w14:textId="77777777" w:rsidR="00431200" w:rsidRPr="005424B9" w:rsidRDefault="00431200" w:rsidP="00431200">
      <w:pPr>
        <w:ind w:right="162"/>
        <w:rPr>
          <w:rFonts w:ascii="Calibri" w:eastAsiaTheme="minorHAnsi" w:hAnsi="Calibri" w:cs="Calibri"/>
          <w:sz w:val="20"/>
          <w:szCs w:val="20"/>
          <w:lang w:val="en-GB"/>
        </w:rPr>
      </w:pPr>
      <w:r w:rsidRPr="005424B9">
        <w:rPr>
          <w:rFonts w:ascii="Calibri" w:hAnsi="Calibri" w:cs="Calibri"/>
          <w:color w:val="000000"/>
          <w:sz w:val="20"/>
          <w:szCs w:val="20"/>
        </w:rPr>
        <w:t>Annual Income Summary (</w:t>
      </w:r>
      <w:r w:rsidRPr="005424B9">
        <w:rPr>
          <w:rFonts w:ascii="Calibri" w:eastAsiaTheme="minorHAnsi" w:hAnsi="Calibri" w:cs="Calibri"/>
          <w:sz w:val="20"/>
          <w:szCs w:val="20"/>
          <w:lang w:val="en-GB"/>
        </w:rPr>
        <w:t>AnnualIncomeDTO)</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8"/>
        <w:gridCol w:w="1810"/>
        <w:gridCol w:w="1440"/>
        <w:gridCol w:w="3420"/>
      </w:tblGrid>
      <w:tr w:rsidR="00431200" w:rsidRPr="005424B9" w14:paraId="069A94BE" w14:textId="77777777" w:rsidTr="008661F6">
        <w:trPr>
          <w:cantSplit/>
          <w:tblHeader/>
        </w:trPr>
        <w:tc>
          <w:tcPr>
            <w:tcW w:w="2888" w:type="dxa"/>
            <w:shd w:val="clear" w:color="auto" w:fill="000000" w:themeFill="text1"/>
          </w:tcPr>
          <w:p w14:paraId="51AA477C"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1810" w:type="dxa"/>
            <w:shd w:val="clear" w:color="auto" w:fill="000000" w:themeFill="text1"/>
          </w:tcPr>
          <w:p w14:paraId="0C854594"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440" w:type="dxa"/>
            <w:shd w:val="clear" w:color="auto" w:fill="000000" w:themeFill="text1"/>
          </w:tcPr>
          <w:p w14:paraId="6FCAF6F6"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420" w:type="dxa"/>
            <w:shd w:val="clear" w:color="auto" w:fill="000000" w:themeFill="text1"/>
          </w:tcPr>
          <w:p w14:paraId="58711E0C"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62DF6971"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7349037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id</w:t>
            </w:r>
          </w:p>
        </w:tc>
        <w:tc>
          <w:tcPr>
            <w:tcW w:w="1810" w:type="dxa"/>
            <w:tcBorders>
              <w:top w:val="single" w:sz="4" w:space="0" w:color="auto"/>
              <w:left w:val="single" w:sz="4" w:space="0" w:color="auto"/>
              <w:bottom w:val="single" w:sz="4" w:space="0" w:color="auto"/>
              <w:right w:val="single" w:sz="4" w:space="0" w:color="auto"/>
            </w:tcBorders>
          </w:tcPr>
          <w:p w14:paraId="53166F7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440" w:type="dxa"/>
            <w:tcBorders>
              <w:top w:val="single" w:sz="4" w:space="0" w:color="auto"/>
              <w:left w:val="single" w:sz="4" w:space="0" w:color="auto"/>
              <w:bottom w:val="single" w:sz="4" w:space="0" w:color="auto"/>
              <w:right w:val="single" w:sz="4" w:space="0" w:color="auto"/>
            </w:tcBorders>
          </w:tcPr>
          <w:p w14:paraId="1EBE87C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0E6C114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Truv internal unique id for annual income summary record</w:t>
            </w:r>
          </w:p>
        </w:tc>
      </w:tr>
      <w:tr w:rsidR="00431200" w:rsidRPr="005424B9" w14:paraId="38508461"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2FDD0B0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year</w:t>
            </w:r>
          </w:p>
        </w:tc>
        <w:tc>
          <w:tcPr>
            <w:tcW w:w="1810" w:type="dxa"/>
            <w:tcBorders>
              <w:top w:val="single" w:sz="4" w:space="0" w:color="auto"/>
              <w:left w:val="single" w:sz="4" w:space="0" w:color="auto"/>
              <w:bottom w:val="single" w:sz="4" w:space="0" w:color="auto"/>
              <w:right w:val="single" w:sz="4" w:space="0" w:color="auto"/>
            </w:tcBorders>
          </w:tcPr>
          <w:p w14:paraId="4DFD433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440" w:type="dxa"/>
            <w:tcBorders>
              <w:top w:val="single" w:sz="4" w:space="0" w:color="auto"/>
              <w:left w:val="single" w:sz="4" w:space="0" w:color="auto"/>
              <w:bottom w:val="single" w:sz="4" w:space="0" w:color="auto"/>
              <w:right w:val="single" w:sz="4" w:space="0" w:color="auto"/>
            </w:tcBorders>
          </w:tcPr>
          <w:p w14:paraId="0807905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2539DFE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 report year</w:t>
            </w:r>
          </w:p>
        </w:tc>
      </w:tr>
      <w:tr w:rsidR="00431200" w:rsidRPr="005424B9" w14:paraId="1F0791F1"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03F34BB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regular</w:t>
            </w:r>
          </w:p>
        </w:tc>
        <w:tc>
          <w:tcPr>
            <w:tcW w:w="1810" w:type="dxa"/>
            <w:tcBorders>
              <w:top w:val="single" w:sz="4" w:space="0" w:color="auto"/>
              <w:left w:val="single" w:sz="4" w:space="0" w:color="auto"/>
              <w:bottom w:val="single" w:sz="4" w:space="0" w:color="auto"/>
              <w:right w:val="single" w:sz="4" w:space="0" w:color="auto"/>
            </w:tcBorders>
          </w:tcPr>
          <w:p w14:paraId="27AB7F99" w14:textId="1B19204E" w:rsidR="00431200" w:rsidRPr="005424B9" w:rsidRDefault="30535759" w:rsidP="000D596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sz="4" w:space="0" w:color="auto"/>
              <w:left w:val="single" w:sz="4" w:space="0" w:color="auto"/>
              <w:bottom w:val="single" w:sz="4" w:space="0" w:color="auto"/>
              <w:right w:val="single" w:sz="4" w:space="0" w:color="auto"/>
            </w:tcBorders>
          </w:tcPr>
          <w:p w14:paraId="794AD03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4621F02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Regular salary</w:t>
            </w:r>
          </w:p>
        </w:tc>
      </w:tr>
      <w:tr w:rsidR="00431200" w:rsidRPr="005424B9" w14:paraId="4FB61D64"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007688BF" w14:textId="77777777" w:rsidR="00431200" w:rsidRPr="005424B9" w:rsidRDefault="00431200" w:rsidP="000D596E">
            <w:pPr>
              <w:pStyle w:val="TableText10"/>
              <w:tabs>
                <w:tab w:val="left" w:pos="1760"/>
              </w:tabs>
              <w:rPr>
                <w:rFonts w:ascii="Calibri" w:hAnsi="Calibri" w:cs="Calibri"/>
                <w:color w:val="000000"/>
                <w:szCs w:val="20"/>
              </w:rPr>
            </w:pPr>
            <w:r w:rsidRPr="005424B9">
              <w:rPr>
                <w:rFonts w:ascii="Calibri" w:hAnsi="Calibri" w:cs="Calibri"/>
                <w:color w:val="000000"/>
                <w:szCs w:val="20"/>
              </w:rPr>
              <w:t>bonus</w:t>
            </w:r>
          </w:p>
        </w:tc>
        <w:tc>
          <w:tcPr>
            <w:tcW w:w="1810" w:type="dxa"/>
            <w:tcBorders>
              <w:top w:val="single" w:sz="4" w:space="0" w:color="auto"/>
              <w:left w:val="single" w:sz="4" w:space="0" w:color="auto"/>
              <w:bottom w:val="single" w:sz="4" w:space="0" w:color="auto"/>
              <w:right w:val="single" w:sz="4" w:space="0" w:color="auto"/>
            </w:tcBorders>
          </w:tcPr>
          <w:p w14:paraId="5E68B1B8" w14:textId="41B1C9C3" w:rsidR="00431200" w:rsidRPr="005424B9" w:rsidRDefault="48EEB171" w:rsidP="000D596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sz="4" w:space="0" w:color="auto"/>
              <w:left w:val="single" w:sz="4" w:space="0" w:color="auto"/>
              <w:bottom w:val="single" w:sz="4" w:space="0" w:color="auto"/>
              <w:right w:val="single" w:sz="4" w:space="0" w:color="auto"/>
            </w:tcBorders>
          </w:tcPr>
          <w:p w14:paraId="7176D1B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76590232"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Bonus</w:t>
            </w:r>
          </w:p>
        </w:tc>
      </w:tr>
      <w:tr w:rsidR="00431200" w:rsidRPr="005424B9" w14:paraId="5F29ED14"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18926E75"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commission</w:t>
            </w:r>
          </w:p>
        </w:tc>
        <w:tc>
          <w:tcPr>
            <w:tcW w:w="1810" w:type="dxa"/>
            <w:tcBorders>
              <w:top w:val="single" w:sz="4" w:space="0" w:color="auto"/>
              <w:left w:val="single" w:sz="4" w:space="0" w:color="auto"/>
              <w:bottom w:val="single" w:sz="4" w:space="0" w:color="auto"/>
              <w:right w:val="single" w:sz="4" w:space="0" w:color="auto"/>
            </w:tcBorders>
          </w:tcPr>
          <w:p w14:paraId="44A42BE9" w14:textId="4A36BF33" w:rsidR="00431200" w:rsidRPr="005424B9" w:rsidRDefault="18951EAE" w:rsidP="000D596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sz="4" w:space="0" w:color="auto"/>
              <w:left w:val="single" w:sz="4" w:space="0" w:color="auto"/>
              <w:bottom w:val="single" w:sz="4" w:space="0" w:color="auto"/>
              <w:right w:val="single" w:sz="4" w:space="0" w:color="auto"/>
            </w:tcBorders>
          </w:tcPr>
          <w:p w14:paraId="6935665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40A398C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Commission</w:t>
            </w:r>
          </w:p>
        </w:tc>
      </w:tr>
      <w:tr w:rsidR="00431200" w:rsidRPr="005424B9" w14:paraId="335845A8"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6678F4B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overtime</w:t>
            </w:r>
          </w:p>
        </w:tc>
        <w:tc>
          <w:tcPr>
            <w:tcW w:w="1810" w:type="dxa"/>
            <w:tcBorders>
              <w:top w:val="single" w:sz="4" w:space="0" w:color="auto"/>
              <w:left w:val="single" w:sz="4" w:space="0" w:color="auto"/>
              <w:bottom w:val="single" w:sz="4" w:space="0" w:color="auto"/>
              <w:right w:val="single" w:sz="4" w:space="0" w:color="auto"/>
            </w:tcBorders>
          </w:tcPr>
          <w:p w14:paraId="495162F4" w14:textId="3DD830BA" w:rsidR="00431200" w:rsidRPr="005424B9" w:rsidRDefault="6A78B670" w:rsidP="000D596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sz="4" w:space="0" w:color="auto"/>
              <w:left w:val="single" w:sz="4" w:space="0" w:color="auto"/>
              <w:bottom w:val="single" w:sz="4" w:space="0" w:color="auto"/>
              <w:right w:val="single" w:sz="4" w:space="0" w:color="auto"/>
            </w:tcBorders>
          </w:tcPr>
          <w:p w14:paraId="524E0D3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175F053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Overtime pay</w:t>
            </w:r>
          </w:p>
        </w:tc>
      </w:tr>
      <w:tr w:rsidR="00431200" w:rsidRPr="005424B9" w14:paraId="6C62887F"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5C7511B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other_pay</w:t>
            </w:r>
          </w:p>
        </w:tc>
        <w:tc>
          <w:tcPr>
            <w:tcW w:w="1810" w:type="dxa"/>
            <w:tcBorders>
              <w:top w:val="single" w:sz="4" w:space="0" w:color="auto"/>
              <w:left w:val="single" w:sz="4" w:space="0" w:color="auto"/>
              <w:bottom w:val="single" w:sz="4" w:space="0" w:color="auto"/>
              <w:right w:val="single" w:sz="4" w:space="0" w:color="auto"/>
            </w:tcBorders>
          </w:tcPr>
          <w:p w14:paraId="1235E24B" w14:textId="73F48C80" w:rsidR="00431200" w:rsidRPr="005424B9" w:rsidRDefault="0EF72096" w:rsidP="000D596E">
            <w:pPr>
              <w:pStyle w:val="TableText10"/>
              <w:rPr>
                <w:rFonts w:ascii="Calibri" w:hAnsi="Calibri" w:cs="Calibri"/>
                <w:color w:val="000000"/>
              </w:rPr>
            </w:pPr>
            <w:r w:rsidRPr="4248CEDA">
              <w:rPr>
                <w:rFonts w:ascii="Calibri" w:hAnsi="Calibri" w:cs="Calibri"/>
                <w:color w:val="000000" w:themeColor="text1"/>
              </w:rPr>
              <w:t>BigDecimal</w:t>
            </w:r>
          </w:p>
        </w:tc>
        <w:tc>
          <w:tcPr>
            <w:tcW w:w="1440" w:type="dxa"/>
            <w:tcBorders>
              <w:top w:val="single" w:sz="4" w:space="0" w:color="auto"/>
              <w:left w:val="single" w:sz="4" w:space="0" w:color="auto"/>
              <w:bottom w:val="single" w:sz="4" w:space="0" w:color="auto"/>
              <w:right w:val="single" w:sz="4" w:space="0" w:color="auto"/>
            </w:tcBorders>
          </w:tcPr>
          <w:p w14:paraId="383702E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31783A5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All other pays</w:t>
            </w:r>
          </w:p>
        </w:tc>
      </w:tr>
      <w:tr w:rsidR="00431200" w:rsidRPr="005424B9" w14:paraId="71E4E593"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1B1B642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net_pay</w:t>
            </w:r>
          </w:p>
        </w:tc>
        <w:tc>
          <w:tcPr>
            <w:tcW w:w="1810" w:type="dxa"/>
            <w:tcBorders>
              <w:top w:val="single" w:sz="4" w:space="0" w:color="auto"/>
              <w:left w:val="single" w:sz="4" w:space="0" w:color="auto"/>
              <w:bottom w:val="single" w:sz="4" w:space="0" w:color="auto"/>
              <w:right w:val="single" w:sz="4" w:space="0" w:color="auto"/>
            </w:tcBorders>
          </w:tcPr>
          <w:p w14:paraId="04DD005D" w14:textId="66A7D57B" w:rsidR="00431200" w:rsidRPr="005424B9" w:rsidRDefault="26D90D1B" w:rsidP="000D596E">
            <w:pPr>
              <w:pStyle w:val="TableText10"/>
              <w:rPr>
                <w:rFonts w:ascii="Calibri" w:hAnsi="Calibri" w:cs="Calibri"/>
                <w:color w:val="000000"/>
              </w:rPr>
            </w:pPr>
            <w:r w:rsidRPr="4248CEDA">
              <w:rPr>
                <w:rFonts w:ascii="Calibri" w:hAnsi="Calibri" w:cs="Calibri"/>
                <w:color w:val="000000" w:themeColor="text1"/>
              </w:rPr>
              <w:t>BigDecimal</w:t>
            </w:r>
          </w:p>
        </w:tc>
        <w:tc>
          <w:tcPr>
            <w:tcW w:w="1440" w:type="dxa"/>
            <w:tcBorders>
              <w:top w:val="single" w:sz="4" w:space="0" w:color="auto"/>
              <w:left w:val="single" w:sz="4" w:space="0" w:color="auto"/>
              <w:bottom w:val="single" w:sz="4" w:space="0" w:color="auto"/>
              <w:right w:val="single" w:sz="4" w:space="0" w:color="auto"/>
            </w:tcBorders>
          </w:tcPr>
          <w:p w14:paraId="2D63900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5F98543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Net pay</w:t>
            </w:r>
          </w:p>
        </w:tc>
      </w:tr>
      <w:tr w:rsidR="00431200" w:rsidRPr="005424B9" w14:paraId="45D73FA1"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75483FC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gross_pay</w:t>
            </w:r>
          </w:p>
        </w:tc>
        <w:tc>
          <w:tcPr>
            <w:tcW w:w="1810" w:type="dxa"/>
            <w:tcBorders>
              <w:top w:val="single" w:sz="4" w:space="0" w:color="auto"/>
              <w:left w:val="single" w:sz="4" w:space="0" w:color="auto"/>
              <w:bottom w:val="single" w:sz="4" w:space="0" w:color="auto"/>
              <w:right w:val="single" w:sz="4" w:space="0" w:color="auto"/>
            </w:tcBorders>
          </w:tcPr>
          <w:p w14:paraId="6FC457A3" w14:textId="40815FB4" w:rsidR="00431200" w:rsidRPr="005424B9" w:rsidRDefault="2BACFA9D" w:rsidP="000D596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sz="4" w:space="0" w:color="auto"/>
              <w:left w:val="single" w:sz="4" w:space="0" w:color="auto"/>
              <w:bottom w:val="single" w:sz="4" w:space="0" w:color="auto"/>
              <w:right w:val="single" w:sz="4" w:space="0" w:color="auto"/>
            </w:tcBorders>
          </w:tcPr>
          <w:p w14:paraId="5A630305"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sz="4" w:space="0" w:color="auto"/>
              <w:left w:val="single" w:sz="4" w:space="0" w:color="auto"/>
              <w:bottom w:val="single" w:sz="4" w:space="0" w:color="auto"/>
              <w:right w:val="single" w:sz="4" w:space="0" w:color="auto"/>
            </w:tcBorders>
          </w:tcPr>
          <w:p w14:paraId="2377CBE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Gross pay</w:t>
            </w:r>
          </w:p>
        </w:tc>
      </w:tr>
    </w:tbl>
    <w:p w14:paraId="6DB0D8FB" w14:textId="77777777" w:rsidR="00431200" w:rsidRPr="005424B9" w:rsidRDefault="00431200" w:rsidP="00431200">
      <w:pPr>
        <w:ind w:right="162"/>
        <w:rPr>
          <w:rFonts w:ascii="Calibri" w:hAnsi="Calibri" w:cs="Calibri"/>
          <w:color w:val="000000"/>
          <w:sz w:val="20"/>
          <w:szCs w:val="20"/>
        </w:rPr>
      </w:pPr>
    </w:p>
    <w:p w14:paraId="3480F8B0" w14:textId="77777777" w:rsidR="00431200" w:rsidRPr="005424B9" w:rsidRDefault="00431200" w:rsidP="00431200">
      <w:pPr>
        <w:ind w:right="162"/>
        <w:rPr>
          <w:rFonts w:ascii="Calibri" w:hAnsi="Calibri" w:cs="Calibri"/>
          <w:sz w:val="20"/>
          <w:szCs w:val="20"/>
        </w:rPr>
      </w:pPr>
      <w:r w:rsidRPr="005424B9">
        <w:rPr>
          <w:rFonts w:ascii="Calibri" w:hAnsi="Calibri" w:cs="Calibri"/>
          <w:color w:val="000000"/>
          <w:sz w:val="20"/>
          <w:szCs w:val="20"/>
        </w:rPr>
        <w:t>ElectronicallyVerifiedEmploymentDTO:</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8"/>
        <w:gridCol w:w="3173"/>
        <w:gridCol w:w="1158"/>
        <w:gridCol w:w="2339"/>
      </w:tblGrid>
      <w:tr w:rsidR="00431200" w:rsidRPr="005424B9" w14:paraId="1FDD5C7E" w14:textId="77777777" w:rsidTr="008661F6">
        <w:trPr>
          <w:cantSplit/>
          <w:tblHeader/>
        </w:trPr>
        <w:tc>
          <w:tcPr>
            <w:tcW w:w="2888" w:type="dxa"/>
            <w:shd w:val="clear" w:color="auto" w:fill="000000" w:themeFill="text1"/>
          </w:tcPr>
          <w:p w14:paraId="52D15A2B"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3173" w:type="dxa"/>
            <w:shd w:val="clear" w:color="auto" w:fill="000000" w:themeFill="text1"/>
          </w:tcPr>
          <w:p w14:paraId="447D027B"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158" w:type="dxa"/>
            <w:shd w:val="clear" w:color="auto" w:fill="000000" w:themeFill="text1"/>
          </w:tcPr>
          <w:p w14:paraId="0AD500E1"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2339" w:type="dxa"/>
            <w:shd w:val="clear" w:color="auto" w:fill="000000" w:themeFill="text1"/>
          </w:tcPr>
          <w:p w14:paraId="288F6333"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7ABCAB24"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0A3213C3"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verificationSource</w:t>
            </w:r>
          </w:p>
        </w:tc>
        <w:tc>
          <w:tcPr>
            <w:tcW w:w="3173" w:type="dxa"/>
            <w:tcBorders>
              <w:top w:val="single" w:sz="4" w:space="0" w:color="auto"/>
              <w:left w:val="single" w:sz="4" w:space="0" w:color="auto"/>
              <w:bottom w:val="single" w:sz="4" w:space="0" w:color="auto"/>
              <w:right w:val="single" w:sz="4" w:space="0" w:color="auto"/>
            </w:tcBorders>
          </w:tcPr>
          <w:p w14:paraId="3E2CC5F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158" w:type="dxa"/>
            <w:tcBorders>
              <w:top w:val="single" w:sz="4" w:space="0" w:color="auto"/>
              <w:left w:val="single" w:sz="4" w:space="0" w:color="auto"/>
              <w:bottom w:val="single" w:sz="4" w:space="0" w:color="auto"/>
              <w:right w:val="single" w:sz="4" w:space="0" w:color="auto"/>
            </w:tcBorders>
          </w:tcPr>
          <w:p w14:paraId="56B3F31E"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sz="4" w:space="0" w:color="auto"/>
              <w:left w:val="single" w:sz="4" w:space="0" w:color="auto"/>
              <w:bottom w:val="single" w:sz="4" w:space="0" w:color="auto"/>
              <w:right w:val="single" w:sz="4" w:space="0" w:color="auto"/>
            </w:tcBorders>
          </w:tcPr>
          <w:p w14:paraId="582D119F" w14:textId="5A8A8783" w:rsidR="007A38DE" w:rsidRPr="005424B9" w:rsidRDefault="007A38DE" w:rsidP="000D596E">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14:paraId="5082A3EF" w14:textId="424B273C"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TALX, VEC, SOLQ, Experian</w:t>
            </w:r>
            <w:r w:rsidR="00EF475A" w:rsidRPr="005424B9">
              <w:rPr>
                <w:rFonts w:ascii="Calibri" w:hAnsi="Calibri" w:cs="Calibri"/>
                <w:color w:val="000000"/>
                <w:szCs w:val="20"/>
              </w:rPr>
              <w:t>,Truv</w:t>
            </w:r>
          </w:p>
          <w:p w14:paraId="3ED7E017"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Reference table: RT_ELECSRCS</w:t>
            </w:r>
          </w:p>
        </w:tc>
      </w:tr>
      <w:tr w:rsidR="00431200" w:rsidRPr="005424B9" w14:paraId="52E06E9A"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32FE8DA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monthlyIncome</w:t>
            </w:r>
          </w:p>
        </w:tc>
        <w:tc>
          <w:tcPr>
            <w:tcW w:w="3173" w:type="dxa"/>
            <w:tcBorders>
              <w:top w:val="single" w:sz="4" w:space="0" w:color="auto"/>
              <w:left w:val="single" w:sz="4" w:space="0" w:color="auto"/>
              <w:bottom w:val="single" w:sz="4" w:space="0" w:color="auto"/>
              <w:right w:val="single" w:sz="4" w:space="0" w:color="auto"/>
            </w:tcBorders>
          </w:tcPr>
          <w:p w14:paraId="6A8CDFA9"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sz="4" w:space="0" w:color="auto"/>
              <w:left w:val="single" w:sz="4" w:space="0" w:color="auto"/>
              <w:bottom w:val="single" w:sz="4" w:space="0" w:color="auto"/>
              <w:right w:val="single" w:sz="4" w:space="0" w:color="auto"/>
            </w:tcBorders>
          </w:tcPr>
          <w:p w14:paraId="396D45BD"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sz="4" w:space="0" w:color="auto"/>
              <w:left w:val="single" w:sz="4" w:space="0" w:color="auto"/>
              <w:bottom w:val="single" w:sz="4" w:space="0" w:color="auto"/>
              <w:right w:val="single" w:sz="4" w:space="0" w:color="auto"/>
            </w:tcBorders>
          </w:tcPr>
          <w:p w14:paraId="30193A5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Monthly Income</w:t>
            </w:r>
          </w:p>
        </w:tc>
      </w:tr>
      <w:tr w:rsidR="00431200" w:rsidRPr="005424B9" w14:paraId="225A8343"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06FFF6F8"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monthlyHours</w:t>
            </w:r>
          </w:p>
        </w:tc>
        <w:tc>
          <w:tcPr>
            <w:tcW w:w="3173" w:type="dxa"/>
            <w:tcBorders>
              <w:top w:val="single" w:sz="4" w:space="0" w:color="auto"/>
              <w:left w:val="single" w:sz="4" w:space="0" w:color="auto"/>
              <w:bottom w:val="single" w:sz="4" w:space="0" w:color="auto"/>
              <w:right w:val="single" w:sz="4" w:space="0" w:color="auto"/>
            </w:tcBorders>
          </w:tcPr>
          <w:p w14:paraId="24B2469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sz="4" w:space="0" w:color="auto"/>
              <w:left w:val="single" w:sz="4" w:space="0" w:color="auto"/>
              <w:bottom w:val="single" w:sz="4" w:space="0" w:color="auto"/>
              <w:right w:val="single" w:sz="4" w:space="0" w:color="auto"/>
            </w:tcBorders>
          </w:tcPr>
          <w:p w14:paraId="664AAEB3"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sz="4" w:space="0" w:color="auto"/>
              <w:left w:val="single" w:sz="4" w:space="0" w:color="auto"/>
              <w:bottom w:val="single" w:sz="4" w:space="0" w:color="auto"/>
              <w:right w:val="single" w:sz="4" w:space="0" w:color="auto"/>
            </w:tcBorders>
          </w:tcPr>
          <w:p w14:paraId="5A1CEA6F" w14:textId="5D5ACDB9"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themeColor="text1"/>
                <w:szCs w:val="20"/>
              </w:rPr>
              <w:t xml:space="preserve">Hours worked per </w:t>
            </w:r>
            <w:r w:rsidR="052C0AE7" w:rsidRPr="005424B9">
              <w:rPr>
                <w:rFonts w:ascii="Calibri" w:hAnsi="Calibri" w:cs="Calibri"/>
                <w:color w:val="000000" w:themeColor="text1"/>
                <w:szCs w:val="20"/>
              </w:rPr>
              <w:t>month</w:t>
            </w:r>
          </w:p>
        </w:tc>
      </w:tr>
      <w:tr w:rsidR="00431200" w:rsidRPr="005424B9" w14:paraId="457F5F87"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056A5A2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incomeMonth</w:t>
            </w:r>
          </w:p>
        </w:tc>
        <w:tc>
          <w:tcPr>
            <w:tcW w:w="3173" w:type="dxa"/>
            <w:tcBorders>
              <w:top w:val="single" w:sz="4" w:space="0" w:color="auto"/>
              <w:left w:val="single" w:sz="4" w:space="0" w:color="auto"/>
              <w:bottom w:val="single" w:sz="4" w:space="0" w:color="auto"/>
              <w:right w:val="single" w:sz="4" w:space="0" w:color="auto"/>
            </w:tcBorders>
          </w:tcPr>
          <w:p w14:paraId="5C10BE6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sz="4" w:space="0" w:color="auto"/>
              <w:left w:val="single" w:sz="4" w:space="0" w:color="auto"/>
              <w:bottom w:val="single" w:sz="4" w:space="0" w:color="auto"/>
              <w:right w:val="single" w:sz="4" w:space="0" w:color="auto"/>
            </w:tcBorders>
          </w:tcPr>
          <w:p w14:paraId="0965D03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sz="4" w:space="0" w:color="auto"/>
              <w:left w:val="single" w:sz="4" w:space="0" w:color="auto"/>
              <w:bottom w:val="single" w:sz="4" w:space="0" w:color="auto"/>
              <w:right w:val="single" w:sz="4" w:space="0" w:color="auto"/>
            </w:tcBorders>
          </w:tcPr>
          <w:p w14:paraId="21F16A15"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 month</w:t>
            </w:r>
          </w:p>
        </w:tc>
      </w:tr>
      <w:tr w:rsidR="00431200" w:rsidRPr="005424B9" w14:paraId="32168C7B" w14:textId="77777777" w:rsidTr="00866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8" w:type="dxa"/>
            <w:tcBorders>
              <w:top w:val="single" w:sz="4" w:space="0" w:color="auto"/>
              <w:left w:val="single" w:sz="4" w:space="0" w:color="auto"/>
              <w:bottom w:val="single" w:sz="4" w:space="0" w:color="auto"/>
              <w:right w:val="single" w:sz="4" w:space="0" w:color="auto"/>
            </w:tcBorders>
          </w:tcPr>
          <w:p w14:paraId="428084DA"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incomeYear</w:t>
            </w:r>
          </w:p>
        </w:tc>
        <w:tc>
          <w:tcPr>
            <w:tcW w:w="3173" w:type="dxa"/>
            <w:tcBorders>
              <w:top w:val="single" w:sz="4" w:space="0" w:color="auto"/>
              <w:left w:val="single" w:sz="4" w:space="0" w:color="auto"/>
              <w:bottom w:val="single" w:sz="4" w:space="0" w:color="auto"/>
              <w:right w:val="single" w:sz="4" w:space="0" w:color="auto"/>
            </w:tcBorders>
          </w:tcPr>
          <w:p w14:paraId="57756B9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sz="4" w:space="0" w:color="auto"/>
              <w:left w:val="single" w:sz="4" w:space="0" w:color="auto"/>
              <w:bottom w:val="single" w:sz="4" w:space="0" w:color="auto"/>
              <w:right w:val="single" w:sz="4" w:space="0" w:color="auto"/>
            </w:tcBorders>
          </w:tcPr>
          <w:p w14:paraId="4EAE9717"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sz="4" w:space="0" w:color="auto"/>
              <w:left w:val="single" w:sz="4" w:space="0" w:color="auto"/>
              <w:bottom w:val="single" w:sz="4" w:space="0" w:color="auto"/>
              <w:right w:val="single" w:sz="4" w:space="0" w:color="auto"/>
            </w:tcBorders>
          </w:tcPr>
          <w:p w14:paraId="1AE72F84"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Income year</w:t>
            </w:r>
          </w:p>
        </w:tc>
      </w:tr>
    </w:tbl>
    <w:p w14:paraId="261826FF" w14:textId="77777777" w:rsidR="00431200" w:rsidRPr="005424B9" w:rsidRDefault="00431200" w:rsidP="00431200">
      <w:pPr>
        <w:ind w:left="1440" w:right="162"/>
        <w:rPr>
          <w:rFonts w:ascii="Calibri" w:hAnsi="Calibri" w:cs="Calibri"/>
          <w:sz w:val="20"/>
          <w:szCs w:val="20"/>
        </w:rPr>
      </w:pPr>
    </w:p>
    <w:p w14:paraId="079CD616" w14:textId="77777777" w:rsidR="00431200" w:rsidRPr="005424B9" w:rsidRDefault="00431200" w:rsidP="00431200">
      <w:pPr>
        <w:ind w:right="162"/>
        <w:rPr>
          <w:rFonts w:ascii="Calibri" w:hAnsi="Calibri" w:cs="Calibri"/>
          <w:sz w:val="20"/>
          <w:szCs w:val="20"/>
        </w:rPr>
      </w:pPr>
    </w:p>
    <w:p w14:paraId="26CDCE7A" w14:textId="77777777" w:rsidR="00431200" w:rsidRPr="005424B9" w:rsidRDefault="00431200" w:rsidP="00431200">
      <w:pPr>
        <w:ind w:right="162"/>
        <w:rPr>
          <w:rFonts w:ascii="Calibri" w:hAnsi="Calibri" w:cs="Calibri"/>
          <w:sz w:val="20"/>
          <w:szCs w:val="20"/>
        </w:rPr>
      </w:pPr>
    </w:p>
    <w:p w14:paraId="4076F8E9" w14:textId="77777777" w:rsidR="00431200" w:rsidRPr="005424B9" w:rsidRDefault="00431200" w:rsidP="00431200">
      <w:pPr>
        <w:ind w:right="162"/>
        <w:rPr>
          <w:rFonts w:ascii="Calibri" w:hAnsi="Calibri" w:cs="Calibri"/>
          <w:sz w:val="20"/>
          <w:szCs w:val="20"/>
        </w:rPr>
      </w:pPr>
      <w:r w:rsidRPr="005424B9">
        <w:rPr>
          <w:rFonts w:ascii="Calibri" w:hAnsi="Calibri" w:cs="Calibri"/>
          <w:sz w:val="20"/>
          <w:szCs w:val="20"/>
        </w:rPr>
        <w:t>Job Training Result (JobTrainingResultDTO):</w:t>
      </w:r>
    </w:p>
    <w:tbl>
      <w:tblPr>
        <w:tblW w:w="944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8"/>
        <w:gridCol w:w="2410"/>
        <w:gridCol w:w="1014"/>
        <w:gridCol w:w="2713"/>
      </w:tblGrid>
      <w:tr w:rsidR="00431200" w:rsidRPr="005424B9" w14:paraId="092F15CC" w14:textId="77777777" w:rsidTr="00726977">
        <w:trPr>
          <w:cantSplit/>
          <w:tblHeader/>
        </w:trPr>
        <w:tc>
          <w:tcPr>
            <w:tcW w:w="3308" w:type="dxa"/>
            <w:shd w:val="clear" w:color="auto" w:fill="000000" w:themeFill="text1"/>
          </w:tcPr>
          <w:p w14:paraId="0ACACCFA"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2410" w:type="dxa"/>
            <w:shd w:val="clear" w:color="auto" w:fill="000000" w:themeFill="text1"/>
          </w:tcPr>
          <w:p w14:paraId="21263E6E"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014" w:type="dxa"/>
            <w:shd w:val="clear" w:color="auto" w:fill="000000" w:themeFill="text1"/>
          </w:tcPr>
          <w:p w14:paraId="5335D0DC"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2713" w:type="dxa"/>
            <w:shd w:val="clear" w:color="auto" w:fill="000000" w:themeFill="text1"/>
          </w:tcPr>
          <w:p w14:paraId="529A6C06"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27054357" w14:textId="77777777" w:rsidTr="00726977">
        <w:tc>
          <w:tcPr>
            <w:tcW w:w="3308" w:type="dxa"/>
            <w:tcBorders>
              <w:top w:val="single" w:sz="4" w:space="0" w:color="auto"/>
              <w:left w:val="single" w:sz="4" w:space="0" w:color="auto"/>
              <w:bottom w:val="single" w:sz="4" w:space="0" w:color="auto"/>
              <w:right w:val="single" w:sz="4" w:space="0" w:color="auto"/>
            </w:tcBorders>
          </w:tcPr>
          <w:p w14:paraId="6E63F0FF" w14:textId="579F629D"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organizationI</w:t>
            </w:r>
            <w:r w:rsidR="00B34F37">
              <w:rPr>
                <w:rFonts w:ascii="Calibri" w:eastAsiaTheme="minorHAnsi" w:hAnsi="Calibri" w:cs="Calibri"/>
                <w:szCs w:val="20"/>
                <w:lang w:val="en-GB"/>
              </w:rPr>
              <w:t>d</w:t>
            </w:r>
          </w:p>
        </w:tc>
        <w:tc>
          <w:tcPr>
            <w:tcW w:w="2410" w:type="dxa"/>
            <w:tcBorders>
              <w:top w:val="single" w:sz="4" w:space="0" w:color="auto"/>
              <w:left w:val="single" w:sz="4" w:space="0" w:color="auto"/>
              <w:bottom w:val="single" w:sz="4" w:space="0" w:color="auto"/>
              <w:right w:val="single" w:sz="4" w:space="0" w:color="auto"/>
            </w:tcBorders>
          </w:tcPr>
          <w:p w14:paraId="0B21683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14" w:type="dxa"/>
            <w:tcBorders>
              <w:top w:val="single" w:sz="4" w:space="0" w:color="auto"/>
              <w:left w:val="single" w:sz="4" w:space="0" w:color="auto"/>
              <w:bottom w:val="single" w:sz="4" w:space="0" w:color="auto"/>
              <w:right w:val="single" w:sz="4" w:space="0" w:color="auto"/>
            </w:tcBorders>
          </w:tcPr>
          <w:p w14:paraId="1BA6D58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713" w:type="dxa"/>
            <w:tcBorders>
              <w:top w:val="single" w:sz="4" w:space="0" w:color="auto"/>
              <w:left w:val="single" w:sz="4" w:space="0" w:color="auto"/>
              <w:bottom w:val="single" w:sz="4" w:space="0" w:color="auto"/>
              <w:right w:val="single" w:sz="4" w:space="0" w:color="auto"/>
            </w:tcBorders>
          </w:tcPr>
          <w:p w14:paraId="6A5A589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Organization identifier</w:t>
            </w:r>
          </w:p>
        </w:tc>
      </w:tr>
      <w:tr w:rsidR="00431200" w:rsidRPr="005424B9" w14:paraId="6828AEEC" w14:textId="77777777" w:rsidTr="00726977">
        <w:tc>
          <w:tcPr>
            <w:tcW w:w="3308" w:type="dxa"/>
            <w:tcBorders>
              <w:top w:val="single" w:sz="4" w:space="0" w:color="auto"/>
              <w:left w:val="single" w:sz="4" w:space="0" w:color="auto"/>
              <w:bottom w:val="single" w:sz="4" w:space="0" w:color="auto"/>
              <w:right w:val="single" w:sz="4" w:space="0" w:color="auto"/>
            </w:tcBorders>
          </w:tcPr>
          <w:p w14:paraId="0FF53A1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organizationName</w:t>
            </w:r>
          </w:p>
        </w:tc>
        <w:tc>
          <w:tcPr>
            <w:tcW w:w="2410" w:type="dxa"/>
            <w:tcBorders>
              <w:top w:val="single" w:sz="4" w:space="0" w:color="auto"/>
              <w:left w:val="single" w:sz="4" w:space="0" w:color="auto"/>
              <w:bottom w:val="single" w:sz="4" w:space="0" w:color="auto"/>
              <w:right w:val="single" w:sz="4" w:space="0" w:color="auto"/>
            </w:tcBorders>
          </w:tcPr>
          <w:p w14:paraId="4DC199B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014" w:type="dxa"/>
            <w:tcBorders>
              <w:top w:val="single" w:sz="4" w:space="0" w:color="auto"/>
              <w:left w:val="single" w:sz="4" w:space="0" w:color="auto"/>
              <w:bottom w:val="single" w:sz="4" w:space="0" w:color="auto"/>
              <w:right w:val="single" w:sz="4" w:space="0" w:color="auto"/>
            </w:tcBorders>
          </w:tcPr>
          <w:p w14:paraId="173388E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713" w:type="dxa"/>
            <w:tcBorders>
              <w:top w:val="single" w:sz="4" w:space="0" w:color="auto"/>
              <w:left w:val="single" w:sz="4" w:space="0" w:color="auto"/>
              <w:bottom w:val="single" w:sz="4" w:space="0" w:color="auto"/>
              <w:right w:val="single" w:sz="4" w:space="0" w:color="auto"/>
            </w:tcBorders>
          </w:tcPr>
          <w:p w14:paraId="2F18DED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Organization name</w:t>
            </w:r>
          </w:p>
        </w:tc>
      </w:tr>
      <w:tr w:rsidR="00431200" w:rsidRPr="005424B9" w14:paraId="1AAA8FF7" w14:textId="77777777" w:rsidTr="00726977">
        <w:tc>
          <w:tcPr>
            <w:tcW w:w="3308" w:type="dxa"/>
            <w:tcBorders>
              <w:top w:val="single" w:sz="4" w:space="0" w:color="auto"/>
              <w:left w:val="single" w:sz="4" w:space="0" w:color="auto"/>
              <w:bottom w:val="single" w:sz="4" w:space="0" w:color="auto"/>
              <w:right w:val="single" w:sz="4" w:space="0" w:color="auto"/>
            </w:tcBorders>
          </w:tcPr>
          <w:p w14:paraId="7BCB7A0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monthlyHours</w:t>
            </w:r>
          </w:p>
        </w:tc>
        <w:tc>
          <w:tcPr>
            <w:tcW w:w="2410" w:type="dxa"/>
            <w:tcBorders>
              <w:top w:val="single" w:sz="4" w:space="0" w:color="auto"/>
              <w:left w:val="single" w:sz="4" w:space="0" w:color="auto"/>
              <w:bottom w:val="single" w:sz="4" w:space="0" w:color="auto"/>
              <w:right w:val="single" w:sz="4" w:space="0" w:color="auto"/>
            </w:tcBorders>
          </w:tcPr>
          <w:p w14:paraId="48149C9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Number</w:t>
            </w:r>
          </w:p>
        </w:tc>
        <w:tc>
          <w:tcPr>
            <w:tcW w:w="1014" w:type="dxa"/>
            <w:tcBorders>
              <w:top w:val="single" w:sz="4" w:space="0" w:color="auto"/>
              <w:left w:val="single" w:sz="4" w:space="0" w:color="auto"/>
              <w:bottom w:val="single" w:sz="4" w:space="0" w:color="auto"/>
              <w:right w:val="single" w:sz="4" w:space="0" w:color="auto"/>
            </w:tcBorders>
          </w:tcPr>
          <w:p w14:paraId="59C8C62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713" w:type="dxa"/>
            <w:tcBorders>
              <w:top w:val="single" w:sz="4" w:space="0" w:color="auto"/>
              <w:left w:val="single" w:sz="4" w:space="0" w:color="auto"/>
              <w:bottom w:val="single" w:sz="4" w:space="0" w:color="auto"/>
              <w:right w:val="single" w:sz="4" w:space="0" w:color="auto"/>
            </w:tcBorders>
          </w:tcPr>
          <w:p w14:paraId="0666392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Number of hours per month</w:t>
            </w:r>
          </w:p>
        </w:tc>
      </w:tr>
      <w:tr w:rsidR="00431200" w:rsidRPr="005424B9" w14:paraId="489F741D" w14:textId="77777777" w:rsidTr="00726977">
        <w:tc>
          <w:tcPr>
            <w:tcW w:w="3308" w:type="dxa"/>
            <w:tcBorders>
              <w:top w:val="single" w:sz="4" w:space="0" w:color="auto"/>
              <w:left w:val="single" w:sz="4" w:space="0" w:color="auto"/>
              <w:bottom w:val="single" w:sz="4" w:space="0" w:color="auto"/>
              <w:right w:val="single" w:sz="4" w:space="0" w:color="auto"/>
            </w:tcBorders>
          </w:tcPr>
          <w:p w14:paraId="1C61BC9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startDate</w:t>
            </w:r>
          </w:p>
        </w:tc>
        <w:tc>
          <w:tcPr>
            <w:tcW w:w="2410" w:type="dxa"/>
            <w:tcBorders>
              <w:top w:val="single" w:sz="4" w:space="0" w:color="auto"/>
              <w:left w:val="single" w:sz="4" w:space="0" w:color="auto"/>
              <w:bottom w:val="single" w:sz="4" w:space="0" w:color="auto"/>
              <w:right w:val="single" w:sz="4" w:space="0" w:color="auto"/>
            </w:tcBorders>
          </w:tcPr>
          <w:p w14:paraId="6C8BC53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014" w:type="dxa"/>
            <w:tcBorders>
              <w:top w:val="single" w:sz="4" w:space="0" w:color="auto"/>
              <w:left w:val="single" w:sz="4" w:space="0" w:color="auto"/>
              <w:bottom w:val="single" w:sz="4" w:space="0" w:color="auto"/>
              <w:right w:val="single" w:sz="4" w:space="0" w:color="auto"/>
            </w:tcBorders>
          </w:tcPr>
          <w:p w14:paraId="491AA8B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713" w:type="dxa"/>
            <w:tcBorders>
              <w:top w:val="single" w:sz="4" w:space="0" w:color="auto"/>
              <w:left w:val="single" w:sz="4" w:space="0" w:color="auto"/>
              <w:bottom w:val="single" w:sz="4" w:space="0" w:color="auto"/>
              <w:right w:val="single" w:sz="4" w:space="0" w:color="auto"/>
            </w:tcBorders>
          </w:tcPr>
          <w:p w14:paraId="1EC6B87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Training start date (YYYY-MM-DD)</w:t>
            </w:r>
          </w:p>
        </w:tc>
      </w:tr>
      <w:tr w:rsidR="00431200" w:rsidRPr="005424B9" w14:paraId="13691958" w14:textId="77777777" w:rsidTr="00726977">
        <w:tc>
          <w:tcPr>
            <w:tcW w:w="3308" w:type="dxa"/>
            <w:tcBorders>
              <w:top w:val="single" w:sz="4" w:space="0" w:color="auto"/>
              <w:left w:val="single" w:sz="4" w:space="0" w:color="auto"/>
              <w:bottom w:val="single" w:sz="4" w:space="0" w:color="auto"/>
              <w:right w:val="single" w:sz="4" w:space="0" w:color="auto"/>
            </w:tcBorders>
          </w:tcPr>
          <w:p w14:paraId="28364FEF"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endDate</w:t>
            </w:r>
          </w:p>
        </w:tc>
        <w:tc>
          <w:tcPr>
            <w:tcW w:w="2410" w:type="dxa"/>
            <w:tcBorders>
              <w:top w:val="single" w:sz="4" w:space="0" w:color="auto"/>
              <w:left w:val="single" w:sz="4" w:space="0" w:color="auto"/>
              <w:bottom w:val="single" w:sz="4" w:space="0" w:color="auto"/>
              <w:right w:val="single" w:sz="4" w:space="0" w:color="auto"/>
            </w:tcBorders>
          </w:tcPr>
          <w:p w14:paraId="46A53DA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014" w:type="dxa"/>
            <w:tcBorders>
              <w:top w:val="single" w:sz="4" w:space="0" w:color="auto"/>
              <w:left w:val="single" w:sz="4" w:space="0" w:color="auto"/>
              <w:bottom w:val="single" w:sz="4" w:space="0" w:color="auto"/>
              <w:right w:val="single" w:sz="4" w:space="0" w:color="auto"/>
            </w:tcBorders>
          </w:tcPr>
          <w:p w14:paraId="4C3BABA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713" w:type="dxa"/>
            <w:tcBorders>
              <w:top w:val="single" w:sz="4" w:space="0" w:color="auto"/>
              <w:left w:val="single" w:sz="4" w:space="0" w:color="auto"/>
              <w:bottom w:val="single" w:sz="4" w:space="0" w:color="auto"/>
              <w:right w:val="single" w:sz="4" w:space="0" w:color="auto"/>
            </w:tcBorders>
          </w:tcPr>
          <w:p w14:paraId="2834FA0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Training end date</w:t>
            </w:r>
          </w:p>
        </w:tc>
      </w:tr>
      <w:tr w:rsidR="00431200" w:rsidRPr="005424B9" w14:paraId="6638D0AA" w14:textId="77777777" w:rsidTr="00726977">
        <w:tc>
          <w:tcPr>
            <w:tcW w:w="3308" w:type="dxa"/>
            <w:tcBorders>
              <w:top w:val="single" w:sz="4" w:space="0" w:color="auto"/>
              <w:left w:val="single" w:sz="4" w:space="0" w:color="auto"/>
              <w:bottom w:val="single" w:sz="4" w:space="0" w:color="auto"/>
              <w:right w:val="single" w:sz="4" w:space="0" w:color="auto"/>
            </w:tcBorders>
          </w:tcPr>
          <w:p w14:paraId="41FDF1E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verificationDate</w:t>
            </w:r>
          </w:p>
        </w:tc>
        <w:tc>
          <w:tcPr>
            <w:tcW w:w="2410" w:type="dxa"/>
            <w:tcBorders>
              <w:top w:val="single" w:sz="4" w:space="0" w:color="auto"/>
              <w:left w:val="single" w:sz="4" w:space="0" w:color="auto"/>
              <w:bottom w:val="single" w:sz="4" w:space="0" w:color="auto"/>
              <w:right w:val="single" w:sz="4" w:space="0" w:color="auto"/>
            </w:tcBorders>
          </w:tcPr>
          <w:p w14:paraId="4636EA56" w14:textId="238361A7" w:rsidR="00431200" w:rsidRPr="005424B9" w:rsidRDefault="003734A2"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Date</w:t>
            </w:r>
          </w:p>
        </w:tc>
        <w:tc>
          <w:tcPr>
            <w:tcW w:w="1014" w:type="dxa"/>
            <w:tcBorders>
              <w:top w:val="single" w:sz="4" w:space="0" w:color="auto"/>
              <w:left w:val="single" w:sz="4" w:space="0" w:color="auto"/>
              <w:bottom w:val="single" w:sz="4" w:space="0" w:color="auto"/>
              <w:right w:val="single" w:sz="4" w:space="0" w:color="auto"/>
            </w:tcBorders>
          </w:tcPr>
          <w:p w14:paraId="43C8CBE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2713" w:type="dxa"/>
            <w:tcBorders>
              <w:top w:val="single" w:sz="4" w:space="0" w:color="auto"/>
              <w:left w:val="single" w:sz="4" w:space="0" w:color="auto"/>
              <w:bottom w:val="single" w:sz="4" w:space="0" w:color="auto"/>
              <w:right w:val="single" w:sz="4" w:space="0" w:color="auto"/>
            </w:tcBorders>
          </w:tcPr>
          <w:p w14:paraId="0942E43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Verification date (YYYY-MM-DD)</w:t>
            </w:r>
          </w:p>
        </w:tc>
      </w:tr>
      <w:tr w:rsidR="00431200" w:rsidRPr="005424B9" w14:paraId="6757D6FA" w14:textId="77777777" w:rsidTr="00726977">
        <w:tc>
          <w:tcPr>
            <w:tcW w:w="3308" w:type="dxa"/>
            <w:tcBorders>
              <w:top w:val="single" w:sz="4" w:space="0" w:color="auto"/>
              <w:left w:val="single" w:sz="4" w:space="0" w:color="auto"/>
              <w:bottom w:val="single" w:sz="4" w:space="0" w:color="auto"/>
              <w:right w:val="single" w:sz="4" w:space="0" w:color="auto"/>
            </w:tcBorders>
          </w:tcPr>
          <w:p w14:paraId="2CA9F1A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verificationSource</w:t>
            </w:r>
          </w:p>
        </w:tc>
        <w:tc>
          <w:tcPr>
            <w:tcW w:w="2410" w:type="dxa"/>
            <w:tcBorders>
              <w:top w:val="single" w:sz="4" w:space="0" w:color="auto"/>
              <w:left w:val="single" w:sz="4" w:space="0" w:color="auto"/>
              <w:bottom w:val="single" w:sz="4" w:space="0" w:color="auto"/>
              <w:right w:val="single" w:sz="4" w:space="0" w:color="auto"/>
            </w:tcBorders>
          </w:tcPr>
          <w:p w14:paraId="0EA99DF2"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014" w:type="dxa"/>
            <w:tcBorders>
              <w:top w:val="single" w:sz="4" w:space="0" w:color="auto"/>
              <w:left w:val="single" w:sz="4" w:space="0" w:color="auto"/>
              <w:bottom w:val="single" w:sz="4" w:space="0" w:color="auto"/>
              <w:right w:val="single" w:sz="4" w:space="0" w:color="auto"/>
            </w:tcBorders>
          </w:tcPr>
          <w:p w14:paraId="1C1CF873"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2713" w:type="dxa"/>
            <w:tcBorders>
              <w:top w:val="single" w:sz="4" w:space="0" w:color="auto"/>
              <w:left w:val="single" w:sz="4" w:space="0" w:color="auto"/>
              <w:bottom w:val="single" w:sz="4" w:space="0" w:color="auto"/>
              <w:right w:val="single" w:sz="4" w:space="0" w:color="auto"/>
            </w:tcBorders>
          </w:tcPr>
          <w:p w14:paraId="2FCFFB70" w14:textId="02461498" w:rsidR="007A38DE" w:rsidRPr="005424B9" w:rsidRDefault="007A38DE" w:rsidP="000D596E">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14:paraId="1E741BB6" w14:textId="0A31B3EB" w:rsidR="00431200" w:rsidRPr="005424B9" w:rsidRDefault="00E06C74" w:rsidP="000D596E">
            <w:pPr>
              <w:pStyle w:val="TableText10"/>
              <w:rPr>
                <w:rFonts w:ascii="Calibri" w:hAnsi="Calibri" w:cs="Calibri"/>
                <w:color w:val="000000"/>
                <w:szCs w:val="20"/>
              </w:rPr>
            </w:pPr>
            <w:r w:rsidRPr="005424B9">
              <w:rPr>
                <w:rFonts w:ascii="Calibri" w:hAnsi="Calibri" w:cs="Calibri"/>
                <w:color w:val="000000"/>
                <w:szCs w:val="20"/>
              </w:rPr>
              <w:t>Reference Table</w:t>
            </w:r>
            <w:r w:rsidR="00431200" w:rsidRPr="005424B9">
              <w:rPr>
                <w:rFonts w:ascii="Calibri" w:hAnsi="Calibri" w:cs="Calibri"/>
                <w:color w:val="000000"/>
                <w:szCs w:val="20"/>
              </w:rPr>
              <w:t>: RT_MACEACTVERIF</w:t>
            </w:r>
          </w:p>
        </w:tc>
      </w:tr>
      <w:tr w:rsidR="00A129CF" w:rsidRPr="005424B9" w14:paraId="5BD095F7" w14:textId="77777777" w:rsidTr="00726977">
        <w:trPr>
          <w:trHeight w:val="300"/>
        </w:trPr>
        <w:tc>
          <w:tcPr>
            <w:tcW w:w="3308" w:type="dxa"/>
            <w:tcBorders>
              <w:top w:val="single" w:sz="4" w:space="0" w:color="auto"/>
              <w:left w:val="single" w:sz="4" w:space="0" w:color="auto"/>
              <w:bottom w:val="single" w:sz="4" w:space="0" w:color="auto"/>
              <w:right w:val="single" w:sz="4" w:space="0" w:color="auto"/>
            </w:tcBorders>
          </w:tcPr>
          <w:p w14:paraId="460B22F6" w14:textId="635523F4" w:rsidR="00A129CF" w:rsidRPr="008661F6" w:rsidRDefault="00A129CF" w:rsidP="71CDB881">
            <w:pPr>
              <w:pStyle w:val="TableText10"/>
              <w:rPr>
                <w:rFonts w:ascii="Calibri" w:eastAsia="Calibri" w:hAnsi="Calibri" w:cs="Calibri"/>
                <w:color w:val="000000" w:themeColor="text1"/>
                <w:lang w:val="en-GB"/>
              </w:rPr>
            </w:pPr>
            <w:r w:rsidRPr="31714CD1">
              <w:rPr>
                <w:rFonts w:ascii="Calibri" w:eastAsiaTheme="majorEastAsia" w:hAnsi="Calibri" w:cs="Calibri"/>
                <w:lang w:val="en-GB"/>
              </w:rPr>
              <w:t>programName</w:t>
            </w:r>
          </w:p>
        </w:tc>
        <w:tc>
          <w:tcPr>
            <w:tcW w:w="2410" w:type="dxa"/>
            <w:tcBorders>
              <w:top w:val="single" w:sz="4" w:space="0" w:color="auto"/>
              <w:left w:val="single" w:sz="4" w:space="0" w:color="auto"/>
              <w:bottom w:val="single" w:sz="4" w:space="0" w:color="auto"/>
              <w:right w:val="single" w:sz="4" w:space="0" w:color="auto"/>
            </w:tcBorders>
          </w:tcPr>
          <w:p w14:paraId="344909F0" w14:textId="2DAE7843"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Theme="majorEastAsia" w:hAnsi="Calibri" w:cs="Calibri"/>
                <w:color w:val="000000" w:themeColor="text1"/>
                <w:lang w:val="en-GB"/>
              </w:rPr>
              <w:t>String</w:t>
            </w:r>
          </w:p>
        </w:tc>
        <w:tc>
          <w:tcPr>
            <w:tcW w:w="1014" w:type="dxa"/>
            <w:tcBorders>
              <w:top w:val="single" w:sz="4" w:space="0" w:color="auto"/>
              <w:left w:val="single" w:sz="4" w:space="0" w:color="auto"/>
              <w:bottom w:val="single" w:sz="4" w:space="0" w:color="auto"/>
              <w:right w:val="single" w:sz="4" w:space="0" w:color="auto"/>
            </w:tcBorders>
          </w:tcPr>
          <w:p w14:paraId="710F1C78" w14:textId="0143FE53"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Theme="majorEastAsia" w:hAnsi="Calibri" w:cs="Calibri"/>
                <w:color w:val="000000" w:themeColor="text1"/>
                <w:lang w:val="en-GB"/>
              </w:rPr>
              <w:t>Yes</w:t>
            </w:r>
          </w:p>
        </w:tc>
        <w:tc>
          <w:tcPr>
            <w:tcW w:w="2713" w:type="dxa"/>
            <w:tcBorders>
              <w:top w:val="single" w:sz="4" w:space="0" w:color="auto"/>
              <w:left w:val="single" w:sz="4" w:space="0" w:color="auto"/>
              <w:bottom w:val="single" w:sz="4" w:space="0" w:color="auto"/>
              <w:right w:val="single" w:sz="4" w:space="0" w:color="auto"/>
            </w:tcBorders>
          </w:tcPr>
          <w:p w14:paraId="6BC41117" w14:textId="5AC37C0A" w:rsidR="00A129CF" w:rsidRPr="00922223" w:rsidDel="547EDEB1" w:rsidRDefault="00A129CF" w:rsidP="31714CD1">
            <w:pPr>
              <w:pStyle w:val="TableText10"/>
              <w:rPr>
                <w:rFonts w:ascii="Calibri" w:eastAsia="Calibri" w:hAnsi="Calibri" w:cs="Calibri"/>
                <w:lang w:val="en-GB"/>
              </w:rPr>
            </w:pPr>
            <w:r w:rsidRPr="31714CD1">
              <w:rPr>
                <w:rFonts w:ascii="Calibri" w:eastAsia="Calibri" w:hAnsi="Calibri" w:cs="Calibri"/>
                <w:lang w:val="en-GB"/>
              </w:rPr>
              <w:t>Program Name for job training</w:t>
            </w:r>
          </w:p>
        </w:tc>
      </w:tr>
      <w:tr w:rsidR="00AE5A15" w:rsidRPr="005424B9" w14:paraId="12CD54D7" w14:textId="77777777" w:rsidTr="00726977">
        <w:trPr>
          <w:trHeight w:val="300"/>
        </w:trPr>
        <w:tc>
          <w:tcPr>
            <w:tcW w:w="3308" w:type="dxa"/>
            <w:tcBorders>
              <w:top w:val="single" w:sz="4" w:space="0" w:color="auto"/>
              <w:left w:val="single" w:sz="4" w:space="0" w:color="auto"/>
              <w:bottom w:val="single" w:sz="4" w:space="0" w:color="auto"/>
              <w:right w:val="single" w:sz="4" w:space="0" w:color="auto"/>
            </w:tcBorders>
          </w:tcPr>
          <w:p w14:paraId="32C330FC" w14:textId="175B7C79" w:rsidR="00AE5A15" w:rsidRPr="005424B9" w:rsidRDefault="00AE5A15" w:rsidP="00AE5A15">
            <w:pPr>
              <w:pStyle w:val="TableText10"/>
              <w:rPr>
                <w:rFonts w:ascii="Calibri" w:eastAsiaTheme="majorEastAsia" w:hAnsi="Calibri" w:cs="Calibri"/>
                <w:szCs w:val="20"/>
                <w:lang w:val="en-GB"/>
              </w:rPr>
            </w:pPr>
            <w:r w:rsidRPr="00605064">
              <w:rPr>
                <w:rFonts w:ascii="Calibri" w:eastAsiaTheme="majorEastAsia" w:hAnsi="Calibri" w:cs="Calibri"/>
                <w:szCs w:val="20"/>
              </w:rPr>
              <w:t>programType</w:t>
            </w:r>
            <w:r w:rsidRPr="00605064">
              <w:rPr>
                <w:rFonts w:ascii="Calibri" w:eastAsiaTheme="majorEastAsia" w:hAnsi="Calibri" w:cs="Calibri"/>
                <w:szCs w:val="20"/>
                <w:lang w:val="en-GB"/>
              </w:rPr>
              <w:t> </w:t>
            </w:r>
          </w:p>
        </w:tc>
        <w:tc>
          <w:tcPr>
            <w:tcW w:w="2410" w:type="dxa"/>
            <w:tcBorders>
              <w:top w:val="single" w:sz="4" w:space="0" w:color="auto"/>
              <w:left w:val="single" w:sz="4" w:space="0" w:color="auto"/>
              <w:bottom w:val="single" w:sz="4" w:space="0" w:color="auto"/>
              <w:right w:val="single" w:sz="4" w:space="0" w:color="auto"/>
            </w:tcBorders>
          </w:tcPr>
          <w:p w14:paraId="053AF51D" w14:textId="2BC2D9F1" w:rsidR="00AE5A15" w:rsidRPr="00605064" w:rsidRDefault="00AE5A15" w:rsidP="00AE5A15">
            <w:pPr>
              <w:pStyle w:val="TableText10"/>
              <w:rPr>
                <w:rFonts w:ascii="Calibri" w:eastAsiaTheme="majorEastAsia" w:hAnsi="Calibri" w:cs="Calibri"/>
                <w:szCs w:val="20"/>
                <w:lang w:val="en-GB"/>
              </w:rPr>
            </w:pPr>
            <w:r w:rsidRPr="00605064">
              <w:rPr>
                <w:rFonts w:ascii="Calibri" w:eastAsiaTheme="majorEastAsia" w:hAnsi="Calibri" w:cs="Calibri"/>
                <w:szCs w:val="20"/>
              </w:rPr>
              <w:t>String</w:t>
            </w:r>
            <w:r w:rsidRPr="00605064">
              <w:rPr>
                <w:rFonts w:ascii="Calibri" w:eastAsiaTheme="majorEastAsia" w:hAnsi="Calibri" w:cs="Calibri"/>
                <w:szCs w:val="20"/>
                <w:lang w:val="en-GB"/>
              </w:rPr>
              <w:t> </w:t>
            </w:r>
          </w:p>
        </w:tc>
        <w:tc>
          <w:tcPr>
            <w:tcW w:w="1014" w:type="dxa"/>
            <w:tcBorders>
              <w:top w:val="single" w:sz="4" w:space="0" w:color="auto"/>
              <w:left w:val="single" w:sz="4" w:space="0" w:color="auto"/>
              <w:bottom w:val="single" w:sz="4" w:space="0" w:color="auto"/>
              <w:right w:val="single" w:sz="4" w:space="0" w:color="auto"/>
            </w:tcBorders>
          </w:tcPr>
          <w:p w14:paraId="41DA0A8A" w14:textId="6D2FBDED" w:rsidR="00AE5A15" w:rsidRPr="00605064" w:rsidRDefault="00AE5A15" w:rsidP="00AE5A15">
            <w:pPr>
              <w:pStyle w:val="TableText10"/>
              <w:rPr>
                <w:rFonts w:ascii="Calibri" w:eastAsiaTheme="majorEastAsia" w:hAnsi="Calibri" w:cs="Calibri"/>
                <w:szCs w:val="20"/>
                <w:lang w:val="en-GB"/>
              </w:rPr>
            </w:pPr>
            <w:r w:rsidRPr="00605064">
              <w:rPr>
                <w:rFonts w:ascii="Calibri" w:eastAsiaTheme="majorEastAsia" w:hAnsi="Calibri" w:cs="Calibri"/>
                <w:szCs w:val="20"/>
              </w:rPr>
              <w:t>Yes</w:t>
            </w:r>
            <w:r w:rsidRPr="00605064">
              <w:rPr>
                <w:rFonts w:ascii="Calibri" w:eastAsiaTheme="majorEastAsia" w:hAnsi="Calibri" w:cs="Calibri"/>
                <w:szCs w:val="20"/>
                <w:lang w:val="en-GB"/>
              </w:rPr>
              <w:t> </w:t>
            </w:r>
          </w:p>
        </w:tc>
        <w:tc>
          <w:tcPr>
            <w:tcW w:w="2713" w:type="dxa"/>
            <w:tcBorders>
              <w:top w:val="single" w:sz="4" w:space="0" w:color="auto"/>
              <w:left w:val="single" w:sz="4" w:space="0" w:color="auto"/>
              <w:bottom w:val="single" w:sz="4" w:space="0" w:color="auto"/>
              <w:right w:val="single" w:sz="4" w:space="0" w:color="auto"/>
            </w:tcBorders>
          </w:tcPr>
          <w:p w14:paraId="5B9622F5" w14:textId="77777777" w:rsidR="00AE5A15" w:rsidRPr="00605064" w:rsidRDefault="00AE5A15" w:rsidP="00AE5A15">
            <w:pPr>
              <w:pStyle w:val="paragraph"/>
              <w:spacing w:before="0" w:beforeAutospacing="0" w:after="0" w:afterAutospacing="0"/>
              <w:textAlignment w:val="baseline"/>
              <w:rPr>
                <w:rFonts w:ascii="Calibri" w:eastAsiaTheme="majorEastAsia" w:hAnsi="Calibri" w:cs="Calibri"/>
                <w:sz w:val="20"/>
                <w:szCs w:val="20"/>
                <w:lang w:val="en-GB"/>
              </w:rPr>
            </w:pPr>
            <w:r w:rsidRPr="00605064">
              <w:rPr>
                <w:rFonts w:ascii="Calibri" w:eastAsiaTheme="majorEastAsia" w:hAnsi="Calibri" w:cs="Calibri"/>
                <w:sz w:val="20"/>
                <w:szCs w:val="20"/>
              </w:rPr>
              <w:t>Program Type for job training.</w:t>
            </w:r>
            <w:r w:rsidRPr="00605064">
              <w:rPr>
                <w:rFonts w:ascii="Calibri" w:eastAsiaTheme="majorEastAsia" w:hAnsi="Calibri" w:cs="Calibri"/>
                <w:sz w:val="20"/>
                <w:szCs w:val="20"/>
                <w:lang w:val="en-GB"/>
              </w:rPr>
              <w:t> </w:t>
            </w:r>
          </w:p>
          <w:p w14:paraId="64D32207" w14:textId="29C80691" w:rsidR="00AE5A15" w:rsidRPr="00605064" w:rsidRDefault="00AE5A15" w:rsidP="00AE5A15">
            <w:pPr>
              <w:pStyle w:val="TableText10"/>
              <w:rPr>
                <w:rFonts w:ascii="Calibri" w:eastAsiaTheme="majorEastAsia" w:hAnsi="Calibri" w:cs="Calibri"/>
                <w:szCs w:val="20"/>
                <w:lang w:val="en-GB"/>
              </w:rPr>
            </w:pPr>
            <w:r w:rsidRPr="00605064">
              <w:rPr>
                <w:rFonts w:ascii="Calibri" w:eastAsiaTheme="majorEastAsia" w:hAnsi="Calibri" w:cs="Calibri"/>
                <w:szCs w:val="20"/>
              </w:rPr>
              <w:t>Reference Table: RT_WPJTTYPE</w:t>
            </w:r>
            <w:r w:rsidRPr="00605064">
              <w:rPr>
                <w:rFonts w:ascii="Calibri" w:eastAsiaTheme="majorEastAsia" w:hAnsi="Calibri" w:cs="Calibri"/>
                <w:szCs w:val="20"/>
                <w:lang w:val="en-GB"/>
              </w:rPr>
              <w:t xml:space="preserve">                    </w:t>
            </w:r>
          </w:p>
        </w:tc>
      </w:tr>
      <w:tr w:rsidR="00A129CF" w:rsidRPr="005424B9" w14:paraId="04EAE785" w14:textId="77777777" w:rsidTr="00726977">
        <w:trPr>
          <w:trHeight w:val="300"/>
        </w:trPr>
        <w:tc>
          <w:tcPr>
            <w:tcW w:w="3308" w:type="dxa"/>
            <w:tcBorders>
              <w:top w:val="single" w:sz="4" w:space="0" w:color="auto"/>
              <w:left w:val="single" w:sz="4" w:space="0" w:color="auto"/>
              <w:bottom w:val="single" w:sz="4" w:space="0" w:color="auto"/>
              <w:right w:val="single" w:sz="4" w:space="0" w:color="auto"/>
            </w:tcBorders>
          </w:tcPr>
          <w:p w14:paraId="6C16133F" w14:textId="6B899420"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source</w:t>
            </w:r>
          </w:p>
        </w:tc>
        <w:tc>
          <w:tcPr>
            <w:tcW w:w="2410" w:type="dxa"/>
            <w:tcBorders>
              <w:top w:val="single" w:sz="4" w:space="0" w:color="auto"/>
              <w:left w:val="single" w:sz="4" w:space="0" w:color="auto"/>
              <w:bottom w:val="single" w:sz="4" w:space="0" w:color="auto"/>
              <w:right w:val="single" w:sz="4" w:space="0" w:color="auto"/>
            </w:tcBorders>
          </w:tcPr>
          <w:p w14:paraId="25ED5505" w14:textId="18048B2F"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String</w:t>
            </w:r>
          </w:p>
        </w:tc>
        <w:tc>
          <w:tcPr>
            <w:tcW w:w="1014" w:type="dxa"/>
            <w:tcBorders>
              <w:top w:val="single" w:sz="4" w:space="0" w:color="auto"/>
              <w:left w:val="single" w:sz="4" w:space="0" w:color="auto"/>
              <w:bottom w:val="single" w:sz="4" w:space="0" w:color="auto"/>
              <w:right w:val="single" w:sz="4" w:space="0" w:color="auto"/>
            </w:tcBorders>
          </w:tcPr>
          <w:p w14:paraId="1CE3617B" w14:textId="015C51C9"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Calibri" w:hAnsi="Calibri" w:cs="Calibri"/>
                <w:color w:val="000000" w:themeColor="text1"/>
                <w:lang w:val="en-GB"/>
              </w:rPr>
              <w:t>Yes</w:t>
            </w:r>
          </w:p>
        </w:tc>
        <w:tc>
          <w:tcPr>
            <w:tcW w:w="2713" w:type="dxa"/>
            <w:tcBorders>
              <w:top w:val="single" w:sz="4" w:space="0" w:color="auto"/>
              <w:left w:val="single" w:sz="4" w:space="0" w:color="auto"/>
              <w:bottom w:val="single" w:sz="4" w:space="0" w:color="auto"/>
              <w:right w:val="single" w:sz="4" w:space="0" w:color="auto"/>
            </w:tcBorders>
          </w:tcPr>
          <w:p w14:paraId="3F17BEF9" w14:textId="77777777" w:rsidR="00437ACB" w:rsidRPr="008E69F0" w:rsidRDefault="00437ACB" w:rsidP="00437ACB">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5A1F7C28" w14:textId="7C28A80F" w:rsidR="00A129CF" w:rsidRPr="00922223" w:rsidDel="547EDEB1" w:rsidRDefault="00A129CF" w:rsidP="31714CD1">
            <w:pPr>
              <w:pStyle w:val="TableText10"/>
              <w:rPr>
                <w:rFonts w:ascii="Calibri" w:eastAsia="Calibri" w:hAnsi="Calibri" w:cs="Calibri"/>
                <w:lang w:val="en-GB"/>
              </w:rPr>
            </w:pPr>
            <w:r w:rsidRPr="31714CD1">
              <w:rPr>
                <w:rFonts w:ascii="Calibri" w:eastAsia="Calibri" w:hAnsi="Calibri" w:cs="Calibri"/>
                <w:lang w:val="en-GB"/>
              </w:rPr>
              <w:t>Eg: VaCMS</w:t>
            </w:r>
          </w:p>
        </w:tc>
      </w:tr>
      <w:tr w:rsidR="00A129CF" w:rsidRPr="005424B9" w14:paraId="22E5DEC5" w14:textId="77777777" w:rsidTr="00726977">
        <w:trPr>
          <w:trHeight w:val="300"/>
        </w:trPr>
        <w:tc>
          <w:tcPr>
            <w:tcW w:w="3308" w:type="dxa"/>
            <w:tcBorders>
              <w:top w:val="single" w:sz="4" w:space="0" w:color="auto"/>
              <w:left w:val="single" w:sz="4" w:space="0" w:color="auto"/>
              <w:bottom w:val="single" w:sz="4" w:space="0" w:color="auto"/>
              <w:right w:val="single" w:sz="4" w:space="0" w:color="auto"/>
            </w:tcBorders>
          </w:tcPr>
          <w:p w14:paraId="42C09CC1" w14:textId="56C6E658" w:rsidR="00A129CF" w:rsidRPr="008661F6" w:rsidRDefault="00350920" w:rsidP="31714CD1">
            <w:pPr>
              <w:pStyle w:val="TableText10"/>
              <w:rPr>
                <w:rFonts w:ascii="Calibri" w:eastAsia="Calibri" w:hAnsi="Calibri" w:cs="Calibri"/>
                <w:color w:val="000000" w:themeColor="text1"/>
                <w:lang w:val="en-GB"/>
              </w:rPr>
            </w:pPr>
            <w:r>
              <w:rPr>
                <w:rFonts w:ascii="Calibri" w:eastAsiaTheme="majorEastAsia" w:hAnsi="Calibri" w:cs="Calibri"/>
                <w:lang w:val="en-GB"/>
              </w:rPr>
              <w:t>updateSw</w:t>
            </w:r>
          </w:p>
        </w:tc>
        <w:tc>
          <w:tcPr>
            <w:tcW w:w="2410" w:type="dxa"/>
            <w:tcBorders>
              <w:top w:val="single" w:sz="4" w:space="0" w:color="auto"/>
              <w:left w:val="single" w:sz="4" w:space="0" w:color="auto"/>
              <w:bottom w:val="single" w:sz="4" w:space="0" w:color="auto"/>
              <w:right w:val="single" w:sz="4" w:space="0" w:color="auto"/>
            </w:tcBorders>
          </w:tcPr>
          <w:p w14:paraId="724A5DDE" w14:textId="13BAA392"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Theme="majorEastAsia" w:hAnsi="Calibri" w:cs="Calibri"/>
                <w:color w:val="000000" w:themeColor="text1"/>
                <w:lang w:val="en-GB"/>
              </w:rPr>
              <w:t>String</w:t>
            </w:r>
          </w:p>
        </w:tc>
        <w:tc>
          <w:tcPr>
            <w:tcW w:w="1014" w:type="dxa"/>
            <w:tcBorders>
              <w:top w:val="single" w:sz="4" w:space="0" w:color="auto"/>
              <w:left w:val="single" w:sz="4" w:space="0" w:color="auto"/>
              <w:bottom w:val="single" w:sz="4" w:space="0" w:color="auto"/>
              <w:right w:val="single" w:sz="4" w:space="0" w:color="auto"/>
            </w:tcBorders>
          </w:tcPr>
          <w:p w14:paraId="2A0011F9" w14:textId="003B3997" w:rsidR="00A129CF" w:rsidRPr="008661F6" w:rsidRDefault="00A129CF" w:rsidP="31714CD1">
            <w:pPr>
              <w:pStyle w:val="TableText10"/>
              <w:rPr>
                <w:rFonts w:ascii="Calibri" w:eastAsia="Calibri" w:hAnsi="Calibri" w:cs="Calibri"/>
                <w:color w:val="000000" w:themeColor="text1"/>
                <w:lang w:val="en-GB"/>
              </w:rPr>
            </w:pPr>
            <w:r w:rsidRPr="31714CD1">
              <w:rPr>
                <w:rFonts w:ascii="Calibri" w:eastAsiaTheme="majorEastAsia" w:hAnsi="Calibri" w:cs="Calibri"/>
                <w:color w:val="000000" w:themeColor="text1"/>
                <w:lang w:val="en-GB"/>
              </w:rPr>
              <w:t>No</w:t>
            </w:r>
          </w:p>
        </w:tc>
        <w:tc>
          <w:tcPr>
            <w:tcW w:w="2713" w:type="dxa"/>
            <w:tcBorders>
              <w:top w:val="single" w:sz="4" w:space="0" w:color="auto"/>
              <w:left w:val="single" w:sz="4" w:space="0" w:color="auto"/>
              <w:bottom w:val="single" w:sz="4" w:space="0" w:color="auto"/>
              <w:right w:val="single" w:sz="4" w:space="0" w:color="auto"/>
            </w:tcBorders>
          </w:tcPr>
          <w:p w14:paraId="0DFD78F1"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5FBE4EE7" w14:textId="47C651AD" w:rsidR="00A129CF" w:rsidRPr="008661F6" w:rsidDel="547EDEB1" w:rsidRDefault="00CC4C03" w:rsidP="31714CD1">
            <w:pPr>
              <w:pStyle w:val="TableText10"/>
              <w:rPr>
                <w:rFonts w:ascii="Calibri" w:eastAsia="Calibri" w:hAnsi="Calibri" w:cs="Calibri"/>
                <w:color w:val="0078D4"/>
                <w:u w:val="single"/>
                <w:lang w:val="en-GB"/>
              </w:rPr>
            </w:pPr>
            <w:r w:rsidRPr="0012190D">
              <w:rPr>
                <w:rFonts w:ascii="Calibri" w:eastAsia="Calibri" w:hAnsi="Calibri" w:cs="Calibri"/>
                <w:color w:val="000000" w:themeColor="text1"/>
              </w:rPr>
              <w:t>E.g.: 'Yes'/'No'</w:t>
            </w:r>
          </w:p>
        </w:tc>
      </w:tr>
      <w:tr w:rsidR="00A129CF" w:rsidRPr="005424B9" w14:paraId="3DC21D3D" w14:textId="77777777" w:rsidTr="00726977">
        <w:trPr>
          <w:trHeight w:val="300"/>
        </w:trPr>
        <w:tc>
          <w:tcPr>
            <w:tcW w:w="3308" w:type="dxa"/>
            <w:tcBorders>
              <w:top w:val="single" w:sz="4" w:space="0" w:color="auto"/>
              <w:left w:val="single" w:sz="4" w:space="0" w:color="auto"/>
              <w:bottom w:val="single" w:sz="4" w:space="0" w:color="auto"/>
              <w:right w:val="single" w:sz="4" w:space="0" w:color="auto"/>
            </w:tcBorders>
          </w:tcPr>
          <w:p w14:paraId="679FDFCA" w14:textId="12C447C9" w:rsidR="00A129CF" w:rsidRPr="008661F6" w:rsidRDefault="00A129CF" w:rsidP="31714CD1">
            <w:pPr>
              <w:pStyle w:val="TableText10"/>
              <w:rPr>
                <w:rFonts w:ascii="Calibri" w:eastAsiaTheme="majorEastAsia" w:hAnsi="Calibri" w:cs="Calibri"/>
                <w:color w:val="000000" w:themeColor="text1"/>
                <w:lang w:val="en-GB"/>
              </w:rPr>
            </w:pPr>
            <w:r w:rsidRPr="31714CD1">
              <w:rPr>
                <w:rFonts w:ascii="Calibri" w:eastAsiaTheme="majorEastAsia" w:hAnsi="Calibri" w:cs="Calibri"/>
                <w:color w:val="000000" w:themeColor="text1"/>
              </w:rPr>
              <w:t xml:space="preserve">vaCMSSequenceNum </w:t>
            </w:r>
            <w:r w:rsidRPr="31714CD1">
              <w:rPr>
                <w:rFonts w:ascii="Calibri" w:eastAsiaTheme="majorEastAsia" w:hAnsi="Calibri" w:cs="Calibri"/>
                <w:color w:val="000000" w:themeColor="text1"/>
                <w:lang w:val="en-GB"/>
              </w:rPr>
              <w:t>  </w:t>
            </w:r>
          </w:p>
        </w:tc>
        <w:tc>
          <w:tcPr>
            <w:tcW w:w="2410" w:type="dxa"/>
            <w:tcBorders>
              <w:top w:val="single" w:sz="4" w:space="0" w:color="auto"/>
              <w:left w:val="single" w:sz="4" w:space="0" w:color="auto"/>
              <w:bottom w:val="single" w:sz="4" w:space="0" w:color="auto"/>
              <w:right w:val="single" w:sz="4" w:space="0" w:color="auto"/>
            </w:tcBorders>
          </w:tcPr>
          <w:p w14:paraId="7B59395F" w14:textId="0F02B2A1" w:rsidR="00A129CF" w:rsidRPr="008661F6" w:rsidRDefault="00A129CF" w:rsidP="31714CD1">
            <w:pPr>
              <w:pStyle w:val="TableText10"/>
              <w:rPr>
                <w:rFonts w:ascii="Calibri" w:eastAsiaTheme="majorEastAsia" w:hAnsi="Calibri" w:cs="Calibri"/>
                <w:color w:val="000000" w:themeColor="text1"/>
                <w:lang w:val="en-GB"/>
              </w:rPr>
            </w:pPr>
            <w:r w:rsidRPr="31714CD1">
              <w:rPr>
                <w:rFonts w:ascii="Calibri" w:eastAsiaTheme="majorEastAsia" w:hAnsi="Calibri" w:cs="Calibri"/>
                <w:color w:val="000000" w:themeColor="text1"/>
              </w:rPr>
              <w:t>String</w:t>
            </w:r>
            <w:r w:rsidRPr="31714CD1">
              <w:rPr>
                <w:rFonts w:ascii="Calibri" w:eastAsiaTheme="majorEastAsia" w:hAnsi="Calibri" w:cs="Calibri"/>
                <w:color w:val="000000" w:themeColor="text1"/>
                <w:lang w:val="en-GB"/>
              </w:rPr>
              <w:t>  </w:t>
            </w:r>
          </w:p>
        </w:tc>
        <w:tc>
          <w:tcPr>
            <w:tcW w:w="1014" w:type="dxa"/>
            <w:tcBorders>
              <w:top w:val="single" w:sz="4" w:space="0" w:color="auto"/>
              <w:left w:val="single" w:sz="4" w:space="0" w:color="auto"/>
              <w:bottom w:val="single" w:sz="4" w:space="0" w:color="auto"/>
              <w:right w:val="single" w:sz="4" w:space="0" w:color="auto"/>
            </w:tcBorders>
          </w:tcPr>
          <w:p w14:paraId="28FAEE6B" w14:textId="758B7E56" w:rsidR="00A129CF" w:rsidRPr="008661F6" w:rsidRDefault="00A129CF" w:rsidP="31714CD1">
            <w:pPr>
              <w:pStyle w:val="TableText10"/>
              <w:rPr>
                <w:rFonts w:ascii="Calibri" w:eastAsiaTheme="majorEastAsia" w:hAnsi="Calibri" w:cs="Calibri"/>
                <w:color w:val="000000" w:themeColor="text1"/>
                <w:lang w:val="en-GB"/>
              </w:rPr>
            </w:pPr>
            <w:r w:rsidRPr="31714CD1">
              <w:rPr>
                <w:rFonts w:ascii="Calibri" w:eastAsiaTheme="majorEastAsia" w:hAnsi="Calibri" w:cs="Calibri"/>
                <w:color w:val="000000" w:themeColor="text1"/>
              </w:rPr>
              <w:t>Yes</w:t>
            </w:r>
            <w:r w:rsidRPr="31714CD1">
              <w:rPr>
                <w:rFonts w:ascii="Calibri" w:eastAsiaTheme="majorEastAsia" w:hAnsi="Calibri" w:cs="Calibri"/>
                <w:color w:val="000000" w:themeColor="text1"/>
                <w:lang w:val="en-GB"/>
              </w:rPr>
              <w:t>  </w:t>
            </w:r>
          </w:p>
        </w:tc>
        <w:tc>
          <w:tcPr>
            <w:tcW w:w="2713" w:type="dxa"/>
            <w:tcBorders>
              <w:top w:val="single" w:sz="4" w:space="0" w:color="auto"/>
              <w:left w:val="single" w:sz="4" w:space="0" w:color="auto"/>
              <w:bottom w:val="single" w:sz="4" w:space="0" w:color="auto"/>
              <w:right w:val="single" w:sz="4" w:space="0" w:color="auto"/>
            </w:tcBorders>
          </w:tcPr>
          <w:p w14:paraId="3D9950EB" w14:textId="6904079D" w:rsidR="00A129CF" w:rsidRPr="008661F6" w:rsidDel="547EDEB1" w:rsidRDefault="00726977" w:rsidP="31714CD1">
            <w:pPr>
              <w:pStyle w:val="TableText10"/>
              <w:rPr>
                <w:rFonts w:ascii="Calibri" w:eastAsiaTheme="majorEastAsia" w:hAnsi="Calibri" w:cs="Calibri"/>
                <w:color w:val="000000" w:themeColor="text1"/>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2FDF2810" w14:textId="77777777" w:rsidR="00431200" w:rsidRPr="005424B9" w:rsidRDefault="00431200" w:rsidP="00431200">
      <w:pPr>
        <w:ind w:left="1440" w:right="162"/>
        <w:rPr>
          <w:rFonts w:ascii="Calibri" w:hAnsi="Calibri" w:cs="Calibri"/>
          <w:sz w:val="20"/>
          <w:szCs w:val="20"/>
        </w:rPr>
      </w:pPr>
    </w:p>
    <w:p w14:paraId="6C05E919" w14:textId="16C46AEA" w:rsidR="115F955B" w:rsidRPr="005424B9" w:rsidRDefault="115F955B" w:rsidP="115F955B">
      <w:pPr>
        <w:ind w:right="162"/>
        <w:rPr>
          <w:rFonts w:ascii="Calibri" w:eastAsiaTheme="minorEastAsia" w:hAnsi="Calibri" w:cs="Calibri"/>
          <w:sz w:val="20"/>
          <w:szCs w:val="20"/>
          <w:lang w:val="en-GB"/>
        </w:rPr>
      </w:pPr>
    </w:p>
    <w:p w14:paraId="43947C5D" w14:textId="76956036" w:rsidR="690E4BFB" w:rsidRPr="00605064" w:rsidRDefault="690E4BFB" w:rsidP="115F955B">
      <w:pPr>
        <w:spacing w:before="120"/>
        <w:ind w:right="162"/>
        <w:rPr>
          <w:rFonts w:ascii="Calibri" w:eastAsia="Calibri" w:hAnsi="Calibri" w:cs="Calibri"/>
          <w:sz w:val="20"/>
          <w:szCs w:val="20"/>
        </w:rPr>
      </w:pPr>
      <w:r w:rsidRPr="00605064">
        <w:rPr>
          <w:rFonts w:ascii="Calibri" w:eastAsia="Calibri" w:hAnsi="Calibri" w:cs="Calibri"/>
          <w:sz w:val="20"/>
          <w:szCs w:val="20"/>
        </w:rPr>
        <w:t>IsInkindOrUnPaidResultDTO:</w:t>
      </w:r>
    </w:p>
    <w:tbl>
      <w:tblPr>
        <w:tblStyle w:val="DEDTable"/>
        <w:tblW w:w="0" w:type="auto"/>
        <w:tblLook w:val="00A0" w:firstRow="1" w:lastRow="0" w:firstColumn="1" w:lastColumn="0" w:noHBand="0" w:noVBand="0"/>
      </w:tblPr>
      <w:tblGrid>
        <w:gridCol w:w="2066"/>
        <w:gridCol w:w="1412"/>
        <w:gridCol w:w="967"/>
        <w:gridCol w:w="4905"/>
      </w:tblGrid>
      <w:tr w:rsidR="115F955B" w:rsidRPr="00605064" w14:paraId="356956E1" w14:textId="77777777" w:rsidTr="007269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6" w:type="dxa"/>
          </w:tcPr>
          <w:p w14:paraId="4347DB63" w14:textId="0212CDBB" w:rsidR="115F955B" w:rsidRPr="00605064" w:rsidRDefault="115F955B" w:rsidP="115F955B">
            <w:pPr>
              <w:pStyle w:val="TableText10HeaderCenter"/>
              <w:rPr>
                <w:rFonts w:ascii="Calibri" w:eastAsia="Calibri" w:hAnsi="Calibri" w:cs="Calibri"/>
                <w:szCs w:val="20"/>
              </w:rPr>
            </w:pPr>
            <w:r w:rsidRPr="00605064">
              <w:rPr>
                <w:rFonts w:ascii="Calibri" w:eastAsia="Calibri" w:hAnsi="Calibri" w:cs="Calibri"/>
                <w:szCs w:val="20"/>
              </w:rPr>
              <w:t>Field</w:t>
            </w:r>
          </w:p>
        </w:tc>
        <w:tc>
          <w:tcPr>
            <w:tcW w:w="1412" w:type="dxa"/>
          </w:tcPr>
          <w:p w14:paraId="630E9057" w14:textId="432DFED9" w:rsidR="115F955B" w:rsidRPr="00605064" w:rsidRDefault="115F955B" w:rsidP="115F955B">
            <w:pPr>
              <w:pStyle w:val="TableText10Header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Type</w:t>
            </w:r>
          </w:p>
        </w:tc>
        <w:tc>
          <w:tcPr>
            <w:tcW w:w="967" w:type="dxa"/>
          </w:tcPr>
          <w:p w14:paraId="1A9649A9" w14:textId="7530FE38" w:rsidR="115F955B" w:rsidRPr="00605064" w:rsidRDefault="115F955B" w:rsidP="115F955B">
            <w:pPr>
              <w:pStyle w:val="TableText10Header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Required</w:t>
            </w:r>
          </w:p>
        </w:tc>
        <w:tc>
          <w:tcPr>
            <w:tcW w:w="4905" w:type="dxa"/>
          </w:tcPr>
          <w:p w14:paraId="69F234B0" w14:textId="68F414FF" w:rsidR="115F955B" w:rsidRPr="00605064" w:rsidRDefault="115F955B" w:rsidP="115F955B">
            <w:pPr>
              <w:pStyle w:val="TableText10Header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Description</w:t>
            </w:r>
          </w:p>
        </w:tc>
      </w:tr>
      <w:tr w:rsidR="115F955B" w:rsidRPr="00605064" w14:paraId="0BD30D61"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59BCB60A" w14:textId="130755BA"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lang w:val="en-GB"/>
              </w:rPr>
              <w:t>organizationI</w:t>
            </w:r>
            <w:r w:rsidR="00B34F37">
              <w:rPr>
                <w:rFonts w:ascii="Calibri" w:eastAsia="Calibri" w:hAnsi="Calibri" w:cs="Calibri"/>
                <w:b w:val="0"/>
                <w:szCs w:val="20"/>
                <w:lang w:val="en-GB"/>
              </w:rPr>
              <w:t>d</w:t>
            </w:r>
          </w:p>
        </w:tc>
        <w:tc>
          <w:tcPr>
            <w:tcW w:w="1412" w:type="dxa"/>
          </w:tcPr>
          <w:p w14:paraId="6933F554" w14:textId="26442C53"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String</w:t>
            </w:r>
          </w:p>
        </w:tc>
        <w:tc>
          <w:tcPr>
            <w:tcW w:w="967" w:type="dxa"/>
          </w:tcPr>
          <w:p w14:paraId="7E37CCBB" w14:textId="263E9700"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3A719051" w14:textId="39A448DA"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Organization identifier</w:t>
            </w:r>
          </w:p>
        </w:tc>
      </w:tr>
      <w:tr w:rsidR="115F955B" w:rsidRPr="00605064" w14:paraId="45A8085A"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5CBAFEA5" w14:textId="0211B592"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lang w:val="en-GB"/>
              </w:rPr>
              <w:t>organizationName</w:t>
            </w:r>
          </w:p>
        </w:tc>
        <w:tc>
          <w:tcPr>
            <w:tcW w:w="1412" w:type="dxa"/>
          </w:tcPr>
          <w:p w14:paraId="166C19F0" w14:textId="7CFABD3D"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String</w:t>
            </w:r>
          </w:p>
        </w:tc>
        <w:tc>
          <w:tcPr>
            <w:tcW w:w="967" w:type="dxa"/>
          </w:tcPr>
          <w:p w14:paraId="43520E29" w14:textId="41AA5DDB"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70909DDD" w14:textId="5CF9A6C8"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Organization name</w:t>
            </w:r>
          </w:p>
        </w:tc>
      </w:tr>
      <w:tr w:rsidR="115F955B" w:rsidRPr="00605064" w14:paraId="6A04F1FD"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3918DA52" w14:textId="4337F1A2"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lang w:val="en-GB"/>
              </w:rPr>
              <w:t>monthlyHours</w:t>
            </w:r>
          </w:p>
        </w:tc>
        <w:tc>
          <w:tcPr>
            <w:tcW w:w="1412" w:type="dxa"/>
          </w:tcPr>
          <w:p w14:paraId="032FA32A" w14:textId="52A61666"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Number</w:t>
            </w:r>
          </w:p>
        </w:tc>
        <w:tc>
          <w:tcPr>
            <w:tcW w:w="967" w:type="dxa"/>
          </w:tcPr>
          <w:p w14:paraId="6C33C16A" w14:textId="3AF1B292"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2F170B23" w14:textId="6A5F19A8"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Number of hours per month</w:t>
            </w:r>
          </w:p>
        </w:tc>
      </w:tr>
      <w:tr w:rsidR="115F955B" w:rsidRPr="00605064" w14:paraId="534DC0BD"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70B1F064" w14:textId="3EDE0C47"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lang w:val="en-GB"/>
              </w:rPr>
              <w:t>startDate</w:t>
            </w:r>
          </w:p>
        </w:tc>
        <w:tc>
          <w:tcPr>
            <w:tcW w:w="1412" w:type="dxa"/>
          </w:tcPr>
          <w:p w14:paraId="63A4A129" w14:textId="00CE092A"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Date</w:t>
            </w:r>
          </w:p>
        </w:tc>
        <w:tc>
          <w:tcPr>
            <w:tcW w:w="967" w:type="dxa"/>
          </w:tcPr>
          <w:p w14:paraId="0C212B70" w14:textId="6BD2CCBB"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48ED44C6" w14:textId="51FF690E"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InKindOrUnpaid work start date (YYYY-MM-DD)</w:t>
            </w:r>
          </w:p>
        </w:tc>
      </w:tr>
      <w:tr w:rsidR="115F955B" w:rsidRPr="00605064" w14:paraId="66C5029B"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632698B1" w14:textId="2CC22EE3"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lang w:val="en-GB"/>
              </w:rPr>
              <w:t>endDate</w:t>
            </w:r>
          </w:p>
        </w:tc>
        <w:tc>
          <w:tcPr>
            <w:tcW w:w="1412" w:type="dxa"/>
          </w:tcPr>
          <w:p w14:paraId="11055C66" w14:textId="17CAB7FB"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Date</w:t>
            </w:r>
          </w:p>
        </w:tc>
        <w:tc>
          <w:tcPr>
            <w:tcW w:w="967" w:type="dxa"/>
          </w:tcPr>
          <w:p w14:paraId="70E3F12F" w14:textId="3C0C92A0"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30DA1888" w14:textId="6AC726F6"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InKindOrUnpaid work end date</w:t>
            </w:r>
          </w:p>
        </w:tc>
      </w:tr>
      <w:tr w:rsidR="115F955B" w:rsidRPr="00605064" w14:paraId="7247B945"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46FB3F4F" w14:textId="16634B32"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rPr>
              <w:t>verificationDate</w:t>
            </w:r>
          </w:p>
        </w:tc>
        <w:tc>
          <w:tcPr>
            <w:tcW w:w="1412" w:type="dxa"/>
          </w:tcPr>
          <w:p w14:paraId="1EEBBF8A" w14:textId="226B8121" w:rsidR="115F955B" w:rsidRPr="005424B9" w:rsidRDefault="003734A2"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5424B9">
              <w:rPr>
                <w:rFonts w:ascii="Calibri" w:eastAsiaTheme="minorHAnsi" w:hAnsi="Calibri" w:cs="Calibri"/>
                <w:szCs w:val="20"/>
                <w:lang w:val="en-GB"/>
              </w:rPr>
              <w:t>Date</w:t>
            </w:r>
          </w:p>
        </w:tc>
        <w:tc>
          <w:tcPr>
            <w:tcW w:w="967" w:type="dxa"/>
          </w:tcPr>
          <w:p w14:paraId="5D86C6C0" w14:textId="5C7CA5E3" w:rsidR="115F955B" w:rsidRPr="005424B9"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63497697" w14:textId="1B138754"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Verification date (YYYY-MM-DD)</w:t>
            </w:r>
          </w:p>
        </w:tc>
      </w:tr>
      <w:tr w:rsidR="115F955B" w:rsidRPr="00605064" w14:paraId="59E22018" w14:textId="77777777" w:rsidTr="00726977">
        <w:trPr>
          <w:trHeight w:val="300"/>
        </w:trPr>
        <w:tc>
          <w:tcPr>
            <w:cnfStyle w:val="001000000000" w:firstRow="0" w:lastRow="0" w:firstColumn="1" w:lastColumn="0" w:oddVBand="0" w:evenVBand="0" w:oddHBand="0" w:evenHBand="0" w:firstRowFirstColumn="0" w:firstRowLastColumn="0" w:lastRowFirstColumn="0" w:lastRowLastColumn="0"/>
            <w:tcW w:w="2066" w:type="dxa"/>
          </w:tcPr>
          <w:p w14:paraId="5ABCACEF" w14:textId="4C776252"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rPr>
              <w:t>verificationSource</w:t>
            </w:r>
          </w:p>
        </w:tc>
        <w:tc>
          <w:tcPr>
            <w:tcW w:w="1412" w:type="dxa"/>
          </w:tcPr>
          <w:p w14:paraId="2905221C" w14:textId="79321283"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String</w:t>
            </w:r>
          </w:p>
        </w:tc>
        <w:tc>
          <w:tcPr>
            <w:tcW w:w="967" w:type="dxa"/>
          </w:tcPr>
          <w:p w14:paraId="5EA419D0" w14:textId="536FCD26"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Yes</w:t>
            </w:r>
          </w:p>
        </w:tc>
        <w:tc>
          <w:tcPr>
            <w:tcW w:w="4905" w:type="dxa"/>
          </w:tcPr>
          <w:p w14:paraId="62A45729" w14:textId="3C9EE7C2" w:rsidR="007A38DE" w:rsidRPr="00605064" w:rsidRDefault="007A38DE"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hAnsi="Calibri" w:cs="Calibri"/>
                <w:szCs w:val="20"/>
              </w:rPr>
              <w:t>Any acronym VaCMS uses to specify the official document, database, or proof used to validate client information.</w:t>
            </w:r>
          </w:p>
          <w:p w14:paraId="2F6E86F7" w14:textId="5624F3A8"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Reference Table: RT_MACEACTVERIF</w:t>
            </w:r>
          </w:p>
        </w:tc>
      </w:tr>
      <w:tr w:rsidR="115F955B" w:rsidRPr="00605064" w14:paraId="0CC5D025" w14:textId="77777777" w:rsidTr="00726977">
        <w:trPr>
          <w:trHeight w:val="285"/>
        </w:trPr>
        <w:tc>
          <w:tcPr>
            <w:cnfStyle w:val="001000000000" w:firstRow="0" w:lastRow="0" w:firstColumn="1" w:lastColumn="0" w:oddVBand="0" w:evenVBand="0" w:oddHBand="0" w:evenHBand="0" w:firstRowFirstColumn="0" w:firstRowLastColumn="0" w:lastRowFirstColumn="0" w:lastRowLastColumn="0"/>
            <w:tcW w:w="2066" w:type="dxa"/>
          </w:tcPr>
          <w:p w14:paraId="4015F42F" w14:textId="45FF954A"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rPr>
              <w:t>programName</w:t>
            </w:r>
          </w:p>
        </w:tc>
        <w:tc>
          <w:tcPr>
            <w:tcW w:w="1412" w:type="dxa"/>
          </w:tcPr>
          <w:p w14:paraId="171968E5" w14:textId="40D562F7"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String</w:t>
            </w:r>
          </w:p>
        </w:tc>
        <w:tc>
          <w:tcPr>
            <w:tcW w:w="967" w:type="dxa"/>
          </w:tcPr>
          <w:p w14:paraId="17ADEC75" w14:textId="0DAE8B1B"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Yes</w:t>
            </w:r>
          </w:p>
        </w:tc>
        <w:tc>
          <w:tcPr>
            <w:tcW w:w="4905" w:type="dxa"/>
          </w:tcPr>
          <w:p w14:paraId="3E408D2A" w14:textId="6EC35EB9"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Program Name for Inkind or Unpaid work</w:t>
            </w:r>
          </w:p>
        </w:tc>
      </w:tr>
      <w:tr w:rsidR="115F955B" w:rsidRPr="00605064" w14:paraId="3C9523C7" w14:textId="77777777" w:rsidTr="00726977">
        <w:trPr>
          <w:trHeight w:val="285"/>
        </w:trPr>
        <w:tc>
          <w:tcPr>
            <w:cnfStyle w:val="001000000000" w:firstRow="0" w:lastRow="0" w:firstColumn="1" w:lastColumn="0" w:oddVBand="0" w:evenVBand="0" w:oddHBand="0" w:evenHBand="0" w:firstRowFirstColumn="0" w:firstRowLastColumn="0" w:lastRowFirstColumn="0" w:lastRowLastColumn="0"/>
            <w:tcW w:w="2066" w:type="dxa"/>
          </w:tcPr>
          <w:p w14:paraId="0813B390" w14:textId="257E8211"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lang w:val="en-GB"/>
              </w:rPr>
              <w:t>source</w:t>
            </w:r>
          </w:p>
        </w:tc>
        <w:tc>
          <w:tcPr>
            <w:tcW w:w="1412" w:type="dxa"/>
          </w:tcPr>
          <w:p w14:paraId="2734C649" w14:textId="1261DF1A"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String</w:t>
            </w:r>
          </w:p>
        </w:tc>
        <w:tc>
          <w:tcPr>
            <w:tcW w:w="967" w:type="dxa"/>
          </w:tcPr>
          <w:p w14:paraId="4AE18C8A" w14:textId="7DA02B01"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Yes</w:t>
            </w:r>
          </w:p>
        </w:tc>
        <w:tc>
          <w:tcPr>
            <w:tcW w:w="4905" w:type="dxa"/>
          </w:tcPr>
          <w:p w14:paraId="1EE95295" w14:textId="77777777" w:rsidR="00437ACB" w:rsidRPr="00605064" w:rsidRDefault="00437ACB" w:rsidP="00437AC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 xml:space="preserve">Source System: </w:t>
            </w:r>
            <w:r w:rsidRPr="00605064">
              <w:rPr>
                <w:rFonts w:ascii="Calibri" w:eastAsia="Calibri" w:hAnsi="Calibri" w:cs="Calibri"/>
                <w:szCs w:val="20"/>
              </w:rPr>
              <w:t>The system that MWRP received this data from (could be "MWRP" if the data was uploaded to MWRP).</w:t>
            </w:r>
            <w:r w:rsidRPr="00605064">
              <w:rPr>
                <w:rFonts w:ascii="Calibri" w:eastAsia="Calibri" w:hAnsi="Calibri" w:cs="Calibri"/>
                <w:szCs w:val="20"/>
                <w:lang w:val="en-GB"/>
              </w:rPr>
              <w:t xml:space="preserve"> </w:t>
            </w:r>
          </w:p>
          <w:p w14:paraId="1D82FD77" w14:textId="5C163718"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Eg: VaCMS</w:t>
            </w:r>
          </w:p>
        </w:tc>
      </w:tr>
      <w:tr w:rsidR="115F955B" w:rsidRPr="00605064" w14:paraId="243884AC" w14:textId="77777777" w:rsidTr="00726977">
        <w:trPr>
          <w:trHeight w:val="285"/>
        </w:trPr>
        <w:tc>
          <w:tcPr>
            <w:cnfStyle w:val="001000000000" w:firstRow="0" w:lastRow="0" w:firstColumn="1" w:lastColumn="0" w:oddVBand="0" w:evenVBand="0" w:oddHBand="0" w:evenHBand="0" w:firstRowFirstColumn="0" w:firstRowLastColumn="0" w:lastRowFirstColumn="0" w:lastRowLastColumn="0"/>
            <w:tcW w:w="2066" w:type="dxa"/>
          </w:tcPr>
          <w:p w14:paraId="79CA924B" w14:textId="1271FC0C" w:rsidR="115F955B" w:rsidRPr="00605064" w:rsidRDefault="00350920" w:rsidP="115F955B">
            <w:pPr>
              <w:pStyle w:val="TableText10"/>
              <w:rPr>
                <w:rFonts w:ascii="Calibri" w:eastAsia="Calibri" w:hAnsi="Calibri" w:cs="Calibri"/>
                <w:b w:val="0"/>
                <w:szCs w:val="20"/>
              </w:rPr>
            </w:pPr>
            <w:r w:rsidRPr="00605064">
              <w:rPr>
                <w:rFonts w:ascii="Calibri" w:eastAsia="Calibri" w:hAnsi="Calibri" w:cs="Calibri"/>
                <w:b w:val="0"/>
                <w:szCs w:val="20"/>
                <w:lang w:val="en-GB"/>
              </w:rPr>
              <w:t>updateSw</w:t>
            </w:r>
          </w:p>
        </w:tc>
        <w:tc>
          <w:tcPr>
            <w:tcW w:w="1412" w:type="dxa"/>
          </w:tcPr>
          <w:p w14:paraId="35A1AF29" w14:textId="0BE86FCB"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String</w:t>
            </w:r>
          </w:p>
        </w:tc>
        <w:tc>
          <w:tcPr>
            <w:tcW w:w="967" w:type="dxa"/>
          </w:tcPr>
          <w:p w14:paraId="64CD8990" w14:textId="64194CD2"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lang w:val="en-GB"/>
              </w:rPr>
              <w:t>No</w:t>
            </w:r>
          </w:p>
        </w:tc>
        <w:tc>
          <w:tcPr>
            <w:tcW w:w="4905" w:type="dxa"/>
          </w:tcPr>
          <w:p w14:paraId="70FDC55B" w14:textId="77777777" w:rsidR="00CC4C03" w:rsidRDefault="00CC4C03" w:rsidP="00CC4C03">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07B31B63" w14:textId="7793400A" w:rsidR="115F955B" w:rsidRPr="00605064" w:rsidRDefault="00CC4C03"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12190D">
              <w:rPr>
                <w:rFonts w:ascii="Calibri" w:eastAsia="Calibri" w:hAnsi="Calibri" w:cs="Calibri"/>
                <w:color w:val="000000" w:themeColor="text1"/>
              </w:rPr>
              <w:t>E.g.: 'Yes'/'No'</w:t>
            </w:r>
          </w:p>
        </w:tc>
      </w:tr>
      <w:tr w:rsidR="115F955B" w:rsidRPr="00605064" w14:paraId="4C045FB6" w14:textId="77777777" w:rsidTr="00726977">
        <w:trPr>
          <w:trHeight w:val="285"/>
        </w:trPr>
        <w:tc>
          <w:tcPr>
            <w:cnfStyle w:val="001000000000" w:firstRow="0" w:lastRow="0" w:firstColumn="1" w:lastColumn="0" w:oddVBand="0" w:evenVBand="0" w:oddHBand="0" w:evenHBand="0" w:firstRowFirstColumn="0" w:firstRowLastColumn="0" w:lastRowFirstColumn="0" w:lastRowLastColumn="0"/>
            <w:tcW w:w="2066" w:type="dxa"/>
          </w:tcPr>
          <w:p w14:paraId="3D2B9338" w14:textId="71352494" w:rsidR="115F955B" w:rsidRPr="00605064" w:rsidRDefault="115F955B" w:rsidP="115F955B">
            <w:pPr>
              <w:pStyle w:val="TableText10"/>
              <w:rPr>
                <w:rFonts w:ascii="Calibri" w:eastAsia="Calibri" w:hAnsi="Calibri" w:cs="Calibri"/>
                <w:b w:val="0"/>
                <w:szCs w:val="20"/>
              </w:rPr>
            </w:pPr>
            <w:r w:rsidRPr="00605064">
              <w:rPr>
                <w:rFonts w:ascii="Calibri" w:eastAsia="Calibri" w:hAnsi="Calibri" w:cs="Calibri"/>
                <w:b w:val="0"/>
                <w:szCs w:val="20"/>
              </w:rPr>
              <w:t xml:space="preserve">vaCMSSequenceNum </w:t>
            </w:r>
          </w:p>
        </w:tc>
        <w:tc>
          <w:tcPr>
            <w:tcW w:w="1412" w:type="dxa"/>
          </w:tcPr>
          <w:p w14:paraId="4F15C315" w14:textId="65A91038"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String </w:t>
            </w:r>
          </w:p>
        </w:tc>
        <w:tc>
          <w:tcPr>
            <w:tcW w:w="967" w:type="dxa"/>
          </w:tcPr>
          <w:p w14:paraId="1774C355" w14:textId="2E7E7A5D" w:rsidR="115F955B" w:rsidRPr="00605064" w:rsidRDefault="115F955B"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sidRPr="00605064">
              <w:rPr>
                <w:rFonts w:ascii="Calibri" w:eastAsia="Calibri" w:hAnsi="Calibri" w:cs="Calibri"/>
                <w:szCs w:val="20"/>
              </w:rPr>
              <w:t>Yes </w:t>
            </w:r>
          </w:p>
        </w:tc>
        <w:tc>
          <w:tcPr>
            <w:tcW w:w="4905" w:type="dxa"/>
          </w:tcPr>
          <w:p w14:paraId="50173B07" w14:textId="460B6D9B" w:rsidR="115F955B" w:rsidRPr="00605064" w:rsidRDefault="00726977" w:rsidP="115F955B">
            <w:pPr>
              <w:pStyle w:val="TableText10"/>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0"/>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5D6E598C" w14:textId="157B29F0" w:rsidR="115F955B" w:rsidRPr="005424B9" w:rsidRDefault="115F955B" w:rsidP="115F955B">
      <w:pPr>
        <w:ind w:right="162"/>
        <w:rPr>
          <w:rFonts w:ascii="Calibri" w:eastAsiaTheme="minorEastAsia" w:hAnsi="Calibri" w:cs="Calibri"/>
          <w:sz w:val="20"/>
          <w:szCs w:val="20"/>
          <w:lang w:val="en-GB"/>
        </w:rPr>
      </w:pPr>
    </w:p>
    <w:p w14:paraId="1F10AF3A" w14:textId="0D67F3A5" w:rsidR="00431200" w:rsidRPr="00605064" w:rsidRDefault="00431200" w:rsidP="00431200">
      <w:pPr>
        <w:ind w:right="162"/>
        <w:rPr>
          <w:rFonts w:ascii="Calibri" w:hAnsi="Calibri" w:cs="Calibri"/>
          <w:sz w:val="20"/>
          <w:szCs w:val="20"/>
        </w:rPr>
      </w:pPr>
      <w:r w:rsidRPr="00605064">
        <w:rPr>
          <w:rFonts w:ascii="Calibri" w:eastAsiaTheme="minorHAnsi" w:hAnsi="Calibri" w:cs="Calibri"/>
          <w:sz w:val="20"/>
          <w:szCs w:val="20"/>
          <w:lang w:val="en-GB"/>
        </w:rPr>
        <w:t>VolunteeringCommunityServiceVerified</w:t>
      </w:r>
      <w:r w:rsidRPr="00605064">
        <w:rPr>
          <w:rFonts w:ascii="Calibri" w:hAnsi="Calibri" w:cs="Calibri"/>
          <w:sz w:val="20"/>
          <w:szCs w:val="20"/>
        </w:rPr>
        <w:t xml:space="preserve"> </w:t>
      </w:r>
      <w:r w:rsidR="00F510C4">
        <w:rPr>
          <w:rFonts w:ascii="Calibri" w:hAnsi="Calibri" w:cs="Calibri"/>
          <w:sz w:val="20"/>
          <w:szCs w:val="20"/>
        </w:rPr>
        <w:t xml:space="preserve"> </w:t>
      </w:r>
      <w:r w:rsidRPr="00605064">
        <w:rPr>
          <w:rFonts w:ascii="Calibri" w:hAnsi="Calibri" w:cs="Calibri"/>
          <w:sz w:val="20"/>
          <w:szCs w:val="20"/>
        </w:rPr>
        <w:t>(</w:t>
      </w:r>
      <w:r w:rsidRPr="00605064">
        <w:rPr>
          <w:rFonts w:ascii="Calibri" w:eastAsiaTheme="minorHAnsi" w:hAnsi="Calibri" w:cs="Calibri"/>
          <w:sz w:val="20"/>
          <w:szCs w:val="20"/>
          <w:lang w:val="en-GB"/>
        </w:rPr>
        <w:t>VolunteeringCommunityVerifiedDTO</w:t>
      </w:r>
      <w:r w:rsidRPr="00605064">
        <w:rPr>
          <w:rFonts w:ascii="Calibri" w:hAnsi="Calibri" w:cs="Calibri"/>
          <w:sz w:val="20"/>
          <w:szCs w:val="20"/>
        </w:rPr>
        <w:t>):</w:t>
      </w:r>
    </w:p>
    <w:p w14:paraId="711139BB" w14:textId="77777777" w:rsidR="00F510C4" w:rsidRPr="00605064" w:rsidRDefault="00F510C4" w:rsidP="00431200">
      <w:pPr>
        <w:ind w:right="162"/>
        <w:rPr>
          <w:rFonts w:ascii="Calibri" w:hAnsi="Calibri" w:cs="Calibri"/>
          <w:sz w:val="20"/>
          <w:szCs w:val="20"/>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51"/>
        <w:gridCol w:w="1239"/>
        <w:gridCol w:w="1006"/>
        <w:gridCol w:w="3454"/>
      </w:tblGrid>
      <w:tr w:rsidR="00431200" w:rsidRPr="005424B9" w14:paraId="5ACC3B1C" w14:textId="77777777" w:rsidTr="0AD044C0">
        <w:trPr>
          <w:cantSplit/>
          <w:tblHeader/>
        </w:trPr>
        <w:tc>
          <w:tcPr>
            <w:tcW w:w="3751" w:type="dxa"/>
            <w:shd w:val="clear" w:color="auto" w:fill="000000" w:themeFill="text1"/>
          </w:tcPr>
          <w:p w14:paraId="5E1F0D80"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1239" w:type="dxa"/>
            <w:shd w:val="clear" w:color="auto" w:fill="000000" w:themeFill="text1"/>
          </w:tcPr>
          <w:p w14:paraId="6855C1A3"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006" w:type="dxa"/>
            <w:shd w:val="clear" w:color="auto" w:fill="000000" w:themeFill="text1"/>
          </w:tcPr>
          <w:p w14:paraId="3CF277C3"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454" w:type="dxa"/>
            <w:shd w:val="clear" w:color="auto" w:fill="000000" w:themeFill="text1"/>
          </w:tcPr>
          <w:p w14:paraId="3CE93CBF"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08CD5B56" w14:textId="77777777" w:rsidTr="0AD044C0">
        <w:tc>
          <w:tcPr>
            <w:tcW w:w="3751" w:type="dxa"/>
            <w:tcBorders>
              <w:top w:val="single" w:sz="4" w:space="0" w:color="auto"/>
              <w:left w:val="single" w:sz="4" w:space="0" w:color="auto"/>
              <w:bottom w:val="single" w:sz="4" w:space="0" w:color="auto"/>
              <w:right w:val="single" w:sz="4" w:space="0" w:color="auto"/>
            </w:tcBorders>
          </w:tcPr>
          <w:p w14:paraId="68048533"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organizationID</w:t>
            </w:r>
          </w:p>
        </w:tc>
        <w:tc>
          <w:tcPr>
            <w:tcW w:w="1239" w:type="dxa"/>
            <w:tcBorders>
              <w:top w:val="single" w:sz="4" w:space="0" w:color="auto"/>
              <w:left w:val="single" w:sz="4" w:space="0" w:color="auto"/>
              <w:bottom w:val="single" w:sz="4" w:space="0" w:color="auto"/>
              <w:right w:val="single" w:sz="4" w:space="0" w:color="auto"/>
            </w:tcBorders>
          </w:tcPr>
          <w:p w14:paraId="1076E22D"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006" w:type="dxa"/>
            <w:tcBorders>
              <w:top w:val="single" w:sz="4" w:space="0" w:color="auto"/>
              <w:left w:val="single" w:sz="4" w:space="0" w:color="auto"/>
              <w:bottom w:val="single" w:sz="4" w:space="0" w:color="auto"/>
              <w:right w:val="single" w:sz="4" w:space="0" w:color="auto"/>
            </w:tcBorders>
          </w:tcPr>
          <w:p w14:paraId="3BCF9A5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54" w:type="dxa"/>
            <w:tcBorders>
              <w:top w:val="single" w:sz="4" w:space="0" w:color="auto"/>
              <w:left w:val="single" w:sz="4" w:space="0" w:color="auto"/>
              <w:bottom w:val="single" w:sz="4" w:space="0" w:color="auto"/>
              <w:right w:val="single" w:sz="4" w:space="0" w:color="auto"/>
            </w:tcBorders>
          </w:tcPr>
          <w:p w14:paraId="2661963D"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Unique identifier for the volunteer organization</w:t>
            </w:r>
          </w:p>
        </w:tc>
      </w:tr>
      <w:tr w:rsidR="00431200" w:rsidRPr="005424B9" w14:paraId="647DCDCB" w14:textId="77777777" w:rsidTr="0AD044C0">
        <w:tc>
          <w:tcPr>
            <w:tcW w:w="3751" w:type="dxa"/>
            <w:tcBorders>
              <w:top w:val="single" w:sz="4" w:space="0" w:color="auto"/>
              <w:left w:val="single" w:sz="4" w:space="0" w:color="auto"/>
              <w:bottom w:val="single" w:sz="4" w:space="0" w:color="auto"/>
              <w:right w:val="single" w:sz="4" w:space="0" w:color="auto"/>
            </w:tcBorders>
          </w:tcPr>
          <w:p w14:paraId="4935960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organizationName</w:t>
            </w:r>
          </w:p>
        </w:tc>
        <w:tc>
          <w:tcPr>
            <w:tcW w:w="1239" w:type="dxa"/>
            <w:tcBorders>
              <w:top w:val="single" w:sz="4" w:space="0" w:color="auto"/>
              <w:left w:val="single" w:sz="4" w:space="0" w:color="auto"/>
              <w:bottom w:val="single" w:sz="4" w:space="0" w:color="auto"/>
              <w:right w:val="single" w:sz="4" w:space="0" w:color="auto"/>
            </w:tcBorders>
          </w:tcPr>
          <w:p w14:paraId="27CA908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006" w:type="dxa"/>
            <w:tcBorders>
              <w:top w:val="single" w:sz="4" w:space="0" w:color="auto"/>
              <w:left w:val="single" w:sz="4" w:space="0" w:color="auto"/>
              <w:bottom w:val="single" w:sz="4" w:space="0" w:color="auto"/>
              <w:right w:val="single" w:sz="4" w:space="0" w:color="auto"/>
            </w:tcBorders>
          </w:tcPr>
          <w:p w14:paraId="21180F32"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sz="4" w:space="0" w:color="auto"/>
              <w:left w:val="single" w:sz="4" w:space="0" w:color="auto"/>
              <w:bottom w:val="single" w:sz="4" w:space="0" w:color="auto"/>
              <w:right w:val="single" w:sz="4" w:space="0" w:color="auto"/>
            </w:tcBorders>
          </w:tcPr>
          <w:p w14:paraId="330BBDD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Name of the volunteer organization</w:t>
            </w:r>
          </w:p>
        </w:tc>
      </w:tr>
      <w:tr w:rsidR="00431200" w:rsidRPr="005424B9" w14:paraId="622B904F" w14:textId="77777777" w:rsidTr="0AD044C0">
        <w:tc>
          <w:tcPr>
            <w:tcW w:w="3751" w:type="dxa"/>
            <w:tcBorders>
              <w:top w:val="single" w:sz="4" w:space="0" w:color="auto"/>
              <w:left w:val="single" w:sz="4" w:space="0" w:color="auto"/>
              <w:bottom w:val="single" w:sz="4" w:space="0" w:color="auto"/>
              <w:right w:val="single" w:sz="4" w:space="0" w:color="auto"/>
            </w:tcBorders>
          </w:tcPr>
          <w:p w14:paraId="494CE0E7"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monthlyHours</w:t>
            </w:r>
          </w:p>
        </w:tc>
        <w:tc>
          <w:tcPr>
            <w:tcW w:w="1239" w:type="dxa"/>
            <w:tcBorders>
              <w:top w:val="single" w:sz="4" w:space="0" w:color="auto"/>
              <w:left w:val="single" w:sz="4" w:space="0" w:color="auto"/>
              <w:bottom w:val="single" w:sz="4" w:space="0" w:color="auto"/>
              <w:right w:val="single" w:sz="4" w:space="0" w:color="auto"/>
            </w:tcBorders>
          </w:tcPr>
          <w:p w14:paraId="255CD6EF"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Number</w:t>
            </w:r>
          </w:p>
        </w:tc>
        <w:tc>
          <w:tcPr>
            <w:tcW w:w="1006" w:type="dxa"/>
            <w:tcBorders>
              <w:top w:val="single" w:sz="4" w:space="0" w:color="auto"/>
              <w:left w:val="single" w:sz="4" w:space="0" w:color="auto"/>
              <w:bottom w:val="single" w:sz="4" w:space="0" w:color="auto"/>
              <w:right w:val="single" w:sz="4" w:space="0" w:color="auto"/>
            </w:tcBorders>
          </w:tcPr>
          <w:p w14:paraId="75AE609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sz="4" w:space="0" w:color="auto"/>
              <w:left w:val="single" w:sz="4" w:space="0" w:color="auto"/>
              <w:bottom w:val="single" w:sz="4" w:space="0" w:color="auto"/>
              <w:right w:val="single" w:sz="4" w:space="0" w:color="auto"/>
            </w:tcBorders>
          </w:tcPr>
          <w:p w14:paraId="3DBBA16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 xml:space="preserve">Monthly hours spent serving the volunteer organization </w:t>
            </w:r>
          </w:p>
        </w:tc>
      </w:tr>
      <w:tr w:rsidR="00431200" w:rsidRPr="005424B9" w14:paraId="48BACB78" w14:textId="77777777" w:rsidTr="0AD044C0">
        <w:tc>
          <w:tcPr>
            <w:tcW w:w="3751" w:type="dxa"/>
            <w:tcBorders>
              <w:top w:val="single" w:sz="4" w:space="0" w:color="auto"/>
              <w:left w:val="single" w:sz="4" w:space="0" w:color="auto"/>
              <w:bottom w:val="single" w:sz="4" w:space="0" w:color="auto"/>
              <w:right w:val="single" w:sz="4" w:space="0" w:color="auto"/>
            </w:tcBorders>
          </w:tcPr>
          <w:p w14:paraId="3C4C00C3"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startDate</w:t>
            </w:r>
          </w:p>
        </w:tc>
        <w:tc>
          <w:tcPr>
            <w:tcW w:w="1239" w:type="dxa"/>
            <w:tcBorders>
              <w:top w:val="single" w:sz="4" w:space="0" w:color="auto"/>
              <w:left w:val="single" w:sz="4" w:space="0" w:color="auto"/>
              <w:bottom w:val="single" w:sz="4" w:space="0" w:color="auto"/>
              <w:right w:val="single" w:sz="4" w:space="0" w:color="auto"/>
            </w:tcBorders>
          </w:tcPr>
          <w:p w14:paraId="4AC61F6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Date</w:t>
            </w:r>
          </w:p>
        </w:tc>
        <w:tc>
          <w:tcPr>
            <w:tcW w:w="1006" w:type="dxa"/>
            <w:tcBorders>
              <w:top w:val="single" w:sz="4" w:space="0" w:color="auto"/>
              <w:left w:val="single" w:sz="4" w:space="0" w:color="auto"/>
              <w:bottom w:val="single" w:sz="4" w:space="0" w:color="auto"/>
              <w:right w:val="single" w:sz="4" w:space="0" w:color="auto"/>
            </w:tcBorders>
          </w:tcPr>
          <w:p w14:paraId="2DB018E6"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sz="4" w:space="0" w:color="auto"/>
              <w:left w:val="single" w:sz="4" w:space="0" w:color="auto"/>
              <w:bottom w:val="single" w:sz="4" w:space="0" w:color="auto"/>
              <w:right w:val="single" w:sz="4" w:space="0" w:color="auto"/>
            </w:tcBorders>
          </w:tcPr>
          <w:p w14:paraId="57B7FEE7"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VolunteeringCommunityService start date (YYYY-MM-DD)</w:t>
            </w:r>
          </w:p>
        </w:tc>
      </w:tr>
      <w:tr w:rsidR="00431200" w:rsidRPr="005424B9" w14:paraId="528DF8FC" w14:textId="77777777" w:rsidTr="0AD044C0">
        <w:tc>
          <w:tcPr>
            <w:tcW w:w="3751" w:type="dxa"/>
            <w:tcBorders>
              <w:top w:val="single" w:sz="4" w:space="0" w:color="auto"/>
              <w:left w:val="single" w:sz="4" w:space="0" w:color="auto"/>
              <w:bottom w:val="single" w:sz="4" w:space="0" w:color="auto"/>
              <w:right w:val="single" w:sz="4" w:space="0" w:color="auto"/>
            </w:tcBorders>
          </w:tcPr>
          <w:p w14:paraId="411C957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endDate</w:t>
            </w:r>
          </w:p>
        </w:tc>
        <w:tc>
          <w:tcPr>
            <w:tcW w:w="1239" w:type="dxa"/>
            <w:tcBorders>
              <w:top w:val="single" w:sz="4" w:space="0" w:color="auto"/>
              <w:left w:val="single" w:sz="4" w:space="0" w:color="auto"/>
              <w:bottom w:val="single" w:sz="4" w:space="0" w:color="auto"/>
              <w:right w:val="single" w:sz="4" w:space="0" w:color="auto"/>
            </w:tcBorders>
          </w:tcPr>
          <w:p w14:paraId="009F763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Date</w:t>
            </w:r>
          </w:p>
        </w:tc>
        <w:tc>
          <w:tcPr>
            <w:tcW w:w="1006" w:type="dxa"/>
            <w:tcBorders>
              <w:top w:val="single" w:sz="4" w:space="0" w:color="auto"/>
              <w:left w:val="single" w:sz="4" w:space="0" w:color="auto"/>
              <w:bottom w:val="single" w:sz="4" w:space="0" w:color="auto"/>
              <w:right w:val="single" w:sz="4" w:space="0" w:color="auto"/>
            </w:tcBorders>
          </w:tcPr>
          <w:p w14:paraId="0085D580"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54" w:type="dxa"/>
            <w:tcBorders>
              <w:top w:val="single" w:sz="4" w:space="0" w:color="auto"/>
              <w:left w:val="single" w:sz="4" w:space="0" w:color="auto"/>
              <w:bottom w:val="single" w:sz="4" w:space="0" w:color="auto"/>
              <w:right w:val="single" w:sz="4" w:space="0" w:color="auto"/>
            </w:tcBorders>
          </w:tcPr>
          <w:p w14:paraId="295C3C9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VolunteeringCommunityService end date; null if ongoing</w:t>
            </w:r>
          </w:p>
        </w:tc>
      </w:tr>
      <w:tr w:rsidR="00431200" w:rsidRPr="005424B9" w14:paraId="0A53E57E" w14:textId="77777777" w:rsidTr="0AD044C0">
        <w:tc>
          <w:tcPr>
            <w:tcW w:w="3751" w:type="dxa"/>
            <w:tcBorders>
              <w:top w:val="single" w:sz="4" w:space="0" w:color="auto"/>
              <w:left w:val="single" w:sz="4" w:space="0" w:color="auto"/>
              <w:bottom w:val="single" w:sz="4" w:space="0" w:color="auto"/>
              <w:right w:val="single" w:sz="4" w:space="0" w:color="auto"/>
            </w:tcBorders>
          </w:tcPr>
          <w:p w14:paraId="2B95B19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verificationSource</w:t>
            </w:r>
          </w:p>
        </w:tc>
        <w:tc>
          <w:tcPr>
            <w:tcW w:w="1239" w:type="dxa"/>
            <w:tcBorders>
              <w:top w:val="single" w:sz="4" w:space="0" w:color="auto"/>
              <w:left w:val="single" w:sz="4" w:space="0" w:color="auto"/>
              <w:bottom w:val="single" w:sz="4" w:space="0" w:color="auto"/>
              <w:right w:val="single" w:sz="4" w:space="0" w:color="auto"/>
            </w:tcBorders>
          </w:tcPr>
          <w:p w14:paraId="28CB3F35"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String</w:t>
            </w:r>
          </w:p>
        </w:tc>
        <w:tc>
          <w:tcPr>
            <w:tcW w:w="1006" w:type="dxa"/>
            <w:tcBorders>
              <w:top w:val="single" w:sz="4" w:space="0" w:color="auto"/>
              <w:left w:val="single" w:sz="4" w:space="0" w:color="auto"/>
              <w:bottom w:val="single" w:sz="4" w:space="0" w:color="auto"/>
              <w:right w:val="single" w:sz="4" w:space="0" w:color="auto"/>
            </w:tcBorders>
          </w:tcPr>
          <w:p w14:paraId="18449B10"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sz="4" w:space="0" w:color="auto"/>
              <w:left w:val="single" w:sz="4" w:space="0" w:color="auto"/>
              <w:bottom w:val="single" w:sz="4" w:space="0" w:color="auto"/>
              <w:right w:val="single" w:sz="4" w:space="0" w:color="auto"/>
            </w:tcBorders>
          </w:tcPr>
          <w:p w14:paraId="1FC0BE68" w14:textId="58C1265C" w:rsidR="007A38DE" w:rsidRPr="005424B9" w:rsidRDefault="007A38DE" w:rsidP="000D596E">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14:paraId="1AFD813E" w14:textId="78138420" w:rsidR="00431200" w:rsidRPr="005424B9" w:rsidRDefault="00E06C74" w:rsidP="000D596E">
            <w:pPr>
              <w:pStyle w:val="TableText10"/>
              <w:rPr>
                <w:rFonts w:ascii="Calibri" w:hAnsi="Calibri" w:cs="Calibri"/>
                <w:color w:val="000000"/>
                <w:szCs w:val="20"/>
              </w:rPr>
            </w:pPr>
            <w:r w:rsidRPr="005424B9">
              <w:rPr>
                <w:rFonts w:ascii="Calibri" w:hAnsi="Calibri" w:cs="Calibri"/>
                <w:color w:val="000000"/>
                <w:szCs w:val="20"/>
              </w:rPr>
              <w:t>Reference Table</w:t>
            </w:r>
            <w:r w:rsidR="00431200" w:rsidRPr="005424B9">
              <w:rPr>
                <w:rFonts w:ascii="Calibri" w:hAnsi="Calibri" w:cs="Calibri"/>
                <w:color w:val="000000"/>
                <w:szCs w:val="20"/>
              </w:rPr>
              <w:t>: RT_MACEACTVERIF</w:t>
            </w:r>
          </w:p>
        </w:tc>
      </w:tr>
      <w:tr w:rsidR="00431200" w:rsidRPr="005424B9" w14:paraId="73BE4AE7" w14:textId="77777777" w:rsidTr="0AD044C0">
        <w:tc>
          <w:tcPr>
            <w:tcW w:w="3751" w:type="dxa"/>
            <w:tcBorders>
              <w:top w:val="single" w:sz="4" w:space="0" w:color="auto"/>
              <w:left w:val="single" w:sz="4" w:space="0" w:color="auto"/>
              <w:bottom w:val="single" w:sz="4" w:space="0" w:color="auto"/>
              <w:right w:val="single" w:sz="4" w:space="0" w:color="auto"/>
            </w:tcBorders>
          </w:tcPr>
          <w:p w14:paraId="4F97CE91"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verificationDate</w:t>
            </w:r>
          </w:p>
        </w:tc>
        <w:tc>
          <w:tcPr>
            <w:tcW w:w="1239" w:type="dxa"/>
            <w:tcBorders>
              <w:top w:val="single" w:sz="4" w:space="0" w:color="auto"/>
              <w:left w:val="single" w:sz="4" w:space="0" w:color="auto"/>
              <w:bottom w:val="single" w:sz="4" w:space="0" w:color="auto"/>
              <w:right w:val="single" w:sz="4" w:space="0" w:color="auto"/>
            </w:tcBorders>
          </w:tcPr>
          <w:p w14:paraId="0DDC6892"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Date</w:t>
            </w:r>
          </w:p>
        </w:tc>
        <w:tc>
          <w:tcPr>
            <w:tcW w:w="1006" w:type="dxa"/>
            <w:tcBorders>
              <w:top w:val="single" w:sz="4" w:space="0" w:color="auto"/>
              <w:left w:val="single" w:sz="4" w:space="0" w:color="auto"/>
              <w:bottom w:val="single" w:sz="4" w:space="0" w:color="auto"/>
              <w:right w:val="single" w:sz="4" w:space="0" w:color="auto"/>
            </w:tcBorders>
          </w:tcPr>
          <w:p w14:paraId="5BA45EFC"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No</w:t>
            </w:r>
          </w:p>
        </w:tc>
        <w:tc>
          <w:tcPr>
            <w:tcW w:w="3454" w:type="dxa"/>
            <w:tcBorders>
              <w:top w:val="single" w:sz="4" w:space="0" w:color="auto"/>
              <w:left w:val="single" w:sz="4" w:space="0" w:color="auto"/>
              <w:bottom w:val="single" w:sz="4" w:space="0" w:color="auto"/>
              <w:right w:val="single" w:sz="4" w:space="0" w:color="auto"/>
            </w:tcBorders>
          </w:tcPr>
          <w:p w14:paraId="4BDCE15B" w14:textId="77777777" w:rsidR="00431200" w:rsidRPr="005424B9" w:rsidRDefault="00431200" w:rsidP="000D596E">
            <w:pPr>
              <w:pStyle w:val="TableText10"/>
              <w:rPr>
                <w:rFonts w:ascii="Calibri" w:hAnsi="Calibri" w:cs="Calibri"/>
                <w:color w:val="000000"/>
                <w:szCs w:val="20"/>
              </w:rPr>
            </w:pPr>
            <w:r w:rsidRPr="005424B9">
              <w:rPr>
                <w:rFonts w:ascii="Calibri" w:hAnsi="Calibri" w:cs="Calibri"/>
                <w:color w:val="000000"/>
                <w:szCs w:val="20"/>
              </w:rPr>
              <w:t>Verification date (YYYY-MM-DD)</w:t>
            </w:r>
          </w:p>
        </w:tc>
      </w:tr>
      <w:tr w:rsidR="00A129CF" w:rsidRPr="005424B9" w14:paraId="063C86CC" w14:textId="77777777" w:rsidTr="0AD044C0">
        <w:trPr>
          <w:trHeight w:val="300"/>
        </w:trPr>
        <w:tc>
          <w:tcPr>
            <w:tcW w:w="3751" w:type="dxa"/>
            <w:tcBorders>
              <w:top w:val="single" w:sz="4" w:space="0" w:color="auto"/>
              <w:left w:val="single" w:sz="4" w:space="0" w:color="auto"/>
              <w:bottom w:val="single" w:sz="4" w:space="0" w:color="auto"/>
              <w:right w:val="single" w:sz="4" w:space="0" w:color="auto"/>
            </w:tcBorders>
          </w:tcPr>
          <w:p w14:paraId="45C83065" w14:textId="54A41071"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Calibri" w:hAnsi="Calibri" w:cs="Calibri"/>
                <w:color w:val="000000" w:themeColor="text1"/>
                <w:lang w:val="en-GB"/>
              </w:rPr>
              <w:t>source</w:t>
            </w:r>
          </w:p>
        </w:tc>
        <w:tc>
          <w:tcPr>
            <w:tcW w:w="1239" w:type="dxa"/>
            <w:tcBorders>
              <w:top w:val="single" w:sz="4" w:space="0" w:color="auto"/>
              <w:left w:val="single" w:sz="4" w:space="0" w:color="auto"/>
              <w:bottom w:val="single" w:sz="4" w:space="0" w:color="auto"/>
              <w:right w:val="single" w:sz="4" w:space="0" w:color="auto"/>
            </w:tcBorders>
          </w:tcPr>
          <w:p w14:paraId="2BF56557" w14:textId="3517ACF9"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Calibri" w:hAnsi="Calibri" w:cs="Calibri"/>
                <w:color w:val="000000" w:themeColor="text1"/>
                <w:lang w:val="en-GB"/>
              </w:rPr>
              <w:t>String</w:t>
            </w:r>
          </w:p>
        </w:tc>
        <w:tc>
          <w:tcPr>
            <w:tcW w:w="1006" w:type="dxa"/>
            <w:tcBorders>
              <w:top w:val="single" w:sz="4" w:space="0" w:color="auto"/>
              <w:left w:val="single" w:sz="4" w:space="0" w:color="auto"/>
              <w:bottom w:val="single" w:sz="4" w:space="0" w:color="auto"/>
              <w:right w:val="single" w:sz="4" w:space="0" w:color="auto"/>
            </w:tcBorders>
          </w:tcPr>
          <w:p w14:paraId="003D7B7F" w14:textId="685391D7"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Calibri" w:hAnsi="Calibri" w:cs="Calibri"/>
                <w:color w:val="000000" w:themeColor="text1"/>
                <w:lang w:val="en-GB"/>
              </w:rPr>
              <w:t>Yes</w:t>
            </w:r>
          </w:p>
        </w:tc>
        <w:tc>
          <w:tcPr>
            <w:tcW w:w="3454" w:type="dxa"/>
            <w:tcBorders>
              <w:top w:val="single" w:sz="4" w:space="0" w:color="auto"/>
              <w:left w:val="single" w:sz="4" w:space="0" w:color="auto"/>
              <w:bottom w:val="single" w:sz="4" w:space="0" w:color="auto"/>
              <w:right w:val="single" w:sz="4" w:space="0" w:color="auto"/>
            </w:tcBorders>
          </w:tcPr>
          <w:p w14:paraId="2C04BCDD" w14:textId="77777777" w:rsidR="00437ACB" w:rsidRPr="008E69F0" w:rsidRDefault="00437ACB" w:rsidP="00437ACB">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51B77627" w14:textId="76E54E64" w:rsidR="00A129CF" w:rsidRPr="005424B9" w:rsidDel="547EDEB1" w:rsidRDefault="00A129CF" w:rsidP="31714CD1">
            <w:pPr>
              <w:pStyle w:val="TableText10"/>
              <w:rPr>
                <w:rFonts w:ascii="Calibri" w:eastAsia="Calibri" w:hAnsi="Calibri" w:cs="Calibri"/>
                <w:szCs w:val="20"/>
                <w:lang w:val="en-GB"/>
              </w:rPr>
            </w:pPr>
            <w:r w:rsidRPr="31714CD1">
              <w:rPr>
                <w:rFonts w:ascii="Calibri" w:eastAsia="Calibri" w:hAnsi="Calibri" w:cs="Calibri"/>
                <w:lang w:val="en-GB"/>
              </w:rPr>
              <w:t>Eg: VaCMS</w:t>
            </w:r>
          </w:p>
        </w:tc>
      </w:tr>
      <w:tr w:rsidR="00A129CF" w:rsidRPr="005424B9" w14:paraId="300D0015" w14:textId="77777777" w:rsidTr="0AD044C0">
        <w:trPr>
          <w:trHeight w:val="300"/>
        </w:trPr>
        <w:tc>
          <w:tcPr>
            <w:tcW w:w="3751" w:type="dxa"/>
            <w:tcBorders>
              <w:top w:val="single" w:sz="4" w:space="0" w:color="auto"/>
              <w:left w:val="single" w:sz="4" w:space="0" w:color="auto"/>
              <w:bottom w:val="single" w:sz="4" w:space="0" w:color="auto"/>
              <w:right w:val="single" w:sz="4" w:space="0" w:color="auto"/>
            </w:tcBorders>
          </w:tcPr>
          <w:p w14:paraId="5B0BECB1" w14:textId="33AA46C1" w:rsidR="00A129CF" w:rsidRPr="005424B9" w:rsidRDefault="00350920" w:rsidP="31714CD1">
            <w:pPr>
              <w:pStyle w:val="TableText10"/>
              <w:rPr>
                <w:rFonts w:ascii="Calibri" w:eastAsia="Calibri" w:hAnsi="Calibri" w:cs="Calibri"/>
                <w:color w:val="000000" w:themeColor="text1"/>
                <w:szCs w:val="20"/>
                <w:lang w:val="en-GB"/>
              </w:rPr>
            </w:pPr>
            <w:r>
              <w:rPr>
                <w:rFonts w:ascii="Calibri" w:eastAsiaTheme="majorEastAsia" w:hAnsi="Calibri" w:cs="Calibri"/>
                <w:lang w:val="en-GB"/>
              </w:rPr>
              <w:t>updateSw</w:t>
            </w:r>
          </w:p>
        </w:tc>
        <w:tc>
          <w:tcPr>
            <w:tcW w:w="1239" w:type="dxa"/>
            <w:tcBorders>
              <w:top w:val="single" w:sz="4" w:space="0" w:color="auto"/>
              <w:left w:val="single" w:sz="4" w:space="0" w:color="auto"/>
              <w:bottom w:val="single" w:sz="4" w:space="0" w:color="auto"/>
              <w:right w:val="single" w:sz="4" w:space="0" w:color="auto"/>
            </w:tcBorders>
          </w:tcPr>
          <w:p w14:paraId="73841F0F" w14:textId="7281FB15"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lang w:val="en-GB"/>
              </w:rPr>
              <w:t>String</w:t>
            </w:r>
          </w:p>
        </w:tc>
        <w:tc>
          <w:tcPr>
            <w:tcW w:w="1006" w:type="dxa"/>
            <w:tcBorders>
              <w:top w:val="single" w:sz="4" w:space="0" w:color="auto"/>
              <w:left w:val="single" w:sz="4" w:space="0" w:color="auto"/>
              <w:bottom w:val="single" w:sz="4" w:space="0" w:color="auto"/>
              <w:right w:val="single" w:sz="4" w:space="0" w:color="auto"/>
            </w:tcBorders>
          </w:tcPr>
          <w:p w14:paraId="2EA87DB5" w14:textId="7F8A3FC6"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lang w:val="en-GB"/>
              </w:rPr>
              <w:t>No</w:t>
            </w:r>
          </w:p>
        </w:tc>
        <w:tc>
          <w:tcPr>
            <w:tcW w:w="3454" w:type="dxa"/>
            <w:tcBorders>
              <w:top w:val="single" w:sz="4" w:space="0" w:color="auto"/>
              <w:left w:val="single" w:sz="4" w:space="0" w:color="auto"/>
              <w:bottom w:val="single" w:sz="4" w:space="0" w:color="auto"/>
              <w:right w:val="single" w:sz="4" w:space="0" w:color="auto"/>
            </w:tcBorders>
          </w:tcPr>
          <w:p w14:paraId="7F2EB22E"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10EB5AF4" w14:textId="3F6B842B" w:rsidR="00A129CF" w:rsidRPr="005424B9" w:rsidDel="547EDEB1" w:rsidRDefault="00CC4C03" w:rsidP="31714CD1">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r w:rsidR="00A129CF" w:rsidRPr="005424B9" w14:paraId="3E2B6D1E" w14:textId="77777777" w:rsidTr="0AD044C0">
        <w:trPr>
          <w:trHeight w:val="300"/>
        </w:trPr>
        <w:tc>
          <w:tcPr>
            <w:tcW w:w="3751" w:type="dxa"/>
            <w:tcBorders>
              <w:top w:val="single" w:sz="4" w:space="0" w:color="auto"/>
              <w:left w:val="single" w:sz="4" w:space="0" w:color="auto"/>
              <w:bottom w:val="single" w:sz="4" w:space="0" w:color="auto"/>
              <w:right w:val="single" w:sz="4" w:space="0" w:color="auto"/>
            </w:tcBorders>
          </w:tcPr>
          <w:p w14:paraId="7DC8FD5E" w14:textId="0B81F683"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rPr>
              <w:t xml:space="preserve">vaCMSSequenceNum </w:t>
            </w:r>
            <w:r w:rsidRPr="31714CD1">
              <w:rPr>
                <w:rFonts w:ascii="Calibri" w:eastAsiaTheme="majorEastAsia" w:hAnsi="Calibri" w:cs="Calibri"/>
                <w:color w:val="000000" w:themeColor="text1"/>
                <w:lang w:val="en-GB"/>
              </w:rPr>
              <w:t>  </w:t>
            </w:r>
          </w:p>
        </w:tc>
        <w:tc>
          <w:tcPr>
            <w:tcW w:w="1239" w:type="dxa"/>
            <w:tcBorders>
              <w:top w:val="single" w:sz="4" w:space="0" w:color="auto"/>
              <w:left w:val="single" w:sz="4" w:space="0" w:color="auto"/>
              <w:bottom w:val="single" w:sz="4" w:space="0" w:color="auto"/>
              <w:right w:val="single" w:sz="4" w:space="0" w:color="auto"/>
            </w:tcBorders>
          </w:tcPr>
          <w:p w14:paraId="22ACF3E4" w14:textId="13DAC714"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rPr>
              <w:t>String</w:t>
            </w:r>
            <w:r w:rsidRPr="31714CD1">
              <w:rPr>
                <w:rFonts w:ascii="Calibri" w:eastAsiaTheme="majorEastAsia" w:hAnsi="Calibri" w:cs="Calibri"/>
                <w:color w:val="000000" w:themeColor="text1"/>
                <w:lang w:val="en-GB"/>
              </w:rPr>
              <w:t>  </w:t>
            </w:r>
          </w:p>
        </w:tc>
        <w:tc>
          <w:tcPr>
            <w:tcW w:w="1006" w:type="dxa"/>
            <w:tcBorders>
              <w:top w:val="single" w:sz="4" w:space="0" w:color="auto"/>
              <w:left w:val="single" w:sz="4" w:space="0" w:color="auto"/>
              <w:bottom w:val="single" w:sz="4" w:space="0" w:color="auto"/>
              <w:right w:val="single" w:sz="4" w:space="0" w:color="auto"/>
            </w:tcBorders>
          </w:tcPr>
          <w:p w14:paraId="6015254D" w14:textId="4B13F950" w:rsidR="00A129CF" w:rsidRPr="005424B9" w:rsidRDefault="00A129CF"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rPr>
              <w:t>Yes</w:t>
            </w:r>
            <w:r w:rsidRPr="31714CD1">
              <w:rPr>
                <w:rFonts w:ascii="Calibri" w:eastAsiaTheme="majorEastAsia" w:hAnsi="Calibri" w:cs="Calibri"/>
                <w:color w:val="000000" w:themeColor="text1"/>
                <w:lang w:val="en-GB"/>
              </w:rPr>
              <w:t>  </w:t>
            </w:r>
          </w:p>
        </w:tc>
        <w:tc>
          <w:tcPr>
            <w:tcW w:w="3454" w:type="dxa"/>
            <w:tcBorders>
              <w:top w:val="single" w:sz="4" w:space="0" w:color="auto"/>
              <w:left w:val="single" w:sz="4" w:space="0" w:color="auto"/>
              <w:bottom w:val="single" w:sz="4" w:space="0" w:color="auto"/>
              <w:right w:val="single" w:sz="4" w:space="0" w:color="auto"/>
            </w:tcBorders>
          </w:tcPr>
          <w:p w14:paraId="2644F302" w14:textId="1BDFE326" w:rsidR="00A129CF" w:rsidRPr="005424B9" w:rsidDel="547EDEB1" w:rsidRDefault="00726977" w:rsidP="31714CD1">
            <w:pPr>
              <w:pStyle w:val="TableText10"/>
              <w:rPr>
                <w:rFonts w:ascii="Calibri" w:eastAsia="Calibri" w:hAnsi="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20C37C81" w14:textId="77777777" w:rsidR="005C7BBF" w:rsidRPr="005424B9" w:rsidRDefault="005C7BBF" w:rsidP="00431200">
      <w:pPr>
        <w:ind w:right="162"/>
        <w:rPr>
          <w:rFonts w:ascii="Calibri" w:hAnsi="Calibri" w:cs="Calibri"/>
          <w:sz w:val="20"/>
          <w:szCs w:val="20"/>
        </w:rPr>
      </w:pPr>
    </w:p>
    <w:p w14:paraId="664C80DE" w14:textId="3ECEF1D7" w:rsidR="00431200" w:rsidRPr="005424B9" w:rsidDel="00E05D5D" w:rsidRDefault="00431200" w:rsidP="00B11A25">
      <w:pPr>
        <w:ind w:right="162"/>
        <w:rPr>
          <w:rFonts w:ascii="Calibri" w:hAnsi="Calibri" w:cs="Calibri"/>
          <w:bCs/>
          <w:sz w:val="20"/>
          <w:szCs w:val="20"/>
        </w:rPr>
      </w:pPr>
      <w:r w:rsidRPr="005424B9">
        <w:rPr>
          <w:rFonts w:ascii="Calibri" w:hAnsi="Calibri" w:cs="Calibri"/>
          <w:bCs/>
          <w:sz w:val="20"/>
          <w:szCs w:val="20"/>
        </w:rPr>
        <w:t>Education Verified (EducationVerifiedDTO):</w:t>
      </w:r>
      <w:r w:rsidR="00604DE0">
        <w:rPr>
          <w:rFonts w:ascii="Calibri" w:hAnsi="Calibri" w:cs="Calibri"/>
          <w:bCs/>
          <w:sz w:val="20"/>
          <w:szCs w:val="20"/>
        </w:rPr>
        <w:t xml:space="preserve"> Education </w:t>
      </w:r>
      <w:r w:rsidR="00776F87">
        <w:rPr>
          <w:rFonts w:ascii="Calibri" w:hAnsi="Calibri" w:cs="Calibri"/>
          <w:bCs/>
          <w:sz w:val="20"/>
          <w:szCs w:val="20"/>
        </w:rPr>
        <w:t>data provided by applicant/recipient from VaCMS or MWRP.</w:t>
      </w:r>
    </w:p>
    <w:p w14:paraId="1FF8B5B8" w14:textId="77777777" w:rsidR="00431200" w:rsidRPr="005424B9" w:rsidDel="00A129CF" w:rsidRDefault="00431200" w:rsidP="00E8633C">
      <w:pPr>
        <w:ind w:right="162"/>
        <w:rPr>
          <w:rFonts w:ascii="Calibri" w:hAnsi="Calibri" w:cs="Calibri"/>
          <w:bCs/>
          <w:sz w:val="20"/>
          <w:szCs w:val="20"/>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2421"/>
        <w:gridCol w:w="1100"/>
        <w:gridCol w:w="3594"/>
      </w:tblGrid>
      <w:tr w:rsidR="00431200" w:rsidRPr="005424B9" w14:paraId="2CB57FBA" w14:textId="77777777" w:rsidTr="00605064">
        <w:trPr>
          <w:cantSplit/>
          <w:tblHeader/>
        </w:trPr>
        <w:tc>
          <w:tcPr>
            <w:tcW w:w="2335" w:type="dxa"/>
            <w:shd w:val="clear" w:color="auto" w:fill="000000" w:themeFill="text1"/>
          </w:tcPr>
          <w:p w14:paraId="23600AFE" w14:textId="77777777" w:rsidR="00431200" w:rsidRPr="005424B9" w:rsidRDefault="00431200" w:rsidP="00922223">
            <w:pPr>
              <w:pStyle w:val="TableText10HeaderCenter"/>
              <w:jc w:val="left"/>
              <w:rPr>
                <w:rFonts w:ascii="Calibri" w:hAnsi="Calibri" w:cs="Calibri"/>
                <w:b w:val="0"/>
                <w:bCs/>
                <w:szCs w:val="20"/>
              </w:rPr>
            </w:pPr>
            <w:r w:rsidRPr="005424B9">
              <w:rPr>
                <w:rFonts w:ascii="Calibri" w:hAnsi="Calibri" w:cs="Calibri"/>
                <w:b w:val="0"/>
                <w:bCs/>
                <w:szCs w:val="20"/>
              </w:rPr>
              <w:t>Field</w:t>
            </w:r>
          </w:p>
        </w:tc>
        <w:tc>
          <w:tcPr>
            <w:tcW w:w="2421" w:type="dxa"/>
            <w:shd w:val="clear" w:color="auto" w:fill="000000" w:themeFill="text1"/>
          </w:tcPr>
          <w:p w14:paraId="36928020" w14:textId="77777777" w:rsidR="00431200" w:rsidRPr="005424B9" w:rsidRDefault="00431200" w:rsidP="00922223">
            <w:pPr>
              <w:pStyle w:val="TableText10HeaderCenter"/>
              <w:jc w:val="left"/>
              <w:rPr>
                <w:rFonts w:ascii="Calibri" w:hAnsi="Calibri" w:cs="Calibri"/>
                <w:b w:val="0"/>
                <w:bCs/>
                <w:szCs w:val="20"/>
              </w:rPr>
            </w:pPr>
            <w:r w:rsidRPr="005424B9">
              <w:rPr>
                <w:rFonts w:ascii="Calibri" w:hAnsi="Calibri" w:cs="Calibri"/>
                <w:b w:val="0"/>
                <w:bCs/>
                <w:szCs w:val="20"/>
              </w:rPr>
              <w:t>Type</w:t>
            </w:r>
          </w:p>
        </w:tc>
        <w:tc>
          <w:tcPr>
            <w:tcW w:w="1100" w:type="dxa"/>
            <w:shd w:val="clear" w:color="auto" w:fill="000000" w:themeFill="text1"/>
          </w:tcPr>
          <w:p w14:paraId="2D4A1AE7" w14:textId="77777777" w:rsidR="00431200" w:rsidRPr="005424B9" w:rsidRDefault="00431200" w:rsidP="00922223">
            <w:pPr>
              <w:pStyle w:val="TableText10HeaderCenter"/>
              <w:jc w:val="left"/>
              <w:rPr>
                <w:rFonts w:ascii="Calibri" w:hAnsi="Calibri" w:cs="Calibri"/>
                <w:b w:val="0"/>
                <w:bCs/>
                <w:szCs w:val="20"/>
              </w:rPr>
            </w:pPr>
            <w:r w:rsidRPr="005424B9">
              <w:rPr>
                <w:rFonts w:ascii="Calibri" w:hAnsi="Calibri" w:cs="Calibri"/>
                <w:b w:val="0"/>
                <w:bCs/>
                <w:szCs w:val="20"/>
              </w:rPr>
              <w:t>Required</w:t>
            </w:r>
          </w:p>
        </w:tc>
        <w:tc>
          <w:tcPr>
            <w:tcW w:w="3594" w:type="dxa"/>
            <w:shd w:val="clear" w:color="auto" w:fill="000000" w:themeFill="text1"/>
          </w:tcPr>
          <w:p w14:paraId="0EF6CA24" w14:textId="77777777" w:rsidR="00431200" w:rsidRPr="005424B9" w:rsidRDefault="00431200" w:rsidP="00922223">
            <w:pPr>
              <w:pStyle w:val="TableText10HeaderCenter"/>
              <w:jc w:val="left"/>
              <w:rPr>
                <w:rFonts w:ascii="Calibri" w:hAnsi="Calibri" w:cs="Calibri"/>
                <w:b w:val="0"/>
                <w:bCs/>
                <w:szCs w:val="20"/>
              </w:rPr>
            </w:pPr>
            <w:r w:rsidRPr="005424B9">
              <w:rPr>
                <w:rFonts w:ascii="Calibri" w:hAnsi="Calibri" w:cs="Calibri"/>
                <w:b w:val="0"/>
                <w:bCs/>
                <w:szCs w:val="20"/>
              </w:rPr>
              <w:t>Description</w:t>
            </w:r>
          </w:p>
        </w:tc>
      </w:tr>
      <w:tr w:rsidR="00431200" w:rsidRPr="005424B9" w14:paraId="7D7D2AC4" w14:textId="77777777" w:rsidTr="00605064">
        <w:tc>
          <w:tcPr>
            <w:tcW w:w="2335" w:type="dxa"/>
            <w:tcBorders>
              <w:top w:val="single" w:sz="4" w:space="0" w:color="auto"/>
              <w:left w:val="single" w:sz="4" w:space="0" w:color="auto"/>
              <w:bottom w:val="single" w:sz="4" w:space="0" w:color="auto"/>
              <w:right w:val="single" w:sz="4" w:space="0" w:color="auto"/>
            </w:tcBorders>
          </w:tcPr>
          <w:p w14:paraId="49F1C25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institutionName</w:t>
            </w:r>
          </w:p>
        </w:tc>
        <w:tc>
          <w:tcPr>
            <w:tcW w:w="2421" w:type="dxa"/>
            <w:tcBorders>
              <w:top w:val="single" w:sz="4" w:space="0" w:color="auto"/>
              <w:left w:val="single" w:sz="4" w:space="0" w:color="auto"/>
              <w:bottom w:val="single" w:sz="4" w:space="0" w:color="auto"/>
              <w:right w:val="single" w:sz="4" w:space="0" w:color="auto"/>
            </w:tcBorders>
          </w:tcPr>
          <w:p w14:paraId="5AB926D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String</w:t>
            </w:r>
          </w:p>
        </w:tc>
        <w:tc>
          <w:tcPr>
            <w:tcW w:w="1100" w:type="dxa"/>
            <w:tcBorders>
              <w:top w:val="single" w:sz="4" w:space="0" w:color="auto"/>
              <w:left w:val="single" w:sz="4" w:space="0" w:color="auto"/>
              <w:bottom w:val="single" w:sz="4" w:space="0" w:color="auto"/>
              <w:right w:val="single" w:sz="4" w:space="0" w:color="auto"/>
            </w:tcBorders>
          </w:tcPr>
          <w:p w14:paraId="56E68B16" w14:textId="4EC690E4" w:rsidR="00431200" w:rsidRPr="005424B9" w:rsidRDefault="00431200" w:rsidP="31714CD1">
            <w:pPr>
              <w:pStyle w:val="TableText10"/>
              <w:rPr>
                <w:rFonts w:ascii="Calibri" w:hAnsi="Calibri" w:cs="Calibri"/>
                <w:color w:val="000000" w:themeColor="text1"/>
                <w:szCs w:val="20"/>
                <w:lang w:val="en-GB"/>
              </w:rPr>
            </w:pPr>
            <w:r w:rsidRPr="005424B9">
              <w:rPr>
                <w:rFonts w:ascii="Calibri" w:hAnsi="Calibri" w:cs="Calibri"/>
                <w:color w:val="000000" w:themeColor="text1"/>
                <w:szCs w:val="20"/>
              </w:rPr>
              <w:t>Yes</w:t>
            </w:r>
          </w:p>
        </w:tc>
        <w:tc>
          <w:tcPr>
            <w:tcW w:w="3594" w:type="dxa"/>
            <w:tcBorders>
              <w:top w:val="single" w:sz="4" w:space="0" w:color="auto"/>
              <w:left w:val="single" w:sz="4" w:space="0" w:color="auto"/>
              <w:bottom w:val="single" w:sz="4" w:space="0" w:color="auto"/>
              <w:right w:val="single" w:sz="4" w:space="0" w:color="auto"/>
            </w:tcBorders>
          </w:tcPr>
          <w:p w14:paraId="6572BB0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Name of the educational institution</w:t>
            </w:r>
          </w:p>
        </w:tc>
      </w:tr>
      <w:tr w:rsidR="00431200" w:rsidRPr="005424B9" w14:paraId="03151D86" w14:textId="77777777" w:rsidTr="00605064">
        <w:trPr>
          <w:trHeight w:val="683"/>
        </w:trPr>
        <w:tc>
          <w:tcPr>
            <w:tcW w:w="2335" w:type="dxa"/>
            <w:tcBorders>
              <w:top w:val="single" w:sz="4" w:space="0" w:color="auto"/>
              <w:left w:val="single" w:sz="4" w:space="0" w:color="auto"/>
              <w:bottom w:val="single" w:sz="4" w:space="0" w:color="auto"/>
              <w:right w:val="single" w:sz="4" w:space="0" w:color="auto"/>
            </w:tcBorders>
          </w:tcPr>
          <w:p w14:paraId="45DEA8C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institutionType</w:t>
            </w:r>
          </w:p>
        </w:tc>
        <w:tc>
          <w:tcPr>
            <w:tcW w:w="2421" w:type="dxa"/>
            <w:tcBorders>
              <w:top w:val="single" w:sz="4" w:space="0" w:color="auto"/>
              <w:left w:val="single" w:sz="4" w:space="0" w:color="auto"/>
              <w:bottom w:val="single" w:sz="4" w:space="0" w:color="auto"/>
              <w:right w:val="single" w:sz="4" w:space="0" w:color="auto"/>
            </w:tcBorders>
          </w:tcPr>
          <w:p w14:paraId="09FC97D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100" w:type="dxa"/>
            <w:tcBorders>
              <w:top w:val="single" w:sz="4" w:space="0" w:color="auto"/>
              <w:left w:val="single" w:sz="4" w:space="0" w:color="auto"/>
              <w:bottom w:val="single" w:sz="4" w:space="0" w:color="auto"/>
              <w:right w:val="single" w:sz="4" w:space="0" w:color="auto"/>
            </w:tcBorders>
          </w:tcPr>
          <w:p w14:paraId="3A5A78B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594" w:type="dxa"/>
            <w:tcBorders>
              <w:top w:val="single" w:sz="4" w:space="0" w:color="auto"/>
              <w:left w:val="single" w:sz="4" w:space="0" w:color="auto"/>
              <w:bottom w:val="single" w:sz="4" w:space="0" w:color="auto"/>
              <w:right w:val="single" w:sz="4" w:space="0" w:color="auto"/>
            </w:tcBorders>
          </w:tcPr>
          <w:p w14:paraId="3BD4C06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Type of the Institution</w:t>
            </w:r>
          </w:p>
          <w:p w14:paraId="6576367C" w14:textId="575FED8D" w:rsidR="00431200" w:rsidRPr="005424B9" w:rsidRDefault="00E06C74" w:rsidP="0048366D">
            <w:pPr>
              <w:pStyle w:val="TableText10"/>
              <w:rPr>
                <w:rFonts w:ascii="Calibri" w:eastAsiaTheme="minorHAnsi" w:hAnsi="Calibri" w:cs="Calibri"/>
                <w:szCs w:val="20"/>
                <w:lang w:val="en-GB"/>
              </w:rPr>
            </w:pPr>
            <w:r w:rsidRPr="005424B9">
              <w:rPr>
                <w:rFonts w:ascii="Calibri" w:hAnsi="Calibri" w:cs="Calibri"/>
                <w:szCs w:val="20"/>
              </w:rPr>
              <w:t>Reference Table</w:t>
            </w:r>
            <w:r w:rsidR="00431200" w:rsidRPr="005424B9">
              <w:rPr>
                <w:rFonts w:ascii="Calibri" w:hAnsi="Calibri" w:cs="Calibri"/>
                <w:szCs w:val="20"/>
              </w:rPr>
              <w:t>: R</w:t>
            </w:r>
            <w:r w:rsidR="00431200" w:rsidRPr="005424B9">
              <w:rPr>
                <w:rFonts w:ascii="Calibri" w:hAnsi="Calibri" w:cs="Calibri"/>
                <w:color w:val="000000"/>
                <w:szCs w:val="20"/>
              </w:rPr>
              <w:t>T_EDIT</w:t>
            </w:r>
          </w:p>
        </w:tc>
      </w:tr>
      <w:tr w:rsidR="00431200" w:rsidRPr="005424B9" w14:paraId="19BB78C5" w14:textId="77777777" w:rsidTr="00605064">
        <w:tc>
          <w:tcPr>
            <w:tcW w:w="2335" w:type="dxa"/>
            <w:tcBorders>
              <w:top w:val="single" w:sz="4" w:space="0" w:color="auto"/>
              <w:left w:val="single" w:sz="4" w:space="0" w:color="auto"/>
              <w:bottom w:val="single" w:sz="4" w:space="0" w:color="auto"/>
              <w:right w:val="single" w:sz="4" w:space="0" w:color="auto"/>
            </w:tcBorders>
          </w:tcPr>
          <w:p w14:paraId="5C1A556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verificationDate</w:t>
            </w:r>
          </w:p>
        </w:tc>
        <w:tc>
          <w:tcPr>
            <w:tcW w:w="2421" w:type="dxa"/>
            <w:tcBorders>
              <w:top w:val="single" w:sz="4" w:space="0" w:color="auto"/>
              <w:left w:val="single" w:sz="4" w:space="0" w:color="auto"/>
              <w:bottom w:val="single" w:sz="4" w:space="0" w:color="auto"/>
              <w:right w:val="single" w:sz="4" w:space="0" w:color="auto"/>
            </w:tcBorders>
          </w:tcPr>
          <w:p w14:paraId="794C15D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Date</w:t>
            </w:r>
          </w:p>
        </w:tc>
        <w:tc>
          <w:tcPr>
            <w:tcW w:w="1100" w:type="dxa"/>
            <w:tcBorders>
              <w:top w:val="single" w:sz="4" w:space="0" w:color="auto"/>
              <w:left w:val="single" w:sz="4" w:space="0" w:color="auto"/>
              <w:bottom w:val="single" w:sz="4" w:space="0" w:color="auto"/>
              <w:right w:val="single" w:sz="4" w:space="0" w:color="auto"/>
            </w:tcBorders>
          </w:tcPr>
          <w:p w14:paraId="76EE780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No</w:t>
            </w:r>
          </w:p>
        </w:tc>
        <w:tc>
          <w:tcPr>
            <w:tcW w:w="3594" w:type="dxa"/>
            <w:tcBorders>
              <w:top w:val="single" w:sz="4" w:space="0" w:color="auto"/>
              <w:left w:val="single" w:sz="4" w:space="0" w:color="auto"/>
              <w:bottom w:val="single" w:sz="4" w:space="0" w:color="auto"/>
              <w:right w:val="single" w:sz="4" w:space="0" w:color="auto"/>
            </w:tcBorders>
          </w:tcPr>
          <w:p w14:paraId="3580655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Verification date (YYYY-MM-DD)</w:t>
            </w:r>
          </w:p>
        </w:tc>
      </w:tr>
      <w:tr w:rsidR="00431200" w:rsidRPr="005424B9" w14:paraId="4D179EC2" w14:textId="77777777" w:rsidTr="00605064">
        <w:tc>
          <w:tcPr>
            <w:tcW w:w="2335" w:type="dxa"/>
            <w:tcBorders>
              <w:top w:val="single" w:sz="4" w:space="0" w:color="auto"/>
              <w:left w:val="single" w:sz="4" w:space="0" w:color="auto"/>
              <w:bottom w:val="single" w:sz="4" w:space="0" w:color="auto"/>
              <w:right w:val="single" w:sz="4" w:space="0" w:color="auto"/>
            </w:tcBorders>
          </w:tcPr>
          <w:p w14:paraId="4814D4B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verificationSource</w:t>
            </w:r>
          </w:p>
        </w:tc>
        <w:tc>
          <w:tcPr>
            <w:tcW w:w="2421" w:type="dxa"/>
            <w:tcBorders>
              <w:top w:val="single" w:sz="4" w:space="0" w:color="auto"/>
              <w:left w:val="single" w:sz="4" w:space="0" w:color="auto"/>
              <w:bottom w:val="single" w:sz="4" w:space="0" w:color="auto"/>
              <w:right w:val="single" w:sz="4" w:space="0" w:color="auto"/>
            </w:tcBorders>
          </w:tcPr>
          <w:p w14:paraId="62313E5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String</w:t>
            </w:r>
          </w:p>
        </w:tc>
        <w:tc>
          <w:tcPr>
            <w:tcW w:w="1100" w:type="dxa"/>
            <w:tcBorders>
              <w:top w:val="single" w:sz="4" w:space="0" w:color="auto"/>
              <w:left w:val="single" w:sz="4" w:space="0" w:color="auto"/>
              <w:bottom w:val="single" w:sz="4" w:space="0" w:color="auto"/>
              <w:right w:val="single" w:sz="4" w:space="0" w:color="auto"/>
            </w:tcBorders>
          </w:tcPr>
          <w:p w14:paraId="1631122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Yes</w:t>
            </w:r>
          </w:p>
        </w:tc>
        <w:tc>
          <w:tcPr>
            <w:tcW w:w="3594" w:type="dxa"/>
            <w:tcBorders>
              <w:top w:val="single" w:sz="4" w:space="0" w:color="auto"/>
              <w:left w:val="single" w:sz="4" w:space="0" w:color="auto"/>
              <w:bottom w:val="single" w:sz="4" w:space="0" w:color="auto"/>
              <w:right w:val="single" w:sz="4" w:space="0" w:color="auto"/>
            </w:tcBorders>
          </w:tcPr>
          <w:p w14:paraId="2E9CE571" w14:textId="4CDF34E0" w:rsidR="007A38DE" w:rsidRPr="005424B9" w:rsidRDefault="007A38DE" w:rsidP="000D596E">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14:paraId="739242BF" w14:textId="4263E130" w:rsidR="00431200" w:rsidRPr="005424B9" w:rsidRDefault="00E06C74" w:rsidP="000D596E">
            <w:pPr>
              <w:pStyle w:val="TableText10"/>
              <w:rPr>
                <w:rFonts w:ascii="Calibri" w:eastAsiaTheme="minorHAnsi" w:hAnsi="Calibri" w:cs="Calibri"/>
                <w:szCs w:val="20"/>
                <w:lang w:val="en-GB"/>
              </w:rPr>
            </w:pPr>
            <w:r w:rsidRPr="005424B9">
              <w:rPr>
                <w:rFonts w:ascii="Calibri" w:hAnsi="Calibri" w:cs="Calibri"/>
                <w:color w:val="000000"/>
                <w:szCs w:val="20"/>
              </w:rPr>
              <w:t>Reference Table</w:t>
            </w:r>
            <w:r w:rsidR="00431200" w:rsidRPr="005424B9">
              <w:rPr>
                <w:rFonts w:ascii="Calibri" w:hAnsi="Calibri" w:cs="Calibri"/>
                <w:color w:val="000000"/>
                <w:szCs w:val="20"/>
              </w:rPr>
              <w:t xml:space="preserve">: </w:t>
            </w:r>
            <w:r w:rsidR="00A73EA2" w:rsidRPr="005424B9">
              <w:rPr>
                <w:rFonts w:ascii="Calibri" w:hAnsi="Calibri" w:cs="Calibri"/>
                <w:color w:val="000000"/>
                <w:szCs w:val="20"/>
              </w:rPr>
              <w:t>RT_EDUVERIFICATION</w:t>
            </w:r>
          </w:p>
        </w:tc>
      </w:tr>
      <w:tr w:rsidR="00431200" w:rsidRPr="005424B9" w14:paraId="2BF682BA" w14:textId="77777777" w:rsidTr="00605064">
        <w:tc>
          <w:tcPr>
            <w:tcW w:w="2335" w:type="dxa"/>
            <w:tcBorders>
              <w:top w:val="single" w:sz="4" w:space="0" w:color="auto"/>
              <w:left w:val="single" w:sz="4" w:space="0" w:color="auto"/>
              <w:bottom w:val="single" w:sz="4" w:space="0" w:color="auto"/>
              <w:right w:val="single" w:sz="4" w:space="0" w:color="auto"/>
            </w:tcBorders>
          </w:tcPr>
          <w:p w14:paraId="1E325E9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enrollmentStatus</w:t>
            </w:r>
          </w:p>
        </w:tc>
        <w:tc>
          <w:tcPr>
            <w:tcW w:w="2421" w:type="dxa"/>
            <w:tcBorders>
              <w:top w:val="single" w:sz="4" w:space="0" w:color="auto"/>
              <w:left w:val="single" w:sz="4" w:space="0" w:color="auto"/>
              <w:bottom w:val="single" w:sz="4" w:space="0" w:color="auto"/>
              <w:right w:val="single" w:sz="4" w:space="0" w:color="auto"/>
            </w:tcBorders>
          </w:tcPr>
          <w:p w14:paraId="0D6429E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String</w:t>
            </w:r>
          </w:p>
        </w:tc>
        <w:tc>
          <w:tcPr>
            <w:tcW w:w="1100" w:type="dxa"/>
            <w:tcBorders>
              <w:top w:val="single" w:sz="4" w:space="0" w:color="auto"/>
              <w:left w:val="single" w:sz="4" w:space="0" w:color="auto"/>
              <w:bottom w:val="single" w:sz="4" w:space="0" w:color="auto"/>
              <w:right w:val="single" w:sz="4" w:space="0" w:color="auto"/>
            </w:tcBorders>
          </w:tcPr>
          <w:p w14:paraId="56A7D18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Yes</w:t>
            </w:r>
          </w:p>
        </w:tc>
        <w:tc>
          <w:tcPr>
            <w:tcW w:w="3594" w:type="dxa"/>
            <w:tcBorders>
              <w:top w:val="single" w:sz="4" w:space="0" w:color="auto"/>
              <w:left w:val="single" w:sz="4" w:space="0" w:color="auto"/>
              <w:bottom w:val="single" w:sz="4" w:space="0" w:color="auto"/>
              <w:right w:val="single" w:sz="4" w:space="0" w:color="auto"/>
            </w:tcBorders>
          </w:tcPr>
          <w:p w14:paraId="7F1E806F" w14:textId="47F51130" w:rsidR="00431200" w:rsidRPr="005424B9" w:rsidRDefault="00847DF9" w:rsidP="000D596E">
            <w:pPr>
              <w:pStyle w:val="TableText10"/>
              <w:rPr>
                <w:rFonts w:ascii="Calibri" w:hAnsi="Calibri" w:cs="Calibri"/>
                <w:color w:val="000000"/>
                <w:szCs w:val="20"/>
              </w:rPr>
            </w:pPr>
            <w:r w:rsidRPr="005424B9">
              <w:rPr>
                <w:rFonts w:ascii="Calibri" w:hAnsi="Calibri" w:cs="Calibri"/>
                <w:color w:val="000000"/>
                <w:szCs w:val="20"/>
              </w:rPr>
              <w:t xml:space="preserve">Education </w:t>
            </w:r>
            <w:r w:rsidR="00431200" w:rsidRPr="005424B9">
              <w:rPr>
                <w:rFonts w:ascii="Calibri" w:hAnsi="Calibri" w:cs="Calibri"/>
                <w:color w:val="000000"/>
                <w:szCs w:val="20"/>
              </w:rPr>
              <w:t>Enrollment Status</w:t>
            </w:r>
          </w:p>
          <w:p w14:paraId="50321257" w14:textId="17A80463"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szCs w:val="20"/>
              </w:rPr>
              <w:t xml:space="preserve">Reference </w:t>
            </w:r>
            <w:r w:rsidRPr="005424B9">
              <w:rPr>
                <w:rFonts w:ascii="Calibri" w:hAnsi="Calibri" w:cs="Calibri"/>
                <w:color w:val="000000"/>
                <w:szCs w:val="20"/>
              </w:rPr>
              <w:t xml:space="preserve">table: </w:t>
            </w:r>
            <w:r w:rsidR="00EF475A" w:rsidRPr="005424B9">
              <w:rPr>
                <w:rFonts w:ascii="Calibri" w:hAnsi="Calibri" w:cs="Calibri"/>
                <w:color w:val="000000"/>
                <w:szCs w:val="20"/>
              </w:rPr>
              <w:t>RT_EDES</w:t>
            </w:r>
          </w:p>
        </w:tc>
      </w:tr>
      <w:tr w:rsidR="00431200" w:rsidRPr="005424B9" w14:paraId="2FCD4497" w14:textId="77777777" w:rsidTr="00605064">
        <w:tc>
          <w:tcPr>
            <w:tcW w:w="2335" w:type="dxa"/>
            <w:tcBorders>
              <w:top w:val="single" w:sz="4" w:space="0" w:color="auto"/>
              <w:left w:val="single" w:sz="4" w:space="0" w:color="auto"/>
              <w:bottom w:val="single" w:sz="4" w:space="0" w:color="auto"/>
              <w:right w:val="single" w:sz="4" w:space="0" w:color="auto"/>
            </w:tcBorders>
          </w:tcPr>
          <w:p w14:paraId="2B01DB5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monthlyHours</w:t>
            </w:r>
          </w:p>
        </w:tc>
        <w:tc>
          <w:tcPr>
            <w:tcW w:w="2421" w:type="dxa"/>
            <w:tcBorders>
              <w:top w:val="single" w:sz="4" w:space="0" w:color="auto"/>
              <w:left w:val="single" w:sz="4" w:space="0" w:color="auto"/>
              <w:bottom w:val="single" w:sz="4" w:space="0" w:color="auto"/>
              <w:right w:val="single" w:sz="4" w:space="0" w:color="auto"/>
            </w:tcBorders>
          </w:tcPr>
          <w:p w14:paraId="01491E5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Number</w:t>
            </w:r>
          </w:p>
        </w:tc>
        <w:tc>
          <w:tcPr>
            <w:tcW w:w="1100" w:type="dxa"/>
            <w:tcBorders>
              <w:top w:val="single" w:sz="4" w:space="0" w:color="auto"/>
              <w:left w:val="single" w:sz="4" w:space="0" w:color="auto"/>
              <w:bottom w:val="single" w:sz="4" w:space="0" w:color="auto"/>
              <w:right w:val="single" w:sz="4" w:space="0" w:color="auto"/>
            </w:tcBorders>
          </w:tcPr>
          <w:p w14:paraId="6D1D686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Yes</w:t>
            </w:r>
          </w:p>
        </w:tc>
        <w:tc>
          <w:tcPr>
            <w:tcW w:w="3594" w:type="dxa"/>
            <w:tcBorders>
              <w:top w:val="single" w:sz="4" w:space="0" w:color="auto"/>
              <w:left w:val="single" w:sz="4" w:space="0" w:color="auto"/>
              <w:bottom w:val="single" w:sz="4" w:space="0" w:color="auto"/>
              <w:right w:val="single" w:sz="4" w:space="0" w:color="auto"/>
            </w:tcBorders>
          </w:tcPr>
          <w:p w14:paraId="1C3B739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Number of hours per month</w:t>
            </w:r>
          </w:p>
        </w:tc>
      </w:tr>
      <w:tr w:rsidR="00431200" w:rsidRPr="005424B9" w14:paraId="09710EBB" w14:textId="77777777" w:rsidTr="00605064">
        <w:tc>
          <w:tcPr>
            <w:tcW w:w="2335" w:type="dxa"/>
            <w:tcBorders>
              <w:top w:val="single" w:sz="4" w:space="0" w:color="auto"/>
              <w:left w:val="single" w:sz="4" w:space="0" w:color="auto"/>
              <w:bottom w:val="single" w:sz="4" w:space="0" w:color="auto"/>
              <w:right w:val="single" w:sz="4" w:space="0" w:color="auto"/>
            </w:tcBorders>
          </w:tcPr>
          <w:p w14:paraId="70CD103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termStartDate</w:t>
            </w:r>
          </w:p>
        </w:tc>
        <w:tc>
          <w:tcPr>
            <w:tcW w:w="2421" w:type="dxa"/>
            <w:tcBorders>
              <w:top w:val="single" w:sz="4" w:space="0" w:color="auto"/>
              <w:left w:val="single" w:sz="4" w:space="0" w:color="auto"/>
              <w:bottom w:val="single" w:sz="4" w:space="0" w:color="auto"/>
              <w:right w:val="single" w:sz="4" w:space="0" w:color="auto"/>
            </w:tcBorders>
          </w:tcPr>
          <w:p w14:paraId="05F348F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Date</w:t>
            </w:r>
          </w:p>
        </w:tc>
        <w:tc>
          <w:tcPr>
            <w:tcW w:w="1100" w:type="dxa"/>
            <w:tcBorders>
              <w:top w:val="single" w:sz="4" w:space="0" w:color="auto"/>
              <w:left w:val="single" w:sz="4" w:space="0" w:color="auto"/>
              <w:bottom w:val="single" w:sz="4" w:space="0" w:color="auto"/>
              <w:right w:val="single" w:sz="4" w:space="0" w:color="auto"/>
            </w:tcBorders>
          </w:tcPr>
          <w:p w14:paraId="6143473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Yes</w:t>
            </w:r>
          </w:p>
        </w:tc>
        <w:tc>
          <w:tcPr>
            <w:tcW w:w="3594" w:type="dxa"/>
            <w:tcBorders>
              <w:top w:val="single" w:sz="4" w:space="0" w:color="auto"/>
              <w:left w:val="single" w:sz="4" w:space="0" w:color="auto"/>
              <w:bottom w:val="single" w:sz="4" w:space="0" w:color="auto"/>
              <w:right w:val="single" w:sz="4" w:space="0" w:color="auto"/>
            </w:tcBorders>
          </w:tcPr>
          <w:p w14:paraId="6D0F926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Term start date (YYYY-MM-DD)</w:t>
            </w:r>
          </w:p>
        </w:tc>
      </w:tr>
      <w:tr w:rsidR="00431200" w:rsidRPr="005424B9" w14:paraId="0E6C4065" w14:textId="77777777" w:rsidTr="00605064">
        <w:tc>
          <w:tcPr>
            <w:tcW w:w="2335" w:type="dxa"/>
            <w:tcBorders>
              <w:top w:val="single" w:sz="4" w:space="0" w:color="auto"/>
              <w:left w:val="single" w:sz="4" w:space="0" w:color="auto"/>
              <w:bottom w:val="single" w:sz="4" w:space="0" w:color="auto"/>
              <w:right w:val="single" w:sz="4" w:space="0" w:color="auto"/>
            </w:tcBorders>
          </w:tcPr>
          <w:p w14:paraId="514ED92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termEndDate</w:t>
            </w:r>
          </w:p>
        </w:tc>
        <w:tc>
          <w:tcPr>
            <w:tcW w:w="2421" w:type="dxa"/>
            <w:tcBorders>
              <w:top w:val="single" w:sz="4" w:space="0" w:color="auto"/>
              <w:left w:val="single" w:sz="4" w:space="0" w:color="auto"/>
              <w:bottom w:val="single" w:sz="4" w:space="0" w:color="auto"/>
              <w:right w:val="single" w:sz="4" w:space="0" w:color="auto"/>
            </w:tcBorders>
          </w:tcPr>
          <w:p w14:paraId="58ED700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Date</w:t>
            </w:r>
          </w:p>
        </w:tc>
        <w:tc>
          <w:tcPr>
            <w:tcW w:w="1100" w:type="dxa"/>
            <w:tcBorders>
              <w:top w:val="single" w:sz="4" w:space="0" w:color="auto"/>
              <w:left w:val="single" w:sz="4" w:space="0" w:color="auto"/>
              <w:bottom w:val="single" w:sz="4" w:space="0" w:color="auto"/>
              <w:right w:val="single" w:sz="4" w:space="0" w:color="auto"/>
            </w:tcBorders>
          </w:tcPr>
          <w:p w14:paraId="27EEB11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hAnsi="Calibri" w:cs="Calibri"/>
                <w:color w:val="000000"/>
                <w:szCs w:val="20"/>
              </w:rPr>
              <w:t>Yes</w:t>
            </w:r>
          </w:p>
        </w:tc>
        <w:tc>
          <w:tcPr>
            <w:tcW w:w="3594" w:type="dxa"/>
            <w:tcBorders>
              <w:top w:val="single" w:sz="4" w:space="0" w:color="auto"/>
              <w:left w:val="single" w:sz="4" w:space="0" w:color="auto"/>
              <w:bottom w:val="single" w:sz="4" w:space="0" w:color="auto"/>
              <w:right w:val="single" w:sz="4" w:space="0" w:color="auto"/>
            </w:tcBorders>
          </w:tcPr>
          <w:p w14:paraId="0B0D0B04" w14:textId="0D791A17" w:rsidR="00431200" w:rsidRPr="005424B9" w:rsidRDefault="00481881" w:rsidP="000D596E">
            <w:pPr>
              <w:pStyle w:val="TableText10"/>
              <w:rPr>
                <w:rFonts w:ascii="Calibri" w:eastAsiaTheme="minorHAnsi" w:hAnsi="Calibri" w:cs="Calibri"/>
                <w:szCs w:val="20"/>
                <w:lang w:val="en-GB"/>
              </w:rPr>
            </w:pPr>
            <w:r w:rsidRPr="005424B9">
              <w:rPr>
                <w:rFonts w:ascii="Calibri" w:hAnsi="Calibri" w:cs="Calibri"/>
                <w:color w:val="000000"/>
                <w:szCs w:val="20"/>
              </w:rPr>
              <w:t>End date of schools enrollment term</w:t>
            </w:r>
            <w:r w:rsidR="00431200" w:rsidRPr="005424B9">
              <w:rPr>
                <w:rFonts w:ascii="Calibri" w:hAnsi="Calibri" w:cs="Calibri"/>
                <w:color w:val="000000"/>
                <w:szCs w:val="20"/>
              </w:rPr>
              <w:t xml:space="preserve"> (YYYY-MM-DD)</w:t>
            </w:r>
          </w:p>
        </w:tc>
      </w:tr>
      <w:tr w:rsidR="00431200" w:rsidRPr="005424B9" w14:paraId="3BA0C8D3" w14:textId="77777777" w:rsidTr="00605064">
        <w:tc>
          <w:tcPr>
            <w:tcW w:w="2335" w:type="dxa"/>
            <w:tcBorders>
              <w:top w:val="single" w:sz="4" w:space="0" w:color="auto"/>
              <w:left w:val="single" w:sz="4" w:space="0" w:color="auto"/>
              <w:bottom w:val="single" w:sz="4" w:space="0" w:color="auto"/>
              <w:right w:val="single" w:sz="4" w:space="0" w:color="auto"/>
            </w:tcBorders>
          </w:tcPr>
          <w:p w14:paraId="69EF0F0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electronicallyVerifiedData</w:t>
            </w:r>
          </w:p>
        </w:tc>
        <w:tc>
          <w:tcPr>
            <w:tcW w:w="2421" w:type="dxa"/>
            <w:tcBorders>
              <w:top w:val="single" w:sz="4" w:space="0" w:color="auto"/>
              <w:left w:val="single" w:sz="4" w:space="0" w:color="auto"/>
              <w:bottom w:val="single" w:sz="4" w:space="0" w:color="auto"/>
              <w:right w:val="single" w:sz="4" w:space="0" w:color="auto"/>
            </w:tcBorders>
          </w:tcPr>
          <w:p w14:paraId="13212D9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Array&lt;NscEnrollmentDTO&gt;</w:t>
            </w:r>
          </w:p>
        </w:tc>
        <w:tc>
          <w:tcPr>
            <w:tcW w:w="1100" w:type="dxa"/>
            <w:tcBorders>
              <w:top w:val="single" w:sz="4" w:space="0" w:color="auto"/>
              <w:left w:val="single" w:sz="4" w:space="0" w:color="auto"/>
              <w:bottom w:val="single" w:sz="4" w:space="0" w:color="auto"/>
              <w:right w:val="single" w:sz="4" w:space="0" w:color="auto"/>
            </w:tcBorders>
          </w:tcPr>
          <w:p w14:paraId="7ADE680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594" w:type="dxa"/>
            <w:tcBorders>
              <w:top w:val="single" w:sz="4" w:space="0" w:color="auto"/>
              <w:left w:val="single" w:sz="4" w:space="0" w:color="auto"/>
              <w:bottom w:val="single" w:sz="4" w:space="0" w:color="auto"/>
              <w:right w:val="single" w:sz="4" w:space="0" w:color="auto"/>
            </w:tcBorders>
          </w:tcPr>
          <w:p w14:paraId="41497F2D" w14:textId="22D66255" w:rsidR="00431200" w:rsidRPr="005424B9" w:rsidRDefault="00847DF9"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 xml:space="preserve">Education </w:t>
            </w:r>
            <w:r w:rsidR="00431200" w:rsidRPr="005424B9">
              <w:rPr>
                <w:rFonts w:ascii="Calibri" w:eastAsiaTheme="minorHAnsi" w:hAnsi="Calibri" w:cs="Calibri"/>
                <w:szCs w:val="20"/>
                <w:lang w:val="en-GB"/>
              </w:rPr>
              <w:t>Enrollment data from National Student Clearinghouse (NSC) electronic verification</w:t>
            </w:r>
          </w:p>
        </w:tc>
      </w:tr>
      <w:tr w:rsidR="00E05803" w:rsidRPr="005424B9" w14:paraId="6BB82AE0" w14:textId="77777777" w:rsidTr="00605064">
        <w:trPr>
          <w:trHeight w:val="300"/>
        </w:trPr>
        <w:tc>
          <w:tcPr>
            <w:tcW w:w="2335" w:type="dxa"/>
            <w:tcBorders>
              <w:top w:val="single" w:sz="4" w:space="0" w:color="auto"/>
              <w:left w:val="single" w:sz="4" w:space="0" w:color="auto"/>
              <w:bottom w:val="single" w:sz="4" w:space="0" w:color="auto"/>
              <w:right w:val="single" w:sz="4" w:space="0" w:color="auto"/>
            </w:tcBorders>
          </w:tcPr>
          <w:p w14:paraId="4B231A37" w14:textId="31E400AD"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Calibri" w:hAnsi="Calibri" w:cs="Calibri"/>
                <w:color w:val="000000" w:themeColor="text1"/>
                <w:lang w:val="en-GB"/>
              </w:rPr>
              <w:t>source</w:t>
            </w:r>
          </w:p>
        </w:tc>
        <w:tc>
          <w:tcPr>
            <w:tcW w:w="2421" w:type="dxa"/>
            <w:tcBorders>
              <w:top w:val="single" w:sz="4" w:space="0" w:color="auto"/>
              <w:left w:val="single" w:sz="4" w:space="0" w:color="auto"/>
              <w:bottom w:val="single" w:sz="4" w:space="0" w:color="auto"/>
              <w:right w:val="single" w:sz="4" w:space="0" w:color="auto"/>
            </w:tcBorders>
          </w:tcPr>
          <w:p w14:paraId="1CB18926" w14:textId="12FABDED"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Calibri" w:hAnsi="Calibri" w:cs="Calibri"/>
                <w:color w:val="000000" w:themeColor="text1"/>
                <w:lang w:val="en-GB"/>
              </w:rPr>
              <w:t>String</w:t>
            </w:r>
          </w:p>
        </w:tc>
        <w:tc>
          <w:tcPr>
            <w:tcW w:w="1100" w:type="dxa"/>
            <w:tcBorders>
              <w:top w:val="single" w:sz="4" w:space="0" w:color="auto"/>
              <w:left w:val="single" w:sz="4" w:space="0" w:color="auto"/>
              <w:bottom w:val="single" w:sz="4" w:space="0" w:color="auto"/>
              <w:right w:val="single" w:sz="4" w:space="0" w:color="auto"/>
            </w:tcBorders>
          </w:tcPr>
          <w:p w14:paraId="61E73020" w14:textId="3854E5BF"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Calibri" w:hAnsi="Calibri" w:cs="Calibri"/>
                <w:color w:val="000000" w:themeColor="text1"/>
                <w:lang w:val="en-GB"/>
              </w:rPr>
              <w:t>Yes</w:t>
            </w:r>
          </w:p>
        </w:tc>
        <w:tc>
          <w:tcPr>
            <w:tcW w:w="3594" w:type="dxa"/>
            <w:tcBorders>
              <w:top w:val="single" w:sz="4" w:space="0" w:color="auto"/>
              <w:left w:val="single" w:sz="4" w:space="0" w:color="auto"/>
              <w:bottom w:val="single" w:sz="4" w:space="0" w:color="auto"/>
              <w:right w:val="single" w:sz="4" w:space="0" w:color="auto"/>
            </w:tcBorders>
          </w:tcPr>
          <w:p w14:paraId="03F3F320" w14:textId="77777777" w:rsidR="00437ACB" w:rsidRPr="008E69F0" w:rsidRDefault="00437ACB" w:rsidP="00437ACB">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7D2E13BD" w14:textId="5FECF1BF" w:rsidR="00E05803" w:rsidRPr="005424B9" w:rsidDel="547EDEB1" w:rsidRDefault="00E05803" w:rsidP="31714CD1">
            <w:pPr>
              <w:pStyle w:val="TableText10"/>
              <w:rPr>
                <w:rFonts w:ascii="Calibri" w:eastAsia="Calibri" w:hAnsi="Calibri" w:cs="Calibri"/>
                <w:color w:val="0078D4"/>
                <w:szCs w:val="20"/>
                <w:u w:val="single"/>
                <w:lang w:val="en-GB"/>
              </w:rPr>
            </w:pPr>
            <w:r w:rsidRPr="31714CD1">
              <w:rPr>
                <w:rFonts w:ascii="Calibri" w:eastAsia="Calibri" w:hAnsi="Calibri" w:cs="Calibri"/>
                <w:lang w:val="en-GB"/>
              </w:rPr>
              <w:t>Eg: VaCMS</w:t>
            </w:r>
          </w:p>
        </w:tc>
      </w:tr>
      <w:tr w:rsidR="00E05803" w:rsidRPr="005424B9" w14:paraId="4CA6B4E3" w14:textId="77777777" w:rsidTr="00605064">
        <w:trPr>
          <w:trHeight w:val="300"/>
        </w:trPr>
        <w:tc>
          <w:tcPr>
            <w:tcW w:w="2335" w:type="dxa"/>
            <w:tcBorders>
              <w:top w:val="single" w:sz="4" w:space="0" w:color="auto"/>
              <w:left w:val="single" w:sz="4" w:space="0" w:color="auto"/>
              <w:bottom w:val="single" w:sz="4" w:space="0" w:color="auto"/>
              <w:right w:val="single" w:sz="4" w:space="0" w:color="auto"/>
            </w:tcBorders>
          </w:tcPr>
          <w:p w14:paraId="1351BEE6" w14:textId="214AE0FB" w:rsidR="00E05803" w:rsidRPr="005424B9" w:rsidRDefault="00350920" w:rsidP="31714CD1">
            <w:pPr>
              <w:pStyle w:val="TableText10"/>
              <w:rPr>
                <w:rFonts w:ascii="Calibri" w:eastAsia="Calibri" w:hAnsi="Calibri" w:cs="Calibri"/>
                <w:color w:val="000000" w:themeColor="text1"/>
                <w:szCs w:val="20"/>
                <w:lang w:val="en-GB"/>
              </w:rPr>
            </w:pPr>
            <w:r>
              <w:rPr>
                <w:rFonts w:ascii="Calibri" w:eastAsiaTheme="majorEastAsia" w:hAnsi="Calibri" w:cs="Calibri"/>
                <w:lang w:val="en-GB"/>
              </w:rPr>
              <w:t>updateSw</w:t>
            </w:r>
          </w:p>
        </w:tc>
        <w:tc>
          <w:tcPr>
            <w:tcW w:w="2421" w:type="dxa"/>
            <w:tcBorders>
              <w:top w:val="single" w:sz="4" w:space="0" w:color="auto"/>
              <w:left w:val="single" w:sz="4" w:space="0" w:color="auto"/>
              <w:bottom w:val="single" w:sz="4" w:space="0" w:color="auto"/>
              <w:right w:val="single" w:sz="4" w:space="0" w:color="auto"/>
            </w:tcBorders>
          </w:tcPr>
          <w:p w14:paraId="42154A35" w14:textId="3134D82C"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lang w:val="en-GB"/>
              </w:rPr>
              <w:t>String</w:t>
            </w:r>
          </w:p>
        </w:tc>
        <w:tc>
          <w:tcPr>
            <w:tcW w:w="1100" w:type="dxa"/>
            <w:tcBorders>
              <w:top w:val="single" w:sz="4" w:space="0" w:color="auto"/>
              <w:left w:val="single" w:sz="4" w:space="0" w:color="auto"/>
              <w:bottom w:val="single" w:sz="4" w:space="0" w:color="auto"/>
              <w:right w:val="single" w:sz="4" w:space="0" w:color="auto"/>
            </w:tcBorders>
          </w:tcPr>
          <w:p w14:paraId="45CCA620" w14:textId="5355D9A3"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lang w:val="en-GB"/>
              </w:rPr>
              <w:t>No</w:t>
            </w:r>
          </w:p>
        </w:tc>
        <w:tc>
          <w:tcPr>
            <w:tcW w:w="3594" w:type="dxa"/>
            <w:tcBorders>
              <w:top w:val="single" w:sz="4" w:space="0" w:color="auto"/>
              <w:left w:val="single" w:sz="4" w:space="0" w:color="auto"/>
              <w:bottom w:val="single" w:sz="4" w:space="0" w:color="auto"/>
              <w:right w:val="single" w:sz="4" w:space="0" w:color="auto"/>
            </w:tcBorders>
          </w:tcPr>
          <w:p w14:paraId="5B36A1F5"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570DEF6B" w14:textId="0DFBD2B3" w:rsidR="00E05803" w:rsidRPr="005424B9" w:rsidDel="547EDEB1" w:rsidRDefault="00CC4C03" w:rsidP="31714CD1">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r w:rsidR="00E05803" w:rsidRPr="005424B9" w14:paraId="5C75D665" w14:textId="77777777" w:rsidTr="00605064">
        <w:trPr>
          <w:trHeight w:val="300"/>
        </w:trPr>
        <w:tc>
          <w:tcPr>
            <w:tcW w:w="2335" w:type="dxa"/>
            <w:tcBorders>
              <w:top w:val="single" w:sz="4" w:space="0" w:color="auto"/>
              <w:left w:val="single" w:sz="4" w:space="0" w:color="auto"/>
              <w:bottom w:val="single" w:sz="4" w:space="0" w:color="auto"/>
              <w:right w:val="single" w:sz="4" w:space="0" w:color="auto"/>
            </w:tcBorders>
          </w:tcPr>
          <w:p w14:paraId="32763A36" w14:textId="6A0CF8EC"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rPr>
              <w:t xml:space="preserve">vaCMSSequenceNum </w:t>
            </w:r>
            <w:r w:rsidRPr="31714CD1">
              <w:rPr>
                <w:rFonts w:ascii="Calibri" w:eastAsiaTheme="majorEastAsia" w:hAnsi="Calibri" w:cs="Calibri"/>
                <w:color w:val="000000" w:themeColor="text1"/>
                <w:lang w:val="en-GB"/>
              </w:rPr>
              <w:t>  </w:t>
            </w:r>
          </w:p>
        </w:tc>
        <w:tc>
          <w:tcPr>
            <w:tcW w:w="2421" w:type="dxa"/>
            <w:tcBorders>
              <w:top w:val="single" w:sz="4" w:space="0" w:color="auto"/>
              <w:left w:val="single" w:sz="4" w:space="0" w:color="auto"/>
              <w:bottom w:val="single" w:sz="4" w:space="0" w:color="auto"/>
              <w:right w:val="single" w:sz="4" w:space="0" w:color="auto"/>
            </w:tcBorders>
          </w:tcPr>
          <w:p w14:paraId="7CA409F9" w14:textId="0EB66143"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rPr>
              <w:t>String</w:t>
            </w:r>
            <w:r w:rsidRPr="31714CD1">
              <w:rPr>
                <w:rFonts w:ascii="Calibri" w:eastAsiaTheme="majorEastAsia" w:hAnsi="Calibri" w:cs="Calibri"/>
                <w:color w:val="000000" w:themeColor="text1"/>
                <w:lang w:val="en-GB"/>
              </w:rPr>
              <w:t>  </w:t>
            </w:r>
          </w:p>
        </w:tc>
        <w:tc>
          <w:tcPr>
            <w:tcW w:w="1100" w:type="dxa"/>
            <w:tcBorders>
              <w:top w:val="single" w:sz="4" w:space="0" w:color="auto"/>
              <w:left w:val="single" w:sz="4" w:space="0" w:color="auto"/>
              <w:bottom w:val="single" w:sz="4" w:space="0" w:color="auto"/>
              <w:right w:val="single" w:sz="4" w:space="0" w:color="auto"/>
            </w:tcBorders>
          </w:tcPr>
          <w:p w14:paraId="3C1F85ED" w14:textId="05BDED8F" w:rsidR="00E05803" w:rsidRPr="005424B9" w:rsidRDefault="00E05803" w:rsidP="31714CD1">
            <w:pPr>
              <w:pStyle w:val="TableText10"/>
              <w:rPr>
                <w:rFonts w:ascii="Calibri" w:eastAsia="Calibri" w:hAnsi="Calibri" w:cs="Calibri"/>
                <w:color w:val="000000" w:themeColor="text1"/>
                <w:szCs w:val="20"/>
                <w:lang w:val="en-GB"/>
              </w:rPr>
            </w:pPr>
            <w:r w:rsidRPr="31714CD1">
              <w:rPr>
                <w:rFonts w:ascii="Calibri" w:eastAsiaTheme="majorEastAsia" w:hAnsi="Calibri" w:cs="Calibri"/>
                <w:color w:val="000000" w:themeColor="text1"/>
              </w:rPr>
              <w:t>Yes</w:t>
            </w:r>
            <w:r w:rsidRPr="31714CD1">
              <w:rPr>
                <w:rFonts w:ascii="Calibri" w:eastAsiaTheme="majorEastAsia" w:hAnsi="Calibri" w:cs="Calibri"/>
                <w:color w:val="000000" w:themeColor="text1"/>
                <w:lang w:val="en-GB"/>
              </w:rPr>
              <w:t>  </w:t>
            </w:r>
          </w:p>
        </w:tc>
        <w:tc>
          <w:tcPr>
            <w:tcW w:w="3594" w:type="dxa"/>
            <w:tcBorders>
              <w:top w:val="single" w:sz="4" w:space="0" w:color="auto"/>
              <w:left w:val="single" w:sz="4" w:space="0" w:color="auto"/>
              <w:bottom w:val="single" w:sz="4" w:space="0" w:color="auto"/>
              <w:right w:val="single" w:sz="4" w:space="0" w:color="auto"/>
            </w:tcBorders>
          </w:tcPr>
          <w:p w14:paraId="2061A14D" w14:textId="485B4318" w:rsidR="00E05803" w:rsidRPr="005424B9" w:rsidDel="547EDEB1" w:rsidRDefault="00726977" w:rsidP="31714CD1">
            <w:pPr>
              <w:pStyle w:val="TableText10"/>
              <w:rPr>
                <w:rFonts w:ascii="Calibri" w:eastAsia="Calibri" w:hAnsi="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22451A93" w14:textId="77777777" w:rsidR="00431200" w:rsidRPr="005424B9" w:rsidRDefault="00431200" w:rsidP="00431200">
      <w:pPr>
        <w:ind w:left="1440" w:right="162"/>
        <w:rPr>
          <w:rFonts w:ascii="Calibri" w:hAnsi="Calibri" w:cs="Calibri"/>
          <w:sz w:val="20"/>
          <w:szCs w:val="20"/>
        </w:rPr>
      </w:pPr>
    </w:p>
    <w:p w14:paraId="50193DA9" w14:textId="77777777" w:rsidR="00431200" w:rsidRPr="005424B9" w:rsidRDefault="00431200" w:rsidP="00431200">
      <w:pPr>
        <w:ind w:right="162"/>
        <w:rPr>
          <w:rFonts w:ascii="Calibri" w:hAnsi="Calibri" w:cs="Calibri"/>
          <w:sz w:val="20"/>
          <w:szCs w:val="20"/>
        </w:rPr>
      </w:pPr>
      <w:r w:rsidRPr="005424B9">
        <w:rPr>
          <w:rFonts w:ascii="Calibri" w:hAnsi="Calibri" w:cs="Calibri"/>
          <w:sz w:val="20"/>
          <w:szCs w:val="20"/>
        </w:rPr>
        <w:t>NSC Enrollment (NscEnrollmentDTO)</w:t>
      </w:r>
    </w:p>
    <w:p w14:paraId="735F6870" w14:textId="77777777" w:rsidR="00431200" w:rsidRPr="005424B9" w:rsidRDefault="00431200" w:rsidP="00431200">
      <w:pPr>
        <w:ind w:right="162"/>
        <w:rPr>
          <w:rFonts w:ascii="Calibri" w:hAnsi="Calibri" w:cs="Calibri"/>
          <w:i/>
          <w:sz w:val="20"/>
          <w:szCs w:val="20"/>
        </w:rPr>
      </w:pPr>
      <w:r w:rsidRPr="005424B9">
        <w:rPr>
          <w:rFonts w:ascii="Calibri" w:hAnsi="Calibri" w:cs="Calibri"/>
          <w:i/>
          <w:sz w:val="20"/>
          <w:szCs w:val="20"/>
        </w:rPr>
        <w:t xml:space="preserve">Please note that few of the fields from </w:t>
      </w:r>
      <w:r w:rsidRPr="005424B9">
        <w:rPr>
          <w:rFonts w:ascii="Calibri" w:hAnsi="Calibri" w:cs="Calibri"/>
          <w:sz w:val="20"/>
          <w:szCs w:val="20"/>
        </w:rPr>
        <w:t>NscEnrollmentDTO</w:t>
      </w:r>
      <w:r w:rsidRPr="005424B9">
        <w:rPr>
          <w:rFonts w:ascii="Calibri" w:hAnsi="Calibri" w:cs="Calibri"/>
          <w:i/>
          <w:sz w:val="20"/>
          <w:szCs w:val="20"/>
        </w:rPr>
        <w:t xml:space="preserve"> may not be needed for MWRP but they are retained as they are part of the standard response structure of NSC and hence, are stored in MWRP and sent to VaCMS/EDWS.</w:t>
      </w:r>
    </w:p>
    <w:p w14:paraId="2E368E0B" w14:textId="77777777" w:rsidR="00431200" w:rsidRPr="005424B9" w:rsidRDefault="00431200" w:rsidP="00431200">
      <w:pPr>
        <w:ind w:left="1440" w:right="162"/>
        <w:rPr>
          <w:rFonts w:ascii="Calibri" w:hAnsi="Calibri" w:cs="Calibri"/>
          <w:sz w:val="20"/>
          <w:szCs w:val="20"/>
        </w:rPr>
      </w:pP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5"/>
        <w:gridCol w:w="2817"/>
        <w:gridCol w:w="1143"/>
        <w:gridCol w:w="3173"/>
      </w:tblGrid>
      <w:tr w:rsidR="00431200" w:rsidRPr="005424B9" w14:paraId="5EB27128" w14:textId="77777777" w:rsidTr="19420413">
        <w:trPr>
          <w:cantSplit/>
          <w:tblHeader/>
        </w:trPr>
        <w:tc>
          <w:tcPr>
            <w:tcW w:w="2425" w:type="dxa"/>
            <w:shd w:val="clear" w:color="auto" w:fill="000000" w:themeFill="text1"/>
          </w:tcPr>
          <w:p w14:paraId="7DF4117C"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2817" w:type="dxa"/>
            <w:shd w:val="clear" w:color="auto" w:fill="000000" w:themeFill="text1"/>
          </w:tcPr>
          <w:p w14:paraId="174FCBEB"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1143" w:type="dxa"/>
            <w:shd w:val="clear" w:color="auto" w:fill="000000" w:themeFill="text1"/>
          </w:tcPr>
          <w:p w14:paraId="6B4EB23D"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3173" w:type="dxa"/>
            <w:shd w:val="clear" w:color="auto" w:fill="000000" w:themeFill="text1"/>
          </w:tcPr>
          <w:p w14:paraId="4518AD05"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5424B9" w14:paraId="713CAA4C" w14:textId="77777777" w:rsidTr="19420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25" w:type="dxa"/>
            <w:tcBorders>
              <w:top w:val="single" w:sz="4" w:space="0" w:color="auto"/>
              <w:left w:val="single" w:sz="4" w:space="0" w:color="auto"/>
              <w:bottom w:val="single" w:sz="4" w:space="0" w:color="auto"/>
              <w:right w:val="single" w:sz="4" w:space="0" w:color="auto"/>
            </w:tcBorders>
          </w:tcPr>
          <w:p w14:paraId="7EABEB4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officialSchoolName</w:t>
            </w:r>
          </w:p>
        </w:tc>
        <w:tc>
          <w:tcPr>
            <w:tcW w:w="2817" w:type="dxa"/>
            <w:tcBorders>
              <w:top w:val="single" w:sz="4" w:space="0" w:color="auto"/>
              <w:left w:val="single" w:sz="4" w:space="0" w:color="auto"/>
              <w:bottom w:val="single" w:sz="4" w:space="0" w:color="auto"/>
              <w:right w:val="single" w:sz="4" w:space="0" w:color="auto"/>
            </w:tcBorders>
          </w:tcPr>
          <w:p w14:paraId="246E54F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143" w:type="dxa"/>
            <w:tcBorders>
              <w:top w:val="single" w:sz="4" w:space="0" w:color="auto"/>
              <w:left w:val="single" w:sz="4" w:space="0" w:color="auto"/>
              <w:bottom w:val="single" w:sz="4" w:space="0" w:color="auto"/>
              <w:right w:val="single" w:sz="4" w:space="0" w:color="auto"/>
            </w:tcBorders>
          </w:tcPr>
          <w:p w14:paraId="37BE74E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173" w:type="dxa"/>
            <w:tcBorders>
              <w:top w:val="single" w:sz="4" w:space="0" w:color="auto"/>
              <w:left w:val="single" w:sz="4" w:space="0" w:color="auto"/>
              <w:bottom w:val="single" w:sz="4" w:space="0" w:color="auto"/>
              <w:right w:val="single" w:sz="4" w:space="0" w:color="auto"/>
            </w:tcBorders>
          </w:tcPr>
          <w:p w14:paraId="20978E59"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Official NSC school name</w:t>
            </w:r>
          </w:p>
        </w:tc>
      </w:tr>
      <w:tr w:rsidR="00431200" w:rsidRPr="005424B9" w14:paraId="040F22F4" w14:textId="77777777" w:rsidTr="19420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25" w:type="dxa"/>
            <w:tcBorders>
              <w:top w:val="single" w:sz="4" w:space="0" w:color="auto"/>
              <w:left w:val="single" w:sz="4" w:space="0" w:color="auto"/>
              <w:bottom w:val="single" w:sz="4" w:space="0" w:color="auto"/>
              <w:right w:val="single" w:sz="4" w:space="0" w:color="auto"/>
            </w:tcBorders>
          </w:tcPr>
          <w:p w14:paraId="3F5E07C4"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schoolCode</w:t>
            </w:r>
          </w:p>
        </w:tc>
        <w:tc>
          <w:tcPr>
            <w:tcW w:w="2817" w:type="dxa"/>
            <w:tcBorders>
              <w:top w:val="single" w:sz="4" w:space="0" w:color="auto"/>
              <w:left w:val="single" w:sz="4" w:space="0" w:color="auto"/>
              <w:bottom w:val="single" w:sz="4" w:space="0" w:color="auto"/>
              <w:right w:val="single" w:sz="4" w:space="0" w:color="auto"/>
            </w:tcBorders>
          </w:tcPr>
          <w:p w14:paraId="155CC23F"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143" w:type="dxa"/>
            <w:tcBorders>
              <w:top w:val="single" w:sz="4" w:space="0" w:color="auto"/>
              <w:left w:val="single" w:sz="4" w:space="0" w:color="auto"/>
              <w:bottom w:val="single" w:sz="4" w:space="0" w:color="auto"/>
              <w:right w:val="single" w:sz="4" w:space="0" w:color="auto"/>
            </w:tcBorders>
          </w:tcPr>
          <w:p w14:paraId="2294AEC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173" w:type="dxa"/>
            <w:tcBorders>
              <w:top w:val="single" w:sz="4" w:space="0" w:color="auto"/>
              <w:left w:val="single" w:sz="4" w:space="0" w:color="auto"/>
              <w:bottom w:val="single" w:sz="4" w:space="0" w:color="auto"/>
              <w:right w:val="single" w:sz="4" w:space="0" w:color="auto"/>
            </w:tcBorders>
          </w:tcPr>
          <w:p w14:paraId="3D01AB23"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rPr>
              <w:t>Six-digit School ID assigned by the Department of Education for the requested school</w:t>
            </w:r>
          </w:p>
        </w:tc>
      </w:tr>
      <w:tr w:rsidR="00431200" w:rsidRPr="005424B9" w14:paraId="56E8CC31" w14:textId="77777777" w:rsidTr="19420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25" w:type="dxa"/>
            <w:tcBorders>
              <w:top w:val="single" w:sz="4" w:space="0" w:color="auto"/>
              <w:left w:val="single" w:sz="4" w:space="0" w:color="auto"/>
              <w:bottom w:val="single" w:sz="4" w:space="0" w:color="auto"/>
              <w:right w:val="single" w:sz="4" w:space="0" w:color="auto"/>
            </w:tcBorders>
          </w:tcPr>
          <w:p w14:paraId="53BC97D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branchCode</w:t>
            </w:r>
          </w:p>
        </w:tc>
        <w:tc>
          <w:tcPr>
            <w:tcW w:w="2817" w:type="dxa"/>
            <w:tcBorders>
              <w:top w:val="single" w:sz="4" w:space="0" w:color="auto"/>
              <w:left w:val="single" w:sz="4" w:space="0" w:color="auto"/>
              <w:bottom w:val="single" w:sz="4" w:space="0" w:color="auto"/>
              <w:right w:val="single" w:sz="4" w:space="0" w:color="auto"/>
            </w:tcBorders>
          </w:tcPr>
          <w:p w14:paraId="05194170"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143" w:type="dxa"/>
            <w:tcBorders>
              <w:top w:val="single" w:sz="4" w:space="0" w:color="auto"/>
              <w:left w:val="single" w:sz="4" w:space="0" w:color="auto"/>
              <w:bottom w:val="single" w:sz="4" w:space="0" w:color="auto"/>
              <w:right w:val="single" w:sz="4" w:space="0" w:color="auto"/>
            </w:tcBorders>
          </w:tcPr>
          <w:p w14:paraId="34F0199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173" w:type="dxa"/>
            <w:tcBorders>
              <w:top w:val="single" w:sz="4" w:space="0" w:color="auto"/>
              <w:left w:val="single" w:sz="4" w:space="0" w:color="auto"/>
              <w:bottom w:val="single" w:sz="4" w:space="0" w:color="auto"/>
              <w:right w:val="single" w:sz="4" w:space="0" w:color="auto"/>
            </w:tcBorders>
          </w:tcPr>
          <w:p w14:paraId="7A13712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rPr>
              <w:t>Two-digit identifier of a specific school branch</w:t>
            </w:r>
          </w:p>
        </w:tc>
      </w:tr>
      <w:tr w:rsidR="00431200" w:rsidRPr="005424B9" w14:paraId="616518C2" w14:textId="77777777" w:rsidTr="19420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25" w:type="dxa"/>
            <w:tcBorders>
              <w:top w:val="single" w:sz="4" w:space="0" w:color="auto"/>
              <w:left w:val="single" w:sz="4" w:space="0" w:color="auto"/>
              <w:bottom w:val="single" w:sz="4" w:space="0" w:color="auto"/>
              <w:right w:val="single" w:sz="4" w:space="0" w:color="auto"/>
            </w:tcBorders>
          </w:tcPr>
          <w:p w14:paraId="3BEE6AB6"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currentEnrollmentStatus</w:t>
            </w:r>
          </w:p>
        </w:tc>
        <w:tc>
          <w:tcPr>
            <w:tcW w:w="2817" w:type="dxa"/>
            <w:tcBorders>
              <w:top w:val="single" w:sz="4" w:space="0" w:color="auto"/>
              <w:left w:val="single" w:sz="4" w:space="0" w:color="auto"/>
              <w:bottom w:val="single" w:sz="4" w:space="0" w:color="auto"/>
              <w:right w:val="single" w:sz="4" w:space="0" w:color="auto"/>
            </w:tcBorders>
          </w:tcPr>
          <w:p w14:paraId="4480AC12"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1143" w:type="dxa"/>
            <w:tcBorders>
              <w:top w:val="single" w:sz="4" w:space="0" w:color="auto"/>
              <w:left w:val="single" w:sz="4" w:space="0" w:color="auto"/>
              <w:bottom w:val="single" w:sz="4" w:space="0" w:color="auto"/>
              <w:right w:val="single" w:sz="4" w:space="0" w:color="auto"/>
            </w:tcBorders>
          </w:tcPr>
          <w:p w14:paraId="1756143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173" w:type="dxa"/>
            <w:tcBorders>
              <w:top w:val="single" w:sz="4" w:space="0" w:color="auto"/>
              <w:left w:val="single" w:sz="4" w:space="0" w:color="auto"/>
              <w:bottom w:val="single" w:sz="4" w:space="0" w:color="auto"/>
              <w:right w:val="single" w:sz="4" w:space="0" w:color="auto"/>
            </w:tcBorders>
          </w:tcPr>
          <w:p w14:paraId="5C526E7A" w14:textId="23FF54CD"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 xml:space="preserve">Current </w:t>
            </w:r>
            <w:r w:rsidR="00B90CF7" w:rsidRPr="005424B9">
              <w:rPr>
                <w:rFonts w:ascii="Calibri" w:eastAsiaTheme="minorHAnsi" w:hAnsi="Calibri" w:cs="Calibri"/>
                <w:szCs w:val="20"/>
                <w:lang w:val="en-GB"/>
              </w:rPr>
              <w:t xml:space="preserve">education </w:t>
            </w:r>
            <w:r w:rsidRPr="005424B9">
              <w:rPr>
                <w:rFonts w:ascii="Calibri" w:eastAsiaTheme="minorHAnsi" w:hAnsi="Calibri" w:cs="Calibri"/>
                <w:szCs w:val="20"/>
                <w:lang w:val="en-GB"/>
              </w:rPr>
              <w:t>enrollment status code (e.g. CN = Continued)</w:t>
            </w:r>
          </w:p>
        </w:tc>
      </w:tr>
      <w:tr w:rsidR="00431200" w:rsidRPr="005424B9" w14:paraId="4C07F01A" w14:textId="77777777" w:rsidTr="19420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25" w:type="dxa"/>
            <w:tcBorders>
              <w:top w:val="single" w:sz="4" w:space="0" w:color="auto"/>
              <w:left w:val="single" w:sz="4" w:space="0" w:color="auto"/>
              <w:bottom w:val="single" w:sz="4" w:space="0" w:color="auto"/>
              <w:right w:val="single" w:sz="4" w:space="0" w:color="auto"/>
            </w:tcBorders>
          </w:tcPr>
          <w:p w14:paraId="7E73AD87"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enrollmentData</w:t>
            </w:r>
          </w:p>
        </w:tc>
        <w:tc>
          <w:tcPr>
            <w:tcW w:w="2817" w:type="dxa"/>
            <w:tcBorders>
              <w:top w:val="single" w:sz="4" w:space="0" w:color="auto"/>
              <w:left w:val="single" w:sz="4" w:space="0" w:color="auto"/>
              <w:bottom w:val="single" w:sz="4" w:space="0" w:color="auto"/>
              <w:right w:val="single" w:sz="4" w:space="0" w:color="auto"/>
            </w:tcBorders>
          </w:tcPr>
          <w:p w14:paraId="36D51931"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Array&lt;EnrollmentDataDTO&gt;</w:t>
            </w:r>
          </w:p>
        </w:tc>
        <w:tc>
          <w:tcPr>
            <w:tcW w:w="1143" w:type="dxa"/>
            <w:tcBorders>
              <w:top w:val="single" w:sz="4" w:space="0" w:color="auto"/>
              <w:left w:val="single" w:sz="4" w:space="0" w:color="auto"/>
              <w:bottom w:val="single" w:sz="4" w:space="0" w:color="auto"/>
              <w:right w:val="single" w:sz="4" w:space="0" w:color="auto"/>
            </w:tcBorders>
          </w:tcPr>
          <w:p w14:paraId="28343E1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3173" w:type="dxa"/>
            <w:tcBorders>
              <w:top w:val="single" w:sz="4" w:space="0" w:color="auto"/>
              <w:left w:val="single" w:sz="4" w:space="0" w:color="auto"/>
              <w:bottom w:val="single" w:sz="4" w:space="0" w:color="auto"/>
              <w:right w:val="single" w:sz="4" w:space="0" w:color="auto"/>
            </w:tcBorders>
          </w:tcPr>
          <w:p w14:paraId="6918F865" w14:textId="4DFF0ED6" w:rsidR="00431200" w:rsidRPr="005424B9" w:rsidRDefault="00B90CF7" w:rsidP="000D596E">
            <w:pPr>
              <w:pStyle w:val="TableText10"/>
            </w:pPr>
            <w:r w:rsidRPr="19420413">
              <w:rPr>
                <w:rFonts w:ascii="Calibri" w:eastAsiaTheme="minorEastAsia" w:hAnsi="Calibri" w:cs="Calibri"/>
                <w:lang w:val="en-GB"/>
              </w:rPr>
              <w:t xml:space="preserve">Education </w:t>
            </w:r>
            <w:r w:rsidR="00431200" w:rsidRPr="19420413">
              <w:rPr>
                <w:rFonts w:ascii="Calibri" w:eastAsiaTheme="minorEastAsia" w:hAnsi="Calibri" w:cs="Calibri"/>
                <w:lang w:val="en-GB"/>
              </w:rPr>
              <w:t>Enrollment periods with term dates and graduation anticipation</w:t>
            </w:r>
          </w:p>
          <w:p w14:paraId="773F21FD" w14:textId="65845F4C" w:rsidR="00431200" w:rsidRPr="005424B9" w:rsidRDefault="09400B48" w:rsidP="000D596E">
            <w:pPr>
              <w:pStyle w:val="TableText10"/>
            </w:pPr>
            <w:r w:rsidRPr="19420413">
              <w:rPr>
                <w:rFonts w:ascii="Calibri" w:eastAsiaTheme="minorEastAsia" w:hAnsi="Calibri" w:cs="Calibri"/>
                <w:lang w:val="en-GB"/>
              </w:rPr>
              <w:t xml:space="preserve">Reference Table: </w:t>
            </w:r>
            <w:r w:rsidRPr="19420413">
              <w:rPr>
                <w:rFonts w:ascii="Aptos Narrow" w:eastAsia="Aptos Narrow" w:hAnsi="Aptos Narrow" w:cs="Aptos Narrow"/>
                <w:color w:val="242424"/>
                <w:sz w:val="22"/>
                <w:szCs w:val="22"/>
                <w:lang w:val="en-GB"/>
              </w:rPr>
              <w:t>RT_EDES</w:t>
            </w:r>
          </w:p>
        </w:tc>
      </w:tr>
    </w:tbl>
    <w:p w14:paraId="31C2E721" w14:textId="77777777" w:rsidR="00D7548D" w:rsidRPr="005424B9" w:rsidRDefault="00D7548D" w:rsidP="00431200">
      <w:pPr>
        <w:ind w:left="1440" w:right="162"/>
        <w:rPr>
          <w:rFonts w:ascii="Calibri" w:hAnsi="Calibri" w:cs="Calibri"/>
          <w:sz w:val="20"/>
          <w:szCs w:val="20"/>
        </w:rPr>
      </w:pPr>
    </w:p>
    <w:p w14:paraId="2995ECDC" w14:textId="5924EBD9" w:rsidR="00431200" w:rsidRPr="00605064" w:rsidRDefault="00431200" w:rsidP="00431200">
      <w:pPr>
        <w:ind w:right="162"/>
        <w:rPr>
          <w:rFonts w:ascii="Calibri" w:hAnsi="Calibri" w:cs="Calibri"/>
          <w:sz w:val="20"/>
          <w:szCs w:val="20"/>
        </w:rPr>
      </w:pPr>
      <w:r w:rsidRPr="00605064">
        <w:rPr>
          <w:rFonts w:ascii="Calibri" w:eastAsiaTheme="minorHAnsi" w:hAnsi="Calibri" w:cs="Calibri"/>
          <w:sz w:val="20"/>
          <w:szCs w:val="20"/>
          <w:lang w:val="en-GB"/>
        </w:rPr>
        <w:t>EnrollmentDataDTO</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62"/>
        <w:gridCol w:w="1676"/>
        <w:gridCol w:w="1350"/>
        <w:gridCol w:w="3870"/>
      </w:tblGrid>
      <w:tr w:rsidR="00431200" w:rsidRPr="00605064" w14:paraId="7C23F876" w14:textId="77777777" w:rsidTr="0AD044C0">
        <w:trPr>
          <w:cantSplit/>
          <w:tblHeader/>
        </w:trPr>
        <w:tc>
          <w:tcPr>
            <w:tcW w:w="2662" w:type="dxa"/>
            <w:shd w:val="clear" w:color="auto" w:fill="000000" w:themeFill="text1"/>
          </w:tcPr>
          <w:p w14:paraId="77AC6AFE" w14:textId="77777777" w:rsidR="00431200" w:rsidRPr="00605064" w:rsidRDefault="00431200" w:rsidP="000D596E">
            <w:pPr>
              <w:pStyle w:val="TableText10HeaderCenter"/>
              <w:rPr>
                <w:rFonts w:ascii="Calibri" w:hAnsi="Calibri" w:cs="Calibri"/>
                <w:b w:val="0"/>
                <w:szCs w:val="20"/>
              </w:rPr>
            </w:pPr>
            <w:r w:rsidRPr="00605064">
              <w:rPr>
                <w:rFonts w:ascii="Calibri" w:hAnsi="Calibri" w:cs="Calibri"/>
                <w:szCs w:val="20"/>
              </w:rPr>
              <w:t>Field</w:t>
            </w:r>
          </w:p>
        </w:tc>
        <w:tc>
          <w:tcPr>
            <w:tcW w:w="1676" w:type="dxa"/>
            <w:shd w:val="clear" w:color="auto" w:fill="000000" w:themeFill="text1"/>
          </w:tcPr>
          <w:p w14:paraId="2C917F85" w14:textId="77777777" w:rsidR="00431200" w:rsidRPr="00605064" w:rsidRDefault="00431200" w:rsidP="000D596E">
            <w:pPr>
              <w:pStyle w:val="TableText10HeaderCenter"/>
              <w:rPr>
                <w:rFonts w:ascii="Calibri" w:hAnsi="Calibri" w:cs="Calibri"/>
                <w:b w:val="0"/>
                <w:szCs w:val="20"/>
              </w:rPr>
            </w:pPr>
            <w:r w:rsidRPr="00605064">
              <w:rPr>
                <w:rFonts w:ascii="Calibri" w:hAnsi="Calibri" w:cs="Calibri"/>
                <w:szCs w:val="20"/>
              </w:rPr>
              <w:t>Type</w:t>
            </w:r>
          </w:p>
        </w:tc>
        <w:tc>
          <w:tcPr>
            <w:tcW w:w="1350" w:type="dxa"/>
            <w:shd w:val="clear" w:color="auto" w:fill="000000" w:themeFill="text1"/>
          </w:tcPr>
          <w:p w14:paraId="64D5E4DC" w14:textId="77777777" w:rsidR="00431200" w:rsidRPr="00605064" w:rsidRDefault="00431200" w:rsidP="000D596E">
            <w:pPr>
              <w:pStyle w:val="TableText10HeaderCenter"/>
              <w:rPr>
                <w:rFonts w:ascii="Calibri" w:hAnsi="Calibri" w:cs="Calibri"/>
                <w:b w:val="0"/>
                <w:szCs w:val="20"/>
              </w:rPr>
            </w:pPr>
            <w:r w:rsidRPr="00605064">
              <w:rPr>
                <w:rFonts w:ascii="Calibri" w:hAnsi="Calibri" w:cs="Calibri"/>
                <w:szCs w:val="20"/>
              </w:rPr>
              <w:t>Required</w:t>
            </w:r>
          </w:p>
        </w:tc>
        <w:tc>
          <w:tcPr>
            <w:tcW w:w="3870" w:type="dxa"/>
            <w:shd w:val="clear" w:color="auto" w:fill="000000" w:themeFill="text1"/>
          </w:tcPr>
          <w:p w14:paraId="7CB9BA10" w14:textId="77777777" w:rsidR="00431200" w:rsidRPr="00605064" w:rsidRDefault="00431200" w:rsidP="000D596E">
            <w:pPr>
              <w:pStyle w:val="TableText10HeaderCenter"/>
              <w:rPr>
                <w:rFonts w:ascii="Calibri" w:hAnsi="Calibri" w:cs="Calibri"/>
                <w:b w:val="0"/>
                <w:szCs w:val="20"/>
              </w:rPr>
            </w:pPr>
            <w:r w:rsidRPr="00605064">
              <w:rPr>
                <w:rFonts w:ascii="Calibri" w:hAnsi="Calibri" w:cs="Calibri"/>
                <w:szCs w:val="20"/>
              </w:rPr>
              <w:t>Description</w:t>
            </w:r>
          </w:p>
        </w:tc>
      </w:tr>
      <w:tr w:rsidR="00431200" w:rsidRPr="00605064" w14:paraId="4073FBC9"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2" w:type="dxa"/>
            <w:tcBorders>
              <w:top w:val="single" w:sz="4" w:space="0" w:color="auto"/>
              <w:left w:val="single" w:sz="4" w:space="0" w:color="auto"/>
              <w:bottom w:val="single" w:sz="4" w:space="0" w:color="auto"/>
              <w:right w:val="single" w:sz="4" w:space="0" w:color="auto"/>
            </w:tcBorders>
          </w:tcPr>
          <w:p w14:paraId="0AFFC26D"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enrollmentStatus</w:t>
            </w:r>
          </w:p>
        </w:tc>
        <w:tc>
          <w:tcPr>
            <w:tcW w:w="1676" w:type="dxa"/>
            <w:tcBorders>
              <w:top w:val="single" w:sz="4" w:space="0" w:color="auto"/>
              <w:left w:val="single" w:sz="4" w:space="0" w:color="auto"/>
              <w:bottom w:val="single" w:sz="4" w:space="0" w:color="auto"/>
              <w:right w:val="single" w:sz="4" w:space="0" w:color="auto"/>
            </w:tcBorders>
          </w:tcPr>
          <w:p w14:paraId="10D2974F"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7A035EA7"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6E532C45" w14:textId="08F85F68" w:rsidR="00431200" w:rsidRPr="00605064" w:rsidRDefault="00B90CF7" w:rsidP="000D596E">
            <w:pPr>
              <w:pStyle w:val="TableText10"/>
              <w:rPr>
                <w:rFonts w:ascii="Calibri" w:eastAsiaTheme="minorHAnsi" w:hAnsi="Calibri" w:cs="Calibri"/>
                <w:szCs w:val="20"/>
              </w:rPr>
            </w:pPr>
            <w:r w:rsidRPr="00605064">
              <w:rPr>
                <w:rFonts w:ascii="Calibri" w:eastAsiaTheme="minorHAnsi" w:hAnsi="Calibri" w:cs="Calibri"/>
                <w:szCs w:val="20"/>
              </w:rPr>
              <w:t xml:space="preserve">Education </w:t>
            </w:r>
            <w:r w:rsidR="00431200" w:rsidRPr="00605064">
              <w:rPr>
                <w:rFonts w:ascii="Calibri" w:eastAsiaTheme="minorHAnsi" w:hAnsi="Calibri" w:cs="Calibri"/>
                <w:szCs w:val="20"/>
              </w:rPr>
              <w:t xml:space="preserve">Enrollment status of the student </w:t>
            </w:r>
          </w:p>
          <w:p w14:paraId="1CA6D164" w14:textId="6F77AADB" w:rsidR="00431200" w:rsidRPr="00605064" w:rsidRDefault="00431200" w:rsidP="19420413">
            <w:pPr>
              <w:pStyle w:val="TableText10"/>
              <w:rPr>
                <w:rFonts w:ascii="Calibri" w:eastAsiaTheme="minorEastAsia" w:hAnsi="Calibri" w:cs="Calibri"/>
              </w:rPr>
            </w:pPr>
            <w:r w:rsidRPr="19420413">
              <w:rPr>
                <w:rFonts w:ascii="Calibri" w:eastAsiaTheme="minorEastAsia" w:hAnsi="Calibri" w:cs="Calibri"/>
              </w:rPr>
              <w:t>• F: Full-time • Q: Three-quarter time • H: Half-time • L: Less than half-time</w:t>
            </w:r>
            <w:r>
              <w:br/>
            </w:r>
          </w:p>
          <w:p w14:paraId="07D639CC" w14:textId="4842CF77" w:rsidR="00431200" w:rsidRPr="00605064" w:rsidRDefault="2F89C74B" w:rsidP="00643904">
            <w:pPr>
              <w:pStyle w:val="TableText10"/>
            </w:pPr>
            <w:r w:rsidRPr="19420413">
              <w:rPr>
                <w:rFonts w:ascii="Aptos Narrow" w:eastAsia="Aptos Narrow" w:hAnsi="Aptos Narrow" w:cs="Aptos Narrow"/>
                <w:color w:val="242424"/>
                <w:sz w:val="22"/>
                <w:szCs w:val="22"/>
                <w:lang w:val="en-GB"/>
              </w:rPr>
              <w:t>Reference Table : RT_EDES</w:t>
            </w:r>
          </w:p>
        </w:tc>
      </w:tr>
      <w:tr w:rsidR="00431200" w:rsidRPr="00605064" w14:paraId="23194874"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2" w:type="dxa"/>
            <w:tcBorders>
              <w:top w:val="single" w:sz="4" w:space="0" w:color="auto"/>
              <w:left w:val="single" w:sz="4" w:space="0" w:color="auto"/>
              <w:bottom w:val="single" w:sz="4" w:space="0" w:color="auto"/>
              <w:right w:val="single" w:sz="4" w:space="0" w:color="auto"/>
            </w:tcBorders>
          </w:tcPr>
          <w:p w14:paraId="3C8F1C18"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termBeginDate</w:t>
            </w:r>
          </w:p>
        </w:tc>
        <w:tc>
          <w:tcPr>
            <w:tcW w:w="1676" w:type="dxa"/>
            <w:tcBorders>
              <w:top w:val="single" w:sz="4" w:space="0" w:color="auto"/>
              <w:left w:val="single" w:sz="4" w:space="0" w:color="auto"/>
              <w:bottom w:val="single" w:sz="4" w:space="0" w:color="auto"/>
              <w:right w:val="single" w:sz="4" w:space="0" w:color="auto"/>
            </w:tcBorders>
          </w:tcPr>
          <w:p w14:paraId="5935A8E6"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Date</w:t>
            </w:r>
          </w:p>
        </w:tc>
        <w:tc>
          <w:tcPr>
            <w:tcW w:w="1350" w:type="dxa"/>
            <w:tcBorders>
              <w:top w:val="single" w:sz="4" w:space="0" w:color="auto"/>
              <w:left w:val="single" w:sz="4" w:space="0" w:color="auto"/>
              <w:bottom w:val="single" w:sz="4" w:space="0" w:color="auto"/>
              <w:right w:val="single" w:sz="4" w:space="0" w:color="auto"/>
            </w:tcBorders>
          </w:tcPr>
          <w:p w14:paraId="7A9D53C5"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00A3B311"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rPr>
              <w:t>Start-date of the school’s enrollment term</w:t>
            </w:r>
          </w:p>
        </w:tc>
      </w:tr>
      <w:tr w:rsidR="00431200" w:rsidRPr="00605064" w14:paraId="5BFDEE8D"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2" w:type="dxa"/>
            <w:tcBorders>
              <w:top w:val="single" w:sz="4" w:space="0" w:color="auto"/>
              <w:left w:val="single" w:sz="4" w:space="0" w:color="auto"/>
              <w:bottom w:val="single" w:sz="4" w:space="0" w:color="auto"/>
              <w:right w:val="single" w:sz="4" w:space="0" w:color="auto"/>
            </w:tcBorders>
          </w:tcPr>
          <w:p w14:paraId="1BFD433D"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termEndDate</w:t>
            </w:r>
          </w:p>
        </w:tc>
        <w:tc>
          <w:tcPr>
            <w:tcW w:w="1676" w:type="dxa"/>
            <w:tcBorders>
              <w:top w:val="single" w:sz="4" w:space="0" w:color="auto"/>
              <w:left w:val="single" w:sz="4" w:space="0" w:color="auto"/>
              <w:bottom w:val="single" w:sz="4" w:space="0" w:color="auto"/>
              <w:right w:val="single" w:sz="4" w:space="0" w:color="auto"/>
            </w:tcBorders>
          </w:tcPr>
          <w:p w14:paraId="5E0949DF"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Date</w:t>
            </w:r>
          </w:p>
        </w:tc>
        <w:tc>
          <w:tcPr>
            <w:tcW w:w="1350" w:type="dxa"/>
            <w:tcBorders>
              <w:top w:val="single" w:sz="4" w:space="0" w:color="auto"/>
              <w:left w:val="single" w:sz="4" w:space="0" w:color="auto"/>
              <w:bottom w:val="single" w:sz="4" w:space="0" w:color="auto"/>
              <w:right w:val="single" w:sz="4" w:space="0" w:color="auto"/>
            </w:tcBorders>
          </w:tcPr>
          <w:p w14:paraId="2563D5E1"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0210DD14" w14:textId="3EBDFF61" w:rsidR="00431200" w:rsidRPr="00605064" w:rsidRDefault="00EF475A" w:rsidP="000D596E">
            <w:pPr>
              <w:pStyle w:val="TableText10"/>
              <w:rPr>
                <w:rFonts w:ascii="Calibri" w:eastAsiaTheme="minorHAnsi" w:hAnsi="Calibri" w:cs="Calibri"/>
                <w:szCs w:val="20"/>
                <w:lang w:val="en-GB"/>
              </w:rPr>
            </w:pPr>
            <w:r w:rsidRPr="00605064">
              <w:rPr>
                <w:rFonts w:ascii="Calibri" w:eastAsiaTheme="minorHAnsi" w:hAnsi="Calibri" w:cs="Calibri"/>
                <w:szCs w:val="20"/>
              </w:rPr>
              <w:t>End date</w:t>
            </w:r>
            <w:r w:rsidR="00431200" w:rsidRPr="00605064">
              <w:rPr>
                <w:rFonts w:ascii="Calibri" w:eastAsiaTheme="minorHAnsi" w:hAnsi="Calibri" w:cs="Calibri"/>
                <w:szCs w:val="20"/>
              </w:rPr>
              <w:t xml:space="preserve"> of the school’s enrollment term</w:t>
            </w:r>
          </w:p>
        </w:tc>
      </w:tr>
      <w:tr w:rsidR="00431200" w:rsidRPr="00605064" w14:paraId="13B7BA9F"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2" w:type="dxa"/>
            <w:tcBorders>
              <w:top w:val="single" w:sz="4" w:space="0" w:color="auto"/>
              <w:left w:val="single" w:sz="4" w:space="0" w:color="auto"/>
              <w:bottom w:val="single" w:sz="4" w:space="0" w:color="auto"/>
              <w:right w:val="single" w:sz="4" w:space="0" w:color="auto"/>
            </w:tcBorders>
          </w:tcPr>
          <w:p w14:paraId="37B59076"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schoolCertifiedOnDate</w:t>
            </w:r>
          </w:p>
        </w:tc>
        <w:tc>
          <w:tcPr>
            <w:tcW w:w="1676" w:type="dxa"/>
            <w:tcBorders>
              <w:top w:val="single" w:sz="4" w:space="0" w:color="auto"/>
              <w:left w:val="single" w:sz="4" w:space="0" w:color="auto"/>
              <w:bottom w:val="single" w:sz="4" w:space="0" w:color="auto"/>
              <w:right w:val="single" w:sz="4" w:space="0" w:color="auto"/>
            </w:tcBorders>
          </w:tcPr>
          <w:p w14:paraId="4B73C54D"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Date</w:t>
            </w:r>
          </w:p>
        </w:tc>
        <w:tc>
          <w:tcPr>
            <w:tcW w:w="1350" w:type="dxa"/>
            <w:tcBorders>
              <w:top w:val="single" w:sz="4" w:space="0" w:color="auto"/>
              <w:left w:val="single" w:sz="4" w:space="0" w:color="auto"/>
              <w:bottom w:val="single" w:sz="4" w:space="0" w:color="auto"/>
              <w:right w:val="single" w:sz="4" w:space="0" w:color="auto"/>
            </w:tcBorders>
          </w:tcPr>
          <w:p w14:paraId="3364EAEC"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4195324E" w14:textId="77BE7B45"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rPr>
              <w:t xml:space="preserve">Date the school certified the </w:t>
            </w:r>
            <w:r w:rsidR="00EF0227" w:rsidRPr="00605064">
              <w:rPr>
                <w:rFonts w:ascii="Calibri" w:eastAsiaTheme="minorHAnsi" w:hAnsi="Calibri" w:cs="Calibri"/>
                <w:szCs w:val="20"/>
              </w:rPr>
              <w:t xml:space="preserve">education </w:t>
            </w:r>
            <w:r w:rsidRPr="00605064">
              <w:rPr>
                <w:rFonts w:ascii="Calibri" w:eastAsiaTheme="minorHAnsi" w:hAnsi="Calibri" w:cs="Calibri"/>
                <w:szCs w:val="20"/>
              </w:rPr>
              <w:t>enrollment record</w:t>
            </w:r>
          </w:p>
        </w:tc>
      </w:tr>
      <w:tr w:rsidR="00431200" w:rsidRPr="00605064" w14:paraId="3CAF48B2"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2" w:type="dxa"/>
            <w:tcBorders>
              <w:top w:val="single" w:sz="4" w:space="0" w:color="auto"/>
              <w:left w:val="single" w:sz="4" w:space="0" w:color="auto"/>
              <w:bottom w:val="single" w:sz="4" w:space="0" w:color="auto"/>
              <w:right w:val="single" w:sz="4" w:space="0" w:color="auto"/>
            </w:tcBorders>
          </w:tcPr>
          <w:p w14:paraId="0A7F28E7"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anticipatedGraduationDate</w:t>
            </w:r>
          </w:p>
        </w:tc>
        <w:tc>
          <w:tcPr>
            <w:tcW w:w="1676" w:type="dxa"/>
            <w:tcBorders>
              <w:top w:val="single" w:sz="4" w:space="0" w:color="auto"/>
              <w:left w:val="single" w:sz="4" w:space="0" w:color="auto"/>
              <w:bottom w:val="single" w:sz="4" w:space="0" w:color="auto"/>
              <w:right w:val="single" w:sz="4" w:space="0" w:color="auto"/>
            </w:tcBorders>
          </w:tcPr>
          <w:p w14:paraId="4B50CFCD"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Date</w:t>
            </w:r>
          </w:p>
        </w:tc>
        <w:tc>
          <w:tcPr>
            <w:tcW w:w="1350" w:type="dxa"/>
            <w:tcBorders>
              <w:top w:val="single" w:sz="4" w:space="0" w:color="auto"/>
              <w:left w:val="single" w:sz="4" w:space="0" w:color="auto"/>
              <w:bottom w:val="single" w:sz="4" w:space="0" w:color="auto"/>
              <w:right w:val="single" w:sz="4" w:space="0" w:color="auto"/>
            </w:tcBorders>
          </w:tcPr>
          <w:p w14:paraId="7640D9EA"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30F4DC2C"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rPr>
              <w:t>Anticipated graduation date provided by the school, based on school enrollment data</w:t>
            </w:r>
          </w:p>
        </w:tc>
      </w:tr>
      <w:tr w:rsidR="00431200" w:rsidRPr="00605064" w14:paraId="6C6111BA"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2" w:type="dxa"/>
            <w:tcBorders>
              <w:top w:val="single" w:sz="4" w:space="0" w:color="auto"/>
              <w:left w:val="single" w:sz="4" w:space="0" w:color="auto"/>
              <w:bottom w:val="single" w:sz="4" w:space="0" w:color="auto"/>
              <w:right w:val="single" w:sz="4" w:space="0" w:color="auto"/>
            </w:tcBorders>
          </w:tcPr>
          <w:p w14:paraId="2B849DCC"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majorCoursesOfStudy</w:t>
            </w:r>
          </w:p>
        </w:tc>
        <w:tc>
          <w:tcPr>
            <w:tcW w:w="1676" w:type="dxa"/>
            <w:tcBorders>
              <w:top w:val="single" w:sz="4" w:space="0" w:color="auto"/>
              <w:left w:val="single" w:sz="4" w:space="0" w:color="auto"/>
              <w:bottom w:val="single" w:sz="4" w:space="0" w:color="auto"/>
              <w:right w:val="single" w:sz="4" w:space="0" w:color="auto"/>
            </w:tcBorders>
          </w:tcPr>
          <w:p w14:paraId="19A65961" w14:textId="102A0877" w:rsidR="00431200" w:rsidRPr="00605064" w:rsidRDefault="00FB55D8" w:rsidP="000D596E">
            <w:pPr>
              <w:pStyle w:val="TableText10"/>
              <w:rPr>
                <w:rFonts w:ascii="Calibri" w:eastAsiaTheme="minorHAnsi" w:hAnsi="Calibri" w:cs="Calibri"/>
                <w:szCs w:val="20"/>
                <w:lang w:val="en-GB"/>
              </w:rPr>
            </w:pPr>
            <w:r>
              <w:rPr>
                <w:rFonts w:ascii="Calibri" w:eastAsiaTheme="minorHAnsi" w:hAnsi="Calibri" w:cs="Calibri"/>
                <w:szCs w:val="20"/>
                <w:lang w:val="en-GB"/>
              </w:rPr>
              <w:t>Array</w:t>
            </w:r>
            <w:r w:rsidR="00431200" w:rsidRPr="00605064">
              <w:rPr>
                <w:rFonts w:ascii="Calibri" w:eastAsiaTheme="minorHAnsi" w:hAnsi="Calibri" w:cs="Calibri"/>
                <w:szCs w:val="20"/>
                <w:lang w:val="en-GB"/>
              </w:rPr>
              <w:t>&lt;CoursesOfStudyDTO&gt;</w:t>
            </w:r>
          </w:p>
        </w:tc>
        <w:tc>
          <w:tcPr>
            <w:tcW w:w="1350" w:type="dxa"/>
            <w:tcBorders>
              <w:top w:val="single" w:sz="4" w:space="0" w:color="auto"/>
              <w:left w:val="single" w:sz="4" w:space="0" w:color="auto"/>
              <w:bottom w:val="single" w:sz="4" w:space="0" w:color="auto"/>
              <w:right w:val="single" w:sz="4" w:space="0" w:color="auto"/>
            </w:tcBorders>
          </w:tcPr>
          <w:p w14:paraId="1DBF8F8B"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58F28EE7" w14:textId="77777777" w:rsidR="00431200" w:rsidRPr="00605064" w:rsidRDefault="00431200" w:rsidP="000D596E">
            <w:pPr>
              <w:pStyle w:val="TableText10"/>
              <w:rPr>
                <w:rFonts w:ascii="Calibri" w:eastAsiaTheme="minorHAnsi" w:hAnsi="Calibri" w:cs="Calibri"/>
                <w:szCs w:val="20"/>
                <w:lang w:val="en-GB"/>
              </w:rPr>
            </w:pPr>
            <w:r w:rsidRPr="00605064">
              <w:rPr>
                <w:rFonts w:ascii="Calibri" w:eastAsiaTheme="minorHAnsi" w:hAnsi="Calibri" w:cs="Calibri"/>
                <w:szCs w:val="20"/>
              </w:rPr>
              <w:t>One or more course/ncesCIPCode (National Center for Educational Statistics) objects.</w:t>
            </w:r>
          </w:p>
        </w:tc>
      </w:tr>
      <w:tr w:rsidR="00BB7275" w:rsidRPr="00605064" w14:paraId="393368F6"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662" w:type="dxa"/>
            <w:tcBorders>
              <w:top w:val="single" w:sz="4" w:space="0" w:color="auto"/>
              <w:left w:val="single" w:sz="4" w:space="0" w:color="auto"/>
              <w:bottom w:val="single" w:sz="4" w:space="0" w:color="auto"/>
              <w:right w:val="single" w:sz="4" w:space="0" w:color="auto"/>
            </w:tcBorders>
          </w:tcPr>
          <w:p w14:paraId="7D5E6AA3" w14:textId="7DB74918"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source</w:t>
            </w:r>
          </w:p>
        </w:tc>
        <w:tc>
          <w:tcPr>
            <w:tcW w:w="1676" w:type="dxa"/>
            <w:tcBorders>
              <w:top w:val="single" w:sz="4" w:space="0" w:color="auto"/>
              <w:left w:val="single" w:sz="4" w:space="0" w:color="auto"/>
              <w:bottom w:val="single" w:sz="4" w:space="0" w:color="auto"/>
              <w:right w:val="single" w:sz="4" w:space="0" w:color="auto"/>
            </w:tcBorders>
          </w:tcPr>
          <w:p w14:paraId="2A2DEED2" w14:textId="7B7C25EF"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3F2FAEA7" w14:textId="64C84AB7" w:rsidR="00BB7275" w:rsidRPr="00605064" w:rsidRDefault="00BB7275" w:rsidP="00BB7275">
            <w:pPr>
              <w:pStyle w:val="TableText10"/>
              <w:rPr>
                <w:rFonts w:ascii="Calibri" w:eastAsia="Calibri" w:hAnsi="Calibri" w:cs="Calibri"/>
                <w:szCs w:val="20"/>
                <w:lang w:val="en-GB"/>
              </w:rPr>
            </w:pPr>
            <w:r w:rsidRPr="005424B9">
              <w:rPr>
                <w:rFonts w:ascii="Calibri" w:eastAsia="Calibri" w:hAnsi="Calibri" w:cs="Calibri"/>
                <w:szCs w:val="20"/>
                <w:lang w:val="en-GB"/>
              </w:rPr>
              <w:t>Yes</w:t>
            </w:r>
          </w:p>
        </w:tc>
        <w:tc>
          <w:tcPr>
            <w:tcW w:w="3870" w:type="dxa"/>
            <w:tcBorders>
              <w:top w:val="single" w:sz="4" w:space="0" w:color="auto"/>
              <w:left w:val="single" w:sz="4" w:space="0" w:color="auto"/>
              <w:bottom w:val="single" w:sz="4" w:space="0" w:color="auto"/>
              <w:right w:val="single" w:sz="4" w:space="0" w:color="auto"/>
            </w:tcBorders>
          </w:tcPr>
          <w:p w14:paraId="01597C9A" w14:textId="77777777" w:rsidR="00437ACB" w:rsidRPr="005424B9" w:rsidRDefault="00437ACB" w:rsidP="00437ACB">
            <w:pPr>
              <w:pStyle w:val="TableText10"/>
              <w:rPr>
                <w:rFonts w:ascii="Calibri" w:eastAsia="Calibri" w:hAnsi="Calibri" w:cs="Calibri"/>
                <w:color w:val="000000" w:themeColor="text1"/>
                <w:szCs w:val="20"/>
              </w:rPr>
            </w:pPr>
            <w:r w:rsidRPr="005424B9">
              <w:rPr>
                <w:rFonts w:ascii="Calibri" w:eastAsia="Calibri" w:hAnsi="Calibri" w:cs="Calibri"/>
                <w:color w:val="000000" w:themeColor="text1"/>
                <w:szCs w:val="20"/>
                <w:lang w:val="en-GB"/>
              </w:rPr>
              <w:t xml:space="preserve">Source System: </w:t>
            </w:r>
            <w:r w:rsidRPr="005424B9">
              <w:rPr>
                <w:rFonts w:ascii="Calibri" w:eastAsia="Calibri" w:hAnsi="Calibri" w:cs="Calibri"/>
                <w:color w:val="000000" w:themeColor="text1"/>
                <w:szCs w:val="20"/>
              </w:rPr>
              <w:t>The system that MWRP received this data from (could be "MWRP" if the data was uploaded to MWRP).</w:t>
            </w:r>
            <w:r w:rsidRPr="005424B9">
              <w:rPr>
                <w:rFonts w:ascii="Calibri" w:eastAsia="Calibri" w:hAnsi="Calibri" w:cs="Calibri"/>
                <w:color w:val="000000" w:themeColor="text1"/>
                <w:szCs w:val="20"/>
                <w:lang w:val="en-GB"/>
              </w:rPr>
              <w:t xml:space="preserve"> </w:t>
            </w:r>
          </w:p>
          <w:p w14:paraId="234C17A2" w14:textId="2DF36A8F" w:rsidR="00BB7275" w:rsidRPr="00605064" w:rsidDel="547EDEB1" w:rsidRDefault="00BB7275" w:rsidP="00BB7275">
            <w:pPr>
              <w:pStyle w:val="TableText10"/>
              <w:rPr>
                <w:rFonts w:ascii="Calibri" w:eastAsia="Calibri" w:hAnsi="Calibri" w:cs="Calibri"/>
                <w:szCs w:val="20"/>
                <w:lang w:val="en-GB"/>
              </w:rPr>
            </w:pPr>
            <w:r w:rsidRPr="005424B9">
              <w:rPr>
                <w:rFonts w:ascii="Calibri" w:eastAsia="Calibri" w:hAnsi="Calibri" w:cs="Calibri"/>
                <w:szCs w:val="20"/>
                <w:lang w:val="en-GB"/>
              </w:rPr>
              <w:t>Eg: VaCMS</w:t>
            </w:r>
          </w:p>
        </w:tc>
      </w:tr>
      <w:tr w:rsidR="00BB7275" w:rsidRPr="00605064" w14:paraId="704C1D41"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662" w:type="dxa"/>
            <w:tcBorders>
              <w:top w:val="single" w:sz="4" w:space="0" w:color="auto"/>
              <w:left w:val="single" w:sz="4" w:space="0" w:color="auto"/>
              <w:bottom w:val="single" w:sz="4" w:space="0" w:color="auto"/>
              <w:right w:val="single" w:sz="4" w:space="0" w:color="auto"/>
            </w:tcBorders>
          </w:tcPr>
          <w:p w14:paraId="044E674F" w14:textId="11EBE8CE" w:rsidR="00BB7275" w:rsidRPr="00605064" w:rsidRDefault="00350920" w:rsidP="00BB7275">
            <w:pPr>
              <w:pStyle w:val="TableText10"/>
              <w:rPr>
                <w:rFonts w:ascii="Calibri" w:eastAsia="Calibri" w:hAnsi="Calibri" w:cs="Calibri"/>
                <w:color w:val="000000" w:themeColor="text1"/>
                <w:szCs w:val="20"/>
                <w:lang w:val="en-GB"/>
              </w:rPr>
            </w:pPr>
            <w:r w:rsidRPr="005424B9">
              <w:rPr>
                <w:rFonts w:ascii="Calibri" w:eastAsiaTheme="majorEastAsia" w:hAnsi="Calibri" w:cs="Calibri"/>
                <w:szCs w:val="20"/>
                <w:lang w:val="en-GB"/>
              </w:rPr>
              <w:t>updateSw</w:t>
            </w:r>
          </w:p>
        </w:tc>
        <w:tc>
          <w:tcPr>
            <w:tcW w:w="1676" w:type="dxa"/>
            <w:tcBorders>
              <w:top w:val="single" w:sz="4" w:space="0" w:color="auto"/>
              <w:left w:val="single" w:sz="4" w:space="0" w:color="auto"/>
              <w:bottom w:val="single" w:sz="4" w:space="0" w:color="auto"/>
              <w:right w:val="single" w:sz="4" w:space="0" w:color="auto"/>
            </w:tcBorders>
          </w:tcPr>
          <w:p w14:paraId="4EDDEF2E" w14:textId="6AF6AE28"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332D9B5E" w14:textId="148435EF"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No</w:t>
            </w:r>
          </w:p>
        </w:tc>
        <w:tc>
          <w:tcPr>
            <w:tcW w:w="3870" w:type="dxa"/>
            <w:tcBorders>
              <w:top w:val="single" w:sz="4" w:space="0" w:color="auto"/>
              <w:left w:val="single" w:sz="4" w:space="0" w:color="auto"/>
              <w:bottom w:val="single" w:sz="4" w:space="0" w:color="auto"/>
              <w:right w:val="single" w:sz="4" w:space="0" w:color="auto"/>
            </w:tcBorders>
          </w:tcPr>
          <w:p w14:paraId="0887C21D"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77AE2EF3" w14:textId="1DBEC8AB" w:rsidR="00BB7275" w:rsidRPr="00605064" w:rsidDel="547EDEB1" w:rsidRDefault="00CC4C03" w:rsidP="00BB7275">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r w:rsidR="00BB7275" w:rsidRPr="00605064" w14:paraId="64696E2D"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662" w:type="dxa"/>
            <w:tcBorders>
              <w:top w:val="single" w:sz="4" w:space="0" w:color="auto"/>
              <w:left w:val="single" w:sz="4" w:space="0" w:color="auto"/>
              <w:bottom w:val="single" w:sz="4" w:space="0" w:color="auto"/>
              <w:right w:val="single" w:sz="4" w:space="0" w:color="auto"/>
            </w:tcBorders>
          </w:tcPr>
          <w:p w14:paraId="330B45EB" w14:textId="6FF49068"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rPr>
              <w:t xml:space="preserve">vaCMSSequenceNum </w:t>
            </w:r>
            <w:r w:rsidRPr="005424B9">
              <w:rPr>
                <w:rFonts w:ascii="Calibri" w:eastAsiaTheme="majorEastAsia" w:hAnsi="Calibri" w:cs="Calibri"/>
                <w:color w:val="000000" w:themeColor="text1"/>
                <w:szCs w:val="20"/>
                <w:lang w:val="en-GB"/>
              </w:rPr>
              <w:t>  </w:t>
            </w:r>
          </w:p>
        </w:tc>
        <w:tc>
          <w:tcPr>
            <w:tcW w:w="1676" w:type="dxa"/>
            <w:tcBorders>
              <w:top w:val="single" w:sz="4" w:space="0" w:color="auto"/>
              <w:left w:val="single" w:sz="4" w:space="0" w:color="auto"/>
              <w:bottom w:val="single" w:sz="4" w:space="0" w:color="auto"/>
              <w:right w:val="single" w:sz="4" w:space="0" w:color="auto"/>
            </w:tcBorders>
          </w:tcPr>
          <w:p w14:paraId="52861339" w14:textId="1454C65E"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rPr>
              <w:t>String</w:t>
            </w:r>
            <w:r w:rsidRPr="005424B9">
              <w:rPr>
                <w:rFonts w:ascii="Calibri" w:eastAsiaTheme="majorEastAsia" w:hAnsi="Calibri" w:cs="Calibri"/>
                <w:color w:val="000000" w:themeColor="text1"/>
                <w:szCs w:val="20"/>
                <w:lang w:val="en-GB"/>
              </w:rPr>
              <w:t>  </w:t>
            </w:r>
          </w:p>
        </w:tc>
        <w:tc>
          <w:tcPr>
            <w:tcW w:w="1350" w:type="dxa"/>
            <w:tcBorders>
              <w:top w:val="single" w:sz="4" w:space="0" w:color="auto"/>
              <w:left w:val="single" w:sz="4" w:space="0" w:color="auto"/>
              <w:bottom w:val="single" w:sz="4" w:space="0" w:color="auto"/>
              <w:right w:val="single" w:sz="4" w:space="0" w:color="auto"/>
            </w:tcBorders>
          </w:tcPr>
          <w:p w14:paraId="7C9C5D27" w14:textId="134ABCDF" w:rsidR="00BB7275" w:rsidRPr="00605064" w:rsidRDefault="00BB7275" w:rsidP="00BB7275">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rPr>
              <w:t>Yes</w:t>
            </w:r>
            <w:r w:rsidRPr="005424B9">
              <w:rPr>
                <w:rFonts w:ascii="Calibri" w:eastAsiaTheme="majorEastAsia" w:hAnsi="Calibri" w:cs="Calibri"/>
                <w:color w:val="000000" w:themeColor="text1"/>
                <w:szCs w:val="20"/>
                <w:lang w:val="en-GB"/>
              </w:rPr>
              <w:t>  </w:t>
            </w:r>
          </w:p>
        </w:tc>
        <w:tc>
          <w:tcPr>
            <w:tcW w:w="3870" w:type="dxa"/>
            <w:tcBorders>
              <w:top w:val="single" w:sz="4" w:space="0" w:color="auto"/>
              <w:left w:val="single" w:sz="4" w:space="0" w:color="auto"/>
              <w:bottom w:val="single" w:sz="4" w:space="0" w:color="auto"/>
              <w:right w:val="single" w:sz="4" w:space="0" w:color="auto"/>
            </w:tcBorders>
          </w:tcPr>
          <w:p w14:paraId="15AE8D24" w14:textId="1ABE6E34" w:rsidR="00BB7275" w:rsidRPr="00605064" w:rsidDel="547EDEB1" w:rsidRDefault="00726977" w:rsidP="00BB7275">
            <w:pPr>
              <w:pStyle w:val="TableText10"/>
              <w:rPr>
                <w:rFonts w:ascii="Calibri" w:eastAsia="Calibri" w:hAnsi="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62F1F64B" w14:textId="77777777" w:rsidR="00431200" w:rsidRPr="00605064" w:rsidRDefault="00431200" w:rsidP="00431200">
      <w:pPr>
        <w:ind w:right="162"/>
        <w:rPr>
          <w:rFonts w:ascii="Calibri" w:hAnsi="Calibri" w:cs="Calibri"/>
          <w:sz w:val="20"/>
          <w:szCs w:val="20"/>
        </w:rPr>
      </w:pPr>
    </w:p>
    <w:p w14:paraId="64878B01" w14:textId="2E37A9F9" w:rsidR="00431200" w:rsidRPr="00605064" w:rsidRDefault="00431200" w:rsidP="00431200">
      <w:pPr>
        <w:ind w:right="162"/>
        <w:rPr>
          <w:rFonts w:ascii="Calibri" w:eastAsiaTheme="minorHAnsi" w:hAnsi="Calibri" w:cs="Calibri"/>
          <w:sz w:val="20"/>
          <w:szCs w:val="20"/>
          <w:lang w:val="en-GB"/>
        </w:rPr>
      </w:pPr>
      <w:r w:rsidRPr="00605064">
        <w:rPr>
          <w:rFonts w:ascii="Calibri" w:eastAsiaTheme="minorHAnsi" w:hAnsi="Calibri" w:cs="Calibri"/>
          <w:sz w:val="20"/>
          <w:szCs w:val="20"/>
          <w:lang w:val="en-GB"/>
        </w:rPr>
        <w:t>CoursesOfStudyDTO</w:t>
      </w:r>
    </w:p>
    <w:tbl>
      <w:tblPr>
        <w:tblW w:w="95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1165"/>
        <w:gridCol w:w="973"/>
        <w:gridCol w:w="5158"/>
      </w:tblGrid>
      <w:tr w:rsidR="00431200" w:rsidRPr="00605064" w14:paraId="54B41D9C" w14:textId="77777777" w:rsidTr="0AD044C0">
        <w:trPr>
          <w:cantSplit/>
          <w:tblHeader/>
        </w:trPr>
        <w:tc>
          <w:tcPr>
            <w:tcW w:w="2262" w:type="dxa"/>
            <w:shd w:val="clear" w:color="auto" w:fill="000000" w:themeFill="text1"/>
          </w:tcPr>
          <w:p w14:paraId="3EEC98AE"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Field</w:t>
            </w:r>
          </w:p>
        </w:tc>
        <w:tc>
          <w:tcPr>
            <w:tcW w:w="1165" w:type="dxa"/>
            <w:shd w:val="clear" w:color="auto" w:fill="000000" w:themeFill="text1"/>
          </w:tcPr>
          <w:p w14:paraId="15AA1398"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Type</w:t>
            </w:r>
          </w:p>
        </w:tc>
        <w:tc>
          <w:tcPr>
            <w:tcW w:w="973" w:type="dxa"/>
            <w:shd w:val="clear" w:color="auto" w:fill="000000" w:themeFill="text1"/>
          </w:tcPr>
          <w:p w14:paraId="38BE7387"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Required</w:t>
            </w:r>
          </w:p>
        </w:tc>
        <w:tc>
          <w:tcPr>
            <w:tcW w:w="5158" w:type="dxa"/>
            <w:shd w:val="clear" w:color="auto" w:fill="000000" w:themeFill="text1"/>
          </w:tcPr>
          <w:p w14:paraId="7D62DC8E" w14:textId="77777777" w:rsidR="00431200" w:rsidRPr="005424B9" w:rsidRDefault="00431200" w:rsidP="000D596E">
            <w:pPr>
              <w:pStyle w:val="TableText10HeaderCenter"/>
              <w:rPr>
                <w:rFonts w:ascii="Calibri" w:hAnsi="Calibri" w:cs="Calibri"/>
                <w:b w:val="0"/>
                <w:szCs w:val="20"/>
              </w:rPr>
            </w:pPr>
            <w:r w:rsidRPr="005424B9">
              <w:rPr>
                <w:rFonts w:ascii="Calibri" w:hAnsi="Calibri" w:cs="Calibri"/>
                <w:szCs w:val="20"/>
              </w:rPr>
              <w:t>Description</w:t>
            </w:r>
          </w:p>
        </w:tc>
      </w:tr>
      <w:tr w:rsidR="00431200" w:rsidRPr="00605064" w14:paraId="6BEA99F1"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2" w:type="dxa"/>
            <w:tcBorders>
              <w:top w:val="single" w:sz="4" w:space="0" w:color="auto"/>
              <w:left w:val="single" w:sz="4" w:space="0" w:color="auto"/>
              <w:bottom w:val="single" w:sz="4" w:space="0" w:color="auto"/>
              <w:right w:val="single" w:sz="4" w:space="0" w:color="auto"/>
            </w:tcBorders>
          </w:tcPr>
          <w:p w14:paraId="1CE0C46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course</w:t>
            </w:r>
          </w:p>
        </w:tc>
        <w:tc>
          <w:tcPr>
            <w:tcW w:w="1165" w:type="dxa"/>
            <w:tcBorders>
              <w:top w:val="single" w:sz="4" w:space="0" w:color="auto"/>
              <w:left w:val="single" w:sz="4" w:space="0" w:color="auto"/>
              <w:bottom w:val="single" w:sz="4" w:space="0" w:color="auto"/>
              <w:right w:val="single" w:sz="4" w:space="0" w:color="auto"/>
            </w:tcBorders>
          </w:tcPr>
          <w:p w14:paraId="75DBC8B5"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String</w:t>
            </w:r>
          </w:p>
        </w:tc>
        <w:tc>
          <w:tcPr>
            <w:tcW w:w="973" w:type="dxa"/>
            <w:tcBorders>
              <w:top w:val="single" w:sz="4" w:space="0" w:color="auto"/>
              <w:left w:val="single" w:sz="4" w:space="0" w:color="auto"/>
              <w:bottom w:val="single" w:sz="4" w:space="0" w:color="auto"/>
              <w:right w:val="single" w:sz="4" w:space="0" w:color="auto"/>
            </w:tcBorders>
          </w:tcPr>
          <w:p w14:paraId="0BAFBC6C"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5158" w:type="dxa"/>
            <w:tcBorders>
              <w:top w:val="single" w:sz="4" w:space="0" w:color="auto"/>
              <w:left w:val="single" w:sz="4" w:space="0" w:color="auto"/>
              <w:bottom w:val="single" w:sz="4" w:space="0" w:color="auto"/>
              <w:right w:val="single" w:sz="4" w:space="0" w:color="auto"/>
            </w:tcBorders>
          </w:tcPr>
          <w:p w14:paraId="6FDC27AA"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rPr>
              <w:t>Name of the Course</w:t>
            </w:r>
          </w:p>
        </w:tc>
      </w:tr>
      <w:tr w:rsidR="00431200" w:rsidRPr="00605064" w14:paraId="1C8339B5"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2" w:type="dxa"/>
            <w:tcBorders>
              <w:top w:val="single" w:sz="4" w:space="0" w:color="auto"/>
              <w:left w:val="single" w:sz="4" w:space="0" w:color="auto"/>
              <w:bottom w:val="single" w:sz="4" w:space="0" w:color="auto"/>
              <w:right w:val="single" w:sz="4" w:space="0" w:color="auto"/>
            </w:tcBorders>
          </w:tcPr>
          <w:p w14:paraId="2220B60D"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ncesCIPCode</w:t>
            </w:r>
          </w:p>
        </w:tc>
        <w:tc>
          <w:tcPr>
            <w:tcW w:w="1165" w:type="dxa"/>
            <w:tcBorders>
              <w:top w:val="single" w:sz="4" w:space="0" w:color="auto"/>
              <w:left w:val="single" w:sz="4" w:space="0" w:color="auto"/>
              <w:bottom w:val="single" w:sz="4" w:space="0" w:color="auto"/>
              <w:right w:val="single" w:sz="4" w:space="0" w:color="auto"/>
            </w:tcBorders>
          </w:tcPr>
          <w:p w14:paraId="5BF4E22B"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Number</w:t>
            </w:r>
          </w:p>
        </w:tc>
        <w:tc>
          <w:tcPr>
            <w:tcW w:w="973" w:type="dxa"/>
            <w:tcBorders>
              <w:top w:val="single" w:sz="4" w:space="0" w:color="auto"/>
              <w:left w:val="single" w:sz="4" w:space="0" w:color="auto"/>
              <w:bottom w:val="single" w:sz="4" w:space="0" w:color="auto"/>
              <w:right w:val="single" w:sz="4" w:space="0" w:color="auto"/>
            </w:tcBorders>
          </w:tcPr>
          <w:p w14:paraId="5C957678"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No</w:t>
            </w:r>
          </w:p>
        </w:tc>
        <w:tc>
          <w:tcPr>
            <w:tcW w:w="5158" w:type="dxa"/>
            <w:tcBorders>
              <w:top w:val="single" w:sz="4" w:space="0" w:color="auto"/>
              <w:left w:val="single" w:sz="4" w:space="0" w:color="auto"/>
              <w:bottom w:val="single" w:sz="4" w:space="0" w:color="auto"/>
              <w:right w:val="single" w:sz="4" w:space="0" w:color="auto"/>
            </w:tcBorders>
          </w:tcPr>
          <w:p w14:paraId="6CEEB42E" w14:textId="77777777" w:rsidR="00431200" w:rsidRPr="005424B9" w:rsidRDefault="00431200" w:rsidP="000D596E">
            <w:pPr>
              <w:pStyle w:val="TableText10"/>
              <w:rPr>
                <w:rFonts w:ascii="Calibri" w:eastAsiaTheme="minorHAnsi" w:hAnsi="Calibri" w:cs="Calibri"/>
                <w:szCs w:val="20"/>
                <w:lang w:val="en-GB"/>
              </w:rPr>
            </w:pPr>
            <w:r w:rsidRPr="005424B9">
              <w:rPr>
                <w:rFonts w:ascii="Calibri" w:eastAsiaTheme="minorHAnsi" w:hAnsi="Calibri" w:cs="Calibri"/>
                <w:szCs w:val="20"/>
                <w:lang w:val="en-GB"/>
              </w:rPr>
              <w:t>Six-digit code</w:t>
            </w:r>
          </w:p>
        </w:tc>
      </w:tr>
      <w:tr w:rsidR="006E6F23" w:rsidRPr="00605064" w14:paraId="3457E735"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62" w:type="dxa"/>
            <w:tcBorders>
              <w:top w:val="single" w:sz="4" w:space="0" w:color="auto"/>
              <w:left w:val="single" w:sz="4" w:space="0" w:color="auto"/>
              <w:bottom w:val="single" w:sz="4" w:space="0" w:color="auto"/>
              <w:right w:val="single" w:sz="4" w:space="0" w:color="auto"/>
            </w:tcBorders>
          </w:tcPr>
          <w:p w14:paraId="47433DB5" w14:textId="3B9C1A09"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source</w:t>
            </w:r>
          </w:p>
        </w:tc>
        <w:tc>
          <w:tcPr>
            <w:tcW w:w="1165" w:type="dxa"/>
            <w:tcBorders>
              <w:top w:val="single" w:sz="4" w:space="0" w:color="auto"/>
              <w:left w:val="single" w:sz="4" w:space="0" w:color="auto"/>
              <w:bottom w:val="single" w:sz="4" w:space="0" w:color="auto"/>
              <w:right w:val="single" w:sz="4" w:space="0" w:color="auto"/>
            </w:tcBorders>
          </w:tcPr>
          <w:p w14:paraId="79A31C39" w14:textId="6E9F9E10"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Calibri" w:hAnsi="Calibri" w:cs="Calibri"/>
                <w:color w:val="000000" w:themeColor="text1"/>
                <w:szCs w:val="20"/>
                <w:lang w:val="en-GB"/>
              </w:rPr>
              <w:t>String</w:t>
            </w:r>
          </w:p>
        </w:tc>
        <w:tc>
          <w:tcPr>
            <w:tcW w:w="973" w:type="dxa"/>
            <w:tcBorders>
              <w:top w:val="single" w:sz="4" w:space="0" w:color="auto"/>
              <w:left w:val="single" w:sz="4" w:space="0" w:color="auto"/>
              <w:bottom w:val="single" w:sz="4" w:space="0" w:color="auto"/>
              <w:right w:val="single" w:sz="4" w:space="0" w:color="auto"/>
            </w:tcBorders>
          </w:tcPr>
          <w:p w14:paraId="017E9DE3" w14:textId="7C7FC0FF" w:rsidR="006E6F23" w:rsidRPr="005424B9" w:rsidRDefault="006E6F23" w:rsidP="31714CD1">
            <w:pPr>
              <w:pStyle w:val="TableText10"/>
              <w:rPr>
                <w:rFonts w:ascii="Calibri" w:eastAsia="Calibri" w:hAnsi="Calibri" w:cs="Calibri"/>
                <w:szCs w:val="20"/>
                <w:lang w:val="en-GB"/>
              </w:rPr>
            </w:pPr>
            <w:r w:rsidRPr="005424B9">
              <w:rPr>
                <w:rFonts w:ascii="Calibri" w:eastAsia="Calibri" w:hAnsi="Calibri" w:cs="Calibri"/>
                <w:szCs w:val="20"/>
                <w:lang w:val="en-GB"/>
              </w:rPr>
              <w:t>Yes</w:t>
            </w:r>
          </w:p>
        </w:tc>
        <w:tc>
          <w:tcPr>
            <w:tcW w:w="5158" w:type="dxa"/>
            <w:tcBorders>
              <w:top w:val="single" w:sz="4" w:space="0" w:color="auto"/>
              <w:left w:val="single" w:sz="4" w:space="0" w:color="auto"/>
              <w:bottom w:val="single" w:sz="4" w:space="0" w:color="auto"/>
              <w:right w:val="single" w:sz="4" w:space="0" w:color="auto"/>
            </w:tcBorders>
          </w:tcPr>
          <w:p w14:paraId="4CBD9665" w14:textId="77777777" w:rsidR="00437ACB" w:rsidRPr="005424B9" w:rsidRDefault="00437ACB" w:rsidP="00437ACB">
            <w:pPr>
              <w:pStyle w:val="TableText10"/>
              <w:rPr>
                <w:rFonts w:ascii="Calibri" w:eastAsia="Calibri" w:hAnsi="Calibri" w:cs="Calibri"/>
                <w:color w:val="000000" w:themeColor="text1"/>
                <w:szCs w:val="20"/>
              </w:rPr>
            </w:pPr>
            <w:r w:rsidRPr="005424B9">
              <w:rPr>
                <w:rFonts w:ascii="Calibri" w:eastAsia="Calibri" w:hAnsi="Calibri" w:cs="Calibri"/>
                <w:color w:val="000000" w:themeColor="text1"/>
                <w:szCs w:val="20"/>
                <w:lang w:val="en-GB"/>
              </w:rPr>
              <w:t xml:space="preserve">Source System: </w:t>
            </w:r>
            <w:r w:rsidRPr="005424B9">
              <w:rPr>
                <w:rFonts w:ascii="Calibri" w:eastAsia="Calibri" w:hAnsi="Calibri" w:cs="Calibri"/>
                <w:color w:val="000000" w:themeColor="text1"/>
                <w:szCs w:val="20"/>
              </w:rPr>
              <w:t>The system that MWRP received this data from (could be "MWRP" if the data was uploaded to MWRP).</w:t>
            </w:r>
            <w:r w:rsidRPr="005424B9">
              <w:rPr>
                <w:rFonts w:ascii="Calibri" w:eastAsia="Calibri" w:hAnsi="Calibri" w:cs="Calibri"/>
                <w:color w:val="000000" w:themeColor="text1"/>
                <w:szCs w:val="20"/>
                <w:lang w:val="en-GB"/>
              </w:rPr>
              <w:t xml:space="preserve"> </w:t>
            </w:r>
          </w:p>
          <w:p w14:paraId="717BC595" w14:textId="6857E229" w:rsidR="006E6F23" w:rsidRPr="005424B9" w:rsidDel="547EDEB1" w:rsidRDefault="006E6F23" w:rsidP="31714CD1">
            <w:pPr>
              <w:pStyle w:val="TableText10"/>
              <w:rPr>
                <w:rFonts w:ascii="Calibri" w:eastAsia="Calibri" w:hAnsi="Calibri" w:cs="Calibri"/>
                <w:szCs w:val="20"/>
                <w:lang w:val="en-GB"/>
              </w:rPr>
            </w:pPr>
            <w:r w:rsidRPr="005424B9">
              <w:rPr>
                <w:rFonts w:ascii="Calibri" w:eastAsia="Calibri" w:hAnsi="Calibri" w:cs="Calibri"/>
                <w:szCs w:val="20"/>
                <w:lang w:val="en-GB"/>
              </w:rPr>
              <w:t>Eg: VaCMS</w:t>
            </w:r>
          </w:p>
        </w:tc>
      </w:tr>
      <w:tr w:rsidR="006E6F23" w:rsidRPr="00605064" w14:paraId="62A9C82E"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62" w:type="dxa"/>
            <w:tcBorders>
              <w:top w:val="single" w:sz="4" w:space="0" w:color="auto"/>
              <w:left w:val="single" w:sz="4" w:space="0" w:color="auto"/>
              <w:bottom w:val="single" w:sz="4" w:space="0" w:color="auto"/>
              <w:right w:val="single" w:sz="4" w:space="0" w:color="auto"/>
            </w:tcBorders>
          </w:tcPr>
          <w:p w14:paraId="2B4DA7DC" w14:textId="15F75C55" w:rsidR="006E6F23" w:rsidRPr="005424B9" w:rsidRDefault="00350920"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szCs w:val="20"/>
                <w:lang w:val="en-GB"/>
              </w:rPr>
              <w:t>updateSw</w:t>
            </w:r>
          </w:p>
        </w:tc>
        <w:tc>
          <w:tcPr>
            <w:tcW w:w="1165" w:type="dxa"/>
            <w:tcBorders>
              <w:top w:val="single" w:sz="4" w:space="0" w:color="auto"/>
              <w:left w:val="single" w:sz="4" w:space="0" w:color="auto"/>
              <w:bottom w:val="single" w:sz="4" w:space="0" w:color="auto"/>
              <w:right w:val="single" w:sz="4" w:space="0" w:color="auto"/>
            </w:tcBorders>
          </w:tcPr>
          <w:p w14:paraId="5D2D60F6" w14:textId="322A389D"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String</w:t>
            </w:r>
          </w:p>
        </w:tc>
        <w:tc>
          <w:tcPr>
            <w:tcW w:w="973" w:type="dxa"/>
            <w:tcBorders>
              <w:top w:val="single" w:sz="4" w:space="0" w:color="auto"/>
              <w:left w:val="single" w:sz="4" w:space="0" w:color="auto"/>
              <w:bottom w:val="single" w:sz="4" w:space="0" w:color="auto"/>
              <w:right w:val="single" w:sz="4" w:space="0" w:color="auto"/>
            </w:tcBorders>
          </w:tcPr>
          <w:p w14:paraId="30EDA67E" w14:textId="18CAA9AB"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lang w:val="en-GB"/>
              </w:rPr>
              <w:t>No</w:t>
            </w:r>
          </w:p>
        </w:tc>
        <w:tc>
          <w:tcPr>
            <w:tcW w:w="5158" w:type="dxa"/>
            <w:tcBorders>
              <w:top w:val="single" w:sz="4" w:space="0" w:color="auto"/>
              <w:left w:val="single" w:sz="4" w:space="0" w:color="auto"/>
              <w:bottom w:val="single" w:sz="4" w:space="0" w:color="auto"/>
              <w:right w:val="single" w:sz="4" w:space="0" w:color="auto"/>
            </w:tcBorders>
          </w:tcPr>
          <w:p w14:paraId="740CB2B8"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2819038C" w14:textId="0F161E17" w:rsidR="006E6F23" w:rsidRPr="005424B9" w:rsidDel="547EDEB1" w:rsidRDefault="00CC4C03" w:rsidP="31714CD1">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r w:rsidR="006E6F23" w:rsidRPr="00605064" w14:paraId="171A7BD0" w14:textId="77777777" w:rsidTr="0AD04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62" w:type="dxa"/>
            <w:tcBorders>
              <w:top w:val="single" w:sz="4" w:space="0" w:color="auto"/>
              <w:left w:val="single" w:sz="4" w:space="0" w:color="auto"/>
              <w:bottom w:val="single" w:sz="4" w:space="0" w:color="auto"/>
              <w:right w:val="single" w:sz="4" w:space="0" w:color="auto"/>
            </w:tcBorders>
          </w:tcPr>
          <w:p w14:paraId="26718100" w14:textId="75AE3ED0"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rPr>
              <w:t xml:space="preserve">vaCMSSequenceNum </w:t>
            </w:r>
            <w:r w:rsidRPr="005424B9">
              <w:rPr>
                <w:rFonts w:ascii="Calibri" w:eastAsiaTheme="majorEastAsia" w:hAnsi="Calibri" w:cs="Calibri"/>
                <w:color w:val="000000" w:themeColor="text1"/>
                <w:szCs w:val="20"/>
                <w:lang w:val="en-GB"/>
              </w:rPr>
              <w:t>  </w:t>
            </w:r>
          </w:p>
        </w:tc>
        <w:tc>
          <w:tcPr>
            <w:tcW w:w="1165" w:type="dxa"/>
            <w:tcBorders>
              <w:top w:val="single" w:sz="4" w:space="0" w:color="auto"/>
              <w:left w:val="single" w:sz="4" w:space="0" w:color="auto"/>
              <w:bottom w:val="single" w:sz="4" w:space="0" w:color="auto"/>
              <w:right w:val="single" w:sz="4" w:space="0" w:color="auto"/>
            </w:tcBorders>
          </w:tcPr>
          <w:p w14:paraId="6B6EB33D" w14:textId="38AC95AB"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rPr>
              <w:t>String</w:t>
            </w:r>
            <w:r w:rsidRPr="005424B9">
              <w:rPr>
                <w:rFonts w:ascii="Calibri" w:eastAsiaTheme="majorEastAsia" w:hAnsi="Calibri" w:cs="Calibri"/>
                <w:color w:val="000000" w:themeColor="text1"/>
                <w:szCs w:val="20"/>
                <w:lang w:val="en-GB"/>
              </w:rPr>
              <w:t>  </w:t>
            </w:r>
          </w:p>
        </w:tc>
        <w:tc>
          <w:tcPr>
            <w:tcW w:w="973" w:type="dxa"/>
            <w:tcBorders>
              <w:top w:val="single" w:sz="4" w:space="0" w:color="auto"/>
              <w:left w:val="single" w:sz="4" w:space="0" w:color="auto"/>
              <w:bottom w:val="single" w:sz="4" w:space="0" w:color="auto"/>
              <w:right w:val="single" w:sz="4" w:space="0" w:color="auto"/>
            </w:tcBorders>
          </w:tcPr>
          <w:p w14:paraId="10DF2DFD" w14:textId="4FF68E5F" w:rsidR="006E6F23" w:rsidRPr="005424B9" w:rsidRDefault="006E6F23" w:rsidP="31714CD1">
            <w:pPr>
              <w:pStyle w:val="TableText10"/>
              <w:rPr>
                <w:rFonts w:ascii="Calibri" w:eastAsia="Calibri" w:hAnsi="Calibri" w:cs="Calibri"/>
                <w:color w:val="000000" w:themeColor="text1"/>
                <w:szCs w:val="20"/>
                <w:lang w:val="en-GB"/>
              </w:rPr>
            </w:pPr>
            <w:r w:rsidRPr="005424B9">
              <w:rPr>
                <w:rFonts w:ascii="Calibri" w:eastAsiaTheme="majorEastAsia" w:hAnsi="Calibri" w:cs="Calibri"/>
                <w:color w:val="000000" w:themeColor="text1"/>
                <w:szCs w:val="20"/>
              </w:rPr>
              <w:t>Yes</w:t>
            </w:r>
            <w:r w:rsidRPr="005424B9">
              <w:rPr>
                <w:rFonts w:ascii="Calibri" w:eastAsiaTheme="majorEastAsia" w:hAnsi="Calibri" w:cs="Calibri"/>
                <w:color w:val="000000" w:themeColor="text1"/>
                <w:szCs w:val="20"/>
                <w:lang w:val="en-GB"/>
              </w:rPr>
              <w:t>  </w:t>
            </w:r>
          </w:p>
        </w:tc>
        <w:tc>
          <w:tcPr>
            <w:tcW w:w="5158" w:type="dxa"/>
            <w:tcBorders>
              <w:top w:val="single" w:sz="4" w:space="0" w:color="auto"/>
              <w:left w:val="single" w:sz="4" w:space="0" w:color="auto"/>
              <w:bottom w:val="single" w:sz="4" w:space="0" w:color="auto"/>
              <w:right w:val="single" w:sz="4" w:space="0" w:color="auto"/>
            </w:tcBorders>
          </w:tcPr>
          <w:p w14:paraId="5CF3FC14" w14:textId="0EF3B3C7" w:rsidR="006E6F23" w:rsidRPr="005424B9" w:rsidDel="547EDEB1" w:rsidRDefault="00726977" w:rsidP="31714CD1">
            <w:pPr>
              <w:pStyle w:val="TableText10"/>
              <w:rPr>
                <w:rFonts w:ascii="Calibri" w:eastAsia="Calibri" w:hAnsi="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14:paraId="38BE633A" w14:textId="6F577FA9" w:rsidR="009F60B1" w:rsidRPr="00605064" w:rsidRDefault="009F60B1" w:rsidP="00605064">
      <w:pPr>
        <w:pStyle w:val="NoSpacing"/>
        <w:rPr>
          <w:rFonts w:ascii="Calibri" w:hAnsi="Calibri" w:cs="Calibri"/>
          <w:sz w:val="20"/>
          <w:szCs w:val="20"/>
        </w:rPr>
      </w:pPr>
    </w:p>
    <w:p w14:paraId="09A78748" w14:textId="77777777" w:rsidR="00B472AA" w:rsidRPr="005424B9" w:rsidRDefault="00B472AA" w:rsidP="00B70EEF">
      <w:pPr>
        <w:pStyle w:val="NoSpacing"/>
        <w:ind w:left="1440"/>
        <w:rPr>
          <w:rFonts w:ascii="Calibri" w:hAnsi="Calibri" w:cs="Calibri"/>
          <w:sz w:val="20"/>
          <w:szCs w:val="20"/>
        </w:rPr>
      </w:pPr>
    </w:p>
    <w:p w14:paraId="689FF82B" w14:textId="77777777" w:rsidR="00B472AA" w:rsidRPr="00605064" w:rsidRDefault="00B472AA" w:rsidP="00B70EEF">
      <w:pPr>
        <w:pStyle w:val="NoSpacing"/>
        <w:ind w:left="1440"/>
        <w:rPr>
          <w:rFonts w:ascii="Calibri" w:hAnsi="Calibri" w:cs="Calibri"/>
          <w:sz w:val="20"/>
          <w:szCs w:val="20"/>
        </w:rPr>
      </w:pPr>
    </w:p>
    <w:p w14:paraId="1CEF3129" w14:textId="2C1BD4D3" w:rsidR="0016156D" w:rsidRPr="00643904" w:rsidRDefault="1764B02F" w:rsidP="00A86453">
      <w:pPr>
        <w:ind w:right="162"/>
        <w:rPr>
          <w:rFonts w:ascii="Calibri" w:hAnsi="Calibri" w:cs="Calibri"/>
          <w:sz w:val="20"/>
          <w:szCs w:val="20"/>
        </w:rPr>
      </w:pPr>
      <w:r w:rsidRPr="00643904">
        <w:rPr>
          <w:rFonts w:ascii="Calibri" w:hAnsi="Calibri" w:cs="Calibri"/>
          <w:sz w:val="20"/>
          <w:szCs w:val="20"/>
        </w:rPr>
        <w:t xml:space="preserve">EDWS: </w:t>
      </w:r>
      <w:r w:rsidR="7C39201C" w:rsidRPr="00643904">
        <w:rPr>
          <w:rFonts w:ascii="Calibri" w:hAnsi="Calibri" w:cs="Calibri"/>
          <w:sz w:val="20"/>
          <w:szCs w:val="20"/>
        </w:rPr>
        <w:t xml:space="preserve">Acknowledgement Response — </w:t>
      </w:r>
      <w:r w:rsidR="2C7FBABA" w:rsidRPr="00643904">
        <w:rPr>
          <w:rFonts w:ascii="Calibri" w:hAnsi="Calibri" w:cs="Calibri"/>
          <w:sz w:val="20"/>
          <w:szCs w:val="20"/>
        </w:rPr>
        <w:t>ED</w:t>
      </w:r>
      <w:r w:rsidR="05EAFD64" w:rsidRPr="00643904">
        <w:rPr>
          <w:rFonts w:ascii="Calibri" w:hAnsi="Calibri" w:cs="Calibri"/>
          <w:sz w:val="20"/>
          <w:szCs w:val="20"/>
        </w:rPr>
        <w:t>W</w:t>
      </w:r>
      <w:r w:rsidR="7AE77D75" w:rsidRPr="00643904">
        <w:rPr>
          <w:rFonts w:ascii="Calibri" w:hAnsi="Calibri" w:cs="Calibri"/>
          <w:sz w:val="20"/>
          <w:szCs w:val="20"/>
        </w:rPr>
        <w:t>S</w:t>
      </w:r>
      <w:r w:rsidR="7C39201C" w:rsidRPr="00643904">
        <w:rPr>
          <w:rFonts w:ascii="Calibri" w:hAnsi="Calibri" w:cs="Calibri"/>
          <w:sz w:val="20"/>
          <w:szCs w:val="20"/>
        </w:rPr>
        <w:t xml:space="preserve"> to </w:t>
      </w:r>
      <w:r w:rsidR="32ADAC80" w:rsidRPr="00643904">
        <w:rPr>
          <w:rFonts w:ascii="Calibri" w:hAnsi="Calibri" w:cs="Calibri"/>
          <w:sz w:val="20"/>
          <w:szCs w:val="20"/>
        </w:rPr>
        <w:t>MWRP</w:t>
      </w:r>
      <w:r w:rsidR="7C39201C" w:rsidRPr="00643904">
        <w:rPr>
          <w:rFonts w:ascii="Calibri" w:hAnsi="Calibri" w:cs="Calibri"/>
          <w:sz w:val="20"/>
          <w:szCs w:val="20"/>
        </w:rPr>
        <w:t xml:space="preserve"> (Success)</w:t>
      </w:r>
    </w:p>
    <w:p w14:paraId="1F3DC4FE" w14:textId="041D6CA1" w:rsidR="0016156D" w:rsidRPr="00605064" w:rsidRDefault="0067539B" w:rsidP="00A86453">
      <w:pPr>
        <w:rPr>
          <w:rFonts w:ascii="Calibri" w:hAnsi="Calibri" w:cs="Calibri"/>
          <w:sz w:val="20"/>
          <w:szCs w:val="20"/>
        </w:rPr>
      </w:pPr>
      <w:r w:rsidRPr="00605064">
        <w:rPr>
          <w:rFonts w:ascii="Calibri" w:hAnsi="Calibri" w:cs="Calibri"/>
          <w:sz w:val="20"/>
          <w:szCs w:val="20"/>
        </w:rPr>
        <w:t xml:space="preserve">When </w:t>
      </w:r>
      <w:r w:rsidR="00202DA4" w:rsidRPr="00605064">
        <w:rPr>
          <w:rFonts w:ascii="Calibri" w:hAnsi="Calibri" w:cs="Calibri"/>
          <w:sz w:val="20"/>
          <w:szCs w:val="20"/>
        </w:rPr>
        <w:t>DW</w:t>
      </w:r>
      <w:r w:rsidRPr="00605064">
        <w:rPr>
          <w:rFonts w:ascii="Calibri" w:hAnsi="Calibri" w:cs="Calibri"/>
          <w:sz w:val="20"/>
          <w:szCs w:val="20"/>
        </w:rPr>
        <w:t xml:space="preserve"> successfully receives and validates the </w:t>
      </w:r>
      <w:r w:rsidR="000C5829" w:rsidRPr="00605064">
        <w:rPr>
          <w:rFonts w:ascii="Calibri" w:hAnsi="Calibri" w:cs="Calibri"/>
          <w:sz w:val="20"/>
          <w:szCs w:val="20"/>
        </w:rPr>
        <w:t>MWRP</w:t>
      </w:r>
      <w:r w:rsidRPr="00605064">
        <w:rPr>
          <w:rFonts w:ascii="Calibri" w:hAnsi="Calibri" w:cs="Calibri"/>
          <w:sz w:val="20"/>
          <w:szCs w:val="20"/>
        </w:rPr>
        <w:t xml:space="preserve"> verification request, it returns an HTTP 200 acknowledgement synchronously. </w:t>
      </w:r>
    </w:p>
    <w:p w14:paraId="3157BA5B" w14:textId="77777777" w:rsidR="00A93E5D" w:rsidRPr="00605064" w:rsidRDefault="00A93E5D" w:rsidP="009F60B1">
      <w:pPr>
        <w:ind w:left="1800"/>
        <w:rPr>
          <w:rFonts w:ascii="Calibri" w:hAnsi="Calibri" w:cs="Calibri"/>
          <w:sz w:val="20"/>
          <w:szCs w:val="20"/>
        </w:rPr>
      </w:pPr>
    </w:p>
    <w:p w14:paraId="65461552" w14:textId="00B491C6" w:rsidR="0016156D" w:rsidRPr="00605064" w:rsidRDefault="0067539B" w:rsidP="00605064">
      <w:pPr>
        <w:rPr>
          <w:rFonts w:ascii="Calibri" w:hAnsi="Calibri" w:cs="Calibri"/>
          <w:b/>
          <w:sz w:val="20"/>
          <w:szCs w:val="20"/>
        </w:rPr>
      </w:pPr>
      <w:r w:rsidRPr="00605064">
        <w:rPr>
          <w:rFonts w:ascii="Calibri" w:hAnsi="Calibri" w:cs="Calibri"/>
          <w:b/>
          <w:sz w:val="20"/>
          <w:szCs w:val="20"/>
        </w:rPr>
        <w:t>Response Body — Cep</w:t>
      </w:r>
      <w:r w:rsidR="00202DA4" w:rsidRPr="00605064">
        <w:rPr>
          <w:rFonts w:ascii="Calibri" w:hAnsi="Calibri" w:cs="Calibri"/>
          <w:b/>
          <w:sz w:val="20"/>
          <w:szCs w:val="20"/>
        </w:rPr>
        <w:t>DW</w:t>
      </w:r>
      <w:r w:rsidRPr="00605064">
        <w:rPr>
          <w:rFonts w:ascii="Calibri" w:hAnsi="Calibri" w:cs="Calibri"/>
          <w:b/>
          <w:sz w:val="20"/>
          <w:szCs w:val="20"/>
        </w:rPr>
        <w:t>AckResponseDTO</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9"/>
        <w:gridCol w:w="2224"/>
        <w:gridCol w:w="973"/>
        <w:gridCol w:w="3754"/>
      </w:tblGrid>
      <w:tr w:rsidR="009F60B1" w:rsidRPr="00605064" w14:paraId="13D2BDD8" w14:textId="77777777" w:rsidTr="000466DC">
        <w:trPr>
          <w:cantSplit/>
          <w:tblHeader/>
        </w:trPr>
        <w:tc>
          <w:tcPr>
            <w:tcW w:w="2579" w:type="dxa"/>
            <w:shd w:val="clear" w:color="auto" w:fill="000000" w:themeFill="text1"/>
          </w:tcPr>
          <w:p w14:paraId="363249B0" w14:textId="77777777" w:rsidR="009F60B1" w:rsidRPr="00605064" w:rsidRDefault="009F60B1">
            <w:pPr>
              <w:pStyle w:val="TableText10HeaderCenter"/>
              <w:rPr>
                <w:rFonts w:ascii="Calibri" w:hAnsi="Calibri" w:cs="Calibri"/>
                <w:b w:val="0"/>
                <w:szCs w:val="20"/>
              </w:rPr>
            </w:pPr>
            <w:r w:rsidRPr="00605064">
              <w:rPr>
                <w:rFonts w:ascii="Calibri" w:hAnsi="Calibri" w:cs="Calibri"/>
                <w:szCs w:val="20"/>
              </w:rPr>
              <w:t>Field</w:t>
            </w:r>
          </w:p>
        </w:tc>
        <w:tc>
          <w:tcPr>
            <w:tcW w:w="2277" w:type="dxa"/>
            <w:shd w:val="clear" w:color="auto" w:fill="000000" w:themeFill="text1"/>
          </w:tcPr>
          <w:p w14:paraId="4241BEDA" w14:textId="77777777" w:rsidR="009F60B1" w:rsidRPr="00605064" w:rsidRDefault="009F60B1">
            <w:pPr>
              <w:pStyle w:val="TableText10HeaderCenter"/>
              <w:rPr>
                <w:rFonts w:ascii="Calibri" w:hAnsi="Calibri" w:cs="Calibri"/>
                <w:b w:val="0"/>
                <w:szCs w:val="20"/>
              </w:rPr>
            </w:pPr>
            <w:r w:rsidRPr="00605064">
              <w:rPr>
                <w:rFonts w:ascii="Calibri" w:hAnsi="Calibri" w:cs="Calibri"/>
                <w:szCs w:val="20"/>
              </w:rPr>
              <w:t>Type</w:t>
            </w:r>
          </w:p>
        </w:tc>
        <w:tc>
          <w:tcPr>
            <w:tcW w:w="274" w:type="dxa"/>
            <w:shd w:val="clear" w:color="auto" w:fill="000000" w:themeFill="text1"/>
          </w:tcPr>
          <w:p w14:paraId="6F4389D5" w14:textId="77777777" w:rsidR="009F60B1" w:rsidRPr="00605064" w:rsidRDefault="009F60B1">
            <w:pPr>
              <w:pStyle w:val="TableText10HeaderCenter"/>
              <w:rPr>
                <w:rFonts w:ascii="Calibri" w:hAnsi="Calibri" w:cs="Calibri"/>
                <w:b w:val="0"/>
                <w:szCs w:val="20"/>
              </w:rPr>
            </w:pPr>
            <w:r w:rsidRPr="00605064">
              <w:rPr>
                <w:rFonts w:ascii="Calibri" w:hAnsi="Calibri" w:cs="Calibri"/>
                <w:szCs w:val="20"/>
              </w:rPr>
              <w:t>Required</w:t>
            </w:r>
          </w:p>
        </w:tc>
        <w:tc>
          <w:tcPr>
            <w:tcW w:w="4320" w:type="dxa"/>
            <w:shd w:val="clear" w:color="auto" w:fill="000000" w:themeFill="text1"/>
          </w:tcPr>
          <w:p w14:paraId="0D0BAC04" w14:textId="77777777" w:rsidR="009F60B1" w:rsidRPr="00605064" w:rsidRDefault="009F60B1">
            <w:pPr>
              <w:pStyle w:val="TableText10HeaderCenter"/>
              <w:rPr>
                <w:rFonts w:ascii="Calibri" w:hAnsi="Calibri" w:cs="Calibri"/>
                <w:b w:val="0"/>
                <w:szCs w:val="20"/>
              </w:rPr>
            </w:pPr>
            <w:r w:rsidRPr="00605064">
              <w:rPr>
                <w:rFonts w:ascii="Calibri" w:hAnsi="Calibri" w:cs="Calibri"/>
                <w:szCs w:val="20"/>
              </w:rPr>
              <w:t>Description</w:t>
            </w:r>
          </w:p>
        </w:tc>
      </w:tr>
      <w:tr w:rsidR="009F60B1" w:rsidRPr="00605064" w14:paraId="27B41330" w14:textId="77777777" w:rsidTr="000466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9" w:type="dxa"/>
            <w:tcBorders>
              <w:top w:val="single" w:sz="4" w:space="0" w:color="auto"/>
              <w:left w:val="single" w:sz="4" w:space="0" w:color="auto"/>
              <w:bottom w:val="single" w:sz="4" w:space="0" w:color="auto"/>
              <w:right w:val="single" w:sz="4" w:space="0" w:color="auto"/>
            </w:tcBorders>
          </w:tcPr>
          <w:p w14:paraId="16C9B747" w14:textId="68BE77CF"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requestSequenceNumber</w:t>
            </w:r>
          </w:p>
        </w:tc>
        <w:tc>
          <w:tcPr>
            <w:tcW w:w="2277" w:type="dxa"/>
            <w:tcBorders>
              <w:top w:val="single" w:sz="4" w:space="0" w:color="auto"/>
              <w:left w:val="single" w:sz="4" w:space="0" w:color="auto"/>
              <w:bottom w:val="single" w:sz="4" w:space="0" w:color="auto"/>
              <w:right w:val="single" w:sz="4" w:space="0" w:color="auto"/>
            </w:tcBorders>
          </w:tcPr>
          <w:p w14:paraId="5388CDEC" w14:textId="271C02A5"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Integer</w:t>
            </w:r>
          </w:p>
        </w:tc>
        <w:tc>
          <w:tcPr>
            <w:tcW w:w="274" w:type="dxa"/>
            <w:tcBorders>
              <w:top w:val="single" w:sz="4" w:space="0" w:color="auto"/>
              <w:left w:val="single" w:sz="4" w:space="0" w:color="auto"/>
              <w:bottom w:val="single" w:sz="4" w:space="0" w:color="auto"/>
              <w:right w:val="single" w:sz="4" w:space="0" w:color="auto"/>
            </w:tcBorders>
          </w:tcPr>
          <w:p w14:paraId="4250BA3D" w14:textId="77777777"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320" w:type="dxa"/>
            <w:tcBorders>
              <w:top w:val="single" w:sz="4" w:space="0" w:color="auto"/>
              <w:left w:val="single" w:sz="4" w:space="0" w:color="auto"/>
              <w:bottom w:val="single" w:sz="4" w:space="0" w:color="auto"/>
              <w:right w:val="single" w:sz="4" w:space="0" w:color="auto"/>
            </w:tcBorders>
          </w:tcPr>
          <w:p w14:paraId="2E059864" w14:textId="1A923EE0" w:rsidR="009F60B1" w:rsidRPr="00605064" w:rsidRDefault="00C742B2" w:rsidP="009F60B1">
            <w:pPr>
              <w:pStyle w:val="TableText10"/>
              <w:rPr>
                <w:rFonts w:ascii="Calibri" w:eastAsiaTheme="minorHAnsi" w:hAnsi="Calibri" w:cs="Calibri"/>
                <w:szCs w:val="20"/>
                <w:lang w:val="en-GB"/>
              </w:rPr>
            </w:pPr>
            <w:r w:rsidRPr="00C742B2">
              <w:rPr>
                <w:rFonts w:ascii="Calibri" w:eastAsiaTheme="minorHAnsi" w:hAnsi="Calibri" w:cs="Calibri"/>
                <w:szCs w:val="20"/>
                <w:lang w:val="en-GB"/>
              </w:rPr>
              <w:t xml:space="preserve">RequestSequenceNumber is </w:t>
            </w:r>
            <w:r>
              <w:rPr>
                <w:rFonts w:ascii="Calibri" w:eastAsiaTheme="minorHAnsi" w:hAnsi="Calibri" w:cs="Calibri"/>
                <w:szCs w:val="20"/>
                <w:lang w:val="en-GB"/>
              </w:rPr>
              <w:t xml:space="preserve">a </w:t>
            </w:r>
            <w:r w:rsidRPr="00C742B2">
              <w:rPr>
                <w:rFonts w:ascii="Calibri" w:eastAsiaTheme="minorHAnsi" w:hAnsi="Calibri" w:cs="Calibri"/>
                <w:szCs w:val="20"/>
                <w:lang w:val="en-GB"/>
              </w:rPr>
              <w:t xml:space="preserve">unique number for </w:t>
            </w:r>
            <w:r>
              <w:rPr>
                <w:rFonts w:ascii="Calibri" w:eastAsiaTheme="minorHAnsi" w:hAnsi="Calibri" w:cs="Calibri"/>
                <w:szCs w:val="20"/>
                <w:lang w:val="en-GB"/>
              </w:rPr>
              <w:t xml:space="preserve">the </w:t>
            </w:r>
            <w:r w:rsidRPr="00C742B2">
              <w:rPr>
                <w:rFonts w:ascii="Calibri" w:eastAsiaTheme="minorHAnsi" w:hAnsi="Calibri" w:cs="Calibri"/>
                <w:szCs w:val="20"/>
                <w:lang w:val="en-GB"/>
              </w:rPr>
              <w:t xml:space="preserve">entire household </w:t>
            </w:r>
            <w:r>
              <w:rPr>
                <w:rFonts w:ascii="Calibri" w:eastAsiaTheme="minorHAnsi" w:hAnsi="Calibri" w:cs="Calibri"/>
                <w:szCs w:val="20"/>
                <w:lang w:val="en-GB"/>
              </w:rPr>
              <w:t>received in the</w:t>
            </w:r>
            <w:r w:rsidRPr="00C742B2">
              <w:rPr>
                <w:rFonts w:ascii="Calibri" w:eastAsiaTheme="minorHAnsi" w:hAnsi="Calibri" w:cs="Calibri"/>
                <w:szCs w:val="20"/>
                <w:lang w:val="en-GB"/>
              </w:rPr>
              <w:t xml:space="preserve"> request.</w:t>
            </w:r>
          </w:p>
        </w:tc>
      </w:tr>
      <w:tr w:rsidR="009F60B1" w:rsidRPr="00605064" w14:paraId="5872298B" w14:textId="77777777" w:rsidTr="000466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9" w:type="dxa"/>
            <w:tcBorders>
              <w:top w:val="single" w:sz="4" w:space="0" w:color="auto"/>
              <w:left w:val="single" w:sz="4" w:space="0" w:color="auto"/>
              <w:bottom w:val="single" w:sz="4" w:space="0" w:color="auto"/>
              <w:right w:val="single" w:sz="4" w:space="0" w:color="auto"/>
            </w:tcBorders>
          </w:tcPr>
          <w:p w14:paraId="4250F0A1" w14:textId="67F8F2EB"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stateId</w:t>
            </w:r>
          </w:p>
        </w:tc>
        <w:tc>
          <w:tcPr>
            <w:tcW w:w="2277" w:type="dxa"/>
            <w:tcBorders>
              <w:top w:val="single" w:sz="4" w:space="0" w:color="auto"/>
              <w:left w:val="single" w:sz="4" w:space="0" w:color="auto"/>
              <w:bottom w:val="single" w:sz="4" w:space="0" w:color="auto"/>
              <w:right w:val="single" w:sz="4" w:space="0" w:color="auto"/>
            </w:tcBorders>
          </w:tcPr>
          <w:p w14:paraId="362C2250" w14:textId="1C3375A2"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274" w:type="dxa"/>
            <w:tcBorders>
              <w:top w:val="single" w:sz="4" w:space="0" w:color="auto"/>
              <w:left w:val="single" w:sz="4" w:space="0" w:color="auto"/>
              <w:bottom w:val="single" w:sz="4" w:space="0" w:color="auto"/>
              <w:right w:val="single" w:sz="4" w:space="0" w:color="auto"/>
            </w:tcBorders>
          </w:tcPr>
          <w:p w14:paraId="562D1806" w14:textId="77777777"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320" w:type="dxa"/>
            <w:tcBorders>
              <w:top w:val="single" w:sz="4" w:space="0" w:color="auto"/>
              <w:left w:val="single" w:sz="4" w:space="0" w:color="auto"/>
              <w:bottom w:val="single" w:sz="4" w:space="0" w:color="auto"/>
              <w:right w:val="single" w:sz="4" w:space="0" w:color="auto"/>
            </w:tcBorders>
          </w:tcPr>
          <w:p w14:paraId="1AFF8A87" w14:textId="3299D77E"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Two-character state identifier echoed from the request</w:t>
            </w:r>
          </w:p>
        </w:tc>
      </w:tr>
      <w:tr w:rsidR="009F60B1" w:rsidRPr="00605064" w14:paraId="77E836E2" w14:textId="77777777" w:rsidTr="000466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9" w:type="dxa"/>
            <w:tcBorders>
              <w:top w:val="single" w:sz="4" w:space="0" w:color="auto"/>
              <w:left w:val="single" w:sz="4" w:space="0" w:color="auto"/>
              <w:bottom w:val="single" w:sz="4" w:space="0" w:color="auto"/>
              <w:right w:val="single" w:sz="4" w:space="0" w:color="auto"/>
            </w:tcBorders>
          </w:tcPr>
          <w:p w14:paraId="2EB0A4CB" w14:textId="629149FF"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requestSource</w:t>
            </w:r>
          </w:p>
        </w:tc>
        <w:tc>
          <w:tcPr>
            <w:tcW w:w="2277" w:type="dxa"/>
            <w:tcBorders>
              <w:top w:val="single" w:sz="4" w:space="0" w:color="auto"/>
              <w:left w:val="single" w:sz="4" w:space="0" w:color="auto"/>
              <w:bottom w:val="single" w:sz="4" w:space="0" w:color="auto"/>
              <w:right w:val="single" w:sz="4" w:space="0" w:color="auto"/>
            </w:tcBorders>
          </w:tcPr>
          <w:p w14:paraId="49AEDDC8" w14:textId="2F3138ED"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274" w:type="dxa"/>
            <w:tcBorders>
              <w:top w:val="single" w:sz="4" w:space="0" w:color="auto"/>
              <w:left w:val="single" w:sz="4" w:space="0" w:color="auto"/>
              <w:bottom w:val="single" w:sz="4" w:space="0" w:color="auto"/>
              <w:right w:val="single" w:sz="4" w:space="0" w:color="auto"/>
            </w:tcBorders>
          </w:tcPr>
          <w:p w14:paraId="547F19EC" w14:textId="77777777"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320" w:type="dxa"/>
            <w:tcBorders>
              <w:top w:val="single" w:sz="4" w:space="0" w:color="auto"/>
              <w:left w:val="single" w:sz="4" w:space="0" w:color="auto"/>
              <w:bottom w:val="single" w:sz="4" w:space="0" w:color="auto"/>
              <w:right w:val="single" w:sz="4" w:space="0" w:color="auto"/>
            </w:tcBorders>
          </w:tcPr>
          <w:p w14:paraId="2B124B87" w14:textId="602936C7"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Source system identifier echoed from the request</w:t>
            </w:r>
          </w:p>
        </w:tc>
      </w:tr>
      <w:tr w:rsidR="009F60B1" w:rsidRPr="00605064" w14:paraId="735CC0B7" w14:textId="77777777" w:rsidTr="000466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9" w:type="dxa"/>
            <w:tcBorders>
              <w:top w:val="single" w:sz="4" w:space="0" w:color="auto"/>
              <w:left w:val="single" w:sz="4" w:space="0" w:color="auto"/>
              <w:bottom w:val="single" w:sz="4" w:space="0" w:color="auto"/>
              <w:right w:val="single" w:sz="4" w:space="0" w:color="auto"/>
            </w:tcBorders>
          </w:tcPr>
          <w:p w14:paraId="228E68D3" w14:textId="516039F8"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acknowledgement</w:t>
            </w:r>
          </w:p>
        </w:tc>
        <w:tc>
          <w:tcPr>
            <w:tcW w:w="2277" w:type="dxa"/>
            <w:tcBorders>
              <w:top w:val="single" w:sz="4" w:space="0" w:color="auto"/>
              <w:left w:val="single" w:sz="4" w:space="0" w:color="auto"/>
              <w:bottom w:val="single" w:sz="4" w:space="0" w:color="auto"/>
              <w:right w:val="single" w:sz="4" w:space="0" w:color="auto"/>
            </w:tcBorders>
          </w:tcPr>
          <w:p w14:paraId="4C582FB5" w14:textId="5E24BDDB"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AcknowledgementDTO</w:t>
            </w:r>
          </w:p>
        </w:tc>
        <w:tc>
          <w:tcPr>
            <w:tcW w:w="274" w:type="dxa"/>
            <w:tcBorders>
              <w:top w:val="single" w:sz="4" w:space="0" w:color="auto"/>
              <w:left w:val="single" w:sz="4" w:space="0" w:color="auto"/>
              <w:bottom w:val="single" w:sz="4" w:space="0" w:color="auto"/>
              <w:right w:val="single" w:sz="4" w:space="0" w:color="auto"/>
            </w:tcBorders>
          </w:tcPr>
          <w:p w14:paraId="6E2B1069" w14:textId="77777777"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320" w:type="dxa"/>
            <w:tcBorders>
              <w:top w:val="single" w:sz="4" w:space="0" w:color="auto"/>
              <w:left w:val="single" w:sz="4" w:space="0" w:color="auto"/>
              <w:bottom w:val="single" w:sz="4" w:space="0" w:color="auto"/>
              <w:right w:val="single" w:sz="4" w:space="0" w:color="auto"/>
            </w:tcBorders>
          </w:tcPr>
          <w:p w14:paraId="05218E4D" w14:textId="1692817B" w:rsidR="009F60B1" w:rsidRPr="00605064" w:rsidRDefault="009F60B1" w:rsidP="009F60B1">
            <w:pPr>
              <w:pStyle w:val="TableText10"/>
              <w:rPr>
                <w:rFonts w:ascii="Calibri" w:eastAsiaTheme="minorHAnsi" w:hAnsi="Calibri" w:cs="Calibri"/>
                <w:szCs w:val="20"/>
                <w:lang w:val="en-GB"/>
              </w:rPr>
            </w:pPr>
            <w:r w:rsidRPr="00605064">
              <w:rPr>
                <w:rFonts w:ascii="Calibri" w:eastAsiaTheme="minorHAnsi" w:hAnsi="Calibri" w:cs="Calibri"/>
                <w:szCs w:val="20"/>
                <w:lang w:val="en-GB"/>
              </w:rPr>
              <w:t>Acknowledgement details object</w:t>
            </w:r>
          </w:p>
        </w:tc>
      </w:tr>
      <w:tr w:rsidR="00E4167F" w:rsidRPr="00605064" w14:paraId="4808665A" w14:textId="77777777" w:rsidTr="000466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579" w:type="dxa"/>
            <w:tcBorders>
              <w:top w:val="single" w:sz="4" w:space="0" w:color="auto"/>
              <w:left w:val="single" w:sz="4" w:space="0" w:color="auto"/>
              <w:bottom w:val="single" w:sz="4" w:space="0" w:color="auto"/>
              <w:right w:val="single" w:sz="4" w:space="0" w:color="auto"/>
            </w:tcBorders>
          </w:tcPr>
          <w:p w14:paraId="00E463AE" w14:textId="203DD012"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Calibri" w:hAnsi="Calibri" w:cs="Calibri"/>
                <w:color w:val="000000" w:themeColor="text1"/>
                <w:szCs w:val="20"/>
                <w:lang w:val="en-GB"/>
              </w:rPr>
              <w:t>source</w:t>
            </w:r>
          </w:p>
        </w:tc>
        <w:tc>
          <w:tcPr>
            <w:tcW w:w="2277" w:type="dxa"/>
            <w:tcBorders>
              <w:top w:val="single" w:sz="4" w:space="0" w:color="auto"/>
              <w:left w:val="single" w:sz="4" w:space="0" w:color="auto"/>
              <w:bottom w:val="single" w:sz="4" w:space="0" w:color="auto"/>
              <w:right w:val="single" w:sz="4" w:space="0" w:color="auto"/>
            </w:tcBorders>
          </w:tcPr>
          <w:p w14:paraId="54D0B598" w14:textId="7E6407D8"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Calibri" w:hAnsi="Calibri" w:cs="Calibri"/>
                <w:color w:val="000000" w:themeColor="text1"/>
                <w:szCs w:val="20"/>
                <w:lang w:val="en-GB"/>
              </w:rPr>
              <w:t>String</w:t>
            </w:r>
          </w:p>
        </w:tc>
        <w:tc>
          <w:tcPr>
            <w:tcW w:w="274" w:type="dxa"/>
            <w:tcBorders>
              <w:top w:val="single" w:sz="4" w:space="0" w:color="auto"/>
              <w:left w:val="single" w:sz="4" w:space="0" w:color="auto"/>
              <w:bottom w:val="single" w:sz="4" w:space="0" w:color="auto"/>
              <w:right w:val="single" w:sz="4" w:space="0" w:color="auto"/>
            </w:tcBorders>
          </w:tcPr>
          <w:p w14:paraId="65D36893" w14:textId="5E8DEA58"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Calibri" w:hAnsi="Calibri" w:cs="Calibri"/>
                <w:color w:val="000000" w:themeColor="text1"/>
                <w:szCs w:val="20"/>
                <w:lang w:val="en-GB"/>
              </w:rPr>
              <w:t>Yes</w:t>
            </w:r>
          </w:p>
        </w:tc>
        <w:tc>
          <w:tcPr>
            <w:tcW w:w="4320" w:type="dxa"/>
            <w:tcBorders>
              <w:top w:val="single" w:sz="4" w:space="0" w:color="auto"/>
              <w:left w:val="single" w:sz="4" w:space="0" w:color="auto"/>
              <w:bottom w:val="single" w:sz="4" w:space="0" w:color="auto"/>
              <w:right w:val="single" w:sz="4" w:space="0" w:color="auto"/>
            </w:tcBorders>
          </w:tcPr>
          <w:p w14:paraId="3CF1BFDB" w14:textId="77777777" w:rsidR="00832F7C" w:rsidRPr="005424B9" w:rsidRDefault="00832F7C" w:rsidP="00832F7C">
            <w:pPr>
              <w:pStyle w:val="TableText10"/>
              <w:rPr>
                <w:rFonts w:ascii="Calibri" w:eastAsia="Calibri" w:hAnsi="Calibri" w:cs="Calibri"/>
                <w:color w:val="000000" w:themeColor="text1"/>
                <w:szCs w:val="20"/>
              </w:rPr>
            </w:pPr>
            <w:r w:rsidRPr="005424B9">
              <w:rPr>
                <w:rFonts w:ascii="Calibri" w:eastAsia="Calibri" w:hAnsi="Calibri" w:cs="Calibri"/>
                <w:color w:val="000000" w:themeColor="text1"/>
                <w:szCs w:val="20"/>
                <w:lang w:val="en-GB"/>
              </w:rPr>
              <w:t xml:space="preserve">Source System: </w:t>
            </w:r>
            <w:r w:rsidRPr="005424B9">
              <w:rPr>
                <w:rFonts w:ascii="Calibri" w:eastAsia="Calibri" w:hAnsi="Calibri" w:cs="Calibri"/>
                <w:color w:val="000000" w:themeColor="text1"/>
                <w:szCs w:val="20"/>
              </w:rPr>
              <w:t>The system that MWRP received this data from (could be "MWRP" if the data was uploaded to MWRP).</w:t>
            </w:r>
            <w:r w:rsidRPr="005424B9">
              <w:rPr>
                <w:rFonts w:ascii="Calibri" w:eastAsia="Calibri" w:hAnsi="Calibri" w:cs="Calibri"/>
                <w:color w:val="000000" w:themeColor="text1"/>
                <w:szCs w:val="20"/>
                <w:lang w:val="en-GB"/>
              </w:rPr>
              <w:t xml:space="preserve"> </w:t>
            </w:r>
          </w:p>
          <w:p w14:paraId="7A5FCB55" w14:textId="6C92B9EF" w:rsidR="00E4167F" w:rsidRPr="00605064" w:rsidDel="547EDEB1" w:rsidRDefault="00E4167F" w:rsidP="00E4167F">
            <w:pPr>
              <w:pStyle w:val="TableText10"/>
              <w:rPr>
                <w:rFonts w:ascii="Calibri" w:eastAsia="Calibri" w:hAnsi="Calibri" w:cs="Calibri"/>
                <w:szCs w:val="20"/>
                <w:lang w:val="en-GB"/>
              </w:rPr>
            </w:pPr>
            <w:r w:rsidRPr="00605064">
              <w:rPr>
                <w:rFonts w:ascii="Calibri" w:eastAsia="Calibri" w:hAnsi="Calibri" w:cs="Calibri"/>
                <w:szCs w:val="20"/>
                <w:lang w:val="en-GB"/>
              </w:rPr>
              <w:t>Eg: VaCMS</w:t>
            </w:r>
          </w:p>
        </w:tc>
      </w:tr>
      <w:tr w:rsidR="00E4167F" w:rsidRPr="00605064" w14:paraId="14778C7B" w14:textId="77777777" w:rsidTr="000466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579" w:type="dxa"/>
            <w:tcBorders>
              <w:top w:val="single" w:sz="4" w:space="0" w:color="auto"/>
              <w:left w:val="single" w:sz="4" w:space="0" w:color="auto"/>
              <w:bottom w:val="single" w:sz="4" w:space="0" w:color="auto"/>
              <w:right w:val="single" w:sz="4" w:space="0" w:color="auto"/>
            </w:tcBorders>
          </w:tcPr>
          <w:p w14:paraId="6105396C" w14:textId="1DA28A28" w:rsidR="00E4167F" w:rsidRPr="00605064" w:rsidRDefault="00350920" w:rsidP="00E4167F">
            <w:pPr>
              <w:pStyle w:val="TableText10"/>
              <w:rPr>
                <w:rFonts w:ascii="Calibri" w:eastAsia="Calibri" w:hAnsi="Calibri" w:cs="Calibri"/>
                <w:color w:val="000000" w:themeColor="text1"/>
                <w:szCs w:val="20"/>
                <w:lang w:val="en-GB"/>
              </w:rPr>
            </w:pPr>
            <w:r w:rsidRPr="00605064">
              <w:rPr>
                <w:rFonts w:ascii="Calibri" w:eastAsiaTheme="majorEastAsia" w:hAnsi="Calibri" w:cs="Calibri"/>
                <w:szCs w:val="20"/>
                <w:lang w:val="en-GB"/>
              </w:rPr>
              <w:t>updateSw</w:t>
            </w:r>
          </w:p>
        </w:tc>
        <w:tc>
          <w:tcPr>
            <w:tcW w:w="2277" w:type="dxa"/>
            <w:tcBorders>
              <w:top w:val="single" w:sz="4" w:space="0" w:color="auto"/>
              <w:left w:val="single" w:sz="4" w:space="0" w:color="auto"/>
              <w:bottom w:val="single" w:sz="4" w:space="0" w:color="auto"/>
              <w:right w:val="single" w:sz="4" w:space="0" w:color="auto"/>
            </w:tcBorders>
          </w:tcPr>
          <w:p w14:paraId="2078D6A7" w14:textId="525BDA84"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Theme="majorEastAsia" w:hAnsi="Calibri" w:cs="Calibri"/>
                <w:color w:val="000000" w:themeColor="text1"/>
                <w:szCs w:val="20"/>
                <w:lang w:val="en-GB"/>
              </w:rPr>
              <w:t>String</w:t>
            </w:r>
          </w:p>
        </w:tc>
        <w:tc>
          <w:tcPr>
            <w:tcW w:w="274" w:type="dxa"/>
            <w:tcBorders>
              <w:top w:val="single" w:sz="4" w:space="0" w:color="auto"/>
              <w:left w:val="single" w:sz="4" w:space="0" w:color="auto"/>
              <w:bottom w:val="single" w:sz="4" w:space="0" w:color="auto"/>
              <w:right w:val="single" w:sz="4" w:space="0" w:color="auto"/>
            </w:tcBorders>
          </w:tcPr>
          <w:p w14:paraId="56CF8627" w14:textId="28DAD345"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Theme="majorEastAsia" w:hAnsi="Calibri" w:cs="Calibri"/>
                <w:color w:val="000000" w:themeColor="text1"/>
                <w:szCs w:val="20"/>
                <w:lang w:val="en-GB"/>
              </w:rPr>
              <w:t>No</w:t>
            </w:r>
          </w:p>
        </w:tc>
        <w:tc>
          <w:tcPr>
            <w:tcW w:w="4320" w:type="dxa"/>
            <w:tcBorders>
              <w:top w:val="single" w:sz="4" w:space="0" w:color="auto"/>
              <w:left w:val="single" w:sz="4" w:space="0" w:color="auto"/>
              <w:bottom w:val="single" w:sz="4" w:space="0" w:color="auto"/>
              <w:right w:val="single" w:sz="4" w:space="0" w:color="auto"/>
            </w:tcBorders>
          </w:tcPr>
          <w:p w14:paraId="367F37B2" w14:textId="77777777" w:rsidR="004075E5" w:rsidRDefault="004075E5" w:rsidP="004075E5">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725A7CED" w14:textId="191C4794" w:rsidR="00E4167F" w:rsidRPr="00605064" w:rsidDel="547EDEB1" w:rsidRDefault="004075E5" w:rsidP="00E4167F">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bl>
    <w:p w14:paraId="50BE5479" w14:textId="77777777" w:rsidR="009F60B1" w:rsidRPr="00605064" w:rsidRDefault="009F60B1" w:rsidP="009F60B1">
      <w:pPr>
        <w:ind w:left="1800"/>
        <w:rPr>
          <w:rFonts w:ascii="Calibri" w:hAnsi="Calibri" w:cs="Calibri"/>
          <w:sz w:val="20"/>
          <w:szCs w:val="20"/>
        </w:rPr>
      </w:pPr>
    </w:p>
    <w:p w14:paraId="3EF69641" w14:textId="7B73639E" w:rsidR="0016156D" w:rsidRPr="00605064" w:rsidRDefault="0067539B" w:rsidP="008661F6">
      <w:pPr>
        <w:rPr>
          <w:rFonts w:ascii="Calibri" w:hAnsi="Calibri" w:cs="Calibri"/>
          <w:sz w:val="20"/>
          <w:szCs w:val="20"/>
        </w:rPr>
      </w:pPr>
      <w:r w:rsidRPr="00605064">
        <w:rPr>
          <w:rFonts w:ascii="Calibri" w:hAnsi="Calibri" w:cs="Calibri"/>
          <w:sz w:val="20"/>
          <w:szCs w:val="20"/>
        </w:rPr>
        <w:t>AcknowledgementDTO</w:t>
      </w:r>
      <w:r w:rsidR="009F60B1" w:rsidRPr="00605064">
        <w:rPr>
          <w:rFonts w:ascii="Calibri" w:hAnsi="Calibri" w:cs="Calibri"/>
          <w:sz w:val="20"/>
          <w:szCs w:val="20"/>
        </w:rPr>
        <w:t>:</w:t>
      </w:r>
    </w:p>
    <w:p w14:paraId="6532E5EE" w14:textId="77777777" w:rsidR="005E184C" w:rsidRPr="00605064" w:rsidRDefault="005E184C" w:rsidP="009F60B1">
      <w:pPr>
        <w:ind w:left="1800"/>
        <w:rPr>
          <w:rFonts w:ascii="Calibri" w:hAnsi="Calibri" w:cs="Calibri"/>
          <w:sz w:val="20"/>
          <w:szCs w:val="20"/>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1260"/>
        <w:gridCol w:w="1350"/>
        <w:gridCol w:w="4945"/>
      </w:tblGrid>
      <w:tr w:rsidR="00B70EEF" w:rsidRPr="00605064" w14:paraId="29BEF1E2" w14:textId="77777777" w:rsidTr="20DCA94D">
        <w:trPr>
          <w:cantSplit/>
          <w:tblHeader/>
        </w:trPr>
        <w:tc>
          <w:tcPr>
            <w:tcW w:w="1800" w:type="dxa"/>
            <w:shd w:val="clear" w:color="auto" w:fill="000000" w:themeFill="text1"/>
          </w:tcPr>
          <w:p w14:paraId="096D8FAE" w14:textId="77777777" w:rsidR="00B70EEF" w:rsidRPr="00605064" w:rsidRDefault="00B70EEF">
            <w:pPr>
              <w:pStyle w:val="TableText10HeaderCenter"/>
              <w:rPr>
                <w:rFonts w:ascii="Calibri" w:hAnsi="Calibri" w:cs="Calibri"/>
                <w:b w:val="0"/>
                <w:szCs w:val="20"/>
              </w:rPr>
            </w:pPr>
            <w:r w:rsidRPr="00605064">
              <w:rPr>
                <w:rFonts w:ascii="Calibri" w:hAnsi="Calibri" w:cs="Calibri"/>
                <w:szCs w:val="20"/>
              </w:rPr>
              <w:t>Field</w:t>
            </w:r>
          </w:p>
        </w:tc>
        <w:tc>
          <w:tcPr>
            <w:tcW w:w="1260" w:type="dxa"/>
            <w:shd w:val="clear" w:color="auto" w:fill="000000" w:themeFill="text1"/>
          </w:tcPr>
          <w:p w14:paraId="4B2DB005" w14:textId="77777777" w:rsidR="00B70EEF" w:rsidRPr="00605064" w:rsidRDefault="00B70EEF">
            <w:pPr>
              <w:pStyle w:val="TableText10HeaderCenter"/>
              <w:rPr>
                <w:rFonts w:ascii="Calibri" w:hAnsi="Calibri" w:cs="Calibri"/>
                <w:b w:val="0"/>
                <w:szCs w:val="20"/>
              </w:rPr>
            </w:pPr>
            <w:r w:rsidRPr="00605064">
              <w:rPr>
                <w:rFonts w:ascii="Calibri" w:hAnsi="Calibri" w:cs="Calibri"/>
                <w:szCs w:val="20"/>
              </w:rPr>
              <w:t>Type</w:t>
            </w:r>
          </w:p>
        </w:tc>
        <w:tc>
          <w:tcPr>
            <w:tcW w:w="1350" w:type="dxa"/>
            <w:shd w:val="clear" w:color="auto" w:fill="000000" w:themeFill="text1"/>
          </w:tcPr>
          <w:p w14:paraId="245B4C15" w14:textId="727783B8" w:rsidR="00B70EEF" w:rsidRPr="00605064" w:rsidRDefault="00B70EEF">
            <w:pPr>
              <w:pStyle w:val="TableText10HeaderCenter"/>
              <w:rPr>
                <w:rFonts w:ascii="Calibri" w:hAnsi="Calibri" w:cs="Calibri"/>
                <w:szCs w:val="20"/>
              </w:rPr>
            </w:pPr>
            <w:r w:rsidRPr="00605064">
              <w:rPr>
                <w:rFonts w:ascii="Calibri" w:hAnsi="Calibri" w:cs="Calibri"/>
                <w:szCs w:val="20"/>
              </w:rPr>
              <w:t>Required</w:t>
            </w:r>
          </w:p>
        </w:tc>
        <w:tc>
          <w:tcPr>
            <w:tcW w:w="4945" w:type="dxa"/>
            <w:shd w:val="clear" w:color="auto" w:fill="000000" w:themeFill="text1"/>
          </w:tcPr>
          <w:p w14:paraId="07A6EC2B" w14:textId="65A2747A" w:rsidR="00B70EEF" w:rsidRPr="00605064" w:rsidRDefault="00B70EEF">
            <w:pPr>
              <w:pStyle w:val="TableText10HeaderCenter"/>
              <w:rPr>
                <w:rFonts w:ascii="Calibri" w:hAnsi="Calibri" w:cs="Calibri"/>
                <w:b w:val="0"/>
                <w:szCs w:val="20"/>
              </w:rPr>
            </w:pPr>
            <w:r w:rsidRPr="00605064">
              <w:rPr>
                <w:rFonts w:ascii="Calibri" w:hAnsi="Calibri" w:cs="Calibri"/>
                <w:szCs w:val="20"/>
              </w:rPr>
              <w:t>Description</w:t>
            </w:r>
          </w:p>
        </w:tc>
      </w:tr>
      <w:tr w:rsidR="00B70EEF" w:rsidRPr="00605064" w14:paraId="61D94031"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00" w:type="dxa"/>
            <w:tcBorders>
              <w:top w:val="single" w:sz="4" w:space="0" w:color="auto"/>
              <w:left w:val="single" w:sz="4" w:space="0" w:color="auto"/>
              <w:bottom w:val="single" w:sz="4" w:space="0" w:color="auto"/>
              <w:right w:val="single" w:sz="4" w:space="0" w:color="auto"/>
            </w:tcBorders>
          </w:tcPr>
          <w:p w14:paraId="1D5230CA" w14:textId="5D351196" w:rsidR="00B70EEF" w:rsidRPr="00605064" w:rsidRDefault="00B70EEF" w:rsidP="005E184C">
            <w:pPr>
              <w:pStyle w:val="TableText10"/>
              <w:rPr>
                <w:rFonts w:ascii="Calibri" w:eastAsiaTheme="minorHAnsi" w:hAnsi="Calibri" w:cs="Calibri"/>
                <w:szCs w:val="20"/>
                <w:lang w:val="en-GB"/>
              </w:rPr>
            </w:pPr>
            <w:r w:rsidRPr="00605064">
              <w:rPr>
                <w:rFonts w:ascii="Calibri" w:eastAsiaTheme="minorHAnsi" w:hAnsi="Calibri" w:cs="Calibri"/>
                <w:szCs w:val="20"/>
                <w:lang w:val="en-GB"/>
              </w:rPr>
              <w:t>code</w:t>
            </w:r>
          </w:p>
        </w:tc>
        <w:tc>
          <w:tcPr>
            <w:tcW w:w="1260" w:type="dxa"/>
            <w:tcBorders>
              <w:top w:val="single" w:sz="4" w:space="0" w:color="auto"/>
              <w:left w:val="single" w:sz="4" w:space="0" w:color="auto"/>
              <w:bottom w:val="single" w:sz="4" w:space="0" w:color="auto"/>
              <w:right w:val="single" w:sz="4" w:space="0" w:color="auto"/>
            </w:tcBorders>
          </w:tcPr>
          <w:p w14:paraId="75266602" w14:textId="40426FB1" w:rsidR="00B70EEF" w:rsidRPr="00605064" w:rsidRDefault="00B70EEF" w:rsidP="005E184C">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719C956D" w14:textId="34B491AD" w:rsidR="00B70EEF" w:rsidRPr="00605064" w:rsidRDefault="00B70EEF" w:rsidP="005E184C">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945" w:type="dxa"/>
            <w:tcBorders>
              <w:top w:val="single" w:sz="4" w:space="0" w:color="auto"/>
              <w:left w:val="single" w:sz="4" w:space="0" w:color="auto"/>
              <w:bottom w:val="single" w:sz="4" w:space="0" w:color="auto"/>
              <w:right w:val="single" w:sz="4" w:space="0" w:color="auto"/>
            </w:tcBorders>
          </w:tcPr>
          <w:p w14:paraId="561795C3" w14:textId="5D827A59" w:rsidR="00B70EEF" w:rsidRPr="00605064" w:rsidRDefault="00B70EEF" w:rsidP="005E184C">
            <w:pPr>
              <w:pStyle w:val="TableText10"/>
              <w:rPr>
                <w:rFonts w:ascii="Calibri" w:eastAsiaTheme="minorHAnsi" w:hAnsi="Calibri" w:cs="Calibri"/>
                <w:szCs w:val="20"/>
                <w:lang w:val="en-GB"/>
              </w:rPr>
            </w:pPr>
            <w:r w:rsidRPr="00605064">
              <w:rPr>
                <w:rFonts w:ascii="Calibri" w:eastAsiaTheme="minorHAnsi" w:hAnsi="Calibri" w:cs="Calibri"/>
                <w:szCs w:val="20"/>
                <w:lang w:val="en-GB"/>
              </w:rPr>
              <w:t>Acknowledgement code: REQUEST_CREATED</w:t>
            </w:r>
          </w:p>
        </w:tc>
      </w:tr>
      <w:tr w:rsidR="00B70EEF" w:rsidRPr="00605064" w14:paraId="7E5E3A76"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00" w:type="dxa"/>
            <w:tcBorders>
              <w:top w:val="single" w:sz="4" w:space="0" w:color="auto"/>
              <w:left w:val="single" w:sz="4" w:space="0" w:color="auto"/>
              <w:bottom w:val="single" w:sz="4" w:space="0" w:color="auto"/>
              <w:right w:val="single" w:sz="4" w:space="0" w:color="auto"/>
            </w:tcBorders>
          </w:tcPr>
          <w:p w14:paraId="66807649" w14:textId="1E6F23C6"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status</w:t>
            </w:r>
          </w:p>
        </w:tc>
        <w:tc>
          <w:tcPr>
            <w:tcW w:w="1260" w:type="dxa"/>
            <w:tcBorders>
              <w:top w:val="single" w:sz="4" w:space="0" w:color="auto"/>
              <w:left w:val="single" w:sz="4" w:space="0" w:color="auto"/>
              <w:bottom w:val="single" w:sz="4" w:space="0" w:color="auto"/>
              <w:right w:val="single" w:sz="4" w:space="0" w:color="auto"/>
            </w:tcBorders>
          </w:tcPr>
          <w:p w14:paraId="6946AA3B" w14:textId="55FBBFB0"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45558B65" w14:textId="0827EDBD"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945" w:type="dxa"/>
            <w:tcBorders>
              <w:top w:val="single" w:sz="4" w:space="0" w:color="auto"/>
              <w:left w:val="single" w:sz="4" w:space="0" w:color="auto"/>
              <w:bottom w:val="single" w:sz="4" w:space="0" w:color="auto"/>
              <w:right w:val="single" w:sz="4" w:space="0" w:color="auto"/>
            </w:tcBorders>
          </w:tcPr>
          <w:p w14:paraId="561F0060" w14:textId="1F1D626C"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Processing status: SUCCESS</w:t>
            </w:r>
          </w:p>
        </w:tc>
      </w:tr>
      <w:tr w:rsidR="00B70EEF" w:rsidRPr="005424B9" w14:paraId="3CDD211F"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00" w:type="dxa"/>
            <w:tcBorders>
              <w:top w:val="single" w:sz="4" w:space="0" w:color="auto"/>
              <w:left w:val="single" w:sz="4" w:space="0" w:color="auto"/>
              <w:bottom w:val="single" w:sz="4" w:space="0" w:color="auto"/>
              <w:right w:val="single" w:sz="4" w:space="0" w:color="auto"/>
            </w:tcBorders>
          </w:tcPr>
          <w:p w14:paraId="7FF5CE07" w14:textId="2E1E66D7"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message</w:t>
            </w:r>
          </w:p>
        </w:tc>
        <w:tc>
          <w:tcPr>
            <w:tcW w:w="1260" w:type="dxa"/>
            <w:tcBorders>
              <w:top w:val="single" w:sz="4" w:space="0" w:color="auto"/>
              <w:left w:val="single" w:sz="4" w:space="0" w:color="auto"/>
              <w:bottom w:val="single" w:sz="4" w:space="0" w:color="auto"/>
              <w:right w:val="single" w:sz="4" w:space="0" w:color="auto"/>
            </w:tcBorders>
          </w:tcPr>
          <w:p w14:paraId="13EDEAD7" w14:textId="6B4563F7"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6AB8E857" w14:textId="7ED820EE"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945" w:type="dxa"/>
            <w:tcBorders>
              <w:top w:val="single" w:sz="4" w:space="0" w:color="auto"/>
              <w:left w:val="single" w:sz="4" w:space="0" w:color="auto"/>
              <w:bottom w:val="single" w:sz="4" w:space="0" w:color="auto"/>
              <w:right w:val="single" w:sz="4" w:space="0" w:color="auto"/>
            </w:tcBorders>
          </w:tcPr>
          <w:p w14:paraId="093B23E8" w14:textId="7DD18A70"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Human-readable acknowledgement message</w:t>
            </w:r>
          </w:p>
        </w:tc>
      </w:tr>
      <w:tr w:rsidR="00B70EEF" w:rsidRPr="005424B9" w14:paraId="359F25A3"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00" w:type="dxa"/>
            <w:tcBorders>
              <w:top w:val="single" w:sz="4" w:space="0" w:color="auto"/>
              <w:left w:val="single" w:sz="4" w:space="0" w:color="auto"/>
              <w:bottom w:val="single" w:sz="4" w:space="0" w:color="auto"/>
              <w:right w:val="single" w:sz="4" w:space="0" w:color="auto"/>
            </w:tcBorders>
          </w:tcPr>
          <w:p w14:paraId="0A4C71B0" w14:textId="61F39134" w:rsidR="00B70EEF" w:rsidRPr="00605064" w:rsidRDefault="7630FFDD" w:rsidP="20DCA94D">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r</w:t>
            </w:r>
            <w:r w:rsidR="0EC8ACE8" w:rsidRPr="00605064">
              <w:rPr>
                <w:rFonts w:ascii="Calibri" w:eastAsiaTheme="minorEastAsia" w:hAnsi="Calibri" w:cs="Calibri"/>
                <w:szCs w:val="20"/>
                <w:lang w:val="en-GB"/>
              </w:rPr>
              <w:t>equestId</w:t>
            </w:r>
          </w:p>
        </w:tc>
        <w:tc>
          <w:tcPr>
            <w:tcW w:w="1260" w:type="dxa"/>
            <w:tcBorders>
              <w:top w:val="single" w:sz="4" w:space="0" w:color="auto"/>
              <w:left w:val="single" w:sz="4" w:space="0" w:color="auto"/>
              <w:bottom w:val="single" w:sz="4" w:space="0" w:color="auto"/>
              <w:right w:val="single" w:sz="4" w:space="0" w:color="auto"/>
            </w:tcBorders>
          </w:tcPr>
          <w:p w14:paraId="31B23518" w14:textId="00B6AA2C"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35341D7B" w14:textId="44745048" w:rsidR="00B70EEF" w:rsidRPr="00605064" w:rsidRDefault="00B70EEF" w:rsidP="00B70EEF">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945" w:type="dxa"/>
            <w:tcBorders>
              <w:top w:val="single" w:sz="4" w:space="0" w:color="auto"/>
              <w:left w:val="single" w:sz="4" w:space="0" w:color="auto"/>
              <w:bottom w:val="single" w:sz="4" w:space="0" w:color="auto"/>
              <w:right w:val="single" w:sz="4" w:space="0" w:color="auto"/>
            </w:tcBorders>
          </w:tcPr>
          <w:p w14:paraId="019E6BED" w14:textId="5A72A598" w:rsidR="00B70EEF" w:rsidRPr="00605064" w:rsidRDefault="000C5829"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MWRP</w:t>
            </w:r>
            <w:r w:rsidR="00B70EEF" w:rsidRPr="00605064">
              <w:rPr>
                <w:rFonts w:ascii="Calibri" w:eastAsiaTheme="minorEastAsia" w:hAnsi="Calibri" w:cs="Calibri"/>
                <w:szCs w:val="20"/>
                <w:lang w:val="en-GB"/>
              </w:rPr>
              <w:t xml:space="preserve">-assigned unique identifier for this </w:t>
            </w:r>
            <w:r w:rsidR="16BC3151" w:rsidRPr="00605064">
              <w:rPr>
                <w:rFonts w:ascii="Calibri" w:eastAsiaTheme="minorEastAsia" w:hAnsi="Calibri" w:cs="Calibri"/>
                <w:szCs w:val="20"/>
                <w:lang w:val="en-GB"/>
              </w:rPr>
              <w:t xml:space="preserve">MWRP </w:t>
            </w:r>
            <w:r w:rsidR="00B70EEF" w:rsidRPr="00605064">
              <w:rPr>
                <w:rFonts w:ascii="Calibri" w:eastAsiaTheme="minorEastAsia" w:hAnsi="Calibri" w:cs="Calibri"/>
                <w:szCs w:val="20"/>
                <w:lang w:val="en-GB"/>
              </w:rPr>
              <w:t xml:space="preserve">request. </w:t>
            </w:r>
            <w:r w:rsidR="00202DA4" w:rsidRPr="00605064">
              <w:rPr>
                <w:rFonts w:ascii="Calibri" w:eastAsiaTheme="minorEastAsia" w:hAnsi="Calibri" w:cs="Calibri"/>
                <w:szCs w:val="20"/>
                <w:lang w:val="en-GB"/>
              </w:rPr>
              <w:t>DW</w:t>
            </w:r>
            <w:r w:rsidR="00B70EEF" w:rsidRPr="00605064">
              <w:rPr>
                <w:rFonts w:ascii="Calibri" w:eastAsiaTheme="minorEastAsia" w:hAnsi="Calibri" w:cs="Calibri"/>
                <w:szCs w:val="20"/>
                <w:lang w:val="en-GB"/>
              </w:rPr>
              <w:t xml:space="preserve"> must persist this value for response correlation.</w:t>
            </w:r>
          </w:p>
        </w:tc>
      </w:tr>
      <w:tr w:rsidR="00E4167F" w:rsidRPr="005424B9" w14:paraId="46C15773"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800" w:type="dxa"/>
            <w:tcBorders>
              <w:top w:val="single" w:sz="4" w:space="0" w:color="auto"/>
              <w:left w:val="single" w:sz="4" w:space="0" w:color="auto"/>
              <w:bottom w:val="single" w:sz="4" w:space="0" w:color="auto"/>
              <w:right w:val="single" w:sz="4" w:space="0" w:color="auto"/>
            </w:tcBorders>
          </w:tcPr>
          <w:p w14:paraId="1DF4A525" w14:textId="7D375B3F"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Calibri" w:hAnsi="Calibri" w:cs="Calibri"/>
                <w:color w:val="000000" w:themeColor="text1"/>
                <w:szCs w:val="20"/>
                <w:lang w:val="en-GB"/>
              </w:rPr>
              <w:t>source</w:t>
            </w:r>
          </w:p>
        </w:tc>
        <w:tc>
          <w:tcPr>
            <w:tcW w:w="1260" w:type="dxa"/>
            <w:tcBorders>
              <w:top w:val="single" w:sz="4" w:space="0" w:color="auto"/>
              <w:left w:val="single" w:sz="4" w:space="0" w:color="auto"/>
              <w:bottom w:val="single" w:sz="4" w:space="0" w:color="auto"/>
              <w:right w:val="single" w:sz="4" w:space="0" w:color="auto"/>
            </w:tcBorders>
          </w:tcPr>
          <w:p w14:paraId="4D70317D" w14:textId="4FB48C4D"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Calibri"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64277953" w14:textId="5C774F18" w:rsidR="00E4167F" w:rsidRPr="00605064" w:rsidRDefault="00E4167F" w:rsidP="00E4167F">
            <w:pPr>
              <w:pStyle w:val="TableText10"/>
              <w:rPr>
                <w:rFonts w:ascii="Calibri" w:eastAsia="Calibri" w:hAnsi="Calibri" w:cs="Calibri"/>
                <w:szCs w:val="20"/>
                <w:lang w:val="en-GB"/>
              </w:rPr>
            </w:pPr>
            <w:r w:rsidRPr="00605064">
              <w:rPr>
                <w:rFonts w:ascii="Calibri" w:eastAsia="Calibri" w:hAnsi="Calibri" w:cs="Calibri"/>
                <w:szCs w:val="20"/>
                <w:lang w:val="en-GB"/>
              </w:rPr>
              <w:t>Yes</w:t>
            </w:r>
          </w:p>
        </w:tc>
        <w:tc>
          <w:tcPr>
            <w:tcW w:w="4945" w:type="dxa"/>
            <w:tcBorders>
              <w:top w:val="single" w:sz="4" w:space="0" w:color="auto"/>
              <w:left w:val="single" w:sz="4" w:space="0" w:color="auto"/>
              <w:bottom w:val="single" w:sz="4" w:space="0" w:color="auto"/>
              <w:right w:val="single" w:sz="4" w:space="0" w:color="auto"/>
            </w:tcBorders>
          </w:tcPr>
          <w:p w14:paraId="124821ED" w14:textId="77777777" w:rsidR="00832F7C" w:rsidRPr="008E69F0" w:rsidRDefault="00832F7C" w:rsidP="00832F7C">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59665B17" w14:textId="05DE98E3" w:rsidR="00E4167F" w:rsidRPr="00605064" w:rsidDel="547EDEB1" w:rsidRDefault="00E4167F" w:rsidP="00E4167F">
            <w:pPr>
              <w:pStyle w:val="TableText10"/>
              <w:rPr>
                <w:rFonts w:ascii="Calibri" w:eastAsia="Calibri" w:hAnsi="Calibri" w:cs="Calibri"/>
                <w:szCs w:val="20"/>
                <w:lang w:val="en-GB"/>
              </w:rPr>
            </w:pPr>
            <w:r w:rsidRPr="00605064">
              <w:rPr>
                <w:rFonts w:ascii="Calibri" w:eastAsia="Calibri" w:hAnsi="Calibri" w:cs="Calibri"/>
                <w:szCs w:val="20"/>
                <w:lang w:val="en-GB"/>
              </w:rPr>
              <w:t>Eg: VaCMS</w:t>
            </w:r>
          </w:p>
        </w:tc>
      </w:tr>
      <w:tr w:rsidR="00E4167F" w:rsidRPr="005424B9" w14:paraId="6ACB8144"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800" w:type="dxa"/>
            <w:tcBorders>
              <w:top w:val="single" w:sz="4" w:space="0" w:color="auto"/>
              <w:left w:val="single" w:sz="4" w:space="0" w:color="auto"/>
              <w:bottom w:val="single" w:sz="4" w:space="0" w:color="auto"/>
              <w:right w:val="single" w:sz="4" w:space="0" w:color="auto"/>
            </w:tcBorders>
          </w:tcPr>
          <w:p w14:paraId="0244A54E" w14:textId="088E157A" w:rsidR="00E4167F" w:rsidRPr="00605064" w:rsidRDefault="00350920" w:rsidP="00E4167F">
            <w:pPr>
              <w:pStyle w:val="TableText10"/>
              <w:rPr>
                <w:rFonts w:ascii="Calibri" w:eastAsia="Calibri" w:hAnsi="Calibri" w:cs="Calibri"/>
                <w:color w:val="000000" w:themeColor="text1"/>
                <w:szCs w:val="20"/>
                <w:lang w:val="en-GB"/>
              </w:rPr>
            </w:pPr>
            <w:r w:rsidRPr="00605064">
              <w:rPr>
                <w:rFonts w:ascii="Calibri" w:eastAsiaTheme="majorEastAsia" w:hAnsi="Calibri" w:cs="Calibri"/>
                <w:szCs w:val="20"/>
                <w:lang w:val="en-GB"/>
              </w:rPr>
              <w:t>updateSw</w:t>
            </w:r>
          </w:p>
        </w:tc>
        <w:tc>
          <w:tcPr>
            <w:tcW w:w="1260" w:type="dxa"/>
            <w:tcBorders>
              <w:top w:val="single" w:sz="4" w:space="0" w:color="auto"/>
              <w:left w:val="single" w:sz="4" w:space="0" w:color="auto"/>
              <w:bottom w:val="single" w:sz="4" w:space="0" w:color="auto"/>
              <w:right w:val="single" w:sz="4" w:space="0" w:color="auto"/>
            </w:tcBorders>
          </w:tcPr>
          <w:p w14:paraId="1E86629A" w14:textId="4287B6C9"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Theme="majorEastAsia" w:hAnsi="Calibri" w:cs="Calibri"/>
                <w:color w:val="000000" w:themeColor="text1"/>
                <w:szCs w:val="20"/>
                <w:lang w:val="en-GB"/>
              </w:rPr>
              <w:t>String</w:t>
            </w:r>
          </w:p>
        </w:tc>
        <w:tc>
          <w:tcPr>
            <w:tcW w:w="1350" w:type="dxa"/>
            <w:tcBorders>
              <w:top w:val="single" w:sz="4" w:space="0" w:color="auto"/>
              <w:left w:val="single" w:sz="4" w:space="0" w:color="auto"/>
              <w:bottom w:val="single" w:sz="4" w:space="0" w:color="auto"/>
              <w:right w:val="single" w:sz="4" w:space="0" w:color="auto"/>
            </w:tcBorders>
          </w:tcPr>
          <w:p w14:paraId="24816971" w14:textId="6B7C197B" w:rsidR="00E4167F" w:rsidRPr="00605064" w:rsidRDefault="00E4167F" w:rsidP="00E4167F">
            <w:pPr>
              <w:pStyle w:val="TableText10"/>
              <w:rPr>
                <w:rFonts w:ascii="Calibri" w:eastAsia="Calibri" w:hAnsi="Calibri" w:cs="Calibri"/>
                <w:color w:val="000000" w:themeColor="text1"/>
                <w:szCs w:val="20"/>
                <w:lang w:val="en-GB"/>
              </w:rPr>
            </w:pPr>
            <w:r w:rsidRPr="00605064">
              <w:rPr>
                <w:rFonts w:ascii="Calibri" w:eastAsiaTheme="majorEastAsia" w:hAnsi="Calibri" w:cs="Calibri"/>
                <w:color w:val="000000" w:themeColor="text1"/>
                <w:szCs w:val="20"/>
                <w:lang w:val="en-GB"/>
              </w:rPr>
              <w:t>No</w:t>
            </w:r>
          </w:p>
        </w:tc>
        <w:tc>
          <w:tcPr>
            <w:tcW w:w="4945" w:type="dxa"/>
            <w:tcBorders>
              <w:top w:val="single" w:sz="4" w:space="0" w:color="auto"/>
              <w:left w:val="single" w:sz="4" w:space="0" w:color="auto"/>
              <w:bottom w:val="single" w:sz="4" w:space="0" w:color="auto"/>
              <w:right w:val="single" w:sz="4" w:space="0" w:color="auto"/>
            </w:tcBorders>
          </w:tcPr>
          <w:p w14:paraId="615ACD06" w14:textId="77777777" w:rsidR="004075E5" w:rsidRDefault="004075E5" w:rsidP="004075E5">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13B6E713" w14:textId="5BEE1D4F" w:rsidR="00E4167F" w:rsidRPr="00605064" w:rsidDel="547EDEB1" w:rsidRDefault="004075E5" w:rsidP="00E4167F">
            <w:pPr>
              <w:pStyle w:val="TableText10"/>
              <w:rPr>
                <w:rFonts w:ascii="Calibri" w:eastAsia="Calibri" w:hAnsi="Calibri" w:cs="Calibri"/>
                <w:color w:val="0078D4"/>
                <w:szCs w:val="20"/>
                <w:u w:val="single"/>
                <w:lang w:val="en-GB"/>
              </w:rPr>
            </w:pPr>
            <w:r w:rsidRPr="0012190D">
              <w:rPr>
                <w:rFonts w:ascii="Calibri" w:eastAsia="Calibri" w:hAnsi="Calibri" w:cs="Calibri"/>
                <w:color w:val="000000" w:themeColor="text1"/>
              </w:rPr>
              <w:t>E.g.: 'Yes'/'No'</w:t>
            </w:r>
          </w:p>
        </w:tc>
      </w:tr>
    </w:tbl>
    <w:p w14:paraId="1356F123" w14:textId="77777777" w:rsidR="005E184C" w:rsidRPr="005424B9" w:rsidRDefault="005E184C" w:rsidP="009F60B1">
      <w:pPr>
        <w:ind w:left="1800"/>
        <w:rPr>
          <w:rFonts w:ascii="Calibri" w:hAnsi="Calibri" w:cs="Calibri"/>
          <w:sz w:val="20"/>
          <w:szCs w:val="20"/>
        </w:rPr>
      </w:pPr>
    </w:p>
    <w:p w14:paraId="5FD9D2B3" w14:textId="77777777" w:rsidR="005E184C" w:rsidRPr="005424B9" w:rsidRDefault="005E184C" w:rsidP="005E184C">
      <w:pPr>
        <w:pStyle w:val="ListParagraph"/>
        <w:spacing w:after="0" w:line="240" w:lineRule="auto"/>
        <w:ind w:left="1800" w:right="162"/>
        <w:rPr>
          <w:rFonts w:ascii="Calibri" w:hAnsi="Calibri" w:cs="Calibri"/>
          <w:sz w:val="20"/>
          <w:szCs w:val="20"/>
        </w:rPr>
      </w:pPr>
    </w:p>
    <w:p w14:paraId="213BF312" w14:textId="619C6DDE" w:rsidR="000B1AC1" w:rsidRDefault="0067539B" w:rsidP="00D83ABE">
      <w:pPr>
        <w:ind w:right="162"/>
        <w:rPr>
          <w:rFonts w:ascii="Calibri" w:hAnsi="Calibri" w:cs="Calibri"/>
          <w:color w:val="000000"/>
          <w:sz w:val="20"/>
          <w:szCs w:val="20"/>
        </w:rPr>
      </w:pPr>
      <w:r w:rsidRPr="00A86453">
        <w:rPr>
          <w:rFonts w:ascii="Calibri" w:hAnsi="Calibri" w:cs="Calibri"/>
          <w:color w:val="000000"/>
          <w:sz w:val="20"/>
          <w:szCs w:val="20"/>
        </w:rPr>
        <w:t>Error Response</w:t>
      </w:r>
      <w:r w:rsidR="000B1AC1">
        <w:rPr>
          <w:rFonts w:ascii="Calibri" w:hAnsi="Calibri" w:cs="Calibri"/>
          <w:color w:val="000000"/>
          <w:sz w:val="20"/>
          <w:szCs w:val="20"/>
        </w:rPr>
        <w:t>:</w:t>
      </w:r>
    </w:p>
    <w:p w14:paraId="0F98A6F7" w14:textId="24B2D087" w:rsidR="0016156D" w:rsidRPr="00A86453" w:rsidRDefault="000C5829" w:rsidP="00A86453">
      <w:pPr>
        <w:ind w:right="162"/>
        <w:rPr>
          <w:rFonts w:ascii="Calibri" w:hAnsi="Calibri" w:cs="Calibri"/>
          <w:i/>
          <w:iCs/>
          <w:sz w:val="20"/>
          <w:szCs w:val="20"/>
        </w:rPr>
      </w:pPr>
      <w:r w:rsidRPr="00A86453">
        <w:rPr>
          <w:rFonts w:ascii="Calibri" w:hAnsi="Calibri" w:cs="Calibri"/>
          <w:i/>
          <w:iCs/>
          <w:color w:val="000000"/>
          <w:sz w:val="20"/>
          <w:szCs w:val="20"/>
        </w:rPr>
        <w:t>MWRP</w:t>
      </w:r>
      <w:r w:rsidR="0067539B" w:rsidRPr="00A86453">
        <w:rPr>
          <w:rFonts w:ascii="Calibri" w:hAnsi="Calibri" w:cs="Calibri"/>
          <w:i/>
          <w:iCs/>
          <w:color w:val="000000"/>
          <w:sz w:val="20"/>
          <w:szCs w:val="20"/>
        </w:rPr>
        <w:t xml:space="preserve"> to </w:t>
      </w:r>
      <w:r w:rsidR="00E96653" w:rsidRPr="00A86453">
        <w:rPr>
          <w:rFonts w:ascii="Calibri" w:hAnsi="Calibri" w:cs="Calibri"/>
          <w:i/>
          <w:iCs/>
          <w:color w:val="000000"/>
          <w:sz w:val="20"/>
          <w:szCs w:val="20"/>
        </w:rPr>
        <w:t>EDWS</w:t>
      </w:r>
      <w:r w:rsidR="0067539B" w:rsidRPr="00A86453">
        <w:rPr>
          <w:rFonts w:ascii="Calibri" w:hAnsi="Calibri" w:cs="Calibri"/>
          <w:i/>
          <w:iCs/>
          <w:color w:val="000000"/>
          <w:sz w:val="20"/>
          <w:szCs w:val="20"/>
        </w:rPr>
        <w:t xml:space="preserve"> (Validation Failure)</w:t>
      </w:r>
      <w:r w:rsidR="000B1AC1" w:rsidRPr="00A86453">
        <w:rPr>
          <w:rFonts w:ascii="Calibri" w:hAnsi="Calibri" w:cs="Calibri"/>
          <w:i/>
          <w:iCs/>
          <w:sz w:val="20"/>
          <w:szCs w:val="20"/>
        </w:rPr>
        <w:t xml:space="preserve"> - </w:t>
      </w:r>
      <w:r w:rsidR="0067539B" w:rsidRPr="00A86453">
        <w:rPr>
          <w:rFonts w:ascii="Calibri" w:hAnsi="Calibri" w:cs="Calibri"/>
          <w:i/>
          <w:iCs/>
          <w:sz w:val="20"/>
          <w:szCs w:val="20"/>
        </w:rPr>
        <w:t xml:space="preserve">If the </w:t>
      </w:r>
      <w:r w:rsidR="00202DA4" w:rsidRPr="00A86453">
        <w:rPr>
          <w:rFonts w:ascii="Calibri" w:hAnsi="Calibri" w:cs="Calibri"/>
          <w:i/>
          <w:iCs/>
          <w:sz w:val="20"/>
          <w:szCs w:val="20"/>
        </w:rPr>
        <w:t>DW</w:t>
      </w:r>
      <w:r w:rsidR="0067539B" w:rsidRPr="00A86453">
        <w:rPr>
          <w:rFonts w:ascii="Calibri" w:hAnsi="Calibri" w:cs="Calibri"/>
          <w:i/>
          <w:iCs/>
          <w:sz w:val="20"/>
          <w:szCs w:val="20"/>
        </w:rPr>
        <w:t xml:space="preserve"> verification request fails field-level validation, </w:t>
      </w:r>
      <w:r w:rsidR="00202DA4" w:rsidRPr="00A86453">
        <w:rPr>
          <w:rFonts w:ascii="Calibri" w:hAnsi="Calibri" w:cs="Calibri"/>
          <w:i/>
          <w:iCs/>
          <w:sz w:val="20"/>
          <w:szCs w:val="20"/>
        </w:rPr>
        <w:t>DW</w:t>
      </w:r>
      <w:r w:rsidR="0067539B" w:rsidRPr="00A86453">
        <w:rPr>
          <w:rFonts w:ascii="Calibri" w:hAnsi="Calibri" w:cs="Calibri"/>
          <w:i/>
          <w:iCs/>
          <w:sz w:val="20"/>
          <w:szCs w:val="20"/>
        </w:rPr>
        <w:t xml:space="preserve"> returns an HTTP 4xx error response. </w:t>
      </w:r>
      <w:r w:rsidRPr="00A86453">
        <w:rPr>
          <w:rFonts w:ascii="Calibri" w:hAnsi="Calibri" w:cs="Calibri"/>
          <w:i/>
          <w:iCs/>
          <w:sz w:val="20"/>
          <w:szCs w:val="20"/>
        </w:rPr>
        <w:t>MWRP</w:t>
      </w:r>
      <w:r w:rsidR="0067539B" w:rsidRPr="00A86453">
        <w:rPr>
          <w:rFonts w:ascii="Calibri" w:hAnsi="Calibri" w:cs="Calibri"/>
          <w:i/>
          <w:iCs/>
          <w:sz w:val="20"/>
          <w:szCs w:val="20"/>
        </w:rPr>
        <w:t xml:space="preserve"> must handle this response by correcting the identified fields before re-submitting the request.</w:t>
      </w:r>
    </w:p>
    <w:p w14:paraId="6E4A1BAF" w14:textId="6680887A" w:rsidR="0016156D" w:rsidRDefault="0067539B" w:rsidP="005E184C">
      <w:pPr>
        <w:ind w:left="1800"/>
        <w:rPr>
          <w:rFonts w:ascii="Calibri" w:hAnsi="Calibri" w:cs="Calibri"/>
          <w:sz w:val="20"/>
          <w:szCs w:val="20"/>
        </w:rPr>
      </w:pPr>
      <w:r w:rsidRPr="005424B9">
        <w:rPr>
          <w:rFonts w:ascii="Calibri" w:hAnsi="Calibri" w:cs="Calibri"/>
          <w:sz w:val="20"/>
          <w:szCs w:val="20"/>
        </w:rPr>
        <w:t>HTTP Status Code: 400 Bad Request or 422 Un</w:t>
      </w:r>
      <w:r w:rsidR="00EF3A15" w:rsidRPr="005424B9">
        <w:rPr>
          <w:rFonts w:ascii="Calibri" w:hAnsi="Calibri" w:cs="Calibri"/>
          <w:sz w:val="20"/>
          <w:szCs w:val="20"/>
        </w:rPr>
        <w:t>-</w:t>
      </w:r>
      <w:r w:rsidRPr="005424B9">
        <w:rPr>
          <w:rFonts w:ascii="Calibri" w:hAnsi="Calibri" w:cs="Calibri"/>
          <w:sz w:val="20"/>
          <w:szCs w:val="20"/>
        </w:rPr>
        <w:t>processable Entity</w:t>
      </w:r>
    </w:p>
    <w:p w14:paraId="09D63E3E" w14:textId="26DC3E8F" w:rsidR="00357D61" w:rsidRPr="005424B9" w:rsidRDefault="00357D61" w:rsidP="00A86453">
      <w:pPr>
        <w:rPr>
          <w:rFonts w:ascii="Calibri" w:hAnsi="Calibri" w:cs="Calibri"/>
          <w:sz w:val="20"/>
          <w:szCs w:val="20"/>
        </w:rPr>
      </w:pPr>
      <w:r w:rsidRPr="00357D61">
        <w:rPr>
          <w:rFonts w:ascii="Calibri" w:hAnsi="Calibri" w:cs="Calibri"/>
          <w:sz w:val="20"/>
          <w:szCs w:val="20"/>
        </w:rPr>
        <w:t>CepDWResultDTO</w:t>
      </w:r>
      <w:r>
        <w:rPr>
          <w:rFonts w:ascii="Calibri" w:hAnsi="Calibri" w:cs="Calibri"/>
          <w:sz w:val="20"/>
          <w:szCs w:val="20"/>
        </w:rPr>
        <w:t>:</w:t>
      </w: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2"/>
        <w:gridCol w:w="1169"/>
        <w:gridCol w:w="831"/>
        <w:gridCol w:w="1028"/>
        <w:gridCol w:w="4230"/>
      </w:tblGrid>
      <w:tr w:rsidR="0060117C" w:rsidRPr="005424B9" w14:paraId="4CDE27DE" w14:textId="77777777" w:rsidTr="31714CD1">
        <w:trPr>
          <w:cantSplit/>
          <w:tblHeader/>
        </w:trPr>
        <w:tc>
          <w:tcPr>
            <w:tcW w:w="3271" w:type="dxa"/>
            <w:gridSpan w:val="2"/>
            <w:shd w:val="clear" w:color="auto" w:fill="000000" w:themeFill="text1"/>
          </w:tcPr>
          <w:p w14:paraId="26257BD9" w14:textId="77777777" w:rsidR="0060117C" w:rsidRPr="00605064" w:rsidRDefault="0060117C">
            <w:pPr>
              <w:pStyle w:val="TableText10HeaderCenter"/>
              <w:rPr>
                <w:rFonts w:ascii="Calibri" w:hAnsi="Calibri" w:cs="Calibri"/>
                <w:b w:val="0"/>
                <w:szCs w:val="20"/>
              </w:rPr>
            </w:pPr>
            <w:r w:rsidRPr="00605064">
              <w:rPr>
                <w:rFonts w:ascii="Calibri" w:hAnsi="Calibri" w:cs="Calibri"/>
                <w:szCs w:val="20"/>
              </w:rPr>
              <w:t>Field</w:t>
            </w:r>
          </w:p>
        </w:tc>
        <w:tc>
          <w:tcPr>
            <w:tcW w:w="831" w:type="dxa"/>
            <w:shd w:val="clear" w:color="auto" w:fill="000000" w:themeFill="text1"/>
          </w:tcPr>
          <w:p w14:paraId="070D0210" w14:textId="77777777" w:rsidR="0060117C" w:rsidRPr="00605064" w:rsidRDefault="0060117C">
            <w:pPr>
              <w:pStyle w:val="TableText10HeaderCenter"/>
              <w:rPr>
                <w:rFonts w:ascii="Calibri" w:hAnsi="Calibri" w:cs="Calibri"/>
                <w:b w:val="0"/>
                <w:szCs w:val="20"/>
              </w:rPr>
            </w:pPr>
            <w:r w:rsidRPr="00605064">
              <w:rPr>
                <w:rFonts w:ascii="Calibri" w:hAnsi="Calibri" w:cs="Calibri"/>
                <w:szCs w:val="20"/>
              </w:rPr>
              <w:t>Type</w:t>
            </w:r>
          </w:p>
        </w:tc>
        <w:tc>
          <w:tcPr>
            <w:tcW w:w="1028" w:type="dxa"/>
            <w:shd w:val="clear" w:color="auto" w:fill="000000" w:themeFill="text1"/>
          </w:tcPr>
          <w:p w14:paraId="387275AC" w14:textId="18267E60" w:rsidR="0060117C" w:rsidRPr="00605064" w:rsidRDefault="00CC1411">
            <w:pPr>
              <w:pStyle w:val="TableText10HeaderCenter"/>
              <w:rPr>
                <w:rFonts w:ascii="Calibri" w:hAnsi="Calibri" w:cs="Calibri"/>
                <w:szCs w:val="20"/>
              </w:rPr>
            </w:pPr>
            <w:r w:rsidRPr="00605064">
              <w:rPr>
                <w:rFonts w:ascii="Calibri" w:hAnsi="Calibri" w:cs="Calibri"/>
                <w:szCs w:val="20"/>
              </w:rPr>
              <w:t>Required</w:t>
            </w:r>
          </w:p>
        </w:tc>
        <w:tc>
          <w:tcPr>
            <w:tcW w:w="4230" w:type="dxa"/>
            <w:shd w:val="clear" w:color="auto" w:fill="000000" w:themeFill="text1"/>
          </w:tcPr>
          <w:p w14:paraId="1914C534" w14:textId="2AD13F34" w:rsidR="0060117C" w:rsidRPr="00605064" w:rsidRDefault="0060117C">
            <w:pPr>
              <w:pStyle w:val="TableText10HeaderCenter"/>
              <w:rPr>
                <w:rFonts w:ascii="Calibri" w:hAnsi="Calibri" w:cs="Calibri"/>
                <w:b w:val="0"/>
                <w:szCs w:val="20"/>
              </w:rPr>
            </w:pPr>
            <w:r w:rsidRPr="00605064">
              <w:rPr>
                <w:rFonts w:ascii="Calibri" w:hAnsi="Calibri" w:cs="Calibri"/>
                <w:szCs w:val="20"/>
              </w:rPr>
              <w:t>Description</w:t>
            </w:r>
          </w:p>
        </w:tc>
      </w:tr>
      <w:tr w:rsidR="0060117C" w:rsidRPr="005424B9" w14:paraId="1C00DD1B"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02" w:type="dxa"/>
            <w:tcBorders>
              <w:top w:val="single" w:sz="4" w:space="0" w:color="auto"/>
              <w:left w:val="single" w:sz="4" w:space="0" w:color="auto"/>
              <w:bottom w:val="single" w:sz="4" w:space="0" w:color="auto"/>
              <w:right w:val="single" w:sz="4" w:space="0" w:color="auto"/>
            </w:tcBorders>
          </w:tcPr>
          <w:p w14:paraId="01AC5089" w14:textId="33554DC3"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timestamp</w:t>
            </w:r>
          </w:p>
        </w:tc>
        <w:tc>
          <w:tcPr>
            <w:tcW w:w="2000" w:type="dxa"/>
            <w:gridSpan w:val="2"/>
            <w:tcBorders>
              <w:top w:val="single" w:sz="4" w:space="0" w:color="auto"/>
              <w:left w:val="single" w:sz="4" w:space="0" w:color="auto"/>
              <w:bottom w:val="single" w:sz="4" w:space="0" w:color="auto"/>
              <w:right w:val="single" w:sz="4" w:space="0" w:color="auto"/>
            </w:tcBorders>
          </w:tcPr>
          <w:p w14:paraId="4A9A45ED" w14:textId="73555F39"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DateTime</w:t>
            </w:r>
          </w:p>
        </w:tc>
        <w:tc>
          <w:tcPr>
            <w:tcW w:w="1028" w:type="dxa"/>
            <w:tcBorders>
              <w:top w:val="single" w:sz="4" w:space="0" w:color="auto"/>
              <w:left w:val="single" w:sz="4" w:space="0" w:color="auto"/>
              <w:bottom w:val="single" w:sz="4" w:space="0" w:color="auto"/>
              <w:right w:val="single" w:sz="4" w:space="0" w:color="auto"/>
            </w:tcBorders>
          </w:tcPr>
          <w:p w14:paraId="51317E0C" w14:textId="44EC07E3" w:rsidR="0060117C" w:rsidRPr="00605064" w:rsidRDefault="00CC1411"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230" w:type="dxa"/>
            <w:tcBorders>
              <w:top w:val="single" w:sz="4" w:space="0" w:color="auto"/>
              <w:left w:val="single" w:sz="4" w:space="0" w:color="auto"/>
              <w:bottom w:val="single" w:sz="4" w:space="0" w:color="auto"/>
              <w:right w:val="single" w:sz="4" w:space="0" w:color="auto"/>
            </w:tcBorders>
          </w:tcPr>
          <w:p w14:paraId="1B796ABF" w14:textId="1A1921C7"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Error occurrence timestamp</w:t>
            </w:r>
          </w:p>
        </w:tc>
      </w:tr>
      <w:tr w:rsidR="0060117C" w:rsidRPr="005424B9" w14:paraId="6DE38CDC"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02" w:type="dxa"/>
            <w:tcBorders>
              <w:top w:val="single" w:sz="4" w:space="0" w:color="auto"/>
              <w:left w:val="single" w:sz="4" w:space="0" w:color="auto"/>
              <w:bottom w:val="single" w:sz="4" w:space="0" w:color="auto"/>
              <w:right w:val="single" w:sz="4" w:space="0" w:color="auto"/>
            </w:tcBorders>
          </w:tcPr>
          <w:p w14:paraId="682F25BB" w14:textId="38D75F9D"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message</w:t>
            </w:r>
          </w:p>
        </w:tc>
        <w:tc>
          <w:tcPr>
            <w:tcW w:w="2000" w:type="dxa"/>
            <w:gridSpan w:val="2"/>
            <w:tcBorders>
              <w:top w:val="single" w:sz="4" w:space="0" w:color="auto"/>
              <w:left w:val="single" w:sz="4" w:space="0" w:color="auto"/>
              <w:bottom w:val="single" w:sz="4" w:space="0" w:color="auto"/>
              <w:right w:val="single" w:sz="4" w:space="0" w:color="auto"/>
            </w:tcBorders>
          </w:tcPr>
          <w:p w14:paraId="73C7575D" w14:textId="6099FD47"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ErrorMessageDTO</w:t>
            </w:r>
          </w:p>
        </w:tc>
        <w:tc>
          <w:tcPr>
            <w:tcW w:w="1028" w:type="dxa"/>
            <w:tcBorders>
              <w:top w:val="single" w:sz="4" w:space="0" w:color="auto"/>
              <w:left w:val="single" w:sz="4" w:space="0" w:color="auto"/>
              <w:bottom w:val="single" w:sz="4" w:space="0" w:color="auto"/>
              <w:right w:val="single" w:sz="4" w:space="0" w:color="auto"/>
            </w:tcBorders>
          </w:tcPr>
          <w:p w14:paraId="69E69B70" w14:textId="5B7D057D" w:rsidR="0060117C" w:rsidRPr="00605064" w:rsidRDefault="00CC1411"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230" w:type="dxa"/>
            <w:tcBorders>
              <w:top w:val="single" w:sz="4" w:space="0" w:color="auto"/>
              <w:left w:val="single" w:sz="4" w:space="0" w:color="auto"/>
              <w:bottom w:val="single" w:sz="4" w:space="0" w:color="auto"/>
              <w:right w:val="single" w:sz="4" w:space="0" w:color="auto"/>
            </w:tcBorders>
          </w:tcPr>
          <w:p w14:paraId="416F8239" w14:textId="72BD7962"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Error code and type metadata</w:t>
            </w:r>
          </w:p>
        </w:tc>
      </w:tr>
      <w:tr w:rsidR="0060117C" w:rsidRPr="005424B9" w14:paraId="63B95BB1"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02" w:type="dxa"/>
            <w:tcBorders>
              <w:top w:val="single" w:sz="4" w:space="0" w:color="auto"/>
              <w:left w:val="single" w:sz="4" w:space="0" w:color="auto"/>
              <w:bottom w:val="single" w:sz="4" w:space="0" w:color="auto"/>
              <w:right w:val="single" w:sz="4" w:space="0" w:color="auto"/>
            </w:tcBorders>
          </w:tcPr>
          <w:p w14:paraId="4D9FD10D" w14:textId="40A9E2B8"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correlationId</w:t>
            </w:r>
          </w:p>
        </w:tc>
        <w:tc>
          <w:tcPr>
            <w:tcW w:w="2000" w:type="dxa"/>
            <w:gridSpan w:val="2"/>
            <w:tcBorders>
              <w:top w:val="single" w:sz="4" w:space="0" w:color="auto"/>
              <w:left w:val="single" w:sz="4" w:space="0" w:color="auto"/>
              <w:bottom w:val="single" w:sz="4" w:space="0" w:color="auto"/>
              <w:right w:val="single" w:sz="4" w:space="0" w:color="auto"/>
            </w:tcBorders>
          </w:tcPr>
          <w:p w14:paraId="0723C6C1" w14:textId="47E41BB4"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String</w:t>
            </w:r>
          </w:p>
        </w:tc>
        <w:tc>
          <w:tcPr>
            <w:tcW w:w="1028" w:type="dxa"/>
            <w:tcBorders>
              <w:top w:val="single" w:sz="4" w:space="0" w:color="auto"/>
              <w:left w:val="single" w:sz="4" w:space="0" w:color="auto"/>
              <w:bottom w:val="single" w:sz="4" w:space="0" w:color="auto"/>
              <w:right w:val="single" w:sz="4" w:space="0" w:color="auto"/>
            </w:tcBorders>
          </w:tcPr>
          <w:p w14:paraId="66EE1406" w14:textId="66486EF0" w:rsidR="0060117C" w:rsidRPr="00605064" w:rsidRDefault="00CC1411"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230" w:type="dxa"/>
            <w:tcBorders>
              <w:top w:val="single" w:sz="4" w:space="0" w:color="auto"/>
              <w:left w:val="single" w:sz="4" w:space="0" w:color="auto"/>
              <w:bottom w:val="single" w:sz="4" w:space="0" w:color="auto"/>
              <w:right w:val="single" w:sz="4" w:space="0" w:color="auto"/>
            </w:tcBorders>
          </w:tcPr>
          <w:p w14:paraId="028C843A" w14:textId="60F9892B" w:rsidR="0060117C" w:rsidRPr="00605064" w:rsidRDefault="000C5829"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MWRP</w:t>
            </w:r>
            <w:r w:rsidR="0060117C" w:rsidRPr="00605064">
              <w:rPr>
                <w:rFonts w:ascii="Calibri" w:eastAsiaTheme="minorHAnsi" w:hAnsi="Calibri" w:cs="Calibri"/>
                <w:szCs w:val="20"/>
                <w:lang w:val="en-GB"/>
              </w:rPr>
              <w:t xml:space="preserve"> correlation ID for support reference</w:t>
            </w:r>
          </w:p>
        </w:tc>
      </w:tr>
      <w:tr w:rsidR="0060117C" w:rsidRPr="005424B9" w14:paraId="699A3EED"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02" w:type="dxa"/>
            <w:tcBorders>
              <w:top w:val="single" w:sz="4" w:space="0" w:color="auto"/>
              <w:left w:val="single" w:sz="4" w:space="0" w:color="auto"/>
              <w:bottom w:val="single" w:sz="4" w:space="0" w:color="auto"/>
              <w:right w:val="single" w:sz="4" w:space="0" w:color="auto"/>
            </w:tcBorders>
          </w:tcPr>
          <w:p w14:paraId="58FF7F1A" w14:textId="622B31CB"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error</w:t>
            </w:r>
          </w:p>
        </w:tc>
        <w:tc>
          <w:tcPr>
            <w:tcW w:w="2000" w:type="dxa"/>
            <w:gridSpan w:val="2"/>
            <w:tcBorders>
              <w:top w:val="single" w:sz="4" w:space="0" w:color="auto"/>
              <w:left w:val="single" w:sz="4" w:space="0" w:color="auto"/>
              <w:bottom w:val="single" w:sz="4" w:space="0" w:color="auto"/>
              <w:right w:val="single" w:sz="4" w:space="0" w:color="auto"/>
            </w:tcBorders>
          </w:tcPr>
          <w:p w14:paraId="5CBBE535" w14:textId="6DA86538"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ErrorDetailDTO</w:t>
            </w:r>
          </w:p>
        </w:tc>
        <w:tc>
          <w:tcPr>
            <w:tcW w:w="1028" w:type="dxa"/>
            <w:tcBorders>
              <w:top w:val="single" w:sz="4" w:space="0" w:color="auto"/>
              <w:left w:val="single" w:sz="4" w:space="0" w:color="auto"/>
              <w:bottom w:val="single" w:sz="4" w:space="0" w:color="auto"/>
              <w:right w:val="single" w:sz="4" w:space="0" w:color="auto"/>
            </w:tcBorders>
          </w:tcPr>
          <w:p w14:paraId="7CBF3428" w14:textId="03D4E7ED" w:rsidR="0060117C" w:rsidRPr="00605064" w:rsidRDefault="00CC1411"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Yes</w:t>
            </w:r>
          </w:p>
        </w:tc>
        <w:tc>
          <w:tcPr>
            <w:tcW w:w="4230" w:type="dxa"/>
            <w:tcBorders>
              <w:top w:val="single" w:sz="4" w:space="0" w:color="auto"/>
              <w:left w:val="single" w:sz="4" w:space="0" w:color="auto"/>
              <w:bottom w:val="single" w:sz="4" w:space="0" w:color="auto"/>
              <w:right w:val="single" w:sz="4" w:space="0" w:color="auto"/>
            </w:tcBorders>
          </w:tcPr>
          <w:p w14:paraId="2F54F726" w14:textId="56830E0F" w:rsidR="0060117C" w:rsidRPr="00605064" w:rsidRDefault="0060117C" w:rsidP="0060117C">
            <w:pPr>
              <w:pStyle w:val="TableText10"/>
              <w:rPr>
                <w:rFonts w:ascii="Calibri" w:eastAsiaTheme="minorHAnsi" w:hAnsi="Calibri" w:cs="Calibri"/>
                <w:szCs w:val="20"/>
                <w:lang w:val="en-GB"/>
              </w:rPr>
            </w:pPr>
            <w:r w:rsidRPr="00605064">
              <w:rPr>
                <w:rFonts w:ascii="Calibri" w:eastAsiaTheme="minorHAnsi" w:hAnsi="Calibri" w:cs="Calibri"/>
                <w:szCs w:val="20"/>
                <w:lang w:val="en-GB"/>
              </w:rPr>
              <w:t>Validation error detail with list of invalid fields</w:t>
            </w:r>
          </w:p>
        </w:tc>
      </w:tr>
      <w:tr w:rsidR="00CD6E85" w:rsidRPr="005424B9" w14:paraId="73064B0E"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102" w:type="dxa"/>
            <w:tcBorders>
              <w:top w:val="single" w:sz="4" w:space="0" w:color="auto"/>
              <w:left w:val="single" w:sz="4" w:space="0" w:color="auto"/>
              <w:bottom w:val="single" w:sz="4" w:space="0" w:color="auto"/>
              <w:right w:val="single" w:sz="4" w:space="0" w:color="auto"/>
            </w:tcBorders>
          </w:tcPr>
          <w:p w14:paraId="422AFB90" w14:textId="438A0167" w:rsidR="00CD6E85" w:rsidRPr="00605064" w:rsidRDefault="00CD6E85"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source</w:t>
            </w:r>
          </w:p>
        </w:tc>
        <w:tc>
          <w:tcPr>
            <w:tcW w:w="2000" w:type="dxa"/>
            <w:gridSpan w:val="2"/>
            <w:tcBorders>
              <w:top w:val="single" w:sz="4" w:space="0" w:color="auto"/>
              <w:left w:val="single" w:sz="4" w:space="0" w:color="auto"/>
              <w:bottom w:val="single" w:sz="4" w:space="0" w:color="auto"/>
              <w:right w:val="single" w:sz="4" w:space="0" w:color="auto"/>
            </w:tcBorders>
          </w:tcPr>
          <w:p w14:paraId="0601A52C" w14:textId="2064A56F" w:rsidR="00CD6E85" w:rsidRPr="00605064" w:rsidRDefault="00CD6E85"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String</w:t>
            </w:r>
          </w:p>
        </w:tc>
        <w:tc>
          <w:tcPr>
            <w:tcW w:w="1028" w:type="dxa"/>
            <w:tcBorders>
              <w:top w:val="single" w:sz="4" w:space="0" w:color="auto"/>
              <w:left w:val="single" w:sz="4" w:space="0" w:color="auto"/>
              <w:bottom w:val="single" w:sz="4" w:space="0" w:color="auto"/>
              <w:right w:val="single" w:sz="4" w:space="0" w:color="auto"/>
            </w:tcBorders>
          </w:tcPr>
          <w:p w14:paraId="082A4501" w14:textId="502B6512" w:rsidR="00CD6E85" w:rsidRPr="00605064" w:rsidRDefault="00CD6E85"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Yes</w:t>
            </w:r>
          </w:p>
        </w:tc>
        <w:tc>
          <w:tcPr>
            <w:tcW w:w="4230" w:type="dxa"/>
            <w:tcBorders>
              <w:top w:val="single" w:sz="4" w:space="0" w:color="auto"/>
              <w:left w:val="single" w:sz="4" w:space="0" w:color="auto"/>
              <w:bottom w:val="single" w:sz="4" w:space="0" w:color="auto"/>
              <w:right w:val="single" w:sz="4" w:space="0" w:color="auto"/>
            </w:tcBorders>
          </w:tcPr>
          <w:p w14:paraId="5962A5DB" w14:textId="77777777" w:rsidR="009E6218" w:rsidRPr="008E69F0" w:rsidRDefault="009E6218" w:rsidP="009E6218">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58A5FDCB" w14:textId="162698A9" w:rsidR="00CD6E85" w:rsidRPr="00605064" w:rsidRDefault="00CD6E85"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Eg: VaCMS</w:t>
            </w:r>
          </w:p>
        </w:tc>
      </w:tr>
      <w:tr w:rsidR="00CD6E85" w:rsidRPr="005424B9" w14:paraId="22A32EBA"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102" w:type="dxa"/>
            <w:tcBorders>
              <w:top w:val="single" w:sz="4" w:space="0" w:color="auto"/>
              <w:left w:val="single" w:sz="4" w:space="0" w:color="auto"/>
              <w:bottom w:val="single" w:sz="4" w:space="0" w:color="auto"/>
              <w:right w:val="single" w:sz="4" w:space="0" w:color="auto"/>
            </w:tcBorders>
          </w:tcPr>
          <w:p w14:paraId="537A5105" w14:textId="2E6DF023" w:rsidR="00CD6E85" w:rsidRPr="00605064" w:rsidRDefault="00350920"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updateSw</w:t>
            </w:r>
          </w:p>
        </w:tc>
        <w:tc>
          <w:tcPr>
            <w:tcW w:w="2000" w:type="dxa"/>
            <w:gridSpan w:val="2"/>
            <w:tcBorders>
              <w:top w:val="single" w:sz="4" w:space="0" w:color="auto"/>
              <w:left w:val="single" w:sz="4" w:space="0" w:color="auto"/>
              <w:bottom w:val="single" w:sz="4" w:space="0" w:color="auto"/>
              <w:right w:val="single" w:sz="4" w:space="0" w:color="auto"/>
            </w:tcBorders>
          </w:tcPr>
          <w:p w14:paraId="16830D41" w14:textId="6B197822" w:rsidR="00CD6E85" w:rsidRPr="00605064" w:rsidRDefault="00CD6E85"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String</w:t>
            </w:r>
          </w:p>
        </w:tc>
        <w:tc>
          <w:tcPr>
            <w:tcW w:w="1028" w:type="dxa"/>
            <w:tcBorders>
              <w:top w:val="single" w:sz="4" w:space="0" w:color="auto"/>
              <w:left w:val="single" w:sz="4" w:space="0" w:color="auto"/>
              <w:bottom w:val="single" w:sz="4" w:space="0" w:color="auto"/>
              <w:right w:val="single" w:sz="4" w:space="0" w:color="auto"/>
            </w:tcBorders>
          </w:tcPr>
          <w:p w14:paraId="3CA02153" w14:textId="4B22A2FE" w:rsidR="00CD6E85" w:rsidRPr="00605064" w:rsidRDefault="00CD6E85" w:rsidP="31714CD1">
            <w:pPr>
              <w:pStyle w:val="TableText10"/>
              <w:rPr>
                <w:rFonts w:ascii="Calibri" w:eastAsiaTheme="minorEastAsia" w:hAnsi="Calibri" w:cs="Calibri"/>
                <w:szCs w:val="20"/>
                <w:lang w:val="en-GB"/>
              </w:rPr>
            </w:pPr>
            <w:r w:rsidRPr="00605064">
              <w:rPr>
                <w:rFonts w:ascii="Calibri" w:eastAsiaTheme="minorEastAsia" w:hAnsi="Calibri" w:cs="Calibri"/>
                <w:szCs w:val="20"/>
                <w:lang w:val="en-GB"/>
              </w:rPr>
              <w:t>No</w:t>
            </w:r>
          </w:p>
        </w:tc>
        <w:tc>
          <w:tcPr>
            <w:tcW w:w="4230" w:type="dxa"/>
            <w:tcBorders>
              <w:top w:val="single" w:sz="4" w:space="0" w:color="auto"/>
              <w:left w:val="single" w:sz="4" w:space="0" w:color="auto"/>
              <w:bottom w:val="single" w:sz="4" w:space="0" w:color="auto"/>
              <w:right w:val="single" w:sz="4" w:space="0" w:color="auto"/>
            </w:tcBorders>
          </w:tcPr>
          <w:p w14:paraId="7D59CD25"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662B3528" w14:textId="2A7E4A91" w:rsidR="00CD6E85" w:rsidRPr="00605064" w:rsidRDefault="00CC4C03" w:rsidP="31714CD1">
            <w:pPr>
              <w:pStyle w:val="TableText10"/>
              <w:rPr>
                <w:rFonts w:ascii="Calibri" w:eastAsiaTheme="minorEastAsia" w:hAnsi="Calibri" w:cs="Calibri"/>
                <w:szCs w:val="20"/>
                <w:lang w:val="en-GB"/>
              </w:rPr>
            </w:pPr>
            <w:r w:rsidRPr="0012190D">
              <w:rPr>
                <w:rFonts w:ascii="Calibri" w:eastAsia="Calibri" w:hAnsi="Calibri" w:cs="Calibri"/>
                <w:color w:val="000000" w:themeColor="text1"/>
              </w:rPr>
              <w:t>E.g.: 'Yes'/'No'</w:t>
            </w:r>
          </w:p>
        </w:tc>
      </w:tr>
    </w:tbl>
    <w:p w14:paraId="0EF31227" w14:textId="77777777" w:rsidR="00CC1411" w:rsidRPr="005424B9" w:rsidRDefault="00CC1411" w:rsidP="005E184C">
      <w:pPr>
        <w:ind w:left="1800"/>
        <w:rPr>
          <w:rFonts w:ascii="Calibri" w:hAnsi="Calibri" w:cs="Calibri"/>
          <w:sz w:val="20"/>
          <w:szCs w:val="20"/>
        </w:rPr>
      </w:pPr>
    </w:p>
    <w:p w14:paraId="62EA59CA" w14:textId="77777777" w:rsidR="005D4351" w:rsidRPr="005424B9" w:rsidRDefault="005D4351" w:rsidP="008661F6">
      <w:pPr>
        <w:ind w:right="162"/>
        <w:rPr>
          <w:rFonts w:ascii="Calibri" w:hAnsi="Calibri" w:cs="Calibri"/>
          <w:sz w:val="20"/>
          <w:szCs w:val="20"/>
        </w:rPr>
      </w:pPr>
      <w:r w:rsidRPr="005424B9">
        <w:rPr>
          <w:rFonts w:ascii="Calibri" w:hAnsi="Calibri" w:cs="Calibri"/>
          <w:color w:val="000000"/>
          <w:sz w:val="20"/>
          <w:szCs w:val="20"/>
        </w:rPr>
        <w:t>ErrorMessageDTO:</w:t>
      </w:r>
    </w:p>
    <w:p w14:paraId="5383775E" w14:textId="77777777" w:rsidR="005D4351" w:rsidRPr="005424B9" w:rsidRDefault="005D4351" w:rsidP="008661F6">
      <w:pPr>
        <w:ind w:right="162"/>
        <w:rPr>
          <w:rFonts w:ascii="Calibri" w:hAnsi="Calibri" w:cs="Calibri"/>
          <w:sz w:val="20"/>
          <w:szCs w:val="20"/>
        </w:rPr>
      </w:pP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0"/>
        <w:gridCol w:w="1710"/>
        <w:gridCol w:w="5940"/>
      </w:tblGrid>
      <w:tr w:rsidR="005D4351" w:rsidRPr="005424B9" w14:paraId="446F559A" w14:textId="77777777" w:rsidTr="31714CD1">
        <w:trPr>
          <w:cantSplit/>
          <w:tblHeader/>
        </w:trPr>
        <w:tc>
          <w:tcPr>
            <w:tcW w:w="1710" w:type="dxa"/>
            <w:shd w:val="clear" w:color="auto" w:fill="000000" w:themeFill="text1"/>
          </w:tcPr>
          <w:p w14:paraId="75873AF2" w14:textId="77777777" w:rsidR="005D4351" w:rsidRPr="005424B9" w:rsidRDefault="005D4351" w:rsidP="000D596E">
            <w:pPr>
              <w:pStyle w:val="TableText10HeaderCenter"/>
              <w:rPr>
                <w:rFonts w:ascii="Calibri" w:hAnsi="Calibri" w:cs="Calibri"/>
                <w:b w:val="0"/>
                <w:szCs w:val="20"/>
              </w:rPr>
            </w:pPr>
            <w:r w:rsidRPr="005424B9">
              <w:rPr>
                <w:rFonts w:ascii="Calibri" w:hAnsi="Calibri" w:cs="Calibri"/>
                <w:szCs w:val="20"/>
              </w:rPr>
              <w:t>Field</w:t>
            </w:r>
          </w:p>
        </w:tc>
        <w:tc>
          <w:tcPr>
            <w:tcW w:w="1710" w:type="dxa"/>
            <w:shd w:val="clear" w:color="auto" w:fill="000000" w:themeFill="text1"/>
          </w:tcPr>
          <w:p w14:paraId="5FED4209" w14:textId="77777777" w:rsidR="005D4351" w:rsidRPr="005424B9" w:rsidRDefault="005D4351" w:rsidP="000D596E">
            <w:pPr>
              <w:pStyle w:val="TableText10HeaderCenter"/>
              <w:rPr>
                <w:rFonts w:ascii="Calibri" w:hAnsi="Calibri" w:cs="Calibri"/>
                <w:b w:val="0"/>
                <w:szCs w:val="20"/>
              </w:rPr>
            </w:pPr>
            <w:r w:rsidRPr="005424B9">
              <w:rPr>
                <w:rFonts w:ascii="Calibri" w:hAnsi="Calibri" w:cs="Calibri"/>
                <w:szCs w:val="20"/>
              </w:rPr>
              <w:t>Type</w:t>
            </w:r>
          </w:p>
        </w:tc>
        <w:tc>
          <w:tcPr>
            <w:tcW w:w="5940" w:type="dxa"/>
            <w:shd w:val="clear" w:color="auto" w:fill="000000" w:themeFill="text1"/>
          </w:tcPr>
          <w:p w14:paraId="2C0B314E" w14:textId="77777777" w:rsidR="005D4351" w:rsidRPr="005424B9" w:rsidRDefault="005D4351" w:rsidP="000D596E">
            <w:pPr>
              <w:pStyle w:val="TableText10HeaderCenter"/>
              <w:rPr>
                <w:rFonts w:ascii="Calibri" w:hAnsi="Calibri" w:cs="Calibri"/>
                <w:b w:val="0"/>
                <w:szCs w:val="20"/>
              </w:rPr>
            </w:pPr>
            <w:r w:rsidRPr="005424B9">
              <w:rPr>
                <w:rFonts w:ascii="Calibri" w:hAnsi="Calibri" w:cs="Calibri"/>
                <w:szCs w:val="20"/>
              </w:rPr>
              <w:t>Description</w:t>
            </w:r>
          </w:p>
        </w:tc>
      </w:tr>
      <w:tr w:rsidR="005D4351" w:rsidRPr="005424B9" w14:paraId="743BEAAF"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10" w:type="dxa"/>
            <w:tcBorders>
              <w:top w:val="single" w:sz="4" w:space="0" w:color="auto"/>
              <w:left w:val="single" w:sz="4" w:space="0" w:color="auto"/>
              <w:bottom w:val="single" w:sz="4" w:space="0" w:color="auto"/>
              <w:right w:val="single" w:sz="4" w:space="0" w:color="auto"/>
            </w:tcBorders>
          </w:tcPr>
          <w:p w14:paraId="7E33CDBB"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code</w:t>
            </w:r>
          </w:p>
        </w:tc>
        <w:tc>
          <w:tcPr>
            <w:tcW w:w="1710" w:type="dxa"/>
            <w:tcBorders>
              <w:top w:val="single" w:sz="4" w:space="0" w:color="auto"/>
              <w:left w:val="single" w:sz="4" w:space="0" w:color="auto"/>
              <w:bottom w:val="single" w:sz="4" w:space="0" w:color="auto"/>
              <w:right w:val="single" w:sz="4" w:space="0" w:color="auto"/>
            </w:tcBorders>
          </w:tcPr>
          <w:p w14:paraId="24688881"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Integer</w:t>
            </w:r>
          </w:p>
        </w:tc>
        <w:tc>
          <w:tcPr>
            <w:tcW w:w="5940" w:type="dxa"/>
            <w:tcBorders>
              <w:top w:val="single" w:sz="4" w:space="0" w:color="auto"/>
              <w:left w:val="single" w:sz="4" w:space="0" w:color="auto"/>
              <w:bottom w:val="single" w:sz="4" w:space="0" w:color="auto"/>
              <w:right w:val="single" w:sz="4" w:space="0" w:color="auto"/>
            </w:tcBorders>
          </w:tcPr>
          <w:p w14:paraId="59498338"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Numeric error code (e.g. 101 for validation failure)</w:t>
            </w:r>
          </w:p>
        </w:tc>
      </w:tr>
      <w:tr w:rsidR="005D4351" w:rsidRPr="005424B9" w14:paraId="19EB1FDD"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10" w:type="dxa"/>
            <w:tcBorders>
              <w:top w:val="single" w:sz="4" w:space="0" w:color="auto"/>
              <w:left w:val="single" w:sz="4" w:space="0" w:color="auto"/>
              <w:bottom w:val="single" w:sz="4" w:space="0" w:color="auto"/>
              <w:right w:val="single" w:sz="4" w:space="0" w:color="auto"/>
            </w:tcBorders>
          </w:tcPr>
          <w:p w14:paraId="39A738A1"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type</w:t>
            </w:r>
          </w:p>
        </w:tc>
        <w:tc>
          <w:tcPr>
            <w:tcW w:w="1710" w:type="dxa"/>
            <w:tcBorders>
              <w:top w:val="single" w:sz="4" w:space="0" w:color="auto"/>
              <w:left w:val="single" w:sz="4" w:space="0" w:color="auto"/>
              <w:bottom w:val="single" w:sz="4" w:space="0" w:color="auto"/>
              <w:right w:val="single" w:sz="4" w:space="0" w:color="auto"/>
            </w:tcBorders>
          </w:tcPr>
          <w:p w14:paraId="5F345878"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String</w:t>
            </w:r>
          </w:p>
        </w:tc>
        <w:tc>
          <w:tcPr>
            <w:tcW w:w="5940" w:type="dxa"/>
            <w:tcBorders>
              <w:top w:val="single" w:sz="4" w:space="0" w:color="auto"/>
              <w:left w:val="single" w:sz="4" w:space="0" w:color="auto"/>
              <w:bottom w:val="single" w:sz="4" w:space="0" w:color="auto"/>
              <w:right w:val="single" w:sz="4" w:space="0" w:color="auto"/>
            </w:tcBorders>
          </w:tcPr>
          <w:p w14:paraId="7632E794"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Error type: ERROR</w:t>
            </w:r>
          </w:p>
        </w:tc>
      </w:tr>
      <w:tr w:rsidR="005D4351" w:rsidRPr="005424B9" w14:paraId="206EEF0F"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10" w:type="dxa"/>
            <w:tcBorders>
              <w:top w:val="single" w:sz="4" w:space="0" w:color="auto"/>
              <w:left w:val="single" w:sz="4" w:space="0" w:color="auto"/>
              <w:bottom w:val="single" w:sz="4" w:space="0" w:color="auto"/>
              <w:right w:val="single" w:sz="4" w:space="0" w:color="auto"/>
            </w:tcBorders>
          </w:tcPr>
          <w:p w14:paraId="6C3227F1"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notify</w:t>
            </w:r>
          </w:p>
        </w:tc>
        <w:tc>
          <w:tcPr>
            <w:tcW w:w="1710" w:type="dxa"/>
            <w:tcBorders>
              <w:top w:val="single" w:sz="4" w:space="0" w:color="auto"/>
              <w:left w:val="single" w:sz="4" w:space="0" w:color="auto"/>
              <w:bottom w:val="single" w:sz="4" w:space="0" w:color="auto"/>
              <w:right w:val="single" w:sz="4" w:space="0" w:color="auto"/>
            </w:tcBorders>
          </w:tcPr>
          <w:p w14:paraId="5B332D67"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Boolean</w:t>
            </w:r>
          </w:p>
        </w:tc>
        <w:tc>
          <w:tcPr>
            <w:tcW w:w="5940" w:type="dxa"/>
            <w:tcBorders>
              <w:top w:val="single" w:sz="4" w:space="0" w:color="auto"/>
              <w:left w:val="single" w:sz="4" w:space="0" w:color="auto"/>
              <w:bottom w:val="single" w:sz="4" w:space="0" w:color="auto"/>
              <w:right w:val="single" w:sz="4" w:space="0" w:color="auto"/>
            </w:tcBorders>
          </w:tcPr>
          <w:p w14:paraId="5561B523" w14:textId="77777777" w:rsidR="005D4351" w:rsidRPr="005424B9" w:rsidRDefault="005D4351" w:rsidP="000D596E">
            <w:pPr>
              <w:pStyle w:val="TableText10"/>
              <w:rPr>
                <w:rFonts w:ascii="Calibri" w:eastAsiaTheme="minorHAnsi" w:hAnsi="Calibri" w:cs="Calibri"/>
                <w:szCs w:val="20"/>
              </w:rPr>
            </w:pPr>
            <w:r w:rsidRPr="005424B9">
              <w:rPr>
                <w:rFonts w:ascii="Calibri" w:hAnsi="Calibri" w:cs="Calibri"/>
                <w:color w:val="000000"/>
                <w:szCs w:val="20"/>
              </w:rPr>
              <w:t>True if the error requires user notification; false for system errors</w:t>
            </w:r>
          </w:p>
        </w:tc>
      </w:tr>
      <w:tr w:rsidR="006D6A4A" w:rsidRPr="005424B9" w14:paraId="772B92AB"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10" w:type="dxa"/>
            <w:tcBorders>
              <w:top w:val="single" w:sz="4" w:space="0" w:color="auto"/>
              <w:left w:val="single" w:sz="4" w:space="0" w:color="auto"/>
              <w:bottom w:val="single" w:sz="4" w:space="0" w:color="auto"/>
              <w:right w:val="single" w:sz="4" w:space="0" w:color="auto"/>
            </w:tcBorders>
          </w:tcPr>
          <w:p w14:paraId="5C6F400A" w14:textId="63A217D9" w:rsidR="006D6A4A" w:rsidRPr="005424B9" w:rsidRDefault="006D6A4A" w:rsidP="006D6A4A">
            <w:pPr>
              <w:pStyle w:val="TableText10"/>
              <w:rPr>
                <w:rFonts w:ascii="Calibri" w:hAnsi="Calibri" w:cs="Calibri"/>
                <w:color w:val="000000" w:themeColor="text1"/>
                <w:szCs w:val="20"/>
              </w:rPr>
            </w:pPr>
            <w:r w:rsidRPr="005424B9">
              <w:rPr>
                <w:rFonts w:ascii="Calibri" w:hAnsi="Calibri" w:cs="Calibri"/>
                <w:color w:val="000000" w:themeColor="text1"/>
                <w:szCs w:val="20"/>
              </w:rPr>
              <w:t>source</w:t>
            </w:r>
          </w:p>
        </w:tc>
        <w:tc>
          <w:tcPr>
            <w:tcW w:w="1710" w:type="dxa"/>
            <w:tcBorders>
              <w:top w:val="single" w:sz="4" w:space="0" w:color="auto"/>
              <w:left w:val="single" w:sz="4" w:space="0" w:color="auto"/>
              <w:bottom w:val="single" w:sz="4" w:space="0" w:color="auto"/>
              <w:right w:val="single" w:sz="4" w:space="0" w:color="auto"/>
            </w:tcBorders>
          </w:tcPr>
          <w:p w14:paraId="32F8B19A" w14:textId="5C79D8E1" w:rsidR="006D6A4A" w:rsidRPr="005424B9" w:rsidRDefault="006D6A4A" w:rsidP="006D6A4A">
            <w:pPr>
              <w:pStyle w:val="TableText10"/>
              <w:rPr>
                <w:rFonts w:ascii="Calibri" w:hAnsi="Calibri" w:cs="Calibri"/>
                <w:color w:val="000000" w:themeColor="text1"/>
                <w:szCs w:val="20"/>
              </w:rPr>
            </w:pPr>
            <w:r w:rsidRPr="005424B9">
              <w:rPr>
                <w:rFonts w:ascii="Calibri" w:hAnsi="Calibri" w:cs="Calibri"/>
                <w:color w:val="000000" w:themeColor="text1"/>
                <w:szCs w:val="20"/>
              </w:rPr>
              <w:t>String</w:t>
            </w:r>
          </w:p>
        </w:tc>
        <w:tc>
          <w:tcPr>
            <w:tcW w:w="5940" w:type="dxa"/>
            <w:tcBorders>
              <w:top w:val="single" w:sz="4" w:space="0" w:color="auto"/>
              <w:left w:val="single" w:sz="4" w:space="0" w:color="auto"/>
              <w:bottom w:val="single" w:sz="4" w:space="0" w:color="auto"/>
              <w:right w:val="single" w:sz="4" w:space="0" w:color="auto"/>
            </w:tcBorders>
          </w:tcPr>
          <w:p w14:paraId="645DDB79" w14:textId="77777777" w:rsidR="009E6218" w:rsidRPr="008E69F0" w:rsidRDefault="009E6218" w:rsidP="009E6218">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09C21EFD" w14:textId="1C5D2873" w:rsidR="006D6A4A" w:rsidRPr="005424B9" w:rsidDel="1C1F6AEF" w:rsidRDefault="006D6A4A" w:rsidP="006D6A4A">
            <w:pPr>
              <w:pStyle w:val="TableText10"/>
              <w:rPr>
                <w:rFonts w:ascii="Calibri" w:hAnsi="Calibri" w:cs="Calibri"/>
                <w:color w:val="000000" w:themeColor="text1"/>
                <w:szCs w:val="20"/>
              </w:rPr>
            </w:pPr>
            <w:r w:rsidRPr="005424B9">
              <w:rPr>
                <w:rFonts w:ascii="Calibri" w:hAnsi="Calibri" w:cs="Calibri"/>
                <w:color w:val="000000" w:themeColor="text1"/>
                <w:szCs w:val="20"/>
              </w:rPr>
              <w:t>Eg: VaCMS</w:t>
            </w:r>
          </w:p>
        </w:tc>
      </w:tr>
      <w:tr w:rsidR="006D6A4A" w:rsidRPr="005424B9" w14:paraId="774FDA93"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10" w:type="dxa"/>
            <w:tcBorders>
              <w:top w:val="single" w:sz="4" w:space="0" w:color="auto"/>
              <w:left w:val="single" w:sz="4" w:space="0" w:color="auto"/>
              <w:bottom w:val="single" w:sz="4" w:space="0" w:color="auto"/>
              <w:right w:val="single" w:sz="4" w:space="0" w:color="auto"/>
            </w:tcBorders>
          </w:tcPr>
          <w:p w14:paraId="5DA6A441" w14:textId="349663FB" w:rsidR="006D6A4A" w:rsidRPr="005424B9" w:rsidRDefault="00350920" w:rsidP="006D6A4A">
            <w:pPr>
              <w:pStyle w:val="TableText10"/>
              <w:rPr>
                <w:rFonts w:ascii="Calibri" w:hAnsi="Calibri" w:cs="Calibri"/>
                <w:color w:val="000000" w:themeColor="text1"/>
                <w:szCs w:val="20"/>
              </w:rPr>
            </w:pPr>
            <w:r w:rsidRPr="005424B9">
              <w:rPr>
                <w:rFonts w:ascii="Calibri" w:hAnsi="Calibri" w:cs="Calibri"/>
                <w:color w:val="000000" w:themeColor="text1"/>
                <w:szCs w:val="20"/>
              </w:rPr>
              <w:t>updateSw</w:t>
            </w:r>
          </w:p>
        </w:tc>
        <w:tc>
          <w:tcPr>
            <w:tcW w:w="1710" w:type="dxa"/>
            <w:tcBorders>
              <w:top w:val="single" w:sz="4" w:space="0" w:color="auto"/>
              <w:left w:val="single" w:sz="4" w:space="0" w:color="auto"/>
              <w:bottom w:val="single" w:sz="4" w:space="0" w:color="auto"/>
              <w:right w:val="single" w:sz="4" w:space="0" w:color="auto"/>
            </w:tcBorders>
          </w:tcPr>
          <w:p w14:paraId="5CF82E73" w14:textId="4BF15534" w:rsidR="006D6A4A" w:rsidRPr="005424B9" w:rsidRDefault="006D6A4A" w:rsidP="006D6A4A">
            <w:pPr>
              <w:pStyle w:val="TableText10"/>
              <w:rPr>
                <w:rFonts w:ascii="Calibri" w:hAnsi="Calibri" w:cs="Calibri"/>
                <w:color w:val="000000" w:themeColor="text1"/>
                <w:szCs w:val="20"/>
              </w:rPr>
            </w:pPr>
            <w:r w:rsidRPr="005424B9">
              <w:rPr>
                <w:rFonts w:ascii="Calibri" w:hAnsi="Calibri" w:cs="Calibri"/>
                <w:color w:val="000000" w:themeColor="text1"/>
                <w:szCs w:val="20"/>
              </w:rPr>
              <w:t>String</w:t>
            </w:r>
          </w:p>
        </w:tc>
        <w:tc>
          <w:tcPr>
            <w:tcW w:w="5940" w:type="dxa"/>
            <w:tcBorders>
              <w:top w:val="single" w:sz="4" w:space="0" w:color="auto"/>
              <w:left w:val="single" w:sz="4" w:space="0" w:color="auto"/>
              <w:bottom w:val="single" w:sz="4" w:space="0" w:color="auto"/>
              <w:right w:val="single" w:sz="4" w:space="0" w:color="auto"/>
            </w:tcBorders>
          </w:tcPr>
          <w:p w14:paraId="206456AA"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381ACDA4" w14:textId="5A53984F" w:rsidR="006D6A4A" w:rsidRPr="005424B9" w:rsidDel="1C1F6AEF" w:rsidRDefault="00CC4C03" w:rsidP="006D6A4A">
            <w:pPr>
              <w:pStyle w:val="TableText10"/>
              <w:rPr>
                <w:rFonts w:ascii="Calibri" w:hAnsi="Calibri" w:cs="Calibri"/>
                <w:color w:val="000000" w:themeColor="text1"/>
                <w:szCs w:val="20"/>
              </w:rPr>
            </w:pPr>
            <w:r w:rsidRPr="0012190D">
              <w:rPr>
                <w:rFonts w:ascii="Calibri" w:eastAsia="Calibri" w:hAnsi="Calibri" w:cs="Calibri"/>
                <w:color w:val="000000" w:themeColor="text1"/>
              </w:rPr>
              <w:t>E.g.: 'Yes'/'No'</w:t>
            </w:r>
          </w:p>
        </w:tc>
      </w:tr>
    </w:tbl>
    <w:p w14:paraId="5AD5E924" w14:textId="77777777" w:rsidR="005D4351" w:rsidRPr="005424B9" w:rsidRDefault="005D4351" w:rsidP="005D4351">
      <w:pPr>
        <w:pStyle w:val="ListParagraph"/>
        <w:spacing w:line="240" w:lineRule="auto"/>
        <w:ind w:left="1800" w:right="162"/>
        <w:rPr>
          <w:rFonts w:ascii="Calibri" w:hAnsi="Calibri" w:cs="Calibri"/>
          <w:sz w:val="20"/>
          <w:szCs w:val="20"/>
        </w:rPr>
      </w:pPr>
    </w:p>
    <w:p w14:paraId="5B5DE9FC" w14:textId="77777777" w:rsidR="005D4351" w:rsidRPr="005424B9" w:rsidRDefault="005D4351" w:rsidP="005D4351">
      <w:pPr>
        <w:pStyle w:val="ListParagraph"/>
        <w:spacing w:line="240" w:lineRule="auto"/>
        <w:ind w:left="1800" w:right="162"/>
        <w:rPr>
          <w:rFonts w:ascii="Calibri" w:hAnsi="Calibri" w:cs="Calibri"/>
          <w:sz w:val="20"/>
          <w:szCs w:val="20"/>
        </w:rPr>
      </w:pPr>
    </w:p>
    <w:p w14:paraId="3CE65591" w14:textId="77777777" w:rsidR="005D4351" w:rsidRPr="005424B9" w:rsidRDefault="005D4351" w:rsidP="008661F6">
      <w:pPr>
        <w:pStyle w:val="ListParagraph"/>
        <w:spacing w:line="240" w:lineRule="auto"/>
        <w:ind w:left="0" w:right="162"/>
        <w:rPr>
          <w:rFonts w:ascii="Calibri" w:hAnsi="Calibri" w:cs="Calibri"/>
          <w:sz w:val="20"/>
          <w:szCs w:val="20"/>
        </w:rPr>
      </w:pPr>
      <w:r w:rsidRPr="005424B9">
        <w:rPr>
          <w:rFonts w:ascii="Calibri" w:hAnsi="Calibri" w:cs="Calibri"/>
          <w:color w:val="000000"/>
          <w:sz w:val="20"/>
          <w:szCs w:val="20"/>
        </w:rPr>
        <w:t>ErrorDetailDTO:</w:t>
      </w:r>
    </w:p>
    <w:p w14:paraId="6B6D8087" w14:textId="77777777" w:rsidR="005D4351" w:rsidRPr="005424B9" w:rsidRDefault="005D4351" w:rsidP="008661F6">
      <w:pPr>
        <w:pStyle w:val="ListParagraph"/>
        <w:spacing w:line="240" w:lineRule="auto"/>
        <w:ind w:left="0" w:right="162"/>
        <w:rPr>
          <w:rFonts w:ascii="Calibri" w:hAnsi="Calibri" w:cs="Calibri"/>
          <w:sz w:val="20"/>
          <w:szCs w:val="20"/>
        </w:rPr>
      </w:pP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5"/>
        <w:gridCol w:w="47"/>
        <w:gridCol w:w="2362"/>
        <w:gridCol w:w="3596"/>
      </w:tblGrid>
      <w:tr w:rsidR="005D4351" w:rsidRPr="005424B9" w14:paraId="6E1B7098" w14:textId="77777777" w:rsidTr="31714CD1">
        <w:trPr>
          <w:cantSplit/>
          <w:tblHeader/>
        </w:trPr>
        <w:tc>
          <w:tcPr>
            <w:tcW w:w="3355" w:type="dxa"/>
            <w:shd w:val="clear" w:color="auto" w:fill="000000" w:themeFill="text1"/>
          </w:tcPr>
          <w:p w14:paraId="62E8A79D" w14:textId="77777777" w:rsidR="005D4351" w:rsidRPr="005424B9" w:rsidRDefault="005D4351" w:rsidP="00EE5403">
            <w:pPr>
              <w:pStyle w:val="TableText10HeaderCenter"/>
              <w:rPr>
                <w:rFonts w:ascii="Calibri" w:hAnsi="Calibri" w:cs="Calibri"/>
                <w:b w:val="0"/>
                <w:szCs w:val="20"/>
              </w:rPr>
            </w:pPr>
            <w:r w:rsidRPr="005424B9">
              <w:rPr>
                <w:rFonts w:ascii="Calibri" w:hAnsi="Calibri" w:cs="Calibri"/>
                <w:szCs w:val="20"/>
              </w:rPr>
              <w:t>Field</w:t>
            </w:r>
          </w:p>
        </w:tc>
        <w:tc>
          <w:tcPr>
            <w:tcW w:w="2409" w:type="dxa"/>
            <w:gridSpan w:val="2"/>
            <w:shd w:val="clear" w:color="auto" w:fill="000000" w:themeFill="text1"/>
          </w:tcPr>
          <w:p w14:paraId="12731385" w14:textId="77777777" w:rsidR="005D4351" w:rsidRPr="005424B9" w:rsidRDefault="005D4351" w:rsidP="00EE5403">
            <w:pPr>
              <w:pStyle w:val="TableText10HeaderCenter"/>
              <w:rPr>
                <w:rFonts w:ascii="Calibri" w:hAnsi="Calibri" w:cs="Calibri"/>
                <w:b w:val="0"/>
                <w:szCs w:val="20"/>
              </w:rPr>
            </w:pPr>
            <w:r w:rsidRPr="005424B9">
              <w:rPr>
                <w:rFonts w:ascii="Calibri" w:hAnsi="Calibri" w:cs="Calibri"/>
                <w:szCs w:val="20"/>
              </w:rPr>
              <w:t>Type</w:t>
            </w:r>
          </w:p>
        </w:tc>
        <w:tc>
          <w:tcPr>
            <w:tcW w:w="3596" w:type="dxa"/>
            <w:shd w:val="clear" w:color="auto" w:fill="000000" w:themeFill="text1"/>
          </w:tcPr>
          <w:p w14:paraId="63C094DB" w14:textId="77777777" w:rsidR="005D4351" w:rsidRPr="005424B9" w:rsidRDefault="005D4351" w:rsidP="00EE5403">
            <w:pPr>
              <w:pStyle w:val="TableText10HeaderCenter"/>
              <w:rPr>
                <w:rFonts w:ascii="Calibri" w:hAnsi="Calibri" w:cs="Calibri"/>
                <w:b w:val="0"/>
                <w:szCs w:val="20"/>
              </w:rPr>
            </w:pPr>
            <w:r w:rsidRPr="005424B9">
              <w:rPr>
                <w:rFonts w:ascii="Calibri" w:hAnsi="Calibri" w:cs="Calibri"/>
                <w:szCs w:val="20"/>
              </w:rPr>
              <w:t>Description</w:t>
            </w:r>
          </w:p>
        </w:tc>
      </w:tr>
      <w:tr w:rsidR="005D4351" w:rsidRPr="005424B9" w14:paraId="04E694A9"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02" w:type="dxa"/>
            <w:gridSpan w:val="2"/>
            <w:tcBorders>
              <w:top w:val="single" w:sz="4" w:space="0" w:color="auto"/>
              <w:left w:val="single" w:sz="4" w:space="0" w:color="auto"/>
              <w:bottom w:val="single" w:sz="4" w:space="0" w:color="auto"/>
              <w:right w:val="single" w:sz="4" w:space="0" w:color="auto"/>
            </w:tcBorders>
          </w:tcPr>
          <w:p w14:paraId="2DBB6BA9"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invalidFields</w:t>
            </w:r>
          </w:p>
        </w:tc>
        <w:tc>
          <w:tcPr>
            <w:tcW w:w="2362" w:type="dxa"/>
            <w:tcBorders>
              <w:top w:val="single" w:sz="4" w:space="0" w:color="auto"/>
              <w:left w:val="single" w:sz="4" w:space="0" w:color="auto"/>
              <w:bottom w:val="single" w:sz="4" w:space="0" w:color="auto"/>
              <w:right w:val="single" w:sz="4" w:space="0" w:color="auto"/>
            </w:tcBorders>
          </w:tcPr>
          <w:p w14:paraId="0A1DF05D"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Array&lt;InvalidFieldDTO&gt;</w:t>
            </w:r>
          </w:p>
        </w:tc>
        <w:tc>
          <w:tcPr>
            <w:tcW w:w="3596" w:type="dxa"/>
            <w:tcBorders>
              <w:top w:val="single" w:sz="4" w:space="0" w:color="auto"/>
              <w:left w:val="single" w:sz="4" w:space="0" w:color="auto"/>
              <w:bottom w:val="single" w:sz="4" w:space="0" w:color="auto"/>
              <w:right w:val="single" w:sz="4" w:space="0" w:color="auto"/>
            </w:tcBorders>
          </w:tcPr>
          <w:p w14:paraId="399ADB94"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List of fields that failed validation (see InvalidFieldDTO)</w:t>
            </w:r>
          </w:p>
        </w:tc>
      </w:tr>
      <w:tr w:rsidR="006D6A4A" w:rsidRPr="005424B9" w14:paraId="230E3D93"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402" w:type="dxa"/>
            <w:gridSpan w:val="2"/>
            <w:tcBorders>
              <w:top w:val="single" w:sz="4" w:space="0" w:color="auto"/>
              <w:left w:val="single" w:sz="4" w:space="0" w:color="auto"/>
              <w:bottom w:val="single" w:sz="4" w:space="0" w:color="auto"/>
              <w:right w:val="single" w:sz="4" w:space="0" w:color="auto"/>
            </w:tcBorders>
          </w:tcPr>
          <w:p w14:paraId="260539B2" w14:textId="07F46BB9" w:rsidR="006D6A4A" w:rsidRPr="005424B9" w:rsidRDefault="006D6A4A"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source</w:t>
            </w:r>
          </w:p>
        </w:tc>
        <w:tc>
          <w:tcPr>
            <w:tcW w:w="2362" w:type="dxa"/>
            <w:tcBorders>
              <w:top w:val="single" w:sz="4" w:space="0" w:color="auto"/>
              <w:left w:val="single" w:sz="4" w:space="0" w:color="auto"/>
              <w:bottom w:val="single" w:sz="4" w:space="0" w:color="auto"/>
              <w:right w:val="single" w:sz="4" w:space="0" w:color="auto"/>
            </w:tcBorders>
          </w:tcPr>
          <w:p w14:paraId="31832759" w14:textId="46D559C5" w:rsidR="006D6A4A" w:rsidRPr="005424B9" w:rsidRDefault="006D6A4A"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String</w:t>
            </w:r>
          </w:p>
        </w:tc>
        <w:tc>
          <w:tcPr>
            <w:tcW w:w="3596" w:type="dxa"/>
            <w:tcBorders>
              <w:top w:val="single" w:sz="4" w:space="0" w:color="auto"/>
              <w:left w:val="single" w:sz="4" w:space="0" w:color="auto"/>
              <w:bottom w:val="single" w:sz="4" w:space="0" w:color="auto"/>
              <w:right w:val="single" w:sz="4" w:space="0" w:color="auto"/>
            </w:tcBorders>
          </w:tcPr>
          <w:p w14:paraId="1EEB3871" w14:textId="77777777" w:rsidR="009E6218" w:rsidRPr="008E69F0" w:rsidRDefault="009E6218" w:rsidP="009E6218">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0F895854" w14:textId="4A73EFB8" w:rsidR="006D6A4A" w:rsidRPr="005424B9" w:rsidDel="523B1BE4" w:rsidRDefault="006D6A4A"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Eg: VaCMS</w:t>
            </w:r>
          </w:p>
        </w:tc>
      </w:tr>
      <w:tr w:rsidR="006D6A4A" w:rsidRPr="005424B9" w14:paraId="03397E0A" w14:textId="77777777" w:rsidTr="31714C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402" w:type="dxa"/>
            <w:gridSpan w:val="2"/>
            <w:tcBorders>
              <w:top w:val="single" w:sz="4" w:space="0" w:color="auto"/>
              <w:left w:val="single" w:sz="4" w:space="0" w:color="auto"/>
              <w:bottom w:val="single" w:sz="4" w:space="0" w:color="auto"/>
              <w:right w:val="single" w:sz="4" w:space="0" w:color="auto"/>
            </w:tcBorders>
          </w:tcPr>
          <w:p w14:paraId="745CE693" w14:textId="6B91A043" w:rsidR="006D6A4A" w:rsidRPr="005424B9" w:rsidRDefault="00350920"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updateSw</w:t>
            </w:r>
          </w:p>
        </w:tc>
        <w:tc>
          <w:tcPr>
            <w:tcW w:w="2362" w:type="dxa"/>
            <w:tcBorders>
              <w:top w:val="single" w:sz="4" w:space="0" w:color="auto"/>
              <w:left w:val="single" w:sz="4" w:space="0" w:color="auto"/>
              <w:bottom w:val="single" w:sz="4" w:space="0" w:color="auto"/>
              <w:right w:val="single" w:sz="4" w:space="0" w:color="auto"/>
            </w:tcBorders>
          </w:tcPr>
          <w:p w14:paraId="2B067BC2" w14:textId="5968C1F1" w:rsidR="006D6A4A" w:rsidRPr="005424B9" w:rsidRDefault="006D6A4A"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String</w:t>
            </w:r>
          </w:p>
        </w:tc>
        <w:tc>
          <w:tcPr>
            <w:tcW w:w="3596" w:type="dxa"/>
            <w:tcBorders>
              <w:top w:val="single" w:sz="4" w:space="0" w:color="auto"/>
              <w:left w:val="single" w:sz="4" w:space="0" w:color="auto"/>
              <w:bottom w:val="single" w:sz="4" w:space="0" w:color="auto"/>
              <w:right w:val="single" w:sz="4" w:space="0" w:color="auto"/>
            </w:tcBorders>
          </w:tcPr>
          <w:p w14:paraId="566CB19C"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32C679C0" w14:textId="2AB50546" w:rsidR="006D6A4A" w:rsidRPr="005424B9" w:rsidDel="523B1BE4" w:rsidRDefault="00CC4C03" w:rsidP="00EE5403">
            <w:pPr>
              <w:pStyle w:val="TableText10"/>
              <w:rPr>
                <w:rFonts w:ascii="Calibri" w:hAnsi="Calibri" w:cs="Calibri"/>
                <w:color w:val="000000" w:themeColor="text1"/>
                <w:szCs w:val="20"/>
              </w:rPr>
            </w:pPr>
            <w:r w:rsidRPr="0012190D">
              <w:rPr>
                <w:rFonts w:ascii="Calibri" w:eastAsia="Calibri" w:hAnsi="Calibri" w:cs="Calibri"/>
                <w:color w:val="000000" w:themeColor="text1"/>
              </w:rPr>
              <w:t>E.g.: 'Yes'/'No'</w:t>
            </w:r>
          </w:p>
        </w:tc>
      </w:tr>
    </w:tbl>
    <w:p w14:paraId="1CE1CD58" w14:textId="77777777" w:rsidR="005D4351" w:rsidRPr="005424B9" w:rsidRDefault="005D4351" w:rsidP="008661F6">
      <w:pPr>
        <w:pStyle w:val="ListParagraph"/>
        <w:spacing w:line="240" w:lineRule="auto"/>
        <w:ind w:left="0" w:right="162"/>
        <w:rPr>
          <w:rFonts w:ascii="Calibri" w:hAnsi="Calibri" w:cs="Calibri"/>
          <w:sz w:val="20"/>
          <w:szCs w:val="20"/>
        </w:rPr>
      </w:pPr>
    </w:p>
    <w:p w14:paraId="1D8F7A6B" w14:textId="77777777" w:rsidR="005D4351" w:rsidRPr="005424B9" w:rsidRDefault="005D4351" w:rsidP="008661F6">
      <w:pPr>
        <w:pStyle w:val="ListParagraph"/>
        <w:spacing w:line="240" w:lineRule="auto"/>
        <w:ind w:left="0" w:right="162"/>
        <w:rPr>
          <w:rFonts w:ascii="Calibri" w:hAnsi="Calibri" w:cs="Calibri"/>
          <w:sz w:val="20"/>
          <w:szCs w:val="20"/>
        </w:rPr>
      </w:pPr>
    </w:p>
    <w:p w14:paraId="63B7C0A5" w14:textId="50E69681" w:rsidR="005D4351" w:rsidRPr="005424B9" w:rsidRDefault="005D4351" w:rsidP="008661F6">
      <w:pPr>
        <w:pStyle w:val="ListParagraph"/>
        <w:spacing w:line="240" w:lineRule="auto"/>
        <w:ind w:left="0" w:right="162"/>
        <w:rPr>
          <w:rFonts w:ascii="Calibri" w:hAnsi="Calibri" w:cs="Calibri"/>
          <w:sz w:val="20"/>
          <w:szCs w:val="20"/>
        </w:rPr>
      </w:pPr>
      <w:r w:rsidRPr="005424B9">
        <w:rPr>
          <w:rFonts w:ascii="Calibri" w:hAnsi="Calibri" w:cs="Calibri"/>
          <w:color w:val="000000"/>
          <w:sz w:val="20"/>
          <w:szCs w:val="20"/>
        </w:rPr>
        <w:t>InvalidFieldDTO:</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7"/>
        <w:gridCol w:w="1224"/>
        <w:gridCol w:w="6809"/>
      </w:tblGrid>
      <w:tr w:rsidR="005D4351" w:rsidRPr="005424B9" w14:paraId="3995ED29" w14:textId="77777777" w:rsidTr="20DCA94D">
        <w:trPr>
          <w:cantSplit/>
          <w:tblHeader/>
        </w:trPr>
        <w:tc>
          <w:tcPr>
            <w:tcW w:w="1417" w:type="dxa"/>
            <w:shd w:val="clear" w:color="auto" w:fill="000000" w:themeFill="text1"/>
          </w:tcPr>
          <w:p w14:paraId="1B666AF0" w14:textId="77777777" w:rsidR="005D4351" w:rsidRPr="005424B9" w:rsidRDefault="005D4351" w:rsidP="00EE5403">
            <w:pPr>
              <w:pStyle w:val="TableText10HeaderCenter"/>
              <w:rPr>
                <w:rFonts w:ascii="Calibri" w:hAnsi="Calibri" w:cs="Calibri"/>
                <w:b w:val="0"/>
                <w:szCs w:val="20"/>
              </w:rPr>
            </w:pPr>
            <w:r w:rsidRPr="005424B9">
              <w:rPr>
                <w:rFonts w:ascii="Calibri" w:hAnsi="Calibri" w:cs="Calibri"/>
                <w:szCs w:val="20"/>
              </w:rPr>
              <w:t>Field</w:t>
            </w:r>
          </w:p>
        </w:tc>
        <w:tc>
          <w:tcPr>
            <w:tcW w:w="1224" w:type="dxa"/>
            <w:shd w:val="clear" w:color="auto" w:fill="000000" w:themeFill="text1"/>
          </w:tcPr>
          <w:p w14:paraId="4321295E" w14:textId="77777777" w:rsidR="005D4351" w:rsidRPr="005424B9" w:rsidRDefault="005D4351" w:rsidP="00EE5403">
            <w:pPr>
              <w:pStyle w:val="TableText10HeaderCenter"/>
              <w:rPr>
                <w:rFonts w:ascii="Calibri" w:hAnsi="Calibri" w:cs="Calibri"/>
                <w:b w:val="0"/>
                <w:szCs w:val="20"/>
              </w:rPr>
            </w:pPr>
            <w:r w:rsidRPr="005424B9">
              <w:rPr>
                <w:rFonts w:ascii="Calibri" w:hAnsi="Calibri" w:cs="Calibri"/>
                <w:szCs w:val="20"/>
              </w:rPr>
              <w:t>Type</w:t>
            </w:r>
          </w:p>
        </w:tc>
        <w:tc>
          <w:tcPr>
            <w:tcW w:w="6809" w:type="dxa"/>
            <w:shd w:val="clear" w:color="auto" w:fill="000000" w:themeFill="text1"/>
          </w:tcPr>
          <w:p w14:paraId="6A3CCD1E" w14:textId="77777777" w:rsidR="005D4351" w:rsidRPr="005424B9" w:rsidRDefault="005D4351" w:rsidP="00EE5403">
            <w:pPr>
              <w:pStyle w:val="TableText10HeaderCenter"/>
              <w:rPr>
                <w:rFonts w:ascii="Calibri" w:hAnsi="Calibri" w:cs="Calibri"/>
                <w:b w:val="0"/>
                <w:szCs w:val="20"/>
              </w:rPr>
            </w:pPr>
            <w:r w:rsidRPr="005424B9">
              <w:rPr>
                <w:rFonts w:ascii="Calibri" w:hAnsi="Calibri" w:cs="Calibri"/>
                <w:szCs w:val="20"/>
              </w:rPr>
              <w:t>Description</w:t>
            </w:r>
          </w:p>
        </w:tc>
      </w:tr>
      <w:tr w:rsidR="005D4351" w:rsidRPr="005424B9" w14:paraId="331B7E34"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17" w:type="dxa"/>
            <w:tcBorders>
              <w:top w:val="single" w:sz="4" w:space="0" w:color="auto"/>
              <w:left w:val="single" w:sz="4" w:space="0" w:color="auto"/>
              <w:bottom w:val="single" w:sz="4" w:space="0" w:color="auto"/>
              <w:right w:val="single" w:sz="4" w:space="0" w:color="auto"/>
            </w:tcBorders>
          </w:tcPr>
          <w:p w14:paraId="47B82200"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field</w:t>
            </w:r>
          </w:p>
        </w:tc>
        <w:tc>
          <w:tcPr>
            <w:tcW w:w="1224" w:type="dxa"/>
            <w:tcBorders>
              <w:top w:val="single" w:sz="4" w:space="0" w:color="auto"/>
              <w:left w:val="single" w:sz="4" w:space="0" w:color="auto"/>
              <w:bottom w:val="single" w:sz="4" w:space="0" w:color="auto"/>
              <w:right w:val="single" w:sz="4" w:space="0" w:color="auto"/>
            </w:tcBorders>
          </w:tcPr>
          <w:p w14:paraId="7DFD273F"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String</w:t>
            </w:r>
          </w:p>
        </w:tc>
        <w:tc>
          <w:tcPr>
            <w:tcW w:w="6809" w:type="dxa"/>
            <w:tcBorders>
              <w:top w:val="single" w:sz="4" w:space="0" w:color="auto"/>
              <w:left w:val="single" w:sz="4" w:space="0" w:color="auto"/>
              <w:bottom w:val="single" w:sz="4" w:space="0" w:color="auto"/>
              <w:right w:val="single" w:sz="4" w:space="0" w:color="auto"/>
            </w:tcBorders>
          </w:tcPr>
          <w:p w14:paraId="73D7A680" w14:textId="419EBE55" w:rsidR="005D4351" w:rsidRPr="00103958" w:rsidRDefault="47C34320" w:rsidP="20DCA94D">
            <w:pPr>
              <w:pStyle w:val="TableText10"/>
              <w:rPr>
                <w:rFonts w:ascii="Calibri" w:eastAsiaTheme="minorEastAsia" w:hAnsi="Calibri" w:cs="Calibri"/>
              </w:rPr>
            </w:pPr>
            <w:r w:rsidRPr="20DCA94D">
              <w:rPr>
                <w:rFonts w:ascii="Calibri" w:hAnsi="Calibri" w:cs="Calibri"/>
                <w:color w:val="000000" w:themeColor="text1"/>
              </w:rPr>
              <w:t xml:space="preserve">JSON path of the invalid field (e.g. </w:t>
            </w:r>
            <w:r w:rsidR="26423FF1" w:rsidRPr="20DCA94D">
              <w:rPr>
                <w:rFonts w:ascii="Calibri" w:hAnsi="Calibri" w:cs="Calibri"/>
                <w:color w:val="000000" w:themeColor="text1"/>
              </w:rPr>
              <w:t>r</w:t>
            </w:r>
            <w:r w:rsidRPr="20DCA94D">
              <w:rPr>
                <w:rFonts w:ascii="Calibri" w:hAnsi="Calibri" w:cs="Calibri"/>
                <w:color w:val="000000" w:themeColor="text1"/>
              </w:rPr>
              <w:t>equests[0].firstName)</w:t>
            </w:r>
          </w:p>
        </w:tc>
      </w:tr>
      <w:tr w:rsidR="005D4351" w:rsidRPr="005424B9" w14:paraId="414EAD4F"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17" w:type="dxa"/>
            <w:tcBorders>
              <w:top w:val="single" w:sz="4" w:space="0" w:color="auto"/>
              <w:left w:val="single" w:sz="4" w:space="0" w:color="auto"/>
              <w:bottom w:val="single" w:sz="4" w:space="0" w:color="auto"/>
              <w:right w:val="single" w:sz="4" w:space="0" w:color="auto"/>
            </w:tcBorders>
          </w:tcPr>
          <w:p w14:paraId="40C5548D"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code</w:t>
            </w:r>
          </w:p>
        </w:tc>
        <w:tc>
          <w:tcPr>
            <w:tcW w:w="1224" w:type="dxa"/>
            <w:tcBorders>
              <w:top w:val="single" w:sz="4" w:space="0" w:color="auto"/>
              <w:left w:val="single" w:sz="4" w:space="0" w:color="auto"/>
              <w:bottom w:val="single" w:sz="4" w:space="0" w:color="auto"/>
              <w:right w:val="single" w:sz="4" w:space="0" w:color="auto"/>
            </w:tcBorders>
          </w:tcPr>
          <w:p w14:paraId="6D497FE2"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String</w:t>
            </w:r>
          </w:p>
        </w:tc>
        <w:tc>
          <w:tcPr>
            <w:tcW w:w="6809" w:type="dxa"/>
            <w:tcBorders>
              <w:top w:val="single" w:sz="4" w:space="0" w:color="auto"/>
              <w:left w:val="single" w:sz="4" w:space="0" w:color="auto"/>
              <w:bottom w:val="single" w:sz="4" w:space="0" w:color="auto"/>
              <w:right w:val="single" w:sz="4" w:space="0" w:color="auto"/>
            </w:tcBorders>
          </w:tcPr>
          <w:p w14:paraId="37BBF910"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Validation rule code that was violated (e.g. Text, Required, Format)</w:t>
            </w:r>
          </w:p>
        </w:tc>
      </w:tr>
      <w:tr w:rsidR="005D4351" w:rsidRPr="005424B9" w14:paraId="2312A0DF"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17" w:type="dxa"/>
            <w:tcBorders>
              <w:top w:val="single" w:sz="4" w:space="0" w:color="auto"/>
              <w:left w:val="single" w:sz="4" w:space="0" w:color="auto"/>
              <w:bottom w:val="single" w:sz="4" w:space="0" w:color="auto"/>
              <w:right w:val="single" w:sz="4" w:space="0" w:color="auto"/>
            </w:tcBorders>
          </w:tcPr>
          <w:p w14:paraId="025B8905"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message</w:t>
            </w:r>
          </w:p>
        </w:tc>
        <w:tc>
          <w:tcPr>
            <w:tcW w:w="1224" w:type="dxa"/>
            <w:tcBorders>
              <w:top w:val="single" w:sz="4" w:space="0" w:color="auto"/>
              <w:left w:val="single" w:sz="4" w:space="0" w:color="auto"/>
              <w:bottom w:val="single" w:sz="4" w:space="0" w:color="auto"/>
              <w:right w:val="single" w:sz="4" w:space="0" w:color="auto"/>
            </w:tcBorders>
          </w:tcPr>
          <w:p w14:paraId="0CA425B7"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String</w:t>
            </w:r>
          </w:p>
        </w:tc>
        <w:tc>
          <w:tcPr>
            <w:tcW w:w="6809" w:type="dxa"/>
            <w:tcBorders>
              <w:top w:val="single" w:sz="4" w:space="0" w:color="auto"/>
              <w:left w:val="single" w:sz="4" w:space="0" w:color="auto"/>
              <w:bottom w:val="single" w:sz="4" w:space="0" w:color="auto"/>
              <w:right w:val="single" w:sz="4" w:space="0" w:color="auto"/>
            </w:tcBorders>
          </w:tcPr>
          <w:p w14:paraId="104786FF" w14:textId="77777777" w:rsidR="005D4351" w:rsidRPr="005424B9" w:rsidRDefault="005D4351" w:rsidP="00EE5403">
            <w:pPr>
              <w:pStyle w:val="TableText10"/>
              <w:rPr>
                <w:rFonts w:ascii="Calibri" w:eastAsiaTheme="minorHAnsi" w:hAnsi="Calibri" w:cs="Calibri"/>
                <w:szCs w:val="20"/>
              </w:rPr>
            </w:pPr>
            <w:r w:rsidRPr="005424B9">
              <w:rPr>
                <w:rFonts w:ascii="Calibri" w:hAnsi="Calibri" w:cs="Calibri"/>
                <w:color w:val="000000"/>
                <w:szCs w:val="20"/>
              </w:rPr>
              <w:t>Human-readable description of the validation failure</w:t>
            </w:r>
          </w:p>
        </w:tc>
      </w:tr>
      <w:tr w:rsidR="00AA2EE1" w:rsidRPr="005424B9" w14:paraId="26E6A66D"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417" w:type="dxa"/>
            <w:tcBorders>
              <w:top w:val="single" w:sz="4" w:space="0" w:color="auto"/>
              <w:left w:val="single" w:sz="4" w:space="0" w:color="auto"/>
              <w:bottom w:val="single" w:sz="4" w:space="0" w:color="auto"/>
              <w:right w:val="single" w:sz="4" w:space="0" w:color="auto"/>
            </w:tcBorders>
          </w:tcPr>
          <w:p w14:paraId="24EFB668" w14:textId="25E75B6E" w:rsidR="00AA2EE1" w:rsidRPr="005424B9" w:rsidRDefault="00AA2EE1"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source</w:t>
            </w:r>
          </w:p>
        </w:tc>
        <w:tc>
          <w:tcPr>
            <w:tcW w:w="1224" w:type="dxa"/>
            <w:tcBorders>
              <w:top w:val="single" w:sz="4" w:space="0" w:color="auto"/>
              <w:left w:val="single" w:sz="4" w:space="0" w:color="auto"/>
              <w:bottom w:val="single" w:sz="4" w:space="0" w:color="auto"/>
              <w:right w:val="single" w:sz="4" w:space="0" w:color="auto"/>
            </w:tcBorders>
          </w:tcPr>
          <w:p w14:paraId="1B357CB0" w14:textId="37AB4269" w:rsidR="00AA2EE1" w:rsidRPr="005424B9" w:rsidRDefault="00AA2EE1"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String</w:t>
            </w:r>
          </w:p>
        </w:tc>
        <w:tc>
          <w:tcPr>
            <w:tcW w:w="6809" w:type="dxa"/>
            <w:tcBorders>
              <w:top w:val="single" w:sz="4" w:space="0" w:color="auto"/>
              <w:left w:val="single" w:sz="4" w:space="0" w:color="auto"/>
              <w:bottom w:val="single" w:sz="4" w:space="0" w:color="auto"/>
              <w:right w:val="single" w:sz="4" w:space="0" w:color="auto"/>
            </w:tcBorders>
          </w:tcPr>
          <w:p w14:paraId="29B86389" w14:textId="77777777" w:rsidR="009E6218" w:rsidRPr="008E69F0" w:rsidRDefault="009E6218" w:rsidP="009E6218">
            <w:pPr>
              <w:pStyle w:val="TableText10"/>
              <w:rPr>
                <w:rFonts w:ascii="Calibri" w:eastAsia="Calibri" w:hAnsi="Calibri" w:cs="Calibri"/>
                <w:color w:val="000000" w:themeColor="text1"/>
              </w:rPr>
            </w:pPr>
            <w:r w:rsidRPr="1ADA0C79">
              <w:rPr>
                <w:rFonts w:ascii="Calibri" w:eastAsia="Calibri" w:hAnsi="Calibri" w:cs="Calibri"/>
                <w:color w:val="000000" w:themeColor="text1"/>
                <w:lang w:val="en-GB"/>
              </w:rPr>
              <w:t>Source System</w:t>
            </w:r>
            <w:r>
              <w:rPr>
                <w:rFonts w:ascii="Calibri" w:eastAsia="Calibri" w:hAnsi="Calibri" w:cs="Calibri"/>
                <w:color w:val="000000" w:themeColor="text1"/>
                <w:lang w:val="en-GB"/>
              </w:rPr>
              <w:t xml:space="preserve">: </w:t>
            </w:r>
            <w:r w:rsidRPr="00D40269">
              <w:rPr>
                <w:rFonts w:ascii="Calibri" w:eastAsia="Calibri" w:hAnsi="Calibri" w:cs="Calibri"/>
                <w:color w:val="000000" w:themeColor="text1"/>
              </w:rPr>
              <w:t>The system that MWRP received this data from (could be "MWRP" if the data was uploaded to MWRP)</w:t>
            </w:r>
            <w:r>
              <w:rPr>
                <w:rFonts w:ascii="Calibri" w:eastAsia="Calibri" w:hAnsi="Calibri" w:cs="Calibri"/>
                <w:color w:val="000000" w:themeColor="text1"/>
              </w:rPr>
              <w:t>.</w:t>
            </w:r>
            <w:r w:rsidRPr="1ADA0C79">
              <w:rPr>
                <w:rFonts w:ascii="Calibri" w:eastAsia="Calibri" w:hAnsi="Calibri" w:cs="Calibri"/>
                <w:color w:val="000000" w:themeColor="text1"/>
                <w:lang w:val="en-GB"/>
              </w:rPr>
              <w:t xml:space="preserve"> </w:t>
            </w:r>
          </w:p>
          <w:p w14:paraId="6DFD3BA9" w14:textId="12852F05" w:rsidR="00AA2EE1" w:rsidRPr="005424B9" w:rsidDel="1047C4CE" w:rsidRDefault="00AA2EE1"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Eg: VaCMS</w:t>
            </w:r>
          </w:p>
        </w:tc>
      </w:tr>
      <w:tr w:rsidR="00AA2EE1" w:rsidRPr="005424B9" w14:paraId="79BA79E2"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417" w:type="dxa"/>
            <w:tcBorders>
              <w:top w:val="single" w:sz="4" w:space="0" w:color="auto"/>
              <w:left w:val="single" w:sz="4" w:space="0" w:color="auto"/>
              <w:bottom w:val="single" w:sz="4" w:space="0" w:color="auto"/>
              <w:right w:val="single" w:sz="4" w:space="0" w:color="auto"/>
            </w:tcBorders>
          </w:tcPr>
          <w:p w14:paraId="798B69F4" w14:textId="592FB50B" w:rsidR="00AA2EE1" w:rsidRPr="005424B9" w:rsidRDefault="00350920"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updateSw</w:t>
            </w:r>
          </w:p>
        </w:tc>
        <w:tc>
          <w:tcPr>
            <w:tcW w:w="1224" w:type="dxa"/>
            <w:tcBorders>
              <w:top w:val="single" w:sz="4" w:space="0" w:color="auto"/>
              <w:left w:val="single" w:sz="4" w:space="0" w:color="auto"/>
              <w:bottom w:val="single" w:sz="4" w:space="0" w:color="auto"/>
              <w:right w:val="single" w:sz="4" w:space="0" w:color="auto"/>
            </w:tcBorders>
          </w:tcPr>
          <w:p w14:paraId="746CA4FB" w14:textId="5E8DEEB1" w:rsidR="00AA2EE1" w:rsidRPr="005424B9" w:rsidRDefault="00AA2EE1" w:rsidP="00EE5403">
            <w:pPr>
              <w:pStyle w:val="TableText10"/>
              <w:rPr>
                <w:rFonts w:ascii="Calibri" w:hAnsi="Calibri" w:cs="Calibri"/>
                <w:color w:val="000000" w:themeColor="text1"/>
                <w:szCs w:val="20"/>
              </w:rPr>
            </w:pPr>
            <w:r w:rsidRPr="005424B9">
              <w:rPr>
                <w:rFonts w:ascii="Calibri" w:hAnsi="Calibri" w:cs="Calibri"/>
                <w:color w:val="000000" w:themeColor="text1"/>
                <w:szCs w:val="20"/>
              </w:rPr>
              <w:t>String</w:t>
            </w:r>
          </w:p>
        </w:tc>
        <w:tc>
          <w:tcPr>
            <w:tcW w:w="6809" w:type="dxa"/>
            <w:tcBorders>
              <w:top w:val="single" w:sz="4" w:space="0" w:color="auto"/>
              <w:left w:val="single" w:sz="4" w:space="0" w:color="auto"/>
              <w:bottom w:val="single" w:sz="4" w:space="0" w:color="auto"/>
              <w:right w:val="single" w:sz="4" w:space="0" w:color="auto"/>
            </w:tcBorders>
          </w:tcPr>
          <w:p w14:paraId="022B6849" w14:textId="77777777" w:rsidR="00CC4C03" w:rsidRDefault="00CC4C03" w:rsidP="00CC4C03">
            <w:pPr>
              <w:pStyle w:val="TableText10"/>
              <w:rPr>
                <w:rFonts w:ascii="Calibri" w:eastAsia="Calibri" w:hAnsi="Calibri" w:cs="Calibri"/>
                <w:color w:val="000000" w:themeColor="text1"/>
              </w:rPr>
            </w:pPr>
            <w:r w:rsidRPr="0012190D">
              <w:rPr>
                <w:rFonts w:ascii="Calibri" w:eastAsia="Calibri" w:hAnsi="Calibri" w:cs="Calibri"/>
                <w:color w:val="000000" w:themeColor="text1"/>
              </w:rPr>
              <w:t xml:space="preserve">Indicates whether source-system data was updated within MWRP </w:t>
            </w:r>
          </w:p>
          <w:p w14:paraId="07022E64" w14:textId="179785E6" w:rsidR="00AA2EE1" w:rsidRPr="005424B9" w:rsidDel="1047C4CE" w:rsidRDefault="00CC4C03" w:rsidP="00EE5403">
            <w:pPr>
              <w:pStyle w:val="TableText10"/>
              <w:rPr>
                <w:rFonts w:ascii="Calibri" w:hAnsi="Calibri" w:cs="Calibri"/>
                <w:color w:val="000000" w:themeColor="text1"/>
                <w:szCs w:val="20"/>
              </w:rPr>
            </w:pPr>
            <w:r w:rsidRPr="0012190D">
              <w:rPr>
                <w:rFonts w:ascii="Calibri" w:eastAsia="Calibri" w:hAnsi="Calibri" w:cs="Calibri"/>
                <w:color w:val="000000" w:themeColor="text1"/>
              </w:rPr>
              <w:t>E.g.: 'Yes'/'No'</w:t>
            </w:r>
          </w:p>
        </w:tc>
      </w:tr>
    </w:tbl>
    <w:p w14:paraId="79C78706" w14:textId="77777777" w:rsidR="005D4351" w:rsidRPr="005424B9" w:rsidRDefault="005D4351" w:rsidP="008661F6">
      <w:pPr>
        <w:pStyle w:val="ListParagraph"/>
        <w:spacing w:line="240" w:lineRule="auto"/>
        <w:ind w:left="0" w:right="162"/>
        <w:rPr>
          <w:rFonts w:ascii="Calibri" w:hAnsi="Calibri" w:cs="Calibri"/>
          <w:sz w:val="20"/>
          <w:szCs w:val="20"/>
        </w:rPr>
      </w:pPr>
    </w:p>
    <w:p w14:paraId="002ADE05" w14:textId="77777777" w:rsidR="00223731" w:rsidRPr="005424B9" w:rsidRDefault="00223731" w:rsidP="008661F6">
      <w:pPr>
        <w:pStyle w:val="ListParagraph"/>
        <w:spacing w:line="240" w:lineRule="auto"/>
        <w:ind w:left="0" w:right="162"/>
        <w:rPr>
          <w:rFonts w:ascii="Calibri" w:hAnsi="Calibri" w:cs="Calibri"/>
          <w:sz w:val="20"/>
          <w:szCs w:val="20"/>
        </w:rPr>
      </w:pPr>
    </w:p>
    <w:p w14:paraId="1DD66820" w14:textId="339F055F" w:rsidR="00223731" w:rsidRPr="005424B9" w:rsidDel="0039222E" w:rsidRDefault="00223731" w:rsidP="008661F6">
      <w:pPr>
        <w:pStyle w:val="ListParagraph"/>
        <w:spacing w:line="240" w:lineRule="auto"/>
        <w:ind w:left="0" w:right="162"/>
        <w:rPr>
          <w:rFonts w:ascii="Calibri" w:hAnsi="Calibri" w:cs="Calibri"/>
          <w:sz w:val="20"/>
          <w:szCs w:val="20"/>
        </w:rPr>
      </w:pPr>
    </w:p>
    <w:p w14:paraId="5401961B" w14:textId="769DEB05" w:rsidR="00791A93" w:rsidRPr="005424B9" w:rsidDel="0039222E" w:rsidRDefault="00791A93" w:rsidP="008661F6">
      <w:pPr>
        <w:rPr>
          <w:rFonts w:ascii="Calibri" w:hAnsi="Calibri" w:cs="Calibri"/>
          <w:sz w:val="20"/>
          <w:szCs w:val="20"/>
        </w:rPr>
      </w:pPr>
    </w:p>
    <w:p w14:paraId="741AF8CE" w14:textId="77777777" w:rsidR="00673D4B" w:rsidRPr="005424B9" w:rsidRDefault="00673D4B" w:rsidP="00673D4B">
      <w:pPr>
        <w:pStyle w:val="ListParagraph"/>
        <w:spacing w:after="0" w:line="240" w:lineRule="auto"/>
        <w:ind w:left="1800" w:right="162"/>
        <w:rPr>
          <w:rFonts w:ascii="Calibri" w:hAnsi="Calibri" w:cs="Calibri"/>
          <w:sz w:val="20"/>
          <w:szCs w:val="20"/>
        </w:rPr>
      </w:pPr>
    </w:p>
    <w:p w14:paraId="2BD0ED66" w14:textId="77777777" w:rsidR="00302FE7" w:rsidRPr="005424B9" w:rsidRDefault="00302FE7" w:rsidP="00605064">
      <w:pPr>
        <w:rPr>
          <w:rFonts w:ascii="Calibri" w:hAnsi="Calibri" w:cs="Calibri"/>
          <w:sz w:val="20"/>
          <w:szCs w:val="20"/>
        </w:rPr>
      </w:pPr>
    </w:p>
    <w:p w14:paraId="27D8C1C0" w14:textId="77777777" w:rsidR="00302FE7" w:rsidRPr="005424B9" w:rsidRDefault="00302FE7" w:rsidP="00673D4B">
      <w:pPr>
        <w:pStyle w:val="ListParagraph"/>
        <w:spacing w:after="0" w:line="240" w:lineRule="auto"/>
        <w:ind w:left="1800" w:right="162"/>
        <w:rPr>
          <w:rFonts w:ascii="Calibri" w:hAnsi="Calibri" w:cs="Calibri"/>
          <w:sz w:val="20"/>
          <w:szCs w:val="20"/>
        </w:rPr>
      </w:pPr>
    </w:p>
    <w:p w14:paraId="168E15B2" w14:textId="1B1BC629" w:rsidR="00673D4B" w:rsidRPr="00605064" w:rsidRDefault="00CC1411" w:rsidP="00605064">
      <w:pPr>
        <w:ind w:right="162"/>
        <w:rPr>
          <w:rFonts w:ascii="Calibri" w:hAnsi="Calibri" w:cs="Calibri"/>
          <w:b/>
          <w:sz w:val="20"/>
          <w:szCs w:val="20"/>
        </w:rPr>
      </w:pPr>
      <w:r w:rsidRPr="00605064">
        <w:rPr>
          <w:rFonts w:ascii="Calibri" w:eastAsiaTheme="minorEastAsia" w:hAnsi="Calibri" w:cs="Calibri"/>
          <w:b/>
          <w:sz w:val="20"/>
          <w:szCs w:val="20"/>
        </w:rPr>
        <w:t>HTTP Status Codes</w:t>
      </w:r>
      <w:r w:rsidR="003A6B5F" w:rsidRPr="005424B9">
        <w:rPr>
          <w:rFonts w:ascii="Calibri" w:hAnsi="Calibri" w:cs="Calibri"/>
          <w:b/>
          <w:bCs/>
          <w:sz w:val="20"/>
          <w:szCs w:val="20"/>
        </w:rPr>
        <w:t xml:space="preserve"> from </w:t>
      </w:r>
      <w:r w:rsidR="007971BC" w:rsidRPr="005424B9">
        <w:rPr>
          <w:rFonts w:ascii="Calibri" w:hAnsi="Calibri" w:cs="Calibri"/>
          <w:b/>
          <w:bCs/>
          <w:sz w:val="20"/>
          <w:szCs w:val="20"/>
        </w:rPr>
        <w:t>EDWS</w:t>
      </w:r>
      <w:r w:rsidR="003A6B5F" w:rsidRPr="005424B9">
        <w:rPr>
          <w:rFonts w:ascii="Calibri" w:hAnsi="Calibri" w:cs="Calibri"/>
          <w:b/>
          <w:bCs/>
          <w:sz w:val="20"/>
          <w:szCs w:val="20"/>
        </w:rPr>
        <w:t>:</w:t>
      </w:r>
    </w:p>
    <w:p w14:paraId="06858FCB" w14:textId="77777777" w:rsidR="00CC1411" w:rsidRPr="005424B9" w:rsidRDefault="00CC1411" w:rsidP="00673D4B">
      <w:pPr>
        <w:pStyle w:val="ListParagraph"/>
        <w:spacing w:after="0" w:line="240" w:lineRule="auto"/>
        <w:ind w:left="1800" w:right="162"/>
        <w:rPr>
          <w:rFonts w:ascii="Calibri" w:hAnsi="Calibri" w:cs="Calibri"/>
          <w:sz w:val="20"/>
          <w:szCs w:val="20"/>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63"/>
        <w:gridCol w:w="2269"/>
        <w:gridCol w:w="3962"/>
      </w:tblGrid>
      <w:tr w:rsidR="00CC1411" w:rsidRPr="005424B9" w14:paraId="1680BF27" w14:textId="77777777" w:rsidTr="20DCA94D">
        <w:trPr>
          <w:cantSplit/>
          <w:tblHeader/>
        </w:trPr>
        <w:tc>
          <w:tcPr>
            <w:tcW w:w="3156" w:type="dxa"/>
            <w:shd w:val="clear" w:color="auto" w:fill="000000" w:themeFill="text1"/>
          </w:tcPr>
          <w:p w14:paraId="3D7F41B5" w14:textId="48C6211C" w:rsidR="00CC1411" w:rsidRPr="005424B9" w:rsidRDefault="00CC1411">
            <w:pPr>
              <w:pStyle w:val="TableText10HeaderCenter"/>
              <w:rPr>
                <w:rFonts w:ascii="Calibri" w:hAnsi="Calibri" w:cs="Calibri"/>
                <w:b w:val="0"/>
                <w:szCs w:val="20"/>
              </w:rPr>
            </w:pPr>
            <w:r w:rsidRPr="005424B9">
              <w:rPr>
                <w:rFonts w:ascii="Calibri" w:hAnsi="Calibri" w:cs="Calibri"/>
                <w:szCs w:val="20"/>
              </w:rPr>
              <w:t>HTTP Code</w:t>
            </w:r>
          </w:p>
        </w:tc>
        <w:tc>
          <w:tcPr>
            <w:tcW w:w="2332" w:type="dxa"/>
            <w:gridSpan w:val="2"/>
            <w:shd w:val="clear" w:color="auto" w:fill="000000" w:themeFill="text1"/>
          </w:tcPr>
          <w:p w14:paraId="560885CF" w14:textId="1DC69F82" w:rsidR="00CC1411" w:rsidRPr="005424B9" w:rsidRDefault="00CC1411">
            <w:pPr>
              <w:pStyle w:val="TableText10HeaderCenter"/>
              <w:rPr>
                <w:rFonts w:ascii="Calibri" w:hAnsi="Calibri" w:cs="Calibri"/>
                <w:b w:val="0"/>
                <w:szCs w:val="20"/>
              </w:rPr>
            </w:pPr>
            <w:r w:rsidRPr="005424B9">
              <w:rPr>
                <w:rFonts w:ascii="Calibri" w:hAnsi="Calibri" w:cs="Calibri"/>
                <w:szCs w:val="20"/>
              </w:rPr>
              <w:t>Scenario</w:t>
            </w:r>
          </w:p>
        </w:tc>
        <w:tc>
          <w:tcPr>
            <w:tcW w:w="3962" w:type="dxa"/>
            <w:shd w:val="clear" w:color="auto" w:fill="000000" w:themeFill="text1"/>
          </w:tcPr>
          <w:p w14:paraId="200233DD" w14:textId="535AE59B" w:rsidR="00CC1411" w:rsidRPr="005424B9" w:rsidRDefault="00CC1411">
            <w:pPr>
              <w:pStyle w:val="TableText10HeaderCenter"/>
              <w:rPr>
                <w:rFonts w:ascii="Calibri" w:hAnsi="Calibri" w:cs="Calibri"/>
                <w:szCs w:val="20"/>
              </w:rPr>
            </w:pPr>
            <w:r w:rsidRPr="005424B9">
              <w:rPr>
                <w:rFonts w:ascii="Calibri" w:hAnsi="Calibri" w:cs="Calibri"/>
                <w:szCs w:val="20"/>
              </w:rPr>
              <w:t>Triggered By</w:t>
            </w:r>
          </w:p>
        </w:tc>
      </w:tr>
      <w:tr w:rsidR="00CC1411" w:rsidRPr="005424B9" w14:paraId="3A13872D"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6431F622" w14:textId="14839CD2"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200 OK</w:t>
            </w:r>
          </w:p>
        </w:tc>
        <w:tc>
          <w:tcPr>
            <w:tcW w:w="2269" w:type="dxa"/>
            <w:tcBorders>
              <w:top w:val="single" w:sz="4" w:space="0" w:color="auto"/>
              <w:left w:val="single" w:sz="4" w:space="0" w:color="auto"/>
              <w:bottom w:val="single" w:sz="4" w:space="0" w:color="auto"/>
              <w:right w:val="single" w:sz="4" w:space="0" w:color="auto"/>
            </w:tcBorders>
          </w:tcPr>
          <w:p w14:paraId="6BBC74AE" w14:textId="31F6CD6E"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Request accepted and acknowledged</w:t>
            </w:r>
          </w:p>
        </w:tc>
        <w:tc>
          <w:tcPr>
            <w:tcW w:w="3962" w:type="dxa"/>
            <w:tcBorders>
              <w:top w:val="single" w:sz="4" w:space="0" w:color="auto"/>
              <w:left w:val="single" w:sz="4" w:space="0" w:color="auto"/>
              <w:bottom w:val="single" w:sz="4" w:space="0" w:color="auto"/>
              <w:right w:val="single" w:sz="4" w:space="0" w:color="auto"/>
            </w:tcBorders>
          </w:tcPr>
          <w:p w14:paraId="37D51A7E" w14:textId="70C486F5" w:rsidR="00CC1411" w:rsidRPr="005424B9" w:rsidRDefault="50EE6A12" w:rsidP="20DCA94D">
            <w:pPr>
              <w:pStyle w:val="TableText10"/>
              <w:rPr>
                <w:rFonts w:ascii="Calibri" w:eastAsiaTheme="minorEastAsia" w:hAnsi="Calibri" w:cs="Calibri"/>
                <w:szCs w:val="20"/>
                <w:lang w:val="en-GB"/>
              </w:rPr>
            </w:pPr>
            <w:r w:rsidRPr="005424B9">
              <w:rPr>
                <w:rFonts w:ascii="Calibri" w:eastAsiaTheme="minorEastAsia" w:hAnsi="Calibri" w:cs="Calibri"/>
                <w:szCs w:val="20"/>
                <w:lang w:val="en-GB"/>
              </w:rPr>
              <w:t xml:space="preserve">Successful </w:t>
            </w:r>
            <w:r w:rsidR="212BBD89" w:rsidRPr="005424B9">
              <w:rPr>
                <w:rFonts w:ascii="Calibri" w:eastAsiaTheme="minorEastAsia" w:hAnsi="Calibri" w:cs="Calibri"/>
                <w:szCs w:val="20"/>
                <w:lang w:val="en-GB"/>
              </w:rPr>
              <w:t>MWRP</w:t>
            </w:r>
            <w:r w:rsidRPr="005424B9">
              <w:rPr>
                <w:rFonts w:ascii="Calibri" w:eastAsiaTheme="minorEastAsia" w:hAnsi="Calibri" w:cs="Calibri"/>
                <w:szCs w:val="20"/>
                <w:lang w:val="en-GB"/>
              </w:rPr>
              <w:t xml:space="preserve"> submission</w:t>
            </w:r>
          </w:p>
        </w:tc>
      </w:tr>
      <w:tr w:rsidR="00CC1411" w:rsidRPr="005424B9" w14:paraId="72A466A6"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2519E80A" w14:textId="2C5D3949"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400 Bad Request</w:t>
            </w:r>
          </w:p>
        </w:tc>
        <w:tc>
          <w:tcPr>
            <w:tcW w:w="2269" w:type="dxa"/>
            <w:tcBorders>
              <w:top w:val="single" w:sz="4" w:space="0" w:color="auto"/>
              <w:left w:val="single" w:sz="4" w:space="0" w:color="auto"/>
              <w:bottom w:val="single" w:sz="4" w:space="0" w:color="auto"/>
              <w:right w:val="single" w:sz="4" w:space="0" w:color="auto"/>
            </w:tcBorders>
          </w:tcPr>
          <w:p w14:paraId="6DE79FF9" w14:textId="0F6B8295"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Malformed JSON or missing required fields</w:t>
            </w:r>
          </w:p>
        </w:tc>
        <w:tc>
          <w:tcPr>
            <w:tcW w:w="3962" w:type="dxa"/>
            <w:tcBorders>
              <w:top w:val="single" w:sz="4" w:space="0" w:color="auto"/>
              <w:left w:val="single" w:sz="4" w:space="0" w:color="auto"/>
              <w:bottom w:val="single" w:sz="4" w:space="0" w:color="auto"/>
              <w:right w:val="single" w:sz="4" w:space="0" w:color="auto"/>
            </w:tcBorders>
          </w:tcPr>
          <w:p w14:paraId="69F0F337" w14:textId="311CFF0A" w:rsidR="00CC1411" w:rsidRPr="005424B9" w:rsidRDefault="000C5829"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MWRP</w:t>
            </w:r>
            <w:r w:rsidR="00CC1411" w:rsidRPr="005424B9">
              <w:rPr>
                <w:rFonts w:ascii="Calibri" w:eastAsiaTheme="minorHAnsi" w:hAnsi="Calibri" w:cs="Calibri"/>
                <w:szCs w:val="20"/>
                <w:lang w:val="en-GB"/>
              </w:rPr>
              <w:t xml:space="preserve"> validation failure</w:t>
            </w:r>
          </w:p>
        </w:tc>
      </w:tr>
      <w:tr w:rsidR="00CC1411" w:rsidRPr="005424B9" w14:paraId="2AC33A56"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593A4613" w14:textId="25BA4169"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401 Unauthorized</w:t>
            </w:r>
          </w:p>
        </w:tc>
        <w:tc>
          <w:tcPr>
            <w:tcW w:w="2269" w:type="dxa"/>
            <w:tcBorders>
              <w:top w:val="single" w:sz="4" w:space="0" w:color="auto"/>
              <w:left w:val="single" w:sz="4" w:space="0" w:color="auto"/>
              <w:bottom w:val="single" w:sz="4" w:space="0" w:color="auto"/>
              <w:right w:val="single" w:sz="4" w:space="0" w:color="auto"/>
            </w:tcBorders>
          </w:tcPr>
          <w:p w14:paraId="2B9F3C77" w14:textId="756C111D"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Missing or invalid authentication token</w:t>
            </w:r>
          </w:p>
        </w:tc>
        <w:tc>
          <w:tcPr>
            <w:tcW w:w="3962" w:type="dxa"/>
            <w:tcBorders>
              <w:top w:val="single" w:sz="4" w:space="0" w:color="auto"/>
              <w:left w:val="single" w:sz="4" w:space="0" w:color="auto"/>
              <w:bottom w:val="single" w:sz="4" w:space="0" w:color="auto"/>
              <w:right w:val="single" w:sz="4" w:space="0" w:color="auto"/>
            </w:tcBorders>
          </w:tcPr>
          <w:p w14:paraId="16DF7AD9" w14:textId="4A085A54"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 xml:space="preserve">VACMS or </w:t>
            </w:r>
            <w:r w:rsidR="000C5829" w:rsidRPr="005424B9">
              <w:rPr>
                <w:rFonts w:ascii="Calibri" w:eastAsiaTheme="minorHAnsi" w:hAnsi="Calibri" w:cs="Calibri"/>
                <w:szCs w:val="20"/>
                <w:lang w:val="en-GB"/>
              </w:rPr>
              <w:t>MWRP</w:t>
            </w:r>
            <w:r w:rsidRPr="005424B9">
              <w:rPr>
                <w:rFonts w:ascii="Calibri" w:eastAsiaTheme="minorHAnsi" w:hAnsi="Calibri" w:cs="Calibri"/>
                <w:szCs w:val="20"/>
                <w:lang w:val="en-GB"/>
              </w:rPr>
              <w:t xml:space="preserve"> did not authenticate</w:t>
            </w:r>
          </w:p>
        </w:tc>
      </w:tr>
      <w:tr w:rsidR="00CC1411" w:rsidRPr="005424B9" w14:paraId="2A218498"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1872CE4E" w14:textId="2B1DAA4E"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403 Forbidden</w:t>
            </w:r>
          </w:p>
        </w:tc>
        <w:tc>
          <w:tcPr>
            <w:tcW w:w="2269" w:type="dxa"/>
            <w:tcBorders>
              <w:top w:val="single" w:sz="4" w:space="0" w:color="auto"/>
              <w:left w:val="single" w:sz="4" w:space="0" w:color="auto"/>
              <w:bottom w:val="single" w:sz="4" w:space="0" w:color="auto"/>
              <w:right w:val="single" w:sz="4" w:space="0" w:color="auto"/>
            </w:tcBorders>
          </w:tcPr>
          <w:p w14:paraId="07615444" w14:textId="2C1B3E9D"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Authenticated but lacking permission</w:t>
            </w:r>
          </w:p>
        </w:tc>
        <w:tc>
          <w:tcPr>
            <w:tcW w:w="3962" w:type="dxa"/>
            <w:tcBorders>
              <w:top w:val="single" w:sz="4" w:space="0" w:color="auto"/>
              <w:left w:val="single" w:sz="4" w:space="0" w:color="auto"/>
              <w:bottom w:val="single" w:sz="4" w:space="0" w:color="auto"/>
              <w:right w:val="single" w:sz="4" w:space="0" w:color="auto"/>
            </w:tcBorders>
          </w:tcPr>
          <w:p w14:paraId="3BEA6495" w14:textId="2C3DE36E"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Insufficient role or scope</w:t>
            </w:r>
          </w:p>
        </w:tc>
      </w:tr>
      <w:tr w:rsidR="00CC1411" w:rsidRPr="005424B9" w14:paraId="1CF00310"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63F7A414" w14:textId="5D4AB6FF"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404 Not Found</w:t>
            </w:r>
          </w:p>
        </w:tc>
        <w:tc>
          <w:tcPr>
            <w:tcW w:w="2269" w:type="dxa"/>
            <w:tcBorders>
              <w:top w:val="single" w:sz="4" w:space="0" w:color="auto"/>
              <w:left w:val="single" w:sz="4" w:space="0" w:color="auto"/>
              <w:bottom w:val="single" w:sz="4" w:space="0" w:color="auto"/>
              <w:right w:val="single" w:sz="4" w:space="0" w:color="auto"/>
            </w:tcBorders>
          </w:tcPr>
          <w:p w14:paraId="2E5E8D53" w14:textId="165B2BC8"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Endpoint not found</w:t>
            </w:r>
          </w:p>
        </w:tc>
        <w:tc>
          <w:tcPr>
            <w:tcW w:w="3962" w:type="dxa"/>
            <w:tcBorders>
              <w:top w:val="single" w:sz="4" w:space="0" w:color="auto"/>
              <w:left w:val="single" w:sz="4" w:space="0" w:color="auto"/>
              <w:bottom w:val="single" w:sz="4" w:space="0" w:color="auto"/>
              <w:right w:val="single" w:sz="4" w:space="0" w:color="auto"/>
            </w:tcBorders>
          </w:tcPr>
          <w:p w14:paraId="7C607EDE" w14:textId="42AB54A6"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Incorrect URL path</w:t>
            </w:r>
          </w:p>
        </w:tc>
      </w:tr>
      <w:tr w:rsidR="00CC1411" w:rsidRPr="005424B9" w14:paraId="20B0D771"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5EDFB280" w14:textId="41DB3899"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422 Unprocessable Entity</w:t>
            </w:r>
          </w:p>
        </w:tc>
        <w:tc>
          <w:tcPr>
            <w:tcW w:w="2269" w:type="dxa"/>
            <w:tcBorders>
              <w:top w:val="single" w:sz="4" w:space="0" w:color="auto"/>
              <w:left w:val="single" w:sz="4" w:space="0" w:color="auto"/>
              <w:bottom w:val="single" w:sz="4" w:space="0" w:color="auto"/>
              <w:right w:val="single" w:sz="4" w:space="0" w:color="auto"/>
            </w:tcBorders>
          </w:tcPr>
          <w:p w14:paraId="46CFC1ED" w14:textId="12172CB0"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Field-level validation failure</w:t>
            </w:r>
          </w:p>
        </w:tc>
        <w:tc>
          <w:tcPr>
            <w:tcW w:w="3962" w:type="dxa"/>
            <w:tcBorders>
              <w:top w:val="single" w:sz="4" w:space="0" w:color="auto"/>
              <w:left w:val="single" w:sz="4" w:space="0" w:color="auto"/>
              <w:bottom w:val="single" w:sz="4" w:space="0" w:color="auto"/>
              <w:right w:val="single" w:sz="4" w:space="0" w:color="auto"/>
            </w:tcBorders>
          </w:tcPr>
          <w:p w14:paraId="2B4F6A61" w14:textId="28948A47" w:rsidR="00CC1411" w:rsidRPr="005424B9" w:rsidRDefault="000C5829"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MWRP</w:t>
            </w:r>
            <w:r w:rsidR="00CC1411" w:rsidRPr="005424B9">
              <w:rPr>
                <w:rFonts w:ascii="Calibri" w:eastAsiaTheme="minorHAnsi" w:hAnsi="Calibri" w:cs="Calibri"/>
                <w:szCs w:val="20"/>
                <w:lang w:val="en-GB"/>
              </w:rPr>
              <w:t xml:space="preserve"> business rule violation</w:t>
            </w:r>
          </w:p>
        </w:tc>
      </w:tr>
      <w:tr w:rsidR="00CC1411" w:rsidRPr="005424B9" w14:paraId="3E70307A"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531142DF" w14:textId="68722B51"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500 Internal Server Error</w:t>
            </w:r>
          </w:p>
        </w:tc>
        <w:tc>
          <w:tcPr>
            <w:tcW w:w="2269" w:type="dxa"/>
            <w:tcBorders>
              <w:top w:val="single" w:sz="4" w:space="0" w:color="auto"/>
              <w:left w:val="single" w:sz="4" w:space="0" w:color="auto"/>
              <w:bottom w:val="single" w:sz="4" w:space="0" w:color="auto"/>
              <w:right w:val="single" w:sz="4" w:space="0" w:color="auto"/>
            </w:tcBorders>
          </w:tcPr>
          <w:p w14:paraId="583F3E8D" w14:textId="6AFD4430"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 xml:space="preserve">Unexpected </w:t>
            </w:r>
            <w:r w:rsidR="000C5829" w:rsidRPr="005424B9">
              <w:rPr>
                <w:rFonts w:ascii="Calibri" w:eastAsiaTheme="minorHAnsi" w:hAnsi="Calibri" w:cs="Calibri"/>
                <w:szCs w:val="20"/>
                <w:lang w:val="en-GB"/>
              </w:rPr>
              <w:t>MWRP</w:t>
            </w:r>
            <w:r w:rsidRPr="005424B9">
              <w:rPr>
                <w:rFonts w:ascii="Calibri" w:eastAsiaTheme="minorHAnsi" w:hAnsi="Calibri" w:cs="Calibri"/>
                <w:szCs w:val="20"/>
                <w:lang w:val="en-GB"/>
              </w:rPr>
              <w:t xml:space="preserve"> server error</w:t>
            </w:r>
          </w:p>
        </w:tc>
        <w:tc>
          <w:tcPr>
            <w:tcW w:w="3962" w:type="dxa"/>
            <w:tcBorders>
              <w:top w:val="single" w:sz="4" w:space="0" w:color="auto"/>
              <w:left w:val="single" w:sz="4" w:space="0" w:color="auto"/>
              <w:bottom w:val="single" w:sz="4" w:space="0" w:color="auto"/>
              <w:right w:val="single" w:sz="4" w:space="0" w:color="auto"/>
            </w:tcBorders>
          </w:tcPr>
          <w:p w14:paraId="0D4F8363" w14:textId="2420EC55" w:rsidR="00CC1411" w:rsidRPr="005424B9" w:rsidRDefault="000C5829"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MWRP</w:t>
            </w:r>
            <w:r w:rsidR="00CC1411" w:rsidRPr="005424B9">
              <w:rPr>
                <w:rFonts w:ascii="Calibri" w:eastAsiaTheme="minorHAnsi" w:hAnsi="Calibri" w:cs="Calibri"/>
                <w:szCs w:val="20"/>
                <w:lang w:val="en-GB"/>
              </w:rPr>
              <w:t xml:space="preserve"> processing failure</w:t>
            </w:r>
          </w:p>
        </w:tc>
      </w:tr>
      <w:tr w:rsidR="00CC1411" w:rsidRPr="005424B9" w14:paraId="06EDEE60" w14:textId="77777777" w:rsidTr="20DCA9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19" w:type="dxa"/>
            <w:gridSpan w:val="2"/>
            <w:tcBorders>
              <w:top w:val="single" w:sz="4" w:space="0" w:color="auto"/>
              <w:left w:val="single" w:sz="4" w:space="0" w:color="auto"/>
              <w:bottom w:val="single" w:sz="4" w:space="0" w:color="auto"/>
              <w:right w:val="single" w:sz="4" w:space="0" w:color="auto"/>
            </w:tcBorders>
          </w:tcPr>
          <w:p w14:paraId="20032ACA" w14:textId="6DF39E6D"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503 Service Unavailable</w:t>
            </w:r>
          </w:p>
        </w:tc>
        <w:tc>
          <w:tcPr>
            <w:tcW w:w="2269" w:type="dxa"/>
            <w:tcBorders>
              <w:top w:val="single" w:sz="4" w:space="0" w:color="auto"/>
              <w:left w:val="single" w:sz="4" w:space="0" w:color="auto"/>
              <w:bottom w:val="single" w:sz="4" w:space="0" w:color="auto"/>
              <w:right w:val="single" w:sz="4" w:space="0" w:color="auto"/>
            </w:tcBorders>
          </w:tcPr>
          <w:p w14:paraId="348D51A3" w14:textId="7AE50707" w:rsidR="00CC1411" w:rsidRPr="005424B9" w:rsidRDefault="000C5829"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MWRP</w:t>
            </w:r>
            <w:r w:rsidR="00CC1411" w:rsidRPr="005424B9">
              <w:rPr>
                <w:rFonts w:ascii="Calibri" w:eastAsiaTheme="minorHAnsi" w:hAnsi="Calibri" w:cs="Calibri"/>
                <w:szCs w:val="20"/>
                <w:lang w:val="en-GB"/>
              </w:rPr>
              <w:t xml:space="preserve"> or downstream verifier (Truv, NSC) unavailable</w:t>
            </w:r>
          </w:p>
        </w:tc>
        <w:tc>
          <w:tcPr>
            <w:tcW w:w="3962" w:type="dxa"/>
            <w:tcBorders>
              <w:top w:val="single" w:sz="4" w:space="0" w:color="auto"/>
              <w:left w:val="single" w:sz="4" w:space="0" w:color="auto"/>
              <w:bottom w:val="single" w:sz="4" w:space="0" w:color="auto"/>
              <w:right w:val="single" w:sz="4" w:space="0" w:color="auto"/>
            </w:tcBorders>
          </w:tcPr>
          <w:p w14:paraId="2C81B448" w14:textId="605EA4CD" w:rsidR="00CC1411" w:rsidRPr="005424B9" w:rsidRDefault="00CC1411" w:rsidP="00CC1411">
            <w:pPr>
              <w:pStyle w:val="TableText10"/>
              <w:rPr>
                <w:rFonts w:ascii="Calibri" w:eastAsiaTheme="minorHAnsi" w:hAnsi="Calibri" w:cs="Calibri"/>
                <w:szCs w:val="20"/>
                <w:lang w:val="en-GB"/>
              </w:rPr>
            </w:pPr>
            <w:r w:rsidRPr="005424B9">
              <w:rPr>
                <w:rFonts w:ascii="Calibri" w:eastAsiaTheme="minorHAnsi" w:hAnsi="Calibri" w:cs="Calibri"/>
                <w:szCs w:val="20"/>
                <w:lang w:val="en-GB"/>
              </w:rPr>
              <w:t>Temporary outage</w:t>
            </w:r>
          </w:p>
        </w:tc>
      </w:tr>
    </w:tbl>
    <w:p w14:paraId="4BE321C6" w14:textId="77777777" w:rsidR="00A5585E" w:rsidRPr="005424B9" w:rsidRDefault="00A5585E" w:rsidP="00A5585E">
      <w:pPr>
        <w:rPr>
          <w:rFonts w:ascii="Calibri" w:hAnsi="Calibri" w:cs="Calibri"/>
          <w:sz w:val="20"/>
          <w:szCs w:val="20"/>
          <w:lang w:val="en-GB"/>
        </w:rPr>
      </w:pPr>
    </w:p>
    <w:p w14:paraId="31984A0F" w14:textId="77777777" w:rsidR="00A5585E" w:rsidRPr="005424B9" w:rsidRDefault="00A5585E" w:rsidP="00605064">
      <w:pPr>
        <w:rPr>
          <w:rFonts w:ascii="Calibri" w:hAnsi="Calibri" w:cs="Calibri"/>
          <w:sz w:val="20"/>
          <w:szCs w:val="20"/>
          <w:lang w:val="en-GB"/>
        </w:rPr>
      </w:pPr>
    </w:p>
    <w:p w14:paraId="48DA2782" w14:textId="77777777" w:rsidR="00A5585E" w:rsidRPr="005424B9" w:rsidRDefault="00A5585E" w:rsidP="00605064">
      <w:pPr>
        <w:pStyle w:val="Heading1"/>
        <w:spacing w:before="120" w:line="240" w:lineRule="atLeast"/>
        <w:rPr>
          <w:rFonts w:ascii="Calibri" w:hAnsi="Calibri" w:cs="Calibri"/>
          <w:color w:val="auto"/>
          <w:sz w:val="20"/>
          <w:szCs w:val="20"/>
          <w:lang w:val="en-GB"/>
        </w:rPr>
      </w:pPr>
    </w:p>
    <w:p w14:paraId="1BA2B181" w14:textId="565D001C" w:rsidR="000A48F6" w:rsidRPr="005424B9" w:rsidRDefault="000A48F6" w:rsidP="001F76CA">
      <w:pPr>
        <w:pStyle w:val="Heading1"/>
        <w:numPr>
          <w:ilvl w:val="0"/>
          <w:numId w:val="10"/>
        </w:numPr>
        <w:spacing w:before="120" w:line="240" w:lineRule="atLeast"/>
        <w:rPr>
          <w:rFonts w:ascii="Calibri" w:hAnsi="Calibri" w:cs="Calibri"/>
          <w:color w:val="auto"/>
          <w:sz w:val="20"/>
          <w:szCs w:val="20"/>
          <w:lang w:val="en-GB"/>
        </w:rPr>
      </w:pPr>
      <w:bookmarkStart w:id="13" w:name="_Toc240043678"/>
      <w:r w:rsidRPr="005424B9">
        <w:rPr>
          <w:rFonts w:ascii="Calibri" w:hAnsi="Calibri" w:cs="Calibri"/>
          <w:color w:val="auto"/>
          <w:sz w:val="20"/>
          <w:szCs w:val="20"/>
          <w:lang w:val="en-GB"/>
        </w:rPr>
        <w:t>Review Comments</w:t>
      </w:r>
      <w:bookmarkEnd w:id="13"/>
    </w:p>
    <w:tbl>
      <w:tblPr>
        <w:tblW w:w="9450" w:type="dxa"/>
        <w:tblInd w:w="-23"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ayout w:type="fixed"/>
        <w:tblLook w:val="0000" w:firstRow="0" w:lastRow="0" w:firstColumn="0" w:lastColumn="0" w:noHBand="0" w:noVBand="0"/>
      </w:tblPr>
      <w:tblGrid>
        <w:gridCol w:w="1211"/>
        <w:gridCol w:w="1620"/>
        <w:gridCol w:w="4680"/>
        <w:gridCol w:w="1939"/>
      </w:tblGrid>
      <w:tr w:rsidR="005C1EF3" w:rsidRPr="005424B9" w14:paraId="288BC830" w14:textId="77777777" w:rsidTr="008661F6">
        <w:trPr>
          <w:trHeight w:val="463"/>
          <w:tblHeader/>
        </w:trPr>
        <w:tc>
          <w:tcPr>
            <w:tcW w:w="1211" w:type="dxa"/>
            <w:tcBorders>
              <w:top w:val="double" w:sz="6" w:space="0" w:color="000000"/>
              <w:bottom w:val="double" w:sz="6" w:space="0" w:color="000000"/>
            </w:tcBorders>
            <w:shd w:val="clear" w:color="auto" w:fill="FFFFFF"/>
            <w:vAlign w:val="bottom"/>
          </w:tcPr>
          <w:p w14:paraId="0127FEAB" w14:textId="77777777" w:rsidR="005C1EF3" w:rsidRPr="005424B9" w:rsidRDefault="005C1EF3" w:rsidP="005C1EF3">
            <w:pPr>
              <w:spacing w:before="120" w:after="120" w:line="240" w:lineRule="atLeast"/>
              <w:rPr>
                <w:rFonts w:ascii="Calibri" w:eastAsia="PMingLiU" w:hAnsi="Calibri" w:cs="Calibri"/>
                <w:b/>
                <w:sz w:val="20"/>
                <w:szCs w:val="20"/>
                <w:lang w:val="en-GB"/>
              </w:rPr>
            </w:pPr>
            <w:r w:rsidRPr="005424B9">
              <w:rPr>
                <w:rFonts w:ascii="Calibri" w:eastAsia="PMingLiU" w:hAnsi="Calibri" w:cs="Calibri"/>
                <w:b/>
                <w:color w:val="000000"/>
                <w:sz w:val="20"/>
                <w:szCs w:val="20"/>
                <w:lang w:val="en-GB"/>
              </w:rPr>
              <w:t>Version</w:t>
            </w:r>
          </w:p>
        </w:tc>
        <w:tc>
          <w:tcPr>
            <w:tcW w:w="1620" w:type="dxa"/>
            <w:tcBorders>
              <w:top w:val="double" w:sz="6" w:space="0" w:color="000000"/>
              <w:bottom w:val="double" w:sz="6" w:space="0" w:color="000000"/>
            </w:tcBorders>
            <w:shd w:val="clear" w:color="auto" w:fill="FFFFFF"/>
            <w:vAlign w:val="bottom"/>
          </w:tcPr>
          <w:p w14:paraId="76618523" w14:textId="77777777" w:rsidR="005C1EF3" w:rsidRPr="005424B9" w:rsidRDefault="005C1EF3" w:rsidP="005C1EF3">
            <w:pPr>
              <w:spacing w:before="120" w:after="120" w:line="240" w:lineRule="atLeast"/>
              <w:jc w:val="center"/>
              <w:rPr>
                <w:rFonts w:ascii="Calibri" w:eastAsia="PMingLiU" w:hAnsi="Calibri" w:cs="Calibri"/>
                <w:b/>
                <w:sz w:val="20"/>
                <w:szCs w:val="20"/>
                <w:lang w:val="en-GB"/>
              </w:rPr>
            </w:pPr>
            <w:r w:rsidRPr="005424B9">
              <w:rPr>
                <w:rFonts w:ascii="Calibri" w:eastAsia="PMingLiU" w:hAnsi="Calibri" w:cs="Calibri"/>
                <w:b/>
                <w:color w:val="000000"/>
                <w:sz w:val="20"/>
                <w:szCs w:val="20"/>
                <w:lang w:val="en-GB"/>
              </w:rPr>
              <w:t>Date</w:t>
            </w:r>
          </w:p>
        </w:tc>
        <w:tc>
          <w:tcPr>
            <w:tcW w:w="4680" w:type="dxa"/>
            <w:tcBorders>
              <w:top w:val="double" w:sz="6" w:space="0" w:color="000000"/>
              <w:bottom w:val="double" w:sz="6" w:space="0" w:color="000000"/>
            </w:tcBorders>
            <w:shd w:val="clear" w:color="auto" w:fill="FFFFFF"/>
            <w:vAlign w:val="bottom"/>
          </w:tcPr>
          <w:p w14:paraId="163D9790" w14:textId="77777777" w:rsidR="005C1EF3" w:rsidRPr="005424B9" w:rsidRDefault="005C1EF3" w:rsidP="005C1EF3">
            <w:pPr>
              <w:spacing w:before="120" w:after="120" w:line="240" w:lineRule="atLeast"/>
              <w:rPr>
                <w:rFonts w:ascii="Calibri" w:eastAsia="PMingLiU" w:hAnsi="Calibri" w:cs="Calibri"/>
                <w:b/>
                <w:sz w:val="20"/>
                <w:szCs w:val="20"/>
                <w:lang w:val="en-GB"/>
              </w:rPr>
            </w:pPr>
            <w:r w:rsidRPr="005424B9">
              <w:rPr>
                <w:rFonts w:ascii="Calibri" w:eastAsia="PMingLiU" w:hAnsi="Calibri" w:cs="Calibri"/>
                <w:b/>
                <w:color w:val="000000"/>
                <w:sz w:val="20"/>
                <w:szCs w:val="20"/>
                <w:lang w:val="en-GB"/>
              </w:rPr>
              <w:t>Additions / Modifications</w:t>
            </w:r>
          </w:p>
        </w:tc>
        <w:tc>
          <w:tcPr>
            <w:tcW w:w="1939" w:type="dxa"/>
            <w:tcBorders>
              <w:top w:val="double" w:sz="6" w:space="0" w:color="000000"/>
              <w:bottom w:val="double" w:sz="6" w:space="0" w:color="000000"/>
            </w:tcBorders>
            <w:shd w:val="clear" w:color="auto" w:fill="FFFFFF"/>
            <w:vAlign w:val="bottom"/>
          </w:tcPr>
          <w:p w14:paraId="53EC3A77" w14:textId="77777777" w:rsidR="005C1EF3" w:rsidRPr="005424B9" w:rsidRDefault="005C1EF3" w:rsidP="005C1EF3">
            <w:pPr>
              <w:spacing w:before="120" w:after="120" w:line="240" w:lineRule="atLeast"/>
              <w:rPr>
                <w:rFonts w:ascii="Calibri" w:eastAsia="PMingLiU" w:hAnsi="Calibri" w:cs="Calibri"/>
                <w:b/>
                <w:sz w:val="20"/>
                <w:szCs w:val="20"/>
                <w:lang w:val="en-GB"/>
              </w:rPr>
            </w:pPr>
            <w:r w:rsidRPr="005424B9">
              <w:rPr>
                <w:rFonts w:ascii="Calibri" w:eastAsia="PMingLiU" w:hAnsi="Calibri" w:cs="Calibri"/>
                <w:b/>
                <w:color w:val="000000"/>
                <w:sz w:val="20"/>
                <w:szCs w:val="20"/>
                <w:lang w:val="en-GB"/>
              </w:rPr>
              <w:t>Prepared / Revised by</w:t>
            </w:r>
          </w:p>
        </w:tc>
      </w:tr>
      <w:tr w:rsidR="005C1EF3" w:rsidRPr="005424B9" w14:paraId="32B5BEC9" w14:textId="77777777" w:rsidTr="008661F6">
        <w:tc>
          <w:tcPr>
            <w:tcW w:w="1211" w:type="dxa"/>
            <w:tcBorders>
              <w:top w:val="double" w:sz="6" w:space="0" w:color="000000"/>
            </w:tcBorders>
          </w:tcPr>
          <w:p w14:paraId="158BB4EE" w14:textId="77777777" w:rsidR="005C1EF3" w:rsidRPr="005424B9" w:rsidRDefault="005C1EF3" w:rsidP="005C1EF3">
            <w:pPr>
              <w:spacing w:before="120" w:after="120" w:line="240" w:lineRule="atLeast"/>
              <w:jc w:val="center"/>
              <w:rPr>
                <w:rFonts w:ascii="Calibri" w:eastAsia="Verdana" w:hAnsi="Calibri" w:cs="Calibri"/>
                <w:b/>
                <w:sz w:val="20"/>
                <w:szCs w:val="20"/>
                <w:lang w:val="en-GB"/>
              </w:rPr>
            </w:pPr>
          </w:p>
        </w:tc>
        <w:tc>
          <w:tcPr>
            <w:tcW w:w="1620" w:type="dxa"/>
            <w:tcBorders>
              <w:top w:val="double" w:sz="6" w:space="0" w:color="000000"/>
            </w:tcBorders>
          </w:tcPr>
          <w:p w14:paraId="2BA8B99F" w14:textId="77777777" w:rsidR="005C1EF3" w:rsidRPr="005424B9" w:rsidRDefault="005C1EF3" w:rsidP="005C1EF3">
            <w:pPr>
              <w:spacing w:before="120" w:after="120" w:line="240" w:lineRule="atLeast"/>
              <w:jc w:val="center"/>
              <w:rPr>
                <w:rFonts w:ascii="Calibri" w:eastAsia="Verdana" w:hAnsi="Calibri" w:cs="Calibri"/>
                <w:sz w:val="20"/>
                <w:szCs w:val="20"/>
                <w:lang w:val="en-GB"/>
              </w:rPr>
            </w:pPr>
          </w:p>
        </w:tc>
        <w:tc>
          <w:tcPr>
            <w:tcW w:w="4680" w:type="dxa"/>
            <w:tcBorders>
              <w:top w:val="double" w:sz="6" w:space="0" w:color="000000"/>
            </w:tcBorders>
          </w:tcPr>
          <w:p w14:paraId="02E5D438" w14:textId="77777777" w:rsidR="005C1EF3" w:rsidRPr="005424B9" w:rsidRDefault="005C1EF3" w:rsidP="005C1EF3">
            <w:pPr>
              <w:spacing w:before="120" w:after="120" w:line="240" w:lineRule="atLeast"/>
              <w:rPr>
                <w:rFonts w:ascii="Calibri" w:eastAsia="Verdana" w:hAnsi="Calibri" w:cs="Calibri"/>
                <w:sz w:val="20"/>
                <w:szCs w:val="20"/>
                <w:lang w:val="en-GB"/>
              </w:rPr>
            </w:pPr>
          </w:p>
        </w:tc>
        <w:tc>
          <w:tcPr>
            <w:tcW w:w="1939" w:type="dxa"/>
            <w:tcBorders>
              <w:top w:val="double" w:sz="6" w:space="0" w:color="000000"/>
            </w:tcBorders>
          </w:tcPr>
          <w:p w14:paraId="460B1873" w14:textId="77777777" w:rsidR="005C1EF3" w:rsidRPr="005424B9" w:rsidRDefault="005C1EF3" w:rsidP="005C1EF3">
            <w:pPr>
              <w:spacing w:before="120" w:after="120" w:line="240" w:lineRule="atLeast"/>
              <w:rPr>
                <w:rFonts w:ascii="Calibri" w:eastAsia="Verdana" w:hAnsi="Calibri" w:cs="Calibri"/>
                <w:sz w:val="20"/>
                <w:szCs w:val="20"/>
                <w:lang w:val="en-GB"/>
              </w:rPr>
            </w:pPr>
          </w:p>
        </w:tc>
      </w:tr>
      <w:tr w:rsidR="005C1EF3" w:rsidRPr="005424B9" w14:paraId="27931B46" w14:textId="77777777" w:rsidTr="008661F6">
        <w:tc>
          <w:tcPr>
            <w:tcW w:w="1211" w:type="dxa"/>
          </w:tcPr>
          <w:p w14:paraId="0164E8AF" w14:textId="77777777" w:rsidR="005C1EF3" w:rsidRPr="005424B9" w:rsidRDefault="005C1EF3" w:rsidP="005C1EF3">
            <w:pPr>
              <w:spacing w:before="120" w:after="120" w:line="240" w:lineRule="atLeast"/>
              <w:jc w:val="center"/>
              <w:rPr>
                <w:rFonts w:ascii="Calibri" w:eastAsia="Verdana" w:hAnsi="Calibri" w:cs="Calibri"/>
                <w:b/>
                <w:sz w:val="20"/>
                <w:szCs w:val="20"/>
                <w:lang w:val="en-GB"/>
              </w:rPr>
            </w:pPr>
          </w:p>
        </w:tc>
        <w:tc>
          <w:tcPr>
            <w:tcW w:w="1620" w:type="dxa"/>
          </w:tcPr>
          <w:p w14:paraId="173F35E1" w14:textId="77777777" w:rsidR="005C1EF3" w:rsidRPr="005424B9" w:rsidRDefault="005C1EF3" w:rsidP="005C1EF3">
            <w:pPr>
              <w:spacing w:before="120" w:after="120" w:line="240" w:lineRule="atLeast"/>
              <w:jc w:val="center"/>
              <w:rPr>
                <w:rFonts w:ascii="Calibri" w:eastAsia="Verdana" w:hAnsi="Calibri" w:cs="Calibri"/>
                <w:sz w:val="20"/>
                <w:szCs w:val="20"/>
                <w:lang w:val="en-GB"/>
              </w:rPr>
            </w:pPr>
          </w:p>
        </w:tc>
        <w:tc>
          <w:tcPr>
            <w:tcW w:w="4680" w:type="dxa"/>
          </w:tcPr>
          <w:p w14:paraId="6F02A3F8" w14:textId="77777777" w:rsidR="005C1EF3" w:rsidRPr="005424B9" w:rsidRDefault="005C1EF3" w:rsidP="005C1EF3">
            <w:pPr>
              <w:spacing w:before="120" w:after="120" w:line="240" w:lineRule="atLeast"/>
              <w:rPr>
                <w:rFonts w:ascii="Calibri" w:eastAsia="Verdana" w:hAnsi="Calibri" w:cs="Calibri"/>
                <w:sz w:val="20"/>
                <w:szCs w:val="20"/>
                <w:lang w:val="en-GB"/>
              </w:rPr>
            </w:pPr>
          </w:p>
        </w:tc>
        <w:tc>
          <w:tcPr>
            <w:tcW w:w="1939" w:type="dxa"/>
          </w:tcPr>
          <w:p w14:paraId="53596561" w14:textId="77777777" w:rsidR="005C1EF3" w:rsidRPr="005424B9" w:rsidRDefault="005C1EF3" w:rsidP="005C1EF3">
            <w:pPr>
              <w:spacing w:before="120" w:after="120" w:line="240" w:lineRule="atLeast"/>
              <w:rPr>
                <w:rFonts w:ascii="Calibri" w:eastAsia="Verdana" w:hAnsi="Calibri" w:cs="Calibri"/>
                <w:sz w:val="20"/>
                <w:szCs w:val="20"/>
                <w:lang w:val="en-GB"/>
              </w:rPr>
            </w:pPr>
          </w:p>
        </w:tc>
      </w:tr>
      <w:tr w:rsidR="005C1EF3" w:rsidRPr="005424B9" w14:paraId="63355289" w14:textId="77777777" w:rsidTr="008661F6">
        <w:tc>
          <w:tcPr>
            <w:tcW w:w="1211" w:type="dxa"/>
          </w:tcPr>
          <w:p w14:paraId="518A0885" w14:textId="77777777" w:rsidR="005C1EF3" w:rsidRPr="005424B9" w:rsidRDefault="005C1EF3" w:rsidP="005C1EF3">
            <w:pPr>
              <w:spacing w:before="120" w:after="120" w:line="240" w:lineRule="atLeast"/>
              <w:jc w:val="center"/>
              <w:rPr>
                <w:rFonts w:ascii="Calibri" w:eastAsia="Verdana" w:hAnsi="Calibri" w:cs="Calibri"/>
                <w:b/>
                <w:sz w:val="20"/>
                <w:szCs w:val="20"/>
                <w:lang w:val="en-GB"/>
              </w:rPr>
            </w:pPr>
          </w:p>
        </w:tc>
        <w:tc>
          <w:tcPr>
            <w:tcW w:w="1620" w:type="dxa"/>
          </w:tcPr>
          <w:p w14:paraId="3775CA15" w14:textId="77777777" w:rsidR="005C1EF3" w:rsidRPr="005424B9" w:rsidRDefault="005C1EF3" w:rsidP="005C1EF3">
            <w:pPr>
              <w:spacing w:before="120" w:after="120" w:line="240" w:lineRule="atLeast"/>
              <w:jc w:val="center"/>
              <w:rPr>
                <w:rFonts w:ascii="Calibri" w:eastAsia="Verdana" w:hAnsi="Calibri" w:cs="Calibri"/>
                <w:sz w:val="20"/>
                <w:szCs w:val="20"/>
                <w:lang w:val="en-GB"/>
              </w:rPr>
            </w:pPr>
          </w:p>
        </w:tc>
        <w:tc>
          <w:tcPr>
            <w:tcW w:w="4680" w:type="dxa"/>
          </w:tcPr>
          <w:p w14:paraId="3CD65375" w14:textId="77777777" w:rsidR="005C1EF3" w:rsidRPr="005424B9" w:rsidRDefault="005C1EF3" w:rsidP="005C1EF3">
            <w:pPr>
              <w:spacing w:before="120" w:after="120" w:line="240" w:lineRule="atLeast"/>
              <w:rPr>
                <w:rFonts w:ascii="Calibri" w:eastAsia="Verdana" w:hAnsi="Calibri" w:cs="Calibri"/>
                <w:sz w:val="20"/>
                <w:szCs w:val="20"/>
                <w:lang w:val="en-GB"/>
              </w:rPr>
            </w:pPr>
          </w:p>
        </w:tc>
        <w:tc>
          <w:tcPr>
            <w:tcW w:w="1939" w:type="dxa"/>
          </w:tcPr>
          <w:p w14:paraId="054C8274" w14:textId="77777777" w:rsidR="005C1EF3" w:rsidRPr="005424B9" w:rsidRDefault="005C1EF3" w:rsidP="005C1EF3">
            <w:pPr>
              <w:spacing w:before="120" w:after="120" w:line="240" w:lineRule="atLeast"/>
              <w:rPr>
                <w:rFonts w:ascii="Calibri" w:eastAsia="Verdana" w:hAnsi="Calibri" w:cs="Calibri"/>
                <w:sz w:val="20"/>
                <w:szCs w:val="20"/>
                <w:lang w:val="en-GB"/>
              </w:rPr>
            </w:pPr>
          </w:p>
        </w:tc>
      </w:tr>
    </w:tbl>
    <w:p w14:paraId="523D4FC4" w14:textId="7428F72D" w:rsidR="0016156D" w:rsidRPr="005424B9" w:rsidRDefault="0016156D" w:rsidP="00673D4B">
      <w:pPr>
        <w:pStyle w:val="NoSpacing"/>
        <w:ind w:left="1800"/>
        <w:rPr>
          <w:rFonts w:ascii="Calibri" w:hAnsi="Calibri" w:cs="Calibri"/>
          <w:sz w:val="20"/>
          <w:szCs w:val="20"/>
        </w:rPr>
      </w:pPr>
    </w:p>
    <w:sectPr w:rsidR="0016156D" w:rsidRPr="005424B9"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96B4B" w14:textId="77777777" w:rsidR="004915A1" w:rsidRDefault="004915A1" w:rsidP="00BD07E7">
      <w:r>
        <w:separator/>
      </w:r>
    </w:p>
  </w:endnote>
  <w:endnote w:type="continuationSeparator" w:id="0">
    <w:p w14:paraId="1BEF9FEF" w14:textId="77777777" w:rsidR="004915A1" w:rsidRDefault="004915A1" w:rsidP="00BD0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7319" w14:textId="77777777" w:rsidR="002D7CD7" w:rsidRDefault="002D7C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282920"/>
      <w:docPartObj>
        <w:docPartGallery w:val="Page Numbers (Bottom of Page)"/>
        <w:docPartUnique/>
      </w:docPartObj>
    </w:sdtPr>
    <w:sdtEndPr>
      <w:rPr>
        <w:noProof/>
        <w:sz w:val="17"/>
        <w:szCs w:val="17"/>
      </w:rPr>
    </w:sdtEndPr>
    <w:sdtContent>
      <w:sdt>
        <w:sdtPr>
          <w:id w:val="1728636285"/>
          <w:docPartObj>
            <w:docPartGallery w:val="Page Numbers (Top of Page)"/>
            <w:docPartUnique/>
          </w:docPartObj>
        </w:sdtPr>
        <w:sdtContent>
          <w:p w14:paraId="074BDB55" w14:textId="7C522617" w:rsidR="00BD07E7" w:rsidRPr="00FD4EF2" w:rsidRDefault="00FD4EF2" w:rsidP="00FD4EF2">
            <w:pPr>
              <w:jc w:val="center"/>
              <w:rPr>
                <w:sz w:val="11"/>
              </w:rPr>
            </w:pPr>
            <w:r w:rsidRPr="00F409A9">
              <w:rPr>
                <w:rFonts w:ascii="Verdana" w:hAnsi="Verdana"/>
                <w:sz w:val="17"/>
                <w:szCs w:val="17"/>
              </w:rPr>
              <w:t xml:space="preserve">Page </w:t>
            </w:r>
            <w:r w:rsidRPr="00F409A9">
              <w:rPr>
                <w:rFonts w:ascii="Verdana" w:hAnsi="Verdana"/>
                <w:b/>
                <w:bCs/>
                <w:sz w:val="17"/>
                <w:szCs w:val="17"/>
              </w:rPr>
              <w:fldChar w:fldCharType="begin"/>
            </w:r>
            <w:r w:rsidRPr="00F409A9">
              <w:rPr>
                <w:rFonts w:ascii="Verdana" w:hAnsi="Verdana"/>
                <w:b/>
                <w:bCs/>
                <w:sz w:val="17"/>
                <w:szCs w:val="17"/>
              </w:rPr>
              <w:instrText xml:space="preserve"> PAGE </w:instrText>
            </w:r>
            <w:r w:rsidRPr="00F409A9">
              <w:rPr>
                <w:rFonts w:ascii="Verdana" w:hAnsi="Verdana"/>
                <w:b/>
                <w:bCs/>
                <w:sz w:val="17"/>
                <w:szCs w:val="17"/>
              </w:rPr>
              <w:fldChar w:fldCharType="separate"/>
            </w:r>
            <w:r>
              <w:rPr>
                <w:rFonts w:ascii="Verdana" w:hAnsi="Verdana"/>
                <w:b/>
                <w:bCs/>
                <w:sz w:val="17"/>
                <w:szCs w:val="17"/>
              </w:rPr>
              <w:t>7</w:t>
            </w:r>
            <w:r w:rsidRPr="00F409A9">
              <w:rPr>
                <w:rFonts w:ascii="Verdana" w:hAnsi="Verdana"/>
                <w:b/>
                <w:bCs/>
                <w:sz w:val="17"/>
                <w:szCs w:val="17"/>
              </w:rPr>
              <w:fldChar w:fldCharType="end"/>
            </w:r>
            <w:r w:rsidRPr="00F409A9">
              <w:rPr>
                <w:rFonts w:ascii="Verdana" w:hAnsi="Verdana"/>
                <w:sz w:val="17"/>
                <w:szCs w:val="17"/>
              </w:rPr>
              <w:t xml:space="preserve"> of </w:t>
            </w:r>
            <w:r w:rsidRPr="00F409A9">
              <w:rPr>
                <w:rFonts w:ascii="Verdana" w:hAnsi="Verdana"/>
                <w:b/>
                <w:bCs/>
                <w:sz w:val="17"/>
                <w:szCs w:val="17"/>
              </w:rPr>
              <w:fldChar w:fldCharType="begin"/>
            </w:r>
            <w:r w:rsidRPr="00F409A9">
              <w:rPr>
                <w:rFonts w:ascii="Verdana" w:hAnsi="Verdana"/>
                <w:b/>
                <w:bCs/>
                <w:sz w:val="17"/>
                <w:szCs w:val="17"/>
              </w:rPr>
              <w:instrText xml:space="preserve"> NUMPAGES  </w:instrText>
            </w:r>
            <w:r w:rsidRPr="00F409A9">
              <w:rPr>
                <w:rFonts w:ascii="Verdana" w:hAnsi="Verdana"/>
                <w:b/>
                <w:bCs/>
                <w:sz w:val="17"/>
                <w:szCs w:val="17"/>
              </w:rPr>
              <w:fldChar w:fldCharType="separate"/>
            </w:r>
            <w:r>
              <w:rPr>
                <w:rFonts w:ascii="Verdana" w:hAnsi="Verdana"/>
                <w:b/>
                <w:bCs/>
                <w:sz w:val="17"/>
                <w:szCs w:val="17"/>
              </w:rPr>
              <w:t>8</w:t>
            </w:r>
            <w:r w:rsidRPr="00F409A9">
              <w:rPr>
                <w:rFonts w:ascii="Verdana" w:hAnsi="Verdana"/>
                <w:b/>
                <w:bCs/>
                <w:sz w:val="17"/>
                <w:szCs w:val="17"/>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717B" w14:textId="77777777" w:rsidR="002D7CD7" w:rsidRDefault="002D7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6C4F" w14:textId="77777777" w:rsidR="004915A1" w:rsidRDefault="004915A1" w:rsidP="00BD07E7">
      <w:r>
        <w:separator/>
      </w:r>
    </w:p>
  </w:footnote>
  <w:footnote w:type="continuationSeparator" w:id="0">
    <w:p w14:paraId="76DD3DFC" w14:textId="77777777" w:rsidR="004915A1" w:rsidRDefault="004915A1" w:rsidP="00BD0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7D5D" w14:textId="77777777" w:rsidR="002D7CD7" w:rsidRDefault="002D7C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8" w:space="0" w:color="auto"/>
      </w:tblBorders>
      <w:tblLayout w:type="fixed"/>
      <w:tblLook w:val="0000" w:firstRow="0" w:lastRow="0" w:firstColumn="0" w:lastColumn="0" w:noHBand="0" w:noVBand="0"/>
    </w:tblPr>
    <w:tblGrid>
      <w:gridCol w:w="2268"/>
      <w:gridCol w:w="5040"/>
      <w:gridCol w:w="2160"/>
    </w:tblGrid>
    <w:tr w:rsidR="00BD07E7" w:rsidRPr="00D53CD9" w14:paraId="7CFB5877" w14:textId="77777777">
      <w:tc>
        <w:tcPr>
          <w:tcW w:w="2268" w:type="dxa"/>
        </w:tcPr>
        <w:p w14:paraId="2A1226D0" w14:textId="77777777" w:rsidR="00BD07E7" w:rsidRPr="00907F31" w:rsidRDefault="00BD07E7" w:rsidP="00BD07E7">
          <w:pPr>
            <w:spacing w:after="60"/>
            <w:rPr>
              <w:rFonts w:ascii="Calibri" w:hAnsi="Calibri" w:cs="Calibri"/>
              <w:b/>
              <w:bCs/>
              <w:sz w:val="28"/>
              <w:szCs w:val="28"/>
            </w:rPr>
          </w:pPr>
          <w:r w:rsidRPr="00907F31">
            <w:rPr>
              <w:rFonts w:ascii="Calibri" w:hAnsi="Calibri" w:cs="Calibri"/>
              <w:b/>
              <w:color w:val="000080"/>
              <w:sz w:val="28"/>
              <w:szCs w:val="28"/>
              <w14:shadow w14:blurRad="50800" w14:dist="38100" w14:dir="2700000" w14:sx="100000" w14:sy="100000" w14:kx="0" w14:ky="0" w14:algn="tl">
                <w14:srgbClr w14:val="000000">
                  <w14:alpha w14:val="60000"/>
                </w14:srgbClr>
              </w14:shadow>
            </w:rPr>
            <w:t>Deloitte</w:t>
          </w:r>
          <w:r w:rsidRPr="00907F31">
            <w:rPr>
              <w:rFonts w:ascii="Calibri" w:hAnsi="Calibri" w:cs="Calibri"/>
              <w:b/>
              <w:color w:val="99FF33"/>
              <w:sz w:val="28"/>
              <w:szCs w:val="28"/>
              <w14:shadow w14:blurRad="50800" w14:dist="38100" w14:dir="2700000" w14:sx="100000" w14:sy="100000" w14:kx="0" w14:ky="0" w14:algn="tl">
                <w14:srgbClr w14:val="000000">
                  <w14:alpha w14:val="60000"/>
                </w14:srgbClr>
              </w14:shadow>
            </w:rPr>
            <w:t>.</w:t>
          </w:r>
        </w:p>
      </w:tc>
      <w:tc>
        <w:tcPr>
          <w:tcW w:w="5040" w:type="dxa"/>
        </w:tcPr>
        <w:p w14:paraId="1567BE59" w14:textId="6A5C7503" w:rsidR="00BD07E7" w:rsidRPr="00907F31" w:rsidRDefault="00ED7BF5" w:rsidP="00BD07E7">
          <w:pPr>
            <w:pStyle w:val="Header"/>
            <w:tabs>
              <w:tab w:val="left" w:pos="0"/>
              <w:tab w:val="center" w:pos="4253"/>
              <w:tab w:val="right" w:pos="15168"/>
            </w:tabs>
            <w:spacing w:before="120" w:after="60"/>
            <w:jc w:val="center"/>
            <w:rPr>
              <w:rFonts w:ascii="Calibri" w:hAnsi="Calibri" w:cs="Calibri"/>
              <w:b/>
              <w:bCs/>
              <w:smallCaps/>
              <w:sz w:val="28"/>
              <w:szCs w:val="28"/>
              <w14:shadow w14:blurRad="50800" w14:dist="38100" w14:dir="2700000" w14:sx="100000" w14:sy="100000" w14:kx="0" w14:ky="0" w14:algn="tl">
                <w14:srgbClr w14:val="000000">
                  <w14:alpha w14:val="60000"/>
                </w14:srgbClr>
              </w14:shadow>
            </w:rPr>
          </w:pPr>
          <w:r>
            <w:rPr>
              <w:rFonts w:ascii="Calibri" w:hAnsi="Calibri" w:cs="Calibri"/>
              <w:b/>
              <w:bCs/>
              <w:sz w:val="28"/>
              <w:szCs w:val="28"/>
            </w:rPr>
            <w:t>MWRP</w:t>
          </w:r>
          <w:r w:rsidR="00BD07E7" w:rsidRPr="00632A78">
            <w:rPr>
              <w:rFonts w:ascii="Calibri" w:hAnsi="Calibri" w:cs="Calibri"/>
              <w:b/>
              <w:bCs/>
              <w:sz w:val="28"/>
              <w:szCs w:val="28"/>
            </w:rPr>
            <w:t>-</w:t>
          </w:r>
          <w:r w:rsidR="00A724DD">
            <w:rPr>
              <w:rFonts w:ascii="Calibri" w:hAnsi="Calibri" w:cs="Calibri"/>
              <w:b/>
              <w:bCs/>
              <w:sz w:val="28"/>
              <w:szCs w:val="28"/>
            </w:rPr>
            <w:t>EDWS</w:t>
          </w:r>
          <w:r w:rsidR="00BD07E7" w:rsidRPr="00632A78">
            <w:rPr>
              <w:rFonts w:ascii="Calibri" w:hAnsi="Calibri" w:cs="Calibri"/>
              <w:b/>
              <w:bCs/>
              <w:sz w:val="28"/>
              <w:szCs w:val="28"/>
            </w:rPr>
            <w:t xml:space="preserve"> INTERFACE</w:t>
          </w:r>
        </w:p>
      </w:tc>
      <w:tc>
        <w:tcPr>
          <w:tcW w:w="2160" w:type="dxa"/>
        </w:tcPr>
        <w:p w14:paraId="47FE2C6E" w14:textId="15D85760" w:rsidR="00BD07E7" w:rsidRPr="00907F31" w:rsidRDefault="000A48F6" w:rsidP="00BD07E7">
          <w:pPr>
            <w:pStyle w:val="Header"/>
            <w:tabs>
              <w:tab w:val="left" w:pos="0"/>
              <w:tab w:val="center" w:pos="4253"/>
              <w:tab w:val="right" w:pos="15168"/>
            </w:tabs>
            <w:spacing w:before="120" w:after="60"/>
            <w:jc w:val="right"/>
            <w:rPr>
              <w:rFonts w:ascii="Calibri" w:hAnsi="Calibri" w:cs="Calibri"/>
              <w:sz w:val="28"/>
              <w:szCs w:val="28"/>
            </w:rPr>
          </w:pPr>
          <w:r>
            <w:rPr>
              <w:rFonts w:ascii="Calibri" w:hAnsi="Calibri" w:cs="Calibri"/>
              <w:b/>
              <w:bCs/>
              <w:sz w:val="28"/>
              <w:szCs w:val="28"/>
            </w:rPr>
            <w:t xml:space="preserve">DMAS </w:t>
          </w:r>
          <w:r w:rsidR="000D738D">
            <w:rPr>
              <w:rFonts w:ascii="Calibri" w:hAnsi="Calibri" w:cs="Calibri"/>
              <w:b/>
              <w:bCs/>
              <w:sz w:val="28"/>
              <w:szCs w:val="28"/>
            </w:rPr>
            <w:t>MWRP</w:t>
          </w:r>
        </w:p>
      </w:tc>
    </w:tr>
  </w:tbl>
  <w:p w14:paraId="48F0F36D" w14:textId="77777777" w:rsidR="00BD07E7" w:rsidRDefault="00BD07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B89D" w14:textId="77777777" w:rsidR="002D7CD7" w:rsidRDefault="002D7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A2CF8"/>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ascii="Calibri" w:hAnsi="Calibri" w:cs="Calibri"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56FC6"/>
    <w:multiLevelType w:val="hybridMultilevel"/>
    <w:tmpl w:val="95DA6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428BA"/>
    <w:multiLevelType w:val="hybridMultilevel"/>
    <w:tmpl w:val="65DE5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B7AEA"/>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ascii="Calibri" w:hAnsi="Calibri" w:cs="Calibri"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D579B9"/>
    <w:multiLevelType w:val="hybridMultilevel"/>
    <w:tmpl w:val="F10E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37A15"/>
    <w:multiLevelType w:val="multilevel"/>
    <w:tmpl w:val="9AF40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2117AF1"/>
    <w:multiLevelType w:val="hybridMultilevel"/>
    <w:tmpl w:val="DEB677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ADB2511"/>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ascii="Calibri" w:hAnsi="Calibri" w:cs="Calibri"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AAA2EFC"/>
    <w:multiLevelType w:val="hybridMultilevel"/>
    <w:tmpl w:val="CCCEB0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16060925">
    <w:abstractNumId w:val="8"/>
  </w:num>
  <w:num w:numId="2" w16cid:durableId="457575217">
    <w:abstractNumId w:val="6"/>
  </w:num>
  <w:num w:numId="3" w16cid:durableId="110782305">
    <w:abstractNumId w:val="5"/>
  </w:num>
  <w:num w:numId="4" w16cid:durableId="132411066">
    <w:abstractNumId w:val="4"/>
  </w:num>
  <w:num w:numId="5" w16cid:durableId="406076578">
    <w:abstractNumId w:val="7"/>
  </w:num>
  <w:num w:numId="6" w16cid:durableId="1915360976">
    <w:abstractNumId w:val="3"/>
  </w:num>
  <w:num w:numId="7" w16cid:durableId="2086102858">
    <w:abstractNumId w:val="2"/>
  </w:num>
  <w:num w:numId="8" w16cid:durableId="1942374026">
    <w:abstractNumId w:val="1"/>
  </w:num>
  <w:num w:numId="9" w16cid:durableId="1036782491">
    <w:abstractNumId w:val="0"/>
  </w:num>
  <w:num w:numId="10" w16cid:durableId="2016149557">
    <w:abstractNumId w:val="12"/>
  </w:num>
  <w:num w:numId="11" w16cid:durableId="294877846">
    <w:abstractNumId w:val="10"/>
  </w:num>
  <w:num w:numId="12" w16cid:durableId="608202478">
    <w:abstractNumId w:val="17"/>
  </w:num>
  <w:num w:numId="13" w16cid:durableId="471337409">
    <w:abstractNumId w:val="15"/>
  </w:num>
  <w:num w:numId="14" w16cid:durableId="744032634">
    <w:abstractNumId w:val="16"/>
  </w:num>
  <w:num w:numId="15" w16cid:durableId="1835758137">
    <w:abstractNumId w:val="9"/>
  </w:num>
  <w:num w:numId="16" w16cid:durableId="440228815">
    <w:abstractNumId w:val="14"/>
  </w:num>
  <w:num w:numId="17" w16cid:durableId="268856541">
    <w:abstractNumId w:val="11"/>
  </w:num>
  <w:num w:numId="18" w16cid:durableId="16152112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A0"/>
    <w:rsid w:val="00003D5D"/>
    <w:rsid w:val="00004221"/>
    <w:rsid w:val="00004A83"/>
    <w:rsid w:val="00005150"/>
    <w:rsid w:val="00006BDA"/>
    <w:rsid w:val="00007863"/>
    <w:rsid w:val="00007916"/>
    <w:rsid w:val="000106E3"/>
    <w:rsid w:val="00010FC0"/>
    <w:rsid w:val="00011B38"/>
    <w:rsid w:val="00011D0A"/>
    <w:rsid w:val="00012FBD"/>
    <w:rsid w:val="000136B7"/>
    <w:rsid w:val="00013907"/>
    <w:rsid w:val="00013FD9"/>
    <w:rsid w:val="00014C35"/>
    <w:rsid w:val="00014E3F"/>
    <w:rsid w:val="00016160"/>
    <w:rsid w:val="000176CC"/>
    <w:rsid w:val="00017D53"/>
    <w:rsid w:val="00020B99"/>
    <w:rsid w:val="00021297"/>
    <w:rsid w:val="00022988"/>
    <w:rsid w:val="00022C8D"/>
    <w:rsid w:val="00023B0D"/>
    <w:rsid w:val="00024574"/>
    <w:rsid w:val="00024F08"/>
    <w:rsid w:val="0002522A"/>
    <w:rsid w:val="000256D7"/>
    <w:rsid w:val="00026220"/>
    <w:rsid w:val="00026EE1"/>
    <w:rsid w:val="00026F98"/>
    <w:rsid w:val="00027DE0"/>
    <w:rsid w:val="000304B9"/>
    <w:rsid w:val="00030500"/>
    <w:rsid w:val="00031FDA"/>
    <w:rsid w:val="00033B7D"/>
    <w:rsid w:val="00034616"/>
    <w:rsid w:val="000347CD"/>
    <w:rsid w:val="0003541A"/>
    <w:rsid w:val="00035F34"/>
    <w:rsid w:val="000361BC"/>
    <w:rsid w:val="000409FA"/>
    <w:rsid w:val="00041167"/>
    <w:rsid w:val="000413E6"/>
    <w:rsid w:val="00042495"/>
    <w:rsid w:val="0004290F"/>
    <w:rsid w:val="00042F7F"/>
    <w:rsid w:val="000439A0"/>
    <w:rsid w:val="00044695"/>
    <w:rsid w:val="00044F7F"/>
    <w:rsid w:val="000451A0"/>
    <w:rsid w:val="000466DC"/>
    <w:rsid w:val="00046BB2"/>
    <w:rsid w:val="00047889"/>
    <w:rsid w:val="000500E5"/>
    <w:rsid w:val="0005064B"/>
    <w:rsid w:val="0005067A"/>
    <w:rsid w:val="0005122F"/>
    <w:rsid w:val="00051372"/>
    <w:rsid w:val="000517F7"/>
    <w:rsid w:val="00053583"/>
    <w:rsid w:val="0005394A"/>
    <w:rsid w:val="00053BC3"/>
    <w:rsid w:val="00056C71"/>
    <w:rsid w:val="00057F0A"/>
    <w:rsid w:val="0006063C"/>
    <w:rsid w:val="000609B2"/>
    <w:rsid w:val="00060A21"/>
    <w:rsid w:val="00060E73"/>
    <w:rsid w:val="00061303"/>
    <w:rsid w:val="00061378"/>
    <w:rsid w:val="00062687"/>
    <w:rsid w:val="000639A5"/>
    <w:rsid w:val="00064EA4"/>
    <w:rsid w:val="00065015"/>
    <w:rsid w:val="00065717"/>
    <w:rsid w:val="000666D9"/>
    <w:rsid w:val="00066995"/>
    <w:rsid w:val="00066ED9"/>
    <w:rsid w:val="000704A0"/>
    <w:rsid w:val="00072597"/>
    <w:rsid w:val="00073D28"/>
    <w:rsid w:val="00074739"/>
    <w:rsid w:val="00076309"/>
    <w:rsid w:val="00076964"/>
    <w:rsid w:val="00076CC3"/>
    <w:rsid w:val="00080681"/>
    <w:rsid w:val="00080CC3"/>
    <w:rsid w:val="00082045"/>
    <w:rsid w:val="000825CE"/>
    <w:rsid w:val="00082F39"/>
    <w:rsid w:val="00083417"/>
    <w:rsid w:val="0008356F"/>
    <w:rsid w:val="00083691"/>
    <w:rsid w:val="0008469E"/>
    <w:rsid w:val="00084AAA"/>
    <w:rsid w:val="00085813"/>
    <w:rsid w:val="000867E3"/>
    <w:rsid w:val="00087CB6"/>
    <w:rsid w:val="0009123E"/>
    <w:rsid w:val="00091487"/>
    <w:rsid w:val="00092058"/>
    <w:rsid w:val="000927A4"/>
    <w:rsid w:val="000938C4"/>
    <w:rsid w:val="00094AAE"/>
    <w:rsid w:val="00096A1A"/>
    <w:rsid w:val="00097075"/>
    <w:rsid w:val="000976FF"/>
    <w:rsid w:val="00097711"/>
    <w:rsid w:val="00097B70"/>
    <w:rsid w:val="00097BC9"/>
    <w:rsid w:val="00097EB0"/>
    <w:rsid w:val="000A0293"/>
    <w:rsid w:val="000A04C8"/>
    <w:rsid w:val="000A0EF2"/>
    <w:rsid w:val="000A126B"/>
    <w:rsid w:val="000A48F6"/>
    <w:rsid w:val="000A5892"/>
    <w:rsid w:val="000A7B2B"/>
    <w:rsid w:val="000A7F24"/>
    <w:rsid w:val="000B0A29"/>
    <w:rsid w:val="000B181E"/>
    <w:rsid w:val="000B1ABE"/>
    <w:rsid w:val="000B1AC1"/>
    <w:rsid w:val="000B23DC"/>
    <w:rsid w:val="000B2AC9"/>
    <w:rsid w:val="000B40FB"/>
    <w:rsid w:val="000B49C3"/>
    <w:rsid w:val="000B72A6"/>
    <w:rsid w:val="000B7852"/>
    <w:rsid w:val="000C240F"/>
    <w:rsid w:val="000C3C1D"/>
    <w:rsid w:val="000C557A"/>
    <w:rsid w:val="000C56C9"/>
    <w:rsid w:val="000C5829"/>
    <w:rsid w:val="000C590B"/>
    <w:rsid w:val="000C5CC1"/>
    <w:rsid w:val="000C5DEE"/>
    <w:rsid w:val="000C6A84"/>
    <w:rsid w:val="000C7751"/>
    <w:rsid w:val="000D04CB"/>
    <w:rsid w:val="000D2007"/>
    <w:rsid w:val="000D478E"/>
    <w:rsid w:val="000D47D8"/>
    <w:rsid w:val="000D596E"/>
    <w:rsid w:val="000D6757"/>
    <w:rsid w:val="000D738D"/>
    <w:rsid w:val="000D7607"/>
    <w:rsid w:val="000D7B0B"/>
    <w:rsid w:val="000E03A3"/>
    <w:rsid w:val="000E06D8"/>
    <w:rsid w:val="000E0925"/>
    <w:rsid w:val="000E1820"/>
    <w:rsid w:val="000E2110"/>
    <w:rsid w:val="000E21B1"/>
    <w:rsid w:val="000E2292"/>
    <w:rsid w:val="000E2755"/>
    <w:rsid w:val="000E44B4"/>
    <w:rsid w:val="000E4A01"/>
    <w:rsid w:val="000E5ACE"/>
    <w:rsid w:val="000E6C50"/>
    <w:rsid w:val="000E73A9"/>
    <w:rsid w:val="000E7D10"/>
    <w:rsid w:val="000F0695"/>
    <w:rsid w:val="000F0D8B"/>
    <w:rsid w:val="000F1948"/>
    <w:rsid w:val="000F1C55"/>
    <w:rsid w:val="000F1DE6"/>
    <w:rsid w:val="000F1FA3"/>
    <w:rsid w:val="000F41A6"/>
    <w:rsid w:val="000F462E"/>
    <w:rsid w:val="000F5353"/>
    <w:rsid w:val="000F539D"/>
    <w:rsid w:val="000F5B59"/>
    <w:rsid w:val="000F7089"/>
    <w:rsid w:val="000F7560"/>
    <w:rsid w:val="00100A17"/>
    <w:rsid w:val="00101AB3"/>
    <w:rsid w:val="00101E1C"/>
    <w:rsid w:val="00101F43"/>
    <w:rsid w:val="001023DC"/>
    <w:rsid w:val="00102EBB"/>
    <w:rsid w:val="001030B1"/>
    <w:rsid w:val="00103443"/>
    <w:rsid w:val="001038B1"/>
    <w:rsid w:val="00103EEC"/>
    <w:rsid w:val="001047E0"/>
    <w:rsid w:val="0010646B"/>
    <w:rsid w:val="00106A12"/>
    <w:rsid w:val="0010713D"/>
    <w:rsid w:val="00110DAE"/>
    <w:rsid w:val="00111217"/>
    <w:rsid w:val="00111F7A"/>
    <w:rsid w:val="00113A75"/>
    <w:rsid w:val="00114840"/>
    <w:rsid w:val="00114970"/>
    <w:rsid w:val="00114A99"/>
    <w:rsid w:val="001155B9"/>
    <w:rsid w:val="00115B03"/>
    <w:rsid w:val="001160EE"/>
    <w:rsid w:val="0012022B"/>
    <w:rsid w:val="0012195E"/>
    <w:rsid w:val="0012219F"/>
    <w:rsid w:val="00122C88"/>
    <w:rsid w:val="00124067"/>
    <w:rsid w:val="00124897"/>
    <w:rsid w:val="00124F84"/>
    <w:rsid w:val="00127EF3"/>
    <w:rsid w:val="001301BE"/>
    <w:rsid w:val="001317FD"/>
    <w:rsid w:val="00133B76"/>
    <w:rsid w:val="00134947"/>
    <w:rsid w:val="001353E2"/>
    <w:rsid w:val="0014084F"/>
    <w:rsid w:val="0014122B"/>
    <w:rsid w:val="0014181B"/>
    <w:rsid w:val="00141BB7"/>
    <w:rsid w:val="00142855"/>
    <w:rsid w:val="00142E5A"/>
    <w:rsid w:val="00143569"/>
    <w:rsid w:val="00143D50"/>
    <w:rsid w:val="00144438"/>
    <w:rsid w:val="00144E39"/>
    <w:rsid w:val="00145331"/>
    <w:rsid w:val="0014550A"/>
    <w:rsid w:val="00147FB4"/>
    <w:rsid w:val="0015074B"/>
    <w:rsid w:val="00153242"/>
    <w:rsid w:val="001547BD"/>
    <w:rsid w:val="00155CCC"/>
    <w:rsid w:val="00156AA4"/>
    <w:rsid w:val="001570DF"/>
    <w:rsid w:val="00157DC4"/>
    <w:rsid w:val="001609AF"/>
    <w:rsid w:val="00160CF9"/>
    <w:rsid w:val="0016156D"/>
    <w:rsid w:val="00161A4B"/>
    <w:rsid w:val="00162B06"/>
    <w:rsid w:val="00163342"/>
    <w:rsid w:val="00163CDE"/>
    <w:rsid w:val="0016481F"/>
    <w:rsid w:val="0016585D"/>
    <w:rsid w:val="001662A0"/>
    <w:rsid w:val="00167E85"/>
    <w:rsid w:val="0016BE4E"/>
    <w:rsid w:val="00170370"/>
    <w:rsid w:val="001707AA"/>
    <w:rsid w:val="0017407C"/>
    <w:rsid w:val="00174438"/>
    <w:rsid w:val="00175243"/>
    <w:rsid w:val="00175691"/>
    <w:rsid w:val="00175B9E"/>
    <w:rsid w:val="00175E64"/>
    <w:rsid w:val="001761CB"/>
    <w:rsid w:val="0017782D"/>
    <w:rsid w:val="00181FB9"/>
    <w:rsid w:val="00182139"/>
    <w:rsid w:val="001827D2"/>
    <w:rsid w:val="00183BAD"/>
    <w:rsid w:val="0018400A"/>
    <w:rsid w:val="00184809"/>
    <w:rsid w:val="001848FB"/>
    <w:rsid w:val="00184E69"/>
    <w:rsid w:val="00185012"/>
    <w:rsid w:val="00185686"/>
    <w:rsid w:val="00186AE3"/>
    <w:rsid w:val="00186D1E"/>
    <w:rsid w:val="00190840"/>
    <w:rsid w:val="00191A9E"/>
    <w:rsid w:val="001929E5"/>
    <w:rsid w:val="00193C42"/>
    <w:rsid w:val="00194C5F"/>
    <w:rsid w:val="00194EB7"/>
    <w:rsid w:val="00194ED4"/>
    <w:rsid w:val="001950C7"/>
    <w:rsid w:val="001956BB"/>
    <w:rsid w:val="00195B21"/>
    <w:rsid w:val="0019618B"/>
    <w:rsid w:val="00196371"/>
    <w:rsid w:val="0019642D"/>
    <w:rsid w:val="001979C8"/>
    <w:rsid w:val="001A00F4"/>
    <w:rsid w:val="001A6848"/>
    <w:rsid w:val="001B012B"/>
    <w:rsid w:val="001B1E69"/>
    <w:rsid w:val="001B2CD8"/>
    <w:rsid w:val="001B332F"/>
    <w:rsid w:val="001B47F9"/>
    <w:rsid w:val="001B492C"/>
    <w:rsid w:val="001B4D35"/>
    <w:rsid w:val="001B538C"/>
    <w:rsid w:val="001B611A"/>
    <w:rsid w:val="001B6339"/>
    <w:rsid w:val="001B6F04"/>
    <w:rsid w:val="001B76FC"/>
    <w:rsid w:val="001C0E3F"/>
    <w:rsid w:val="001C3A17"/>
    <w:rsid w:val="001C3A55"/>
    <w:rsid w:val="001C3B2D"/>
    <w:rsid w:val="001C41AB"/>
    <w:rsid w:val="001C4689"/>
    <w:rsid w:val="001C52F3"/>
    <w:rsid w:val="001C5B2F"/>
    <w:rsid w:val="001C5D78"/>
    <w:rsid w:val="001C5DFD"/>
    <w:rsid w:val="001C61A1"/>
    <w:rsid w:val="001C6373"/>
    <w:rsid w:val="001C77B7"/>
    <w:rsid w:val="001C7C0D"/>
    <w:rsid w:val="001D09B7"/>
    <w:rsid w:val="001D0B77"/>
    <w:rsid w:val="001D0FF2"/>
    <w:rsid w:val="001D13AA"/>
    <w:rsid w:val="001D338A"/>
    <w:rsid w:val="001D5269"/>
    <w:rsid w:val="001D5750"/>
    <w:rsid w:val="001D5C74"/>
    <w:rsid w:val="001D60C7"/>
    <w:rsid w:val="001D61BB"/>
    <w:rsid w:val="001D76C7"/>
    <w:rsid w:val="001E05F4"/>
    <w:rsid w:val="001E2AB6"/>
    <w:rsid w:val="001E2D94"/>
    <w:rsid w:val="001E30DE"/>
    <w:rsid w:val="001E334D"/>
    <w:rsid w:val="001E3C83"/>
    <w:rsid w:val="001E42A9"/>
    <w:rsid w:val="001E5A27"/>
    <w:rsid w:val="001E638B"/>
    <w:rsid w:val="001E6987"/>
    <w:rsid w:val="001E69A5"/>
    <w:rsid w:val="001E6CDA"/>
    <w:rsid w:val="001E6CFD"/>
    <w:rsid w:val="001E7B09"/>
    <w:rsid w:val="001E7C5C"/>
    <w:rsid w:val="001F1CD7"/>
    <w:rsid w:val="001F2997"/>
    <w:rsid w:val="001F3923"/>
    <w:rsid w:val="001F5981"/>
    <w:rsid w:val="001F610B"/>
    <w:rsid w:val="001F62A9"/>
    <w:rsid w:val="001F63E8"/>
    <w:rsid w:val="001F74BE"/>
    <w:rsid w:val="001F76CA"/>
    <w:rsid w:val="00200D28"/>
    <w:rsid w:val="002017BF"/>
    <w:rsid w:val="00202DA4"/>
    <w:rsid w:val="00203FA9"/>
    <w:rsid w:val="002041E7"/>
    <w:rsid w:val="00204D01"/>
    <w:rsid w:val="00205756"/>
    <w:rsid w:val="0020577E"/>
    <w:rsid w:val="00205D68"/>
    <w:rsid w:val="0020784B"/>
    <w:rsid w:val="00207AB1"/>
    <w:rsid w:val="00210A40"/>
    <w:rsid w:val="00211BDE"/>
    <w:rsid w:val="002125BA"/>
    <w:rsid w:val="00214C00"/>
    <w:rsid w:val="00214E90"/>
    <w:rsid w:val="00217AB8"/>
    <w:rsid w:val="00217E11"/>
    <w:rsid w:val="00220B5B"/>
    <w:rsid w:val="002216BE"/>
    <w:rsid w:val="00223731"/>
    <w:rsid w:val="00223755"/>
    <w:rsid w:val="00223C2D"/>
    <w:rsid w:val="00223E34"/>
    <w:rsid w:val="00223F5B"/>
    <w:rsid w:val="00224D21"/>
    <w:rsid w:val="0022628F"/>
    <w:rsid w:val="00230195"/>
    <w:rsid w:val="00231493"/>
    <w:rsid w:val="00232197"/>
    <w:rsid w:val="00232C92"/>
    <w:rsid w:val="00233853"/>
    <w:rsid w:val="002338EE"/>
    <w:rsid w:val="00234457"/>
    <w:rsid w:val="00234637"/>
    <w:rsid w:val="00234B37"/>
    <w:rsid w:val="0023520A"/>
    <w:rsid w:val="0024153C"/>
    <w:rsid w:val="00242408"/>
    <w:rsid w:val="00242668"/>
    <w:rsid w:val="002432CA"/>
    <w:rsid w:val="00243461"/>
    <w:rsid w:val="00243ACA"/>
    <w:rsid w:val="0024557C"/>
    <w:rsid w:val="0024700A"/>
    <w:rsid w:val="00247C55"/>
    <w:rsid w:val="002504BF"/>
    <w:rsid w:val="002506FA"/>
    <w:rsid w:val="00250886"/>
    <w:rsid w:val="00250F07"/>
    <w:rsid w:val="00252647"/>
    <w:rsid w:val="00252A60"/>
    <w:rsid w:val="00252E67"/>
    <w:rsid w:val="0025314F"/>
    <w:rsid w:val="00253E91"/>
    <w:rsid w:val="00254B86"/>
    <w:rsid w:val="002552F7"/>
    <w:rsid w:val="00255995"/>
    <w:rsid w:val="00255CBA"/>
    <w:rsid w:val="0025605C"/>
    <w:rsid w:val="0025696C"/>
    <w:rsid w:val="00260CEB"/>
    <w:rsid w:val="0026168E"/>
    <w:rsid w:val="00261F92"/>
    <w:rsid w:val="002622C0"/>
    <w:rsid w:val="002629F5"/>
    <w:rsid w:val="00264E6F"/>
    <w:rsid w:val="002651B0"/>
    <w:rsid w:val="00265EDD"/>
    <w:rsid w:val="00266561"/>
    <w:rsid w:val="00266713"/>
    <w:rsid w:val="00266B3F"/>
    <w:rsid w:val="00267809"/>
    <w:rsid w:val="00267C58"/>
    <w:rsid w:val="00271817"/>
    <w:rsid w:val="00271DEB"/>
    <w:rsid w:val="00272CF3"/>
    <w:rsid w:val="00273119"/>
    <w:rsid w:val="00273C75"/>
    <w:rsid w:val="002746F1"/>
    <w:rsid w:val="002747B3"/>
    <w:rsid w:val="002749C4"/>
    <w:rsid w:val="00274A93"/>
    <w:rsid w:val="00274D11"/>
    <w:rsid w:val="00274F50"/>
    <w:rsid w:val="002750EE"/>
    <w:rsid w:val="0027669C"/>
    <w:rsid w:val="00277433"/>
    <w:rsid w:val="002808D2"/>
    <w:rsid w:val="002814D6"/>
    <w:rsid w:val="00283B30"/>
    <w:rsid w:val="00283CE2"/>
    <w:rsid w:val="00284541"/>
    <w:rsid w:val="00286654"/>
    <w:rsid w:val="00291BCA"/>
    <w:rsid w:val="00291C97"/>
    <w:rsid w:val="00294767"/>
    <w:rsid w:val="0029639D"/>
    <w:rsid w:val="00297AFD"/>
    <w:rsid w:val="002A0ED6"/>
    <w:rsid w:val="002A1FC3"/>
    <w:rsid w:val="002A2E21"/>
    <w:rsid w:val="002A438F"/>
    <w:rsid w:val="002A4DF5"/>
    <w:rsid w:val="002A58C7"/>
    <w:rsid w:val="002A7376"/>
    <w:rsid w:val="002A7F8E"/>
    <w:rsid w:val="002B04B6"/>
    <w:rsid w:val="002B18AC"/>
    <w:rsid w:val="002B18D4"/>
    <w:rsid w:val="002B1F7B"/>
    <w:rsid w:val="002B2A04"/>
    <w:rsid w:val="002B2DEA"/>
    <w:rsid w:val="002B3D14"/>
    <w:rsid w:val="002B3E1D"/>
    <w:rsid w:val="002B42E9"/>
    <w:rsid w:val="002B45AB"/>
    <w:rsid w:val="002B4A9D"/>
    <w:rsid w:val="002B4BA4"/>
    <w:rsid w:val="002B4F70"/>
    <w:rsid w:val="002B540A"/>
    <w:rsid w:val="002B5FE4"/>
    <w:rsid w:val="002B7B7E"/>
    <w:rsid w:val="002B7B94"/>
    <w:rsid w:val="002C00BE"/>
    <w:rsid w:val="002C030E"/>
    <w:rsid w:val="002C05E8"/>
    <w:rsid w:val="002C20BB"/>
    <w:rsid w:val="002C2B0C"/>
    <w:rsid w:val="002C471F"/>
    <w:rsid w:val="002C4A92"/>
    <w:rsid w:val="002C60E0"/>
    <w:rsid w:val="002C6F22"/>
    <w:rsid w:val="002D0011"/>
    <w:rsid w:val="002D1073"/>
    <w:rsid w:val="002D1919"/>
    <w:rsid w:val="002D1AF8"/>
    <w:rsid w:val="002D1ED3"/>
    <w:rsid w:val="002D2262"/>
    <w:rsid w:val="002D2557"/>
    <w:rsid w:val="002D348D"/>
    <w:rsid w:val="002D395F"/>
    <w:rsid w:val="002D7CD7"/>
    <w:rsid w:val="002D7EC8"/>
    <w:rsid w:val="002E2359"/>
    <w:rsid w:val="002E4928"/>
    <w:rsid w:val="002E5983"/>
    <w:rsid w:val="002F0F50"/>
    <w:rsid w:val="002F1350"/>
    <w:rsid w:val="002F2D47"/>
    <w:rsid w:val="002F31FC"/>
    <w:rsid w:val="002F3605"/>
    <w:rsid w:val="002F43C8"/>
    <w:rsid w:val="002F4435"/>
    <w:rsid w:val="002F4722"/>
    <w:rsid w:val="002F5276"/>
    <w:rsid w:val="002F5296"/>
    <w:rsid w:val="002F71BB"/>
    <w:rsid w:val="002F7604"/>
    <w:rsid w:val="00300678"/>
    <w:rsid w:val="00301091"/>
    <w:rsid w:val="003015E9"/>
    <w:rsid w:val="00301A0C"/>
    <w:rsid w:val="0030291B"/>
    <w:rsid w:val="00302FE7"/>
    <w:rsid w:val="00304179"/>
    <w:rsid w:val="00304FBC"/>
    <w:rsid w:val="00305279"/>
    <w:rsid w:val="00305C74"/>
    <w:rsid w:val="003060D4"/>
    <w:rsid w:val="003077BA"/>
    <w:rsid w:val="00310D15"/>
    <w:rsid w:val="0031148C"/>
    <w:rsid w:val="00311F73"/>
    <w:rsid w:val="0031422B"/>
    <w:rsid w:val="003147A5"/>
    <w:rsid w:val="003159B0"/>
    <w:rsid w:val="00315B18"/>
    <w:rsid w:val="00316561"/>
    <w:rsid w:val="003175EE"/>
    <w:rsid w:val="0032011B"/>
    <w:rsid w:val="00320289"/>
    <w:rsid w:val="003203C8"/>
    <w:rsid w:val="00320B13"/>
    <w:rsid w:val="003214B8"/>
    <w:rsid w:val="003217FD"/>
    <w:rsid w:val="00322649"/>
    <w:rsid w:val="00323E58"/>
    <w:rsid w:val="003246CE"/>
    <w:rsid w:val="00324899"/>
    <w:rsid w:val="00324ABB"/>
    <w:rsid w:val="00324B2B"/>
    <w:rsid w:val="00325115"/>
    <w:rsid w:val="00325DDE"/>
    <w:rsid w:val="00326371"/>
    <w:rsid w:val="00326F90"/>
    <w:rsid w:val="00330422"/>
    <w:rsid w:val="00330AE6"/>
    <w:rsid w:val="003310E7"/>
    <w:rsid w:val="00331FEB"/>
    <w:rsid w:val="003323F2"/>
    <w:rsid w:val="00332BC8"/>
    <w:rsid w:val="00332D55"/>
    <w:rsid w:val="00333A21"/>
    <w:rsid w:val="0033514F"/>
    <w:rsid w:val="003368D7"/>
    <w:rsid w:val="00337110"/>
    <w:rsid w:val="00337429"/>
    <w:rsid w:val="003402A6"/>
    <w:rsid w:val="00340A08"/>
    <w:rsid w:val="00341B18"/>
    <w:rsid w:val="00341E28"/>
    <w:rsid w:val="003432F8"/>
    <w:rsid w:val="00344719"/>
    <w:rsid w:val="00344ECA"/>
    <w:rsid w:val="0034617D"/>
    <w:rsid w:val="00347585"/>
    <w:rsid w:val="00350920"/>
    <w:rsid w:val="00350D84"/>
    <w:rsid w:val="00350F3F"/>
    <w:rsid w:val="00351BC1"/>
    <w:rsid w:val="003531B1"/>
    <w:rsid w:val="003534BB"/>
    <w:rsid w:val="00354654"/>
    <w:rsid w:val="003548EB"/>
    <w:rsid w:val="00354C5E"/>
    <w:rsid w:val="003564C0"/>
    <w:rsid w:val="00356FAD"/>
    <w:rsid w:val="00357D61"/>
    <w:rsid w:val="003612B4"/>
    <w:rsid w:val="003618E8"/>
    <w:rsid w:val="00361F2C"/>
    <w:rsid w:val="003623C2"/>
    <w:rsid w:val="003629FE"/>
    <w:rsid w:val="003635F4"/>
    <w:rsid w:val="00363B6A"/>
    <w:rsid w:val="00363D15"/>
    <w:rsid w:val="00365B42"/>
    <w:rsid w:val="00365F92"/>
    <w:rsid w:val="003668B1"/>
    <w:rsid w:val="0037349A"/>
    <w:rsid w:val="003734A2"/>
    <w:rsid w:val="00373733"/>
    <w:rsid w:val="00373CD4"/>
    <w:rsid w:val="00374D86"/>
    <w:rsid w:val="00375169"/>
    <w:rsid w:val="003762E5"/>
    <w:rsid w:val="0037667D"/>
    <w:rsid w:val="003768E9"/>
    <w:rsid w:val="00376CE7"/>
    <w:rsid w:val="00377547"/>
    <w:rsid w:val="003775DD"/>
    <w:rsid w:val="00377D46"/>
    <w:rsid w:val="003819F5"/>
    <w:rsid w:val="00381B6A"/>
    <w:rsid w:val="003823CB"/>
    <w:rsid w:val="003832DC"/>
    <w:rsid w:val="00383802"/>
    <w:rsid w:val="0038381E"/>
    <w:rsid w:val="00384EC2"/>
    <w:rsid w:val="00384F17"/>
    <w:rsid w:val="003854D1"/>
    <w:rsid w:val="00385ACA"/>
    <w:rsid w:val="003863C4"/>
    <w:rsid w:val="003873E5"/>
    <w:rsid w:val="003905F6"/>
    <w:rsid w:val="00391A3E"/>
    <w:rsid w:val="0039202F"/>
    <w:rsid w:val="0039222E"/>
    <w:rsid w:val="003924C2"/>
    <w:rsid w:val="0039416B"/>
    <w:rsid w:val="00394594"/>
    <w:rsid w:val="00397AFD"/>
    <w:rsid w:val="003A0FC9"/>
    <w:rsid w:val="003A14B1"/>
    <w:rsid w:val="003A34B0"/>
    <w:rsid w:val="003A4A00"/>
    <w:rsid w:val="003A4D10"/>
    <w:rsid w:val="003A4EF3"/>
    <w:rsid w:val="003A65EC"/>
    <w:rsid w:val="003A6B5F"/>
    <w:rsid w:val="003A70A4"/>
    <w:rsid w:val="003B1247"/>
    <w:rsid w:val="003B1526"/>
    <w:rsid w:val="003B1F74"/>
    <w:rsid w:val="003B4D9F"/>
    <w:rsid w:val="003B5DC5"/>
    <w:rsid w:val="003B69F5"/>
    <w:rsid w:val="003C0104"/>
    <w:rsid w:val="003C0EBE"/>
    <w:rsid w:val="003C389F"/>
    <w:rsid w:val="003C3DAE"/>
    <w:rsid w:val="003C4CF0"/>
    <w:rsid w:val="003C5ADD"/>
    <w:rsid w:val="003C7360"/>
    <w:rsid w:val="003D0E64"/>
    <w:rsid w:val="003D1622"/>
    <w:rsid w:val="003D1775"/>
    <w:rsid w:val="003D1AB2"/>
    <w:rsid w:val="003D2008"/>
    <w:rsid w:val="003D2325"/>
    <w:rsid w:val="003D251E"/>
    <w:rsid w:val="003D2A80"/>
    <w:rsid w:val="003D3D48"/>
    <w:rsid w:val="003D4083"/>
    <w:rsid w:val="003D55F5"/>
    <w:rsid w:val="003D5C42"/>
    <w:rsid w:val="003D5E45"/>
    <w:rsid w:val="003D6AC8"/>
    <w:rsid w:val="003E2818"/>
    <w:rsid w:val="003E2C33"/>
    <w:rsid w:val="003E2D36"/>
    <w:rsid w:val="003E32FA"/>
    <w:rsid w:val="003E33DE"/>
    <w:rsid w:val="003E41F2"/>
    <w:rsid w:val="003E4946"/>
    <w:rsid w:val="003E5A71"/>
    <w:rsid w:val="003E65D8"/>
    <w:rsid w:val="003E68E4"/>
    <w:rsid w:val="003E719C"/>
    <w:rsid w:val="003E73D6"/>
    <w:rsid w:val="003E78B7"/>
    <w:rsid w:val="003F082E"/>
    <w:rsid w:val="003F12D2"/>
    <w:rsid w:val="003F1444"/>
    <w:rsid w:val="003F1746"/>
    <w:rsid w:val="003F1C53"/>
    <w:rsid w:val="003F1D1E"/>
    <w:rsid w:val="003F26A7"/>
    <w:rsid w:val="003F4A01"/>
    <w:rsid w:val="003F5C9C"/>
    <w:rsid w:val="003F623F"/>
    <w:rsid w:val="003F7B27"/>
    <w:rsid w:val="004020A5"/>
    <w:rsid w:val="00402C04"/>
    <w:rsid w:val="00403FA4"/>
    <w:rsid w:val="004049A1"/>
    <w:rsid w:val="00405F7D"/>
    <w:rsid w:val="00406781"/>
    <w:rsid w:val="004069FB"/>
    <w:rsid w:val="004074CF"/>
    <w:rsid w:val="00407585"/>
    <w:rsid w:val="004075E5"/>
    <w:rsid w:val="0041096D"/>
    <w:rsid w:val="00413061"/>
    <w:rsid w:val="00413E14"/>
    <w:rsid w:val="004170F1"/>
    <w:rsid w:val="00417E5A"/>
    <w:rsid w:val="00420E77"/>
    <w:rsid w:val="00420FD2"/>
    <w:rsid w:val="00421473"/>
    <w:rsid w:val="00421A20"/>
    <w:rsid w:val="0042235B"/>
    <w:rsid w:val="004244DB"/>
    <w:rsid w:val="004249E6"/>
    <w:rsid w:val="00426301"/>
    <w:rsid w:val="0042654D"/>
    <w:rsid w:val="00430CEF"/>
    <w:rsid w:val="00430DAA"/>
    <w:rsid w:val="00431172"/>
    <w:rsid w:val="00431200"/>
    <w:rsid w:val="00431C46"/>
    <w:rsid w:val="00432B6C"/>
    <w:rsid w:val="00433063"/>
    <w:rsid w:val="004340DC"/>
    <w:rsid w:val="00434672"/>
    <w:rsid w:val="00434E63"/>
    <w:rsid w:val="00436A4D"/>
    <w:rsid w:val="004379E1"/>
    <w:rsid w:val="00437ACB"/>
    <w:rsid w:val="0044044F"/>
    <w:rsid w:val="00443731"/>
    <w:rsid w:val="00443CEE"/>
    <w:rsid w:val="0044443D"/>
    <w:rsid w:val="004446C9"/>
    <w:rsid w:val="00444F62"/>
    <w:rsid w:val="00450E02"/>
    <w:rsid w:val="00454796"/>
    <w:rsid w:val="00455092"/>
    <w:rsid w:val="00455305"/>
    <w:rsid w:val="00456547"/>
    <w:rsid w:val="00456B1F"/>
    <w:rsid w:val="00460F16"/>
    <w:rsid w:val="0046123E"/>
    <w:rsid w:val="004617B7"/>
    <w:rsid w:val="0046272D"/>
    <w:rsid w:val="00462A11"/>
    <w:rsid w:val="00462A42"/>
    <w:rsid w:val="0046344B"/>
    <w:rsid w:val="0046464E"/>
    <w:rsid w:val="00465048"/>
    <w:rsid w:val="004650CB"/>
    <w:rsid w:val="00467C1F"/>
    <w:rsid w:val="00470B6D"/>
    <w:rsid w:val="00470EF3"/>
    <w:rsid w:val="0047100D"/>
    <w:rsid w:val="00471182"/>
    <w:rsid w:val="00473A79"/>
    <w:rsid w:val="00474BA8"/>
    <w:rsid w:val="00475A2D"/>
    <w:rsid w:val="00476604"/>
    <w:rsid w:val="00477D3C"/>
    <w:rsid w:val="00480555"/>
    <w:rsid w:val="00480641"/>
    <w:rsid w:val="00480B2B"/>
    <w:rsid w:val="00480B4D"/>
    <w:rsid w:val="00480C32"/>
    <w:rsid w:val="00481881"/>
    <w:rsid w:val="00482DAA"/>
    <w:rsid w:val="00483648"/>
    <w:rsid w:val="0048366D"/>
    <w:rsid w:val="00484A0A"/>
    <w:rsid w:val="004852D9"/>
    <w:rsid w:val="00485508"/>
    <w:rsid w:val="00485571"/>
    <w:rsid w:val="00485D88"/>
    <w:rsid w:val="004867C2"/>
    <w:rsid w:val="00490ABF"/>
    <w:rsid w:val="004915A1"/>
    <w:rsid w:val="004918BD"/>
    <w:rsid w:val="00492CD9"/>
    <w:rsid w:val="004936E2"/>
    <w:rsid w:val="004937E8"/>
    <w:rsid w:val="00493BF9"/>
    <w:rsid w:val="00494B56"/>
    <w:rsid w:val="004951AF"/>
    <w:rsid w:val="00495764"/>
    <w:rsid w:val="00495D2D"/>
    <w:rsid w:val="00496841"/>
    <w:rsid w:val="004978B4"/>
    <w:rsid w:val="00497B18"/>
    <w:rsid w:val="00497D9D"/>
    <w:rsid w:val="004A06B2"/>
    <w:rsid w:val="004A1173"/>
    <w:rsid w:val="004A1454"/>
    <w:rsid w:val="004A16A6"/>
    <w:rsid w:val="004A37B6"/>
    <w:rsid w:val="004A4522"/>
    <w:rsid w:val="004A4D8C"/>
    <w:rsid w:val="004A4DA7"/>
    <w:rsid w:val="004A55AA"/>
    <w:rsid w:val="004A6070"/>
    <w:rsid w:val="004A65C1"/>
    <w:rsid w:val="004A68F3"/>
    <w:rsid w:val="004A7269"/>
    <w:rsid w:val="004A72F8"/>
    <w:rsid w:val="004B1754"/>
    <w:rsid w:val="004B188C"/>
    <w:rsid w:val="004B2D5D"/>
    <w:rsid w:val="004B3067"/>
    <w:rsid w:val="004B477B"/>
    <w:rsid w:val="004B54F5"/>
    <w:rsid w:val="004B54F7"/>
    <w:rsid w:val="004B5669"/>
    <w:rsid w:val="004B5A95"/>
    <w:rsid w:val="004B5C42"/>
    <w:rsid w:val="004B655E"/>
    <w:rsid w:val="004B78E5"/>
    <w:rsid w:val="004B79AE"/>
    <w:rsid w:val="004C02BE"/>
    <w:rsid w:val="004C02FD"/>
    <w:rsid w:val="004C0C84"/>
    <w:rsid w:val="004C1273"/>
    <w:rsid w:val="004C2BEC"/>
    <w:rsid w:val="004C30C1"/>
    <w:rsid w:val="004C368A"/>
    <w:rsid w:val="004C3703"/>
    <w:rsid w:val="004C3E17"/>
    <w:rsid w:val="004C514C"/>
    <w:rsid w:val="004C8EA9"/>
    <w:rsid w:val="004D009B"/>
    <w:rsid w:val="004D0D2B"/>
    <w:rsid w:val="004D26B3"/>
    <w:rsid w:val="004D30D0"/>
    <w:rsid w:val="004D3342"/>
    <w:rsid w:val="004D3368"/>
    <w:rsid w:val="004D374F"/>
    <w:rsid w:val="004D3D1E"/>
    <w:rsid w:val="004D48D8"/>
    <w:rsid w:val="004D51C6"/>
    <w:rsid w:val="004D78A2"/>
    <w:rsid w:val="004E107B"/>
    <w:rsid w:val="004E2571"/>
    <w:rsid w:val="004E27D7"/>
    <w:rsid w:val="004E2839"/>
    <w:rsid w:val="004E2AC2"/>
    <w:rsid w:val="004E3AF7"/>
    <w:rsid w:val="004E3CFE"/>
    <w:rsid w:val="004E406C"/>
    <w:rsid w:val="004E4277"/>
    <w:rsid w:val="004F1B2F"/>
    <w:rsid w:val="004F28E2"/>
    <w:rsid w:val="004F3DE4"/>
    <w:rsid w:val="004F4850"/>
    <w:rsid w:val="004F58CA"/>
    <w:rsid w:val="004F653B"/>
    <w:rsid w:val="00501801"/>
    <w:rsid w:val="00502368"/>
    <w:rsid w:val="00503E96"/>
    <w:rsid w:val="00504740"/>
    <w:rsid w:val="005050E4"/>
    <w:rsid w:val="005115B5"/>
    <w:rsid w:val="00511CDA"/>
    <w:rsid w:val="00514610"/>
    <w:rsid w:val="00514A7A"/>
    <w:rsid w:val="00515048"/>
    <w:rsid w:val="0051527F"/>
    <w:rsid w:val="005154FF"/>
    <w:rsid w:val="00515D62"/>
    <w:rsid w:val="005201C0"/>
    <w:rsid w:val="00521745"/>
    <w:rsid w:val="0052204C"/>
    <w:rsid w:val="00522577"/>
    <w:rsid w:val="005229DB"/>
    <w:rsid w:val="00522ED0"/>
    <w:rsid w:val="0052431F"/>
    <w:rsid w:val="0052461D"/>
    <w:rsid w:val="00525CEC"/>
    <w:rsid w:val="00526327"/>
    <w:rsid w:val="00526380"/>
    <w:rsid w:val="00527A1A"/>
    <w:rsid w:val="00531FE4"/>
    <w:rsid w:val="00533B0C"/>
    <w:rsid w:val="00534B6D"/>
    <w:rsid w:val="0053753D"/>
    <w:rsid w:val="00540165"/>
    <w:rsid w:val="005410F9"/>
    <w:rsid w:val="00542328"/>
    <w:rsid w:val="005424B9"/>
    <w:rsid w:val="00543E81"/>
    <w:rsid w:val="005441AF"/>
    <w:rsid w:val="005441DF"/>
    <w:rsid w:val="005450E8"/>
    <w:rsid w:val="00545953"/>
    <w:rsid w:val="00545FC8"/>
    <w:rsid w:val="00546325"/>
    <w:rsid w:val="00547167"/>
    <w:rsid w:val="0055062B"/>
    <w:rsid w:val="00551264"/>
    <w:rsid w:val="0055163F"/>
    <w:rsid w:val="00552170"/>
    <w:rsid w:val="00552845"/>
    <w:rsid w:val="00552C3C"/>
    <w:rsid w:val="005537B2"/>
    <w:rsid w:val="00553999"/>
    <w:rsid w:val="0055516A"/>
    <w:rsid w:val="0055548C"/>
    <w:rsid w:val="00555A47"/>
    <w:rsid w:val="00556691"/>
    <w:rsid w:val="00556C47"/>
    <w:rsid w:val="00556EFB"/>
    <w:rsid w:val="00560126"/>
    <w:rsid w:val="0056015B"/>
    <w:rsid w:val="00560F77"/>
    <w:rsid w:val="00561D99"/>
    <w:rsid w:val="00561FDC"/>
    <w:rsid w:val="0056210C"/>
    <w:rsid w:val="00562E4F"/>
    <w:rsid w:val="005649D9"/>
    <w:rsid w:val="0057022F"/>
    <w:rsid w:val="0057027F"/>
    <w:rsid w:val="005728BB"/>
    <w:rsid w:val="00573940"/>
    <w:rsid w:val="00573A81"/>
    <w:rsid w:val="00573AAD"/>
    <w:rsid w:val="005747E6"/>
    <w:rsid w:val="00575021"/>
    <w:rsid w:val="00577DF8"/>
    <w:rsid w:val="005807EE"/>
    <w:rsid w:val="00581C23"/>
    <w:rsid w:val="0058352D"/>
    <w:rsid w:val="00584B8F"/>
    <w:rsid w:val="00584E9E"/>
    <w:rsid w:val="00585A45"/>
    <w:rsid w:val="00587FC6"/>
    <w:rsid w:val="005904F3"/>
    <w:rsid w:val="00590604"/>
    <w:rsid w:val="005924AD"/>
    <w:rsid w:val="00593B18"/>
    <w:rsid w:val="005943F5"/>
    <w:rsid w:val="00596058"/>
    <w:rsid w:val="00596114"/>
    <w:rsid w:val="00597D80"/>
    <w:rsid w:val="005A30A4"/>
    <w:rsid w:val="005A49B8"/>
    <w:rsid w:val="005A6157"/>
    <w:rsid w:val="005A7AC0"/>
    <w:rsid w:val="005B0056"/>
    <w:rsid w:val="005B0753"/>
    <w:rsid w:val="005B08C2"/>
    <w:rsid w:val="005B1A70"/>
    <w:rsid w:val="005B285E"/>
    <w:rsid w:val="005B37DD"/>
    <w:rsid w:val="005B5A8B"/>
    <w:rsid w:val="005B5EED"/>
    <w:rsid w:val="005B5F7D"/>
    <w:rsid w:val="005B77B0"/>
    <w:rsid w:val="005C06CE"/>
    <w:rsid w:val="005C0A01"/>
    <w:rsid w:val="005C1EF3"/>
    <w:rsid w:val="005C3517"/>
    <w:rsid w:val="005C4972"/>
    <w:rsid w:val="005C4CDA"/>
    <w:rsid w:val="005C5628"/>
    <w:rsid w:val="005C58A4"/>
    <w:rsid w:val="005C6309"/>
    <w:rsid w:val="005C6368"/>
    <w:rsid w:val="005C71D1"/>
    <w:rsid w:val="005C76C3"/>
    <w:rsid w:val="005C7BA0"/>
    <w:rsid w:val="005C7BBF"/>
    <w:rsid w:val="005D00F1"/>
    <w:rsid w:val="005D02F6"/>
    <w:rsid w:val="005D0A9C"/>
    <w:rsid w:val="005D114E"/>
    <w:rsid w:val="005D1974"/>
    <w:rsid w:val="005D30F0"/>
    <w:rsid w:val="005D38D4"/>
    <w:rsid w:val="005D3BA6"/>
    <w:rsid w:val="005D4143"/>
    <w:rsid w:val="005D4351"/>
    <w:rsid w:val="005D56D6"/>
    <w:rsid w:val="005D597C"/>
    <w:rsid w:val="005D71A8"/>
    <w:rsid w:val="005D7299"/>
    <w:rsid w:val="005E0446"/>
    <w:rsid w:val="005E184C"/>
    <w:rsid w:val="005E23A6"/>
    <w:rsid w:val="005E2DBA"/>
    <w:rsid w:val="005E2F90"/>
    <w:rsid w:val="005E304D"/>
    <w:rsid w:val="005E3462"/>
    <w:rsid w:val="005E48BE"/>
    <w:rsid w:val="005E4A05"/>
    <w:rsid w:val="005E4F03"/>
    <w:rsid w:val="005E52E9"/>
    <w:rsid w:val="005E5733"/>
    <w:rsid w:val="005E6087"/>
    <w:rsid w:val="005E75E4"/>
    <w:rsid w:val="005E770B"/>
    <w:rsid w:val="005E7923"/>
    <w:rsid w:val="005F0241"/>
    <w:rsid w:val="005F16B4"/>
    <w:rsid w:val="005F500A"/>
    <w:rsid w:val="005F6669"/>
    <w:rsid w:val="005F6D96"/>
    <w:rsid w:val="005F74EC"/>
    <w:rsid w:val="006005E5"/>
    <w:rsid w:val="0060117C"/>
    <w:rsid w:val="00601470"/>
    <w:rsid w:val="00601945"/>
    <w:rsid w:val="00601D21"/>
    <w:rsid w:val="00603A22"/>
    <w:rsid w:val="0060421F"/>
    <w:rsid w:val="00604DC0"/>
    <w:rsid w:val="00604DE0"/>
    <w:rsid w:val="00605064"/>
    <w:rsid w:val="0060530E"/>
    <w:rsid w:val="00605E9E"/>
    <w:rsid w:val="00606A3F"/>
    <w:rsid w:val="0060707E"/>
    <w:rsid w:val="00610037"/>
    <w:rsid w:val="00610AA3"/>
    <w:rsid w:val="006113AC"/>
    <w:rsid w:val="00611C47"/>
    <w:rsid w:val="006142EC"/>
    <w:rsid w:val="00615CC3"/>
    <w:rsid w:val="00616B77"/>
    <w:rsid w:val="00616F37"/>
    <w:rsid w:val="00620B82"/>
    <w:rsid w:val="00620E00"/>
    <w:rsid w:val="00621406"/>
    <w:rsid w:val="006216CF"/>
    <w:rsid w:val="00622215"/>
    <w:rsid w:val="00622658"/>
    <w:rsid w:val="00623339"/>
    <w:rsid w:val="00623FAD"/>
    <w:rsid w:val="0062430F"/>
    <w:rsid w:val="00624E77"/>
    <w:rsid w:val="00625B08"/>
    <w:rsid w:val="0062708A"/>
    <w:rsid w:val="00627BA8"/>
    <w:rsid w:val="00627F9B"/>
    <w:rsid w:val="0063056A"/>
    <w:rsid w:val="00630CCE"/>
    <w:rsid w:val="00630FB0"/>
    <w:rsid w:val="0063234E"/>
    <w:rsid w:val="006327C5"/>
    <w:rsid w:val="00632C60"/>
    <w:rsid w:val="00633232"/>
    <w:rsid w:val="00633716"/>
    <w:rsid w:val="00633803"/>
    <w:rsid w:val="0063439C"/>
    <w:rsid w:val="00634E7D"/>
    <w:rsid w:val="00635231"/>
    <w:rsid w:val="0063535E"/>
    <w:rsid w:val="00636A55"/>
    <w:rsid w:val="006409F9"/>
    <w:rsid w:val="00642C3B"/>
    <w:rsid w:val="00642D66"/>
    <w:rsid w:val="006433AC"/>
    <w:rsid w:val="00643904"/>
    <w:rsid w:val="00644298"/>
    <w:rsid w:val="006450D2"/>
    <w:rsid w:val="00646B9D"/>
    <w:rsid w:val="00650417"/>
    <w:rsid w:val="006507FD"/>
    <w:rsid w:val="00651681"/>
    <w:rsid w:val="006516A7"/>
    <w:rsid w:val="00651772"/>
    <w:rsid w:val="006517AA"/>
    <w:rsid w:val="00651EF6"/>
    <w:rsid w:val="006524C5"/>
    <w:rsid w:val="0065290F"/>
    <w:rsid w:val="00652DD6"/>
    <w:rsid w:val="00653F6E"/>
    <w:rsid w:val="0065462A"/>
    <w:rsid w:val="00654E0E"/>
    <w:rsid w:val="006557A9"/>
    <w:rsid w:val="00655AF8"/>
    <w:rsid w:val="006569AA"/>
    <w:rsid w:val="00656FDB"/>
    <w:rsid w:val="006573CB"/>
    <w:rsid w:val="0065746E"/>
    <w:rsid w:val="00657D8C"/>
    <w:rsid w:val="00657E92"/>
    <w:rsid w:val="00660299"/>
    <w:rsid w:val="006606B9"/>
    <w:rsid w:val="00660BFD"/>
    <w:rsid w:val="00660DC0"/>
    <w:rsid w:val="00661072"/>
    <w:rsid w:val="00661EAF"/>
    <w:rsid w:val="00664801"/>
    <w:rsid w:val="00667582"/>
    <w:rsid w:val="0066770E"/>
    <w:rsid w:val="0067074B"/>
    <w:rsid w:val="00671051"/>
    <w:rsid w:val="0067232D"/>
    <w:rsid w:val="00673D4B"/>
    <w:rsid w:val="00675163"/>
    <w:rsid w:val="006752D8"/>
    <w:rsid w:val="0067539B"/>
    <w:rsid w:val="006771B2"/>
    <w:rsid w:val="006776D7"/>
    <w:rsid w:val="00684114"/>
    <w:rsid w:val="00684D25"/>
    <w:rsid w:val="00685935"/>
    <w:rsid w:val="00685B38"/>
    <w:rsid w:val="00686531"/>
    <w:rsid w:val="006878C7"/>
    <w:rsid w:val="00690813"/>
    <w:rsid w:val="00690D70"/>
    <w:rsid w:val="00691628"/>
    <w:rsid w:val="0069195B"/>
    <w:rsid w:val="00692DC2"/>
    <w:rsid w:val="0069308F"/>
    <w:rsid w:val="00693225"/>
    <w:rsid w:val="00693F81"/>
    <w:rsid w:val="00694FFF"/>
    <w:rsid w:val="006950B8"/>
    <w:rsid w:val="006953A0"/>
    <w:rsid w:val="00695F9F"/>
    <w:rsid w:val="0069650F"/>
    <w:rsid w:val="00696A15"/>
    <w:rsid w:val="00696DA5"/>
    <w:rsid w:val="00697066"/>
    <w:rsid w:val="00697881"/>
    <w:rsid w:val="00697CBF"/>
    <w:rsid w:val="006A3548"/>
    <w:rsid w:val="006A4707"/>
    <w:rsid w:val="006A4709"/>
    <w:rsid w:val="006A570F"/>
    <w:rsid w:val="006A6460"/>
    <w:rsid w:val="006A6BAC"/>
    <w:rsid w:val="006A796F"/>
    <w:rsid w:val="006A7A7D"/>
    <w:rsid w:val="006B1ED6"/>
    <w:rsid w:val="006B2F05"/>
    <w:rsid w:val="006B4E9E"/>
    <w:rsid w:val="006B57DF"/>
    <w:rsid w:val="006B6186"/>
    <w:rsid w:val="006B633D"/>
    <w:rsid w:val="006B6443"/>
    <w:rsid w:val="006B65CB"/>
    <w:rsid w:val="006C0016"/>
    <w:rsid w:val="006C0716"/>
    <w:rsid w:val="006C092B"/>
    <w:rsid w:val="006C162C"/>
    <w:rsid w:val="006C2522"/>
    <w:rsid w:val="006C2590"/>
    <w:rsid w:val="006C2638"/>
    <w:rsid w:val="006C47BB"/>
    <w:rsid w:val="006C4E2B"/>
    <w:rsid w:val="006C5996"/>
    <w:rsid w:val="006C6186"/>
    <w:rsid w:val="006C77E1"/>
    <w:rsid w:val="006C7FFB"/>
    <w:rsid w:val="006D18AA"/>
    <w:rsid w:val="006D6A4A"/>
    <w:rsid w:val="006D7D3A"/>
    <w:rsid w:val="006E06DE"/>
    <w:rsid w:val="006E1BF7"/>
    <w:rsid w:val="006E2041"/>
    <w:rsid w:val="006E2915"/>
    <w:rsid w:val="006E3A5B"/>
    <w:rsid w:val="006E4E78"/>
    <w:rsid w:val="006E6870"/>
    <w:rsid w:val="006E6BC1"/>
    <w:rsid w:val="006E6F23"/>
    <w:rsid w:val="006E7297"/>
    <w:rsid w:val="006E72CB"/>
    <w:rsid w:val="006E7B0D"/>
    <w:rsid w:val="006F0A0E"/>
    <w:rsid w:val="006F1309"/>
    <w:rsid w:val="006F1894"/>
    <w:rsid w:val="006F1A3F"/>
    <w:rsid w:val="006F23C1"/>
    <w:rsid w:val="006F29F6"/>
    <w:rsid w:val="006F2A55"/>
    <w:rsid w:val="006F3599"/>
    <w:rsid w:val="006F44CB"/>
    <w:rsid w:val="006F484C"/>
    <w:rsid w:val="006F5235"/>
    <w:rsid w:val="006F54B2"/>
    <w:rsid w:val="006F63C5"/>
    <w:rsid w:val="006F6C49"/>
    <w:rsid w:val="006F75AF"/>
    <w:rsid w:val="006F7673"/>
    <w:rsid w:val="00700F0C"/>
    <w:rsid w:val="0070172C"/>
    <w:rsid w:val="007023E8"/>
    <w:rsid w:val="007031A5"/>
    <w:rsid w:val="0070397B"/>
    <w:rsid w:val="00703BFD"/>
    <w:rsid w:val="00704F8B"/>
    <w:rsid w:val="007055A8"/>
    <w:rsid w:val="007066EA"/>
    <w:rsid w:val="00706FFA"/>
    <w:rsid w:val="00707908"/>
    <w:rsid w:val="0070A2D9"/>
    <w:rsid w:val="00710A65"/>
    <w:rsid w:val="00710B9E"/>
    <w:rsid w:val="00710DD3"/>
    <w:rsid w:val="00712BF3"/>
    <w:rsid w:val="00713865"/>
    <w:rsid w:val="007138F2"/>
    <w:rsid w:val="007146D3"/>
    <w:rsid w:val="00714B8A"/>
    <w:rsid w:val="0071631D"/>
    <w:rsid w:val="00716992"/>
    <w:rsid w:val="007169C2"/>
    <w:rsid w:val="00716F76"/>
    <w:rsid w:val="00720483"/>
    <w:rsid w:val="00720942"/>
    <w:rsid w:val="007229FA"/>
    <w:rsid w:val="00723BD7"/>
    <w:rsid w:val="007241C1"/>
    <w:rsid w:val="00724BE3"/>
    <w:rsid w:val="00725696"/>
    <w:rsid w:val="00725B14"/>
    <w:rsid w:val="00726456"/>
    <w:rsid w:val="00726977"/>
    <w:rsid w:val="007273C8"/>
    <w:rsid w:val="00727CCC"/>
    <w:rsid w:val="00727FE4"/>
    <w:rsid w:val="00731127"/>
    <w:rsid w:val="007316E3"/>
    <w:rsid w:val="007323C0"/>
    <w:rsid w:val="00732830"/>
    <w:rsid w:val="00732BDF"/>
    <w:rsid w:val="00732C3A"/>
    <w:rsid w:val="00732FB3"/>
    <w:rsid w:val="0073324B"/>
    <w:rsid w:val="00735DDC"/>
    <w:rsid w:val="007368C6"/>
    <w:rsid w:val="00736F81"/>
    <w:rsid w:val="00737102"/>
    <w:rsid w:val="00737433"/>
    <w:rsid w:val="00742A1C"/>
    <w:rsid w:val="00742E1A"/>
    <w:rsid w:val="00742FE0"/>
    <w:rsid w:val="00743B20"/>
    <w:rsid w:val="00745FF0"/>
    <w:rsid w:val="00746508"/>
    <w:rsid w:val="0074777C"/>
    <w:rsid w:val="007505FA"/>
    <w:rsid w:val="00751450"/>
    <w:rsid w:val="00751AC1"/>
    <w:rsid w:val="00752086"/>
    <w:rsid w:val="007520CA"/>
    <w:rsid w:val="00752814"/>
    <w:rsid w:val="00752AFA"/>
    <w:rsid w:val="00753914"/>
    <w:rsid w:val="007543C9"/>
    <w:rsid w:val="00754A8A"/>
    <w:rsid w:val="00755C12"/>
    <w:rsid w:val="0075676A"/>
    <w:rsid w:val="0075676F"/>
    <w:rsid w:val="0076140A"/>
    <w:rsid w:val="00764AA9"/>
    <w:rsid w:val="00764EC8"/>
    <w:rsid w:val="0076611E"/>
    <w:rsid w:val="00766B66"/>
    <w:rsid w:val="0076AAB3"/>
    <w:rsid w:val="0077134A"/>
    <w:rsid w:val="00771496"/>
    <w:rsid w:val="00772140"/>
    <w:rsid w:val="00772400"/>
    <w:rsid w:val="00772733"/>
    <w:rsid w:val="00772B5F"/>
    <w:rsid w:val="00773299"/>
    <w:rsid w:val="00773367"/>
    <w:rsid w:val="00773622"/>
    <w:rsid w:val="00773895"/>
    <w:rsid w:val="00773A75"/>
    <w:rsid w:val="00773CC2"/>
    <w:rsid w:val="007742AD"/>
    <w:rsid w:val="007746E2"/>
    <w:rsid w:val="00775E2F"/>
    <w:rsid w:val="00776F87"/>
    <w:rsid w:val="007800C7"/>
    <w:rsid w:val="00782683"/>
    <w:rsid w:val="007834ED"/>
    <w:rsid w:val="007847B4"/>
    <w:rsid w:val="00784C11"/>
    <w:rsid w:val="00785055"/>
    <w:rsid w:val="00785630"/>
    <w:rsid w:val="00786A9E"/>
    <w:rsid w:val="00787485"/>
    <w:rsid w:val="0079064C"/>
    <w:rsid w:val="00791A0B"/>
    <w:rsid w:val="00791A93"/>
    <w:rsid w:val="00791D13"/>
    <w:rsid w:val="00792173"/>
    <w:rsid w:val="0079230F"/>
    <w:rsid w:val="0079289B"/>
    <w:rsid w:val="00792C28"/>
    <w:rsid w:val="00793170"/>
    <w:rsid w:val="00793463"/>
    <w:rsid w:val="00793D08"/>
    <w:rsid w:val="00796460"/>
    <w:rsid w:val="007971BC"/>
    <w:rsid w:val="007A027C"/>
    <w:rsid w:val="007A0461"/>
    <w:rsid w:val="007A0B47"/>
    <w:rsid w:val="007A11CF"/>
    <w:rsid w:val="007A1657"/>
    <w:rsid w:val="007A19EB"/>
    <w:rsid w:val="007A2B61"/>
    <w:rsid w:val="007A2FE0"/>
    <w:rsid w:val="007A38DE"/>
    <w:rsid w:val="007A49E8"/>
    <w:rsid w:val="007A5793"/>
    <w:rsid w:val="007A5A95"/>
    <w:rsid w:val="007A5D1A"/>
    <w:rsid w:val="007A748C"/>
    <w:rsid w:val="007A7F23"/>
    <w:rsid w:val="007B137C"/>
    <w:rsid w:val="007B28DF"/>
    <w:rsid w:val="007B305D"/>
    <w:rsid w:val="007B3432"/>
    <w:rsid w:val="007B35F0"/>
    <w:rsid w:val="007B3612"/>
    <w:rsid w:val="007B5544"/>
    <w:rsid w:val="007B5A04"/>
    <w:rsid w:val="007C01E6"/>
    <w:rsid w:val="007C07BB"/>
    <w:rsid w:val="007C19A3"/>
    <w:rsid w:val="007C3F37"/>
    <w:rsid w:val="007C736F"/>
    <w:rsid w:val="007D01E0"/>
    <w:rsid w:val="007D0991"/>
    <w:rsid w:val="007D2F5C"/>
    <w:rsid w:val="007D3251"/>
    <w:rsid w:val="007D42D5"/>
    <w:rsid w:val="007D5C34"/>
    <w:rsid w:val="007D5D17"/>
    <w:rsid w:val="007D5D9E"/>
    <w:rsid w:val="007D6485"/>
    <w:rsid w:val="007D6518"/>
    <w:rsid w:val="007D7EAC"/>
    <w:rsid w:val="007D7F48"/>
    <w:rsid w:val="007E117B"/>
    <w:rsid w:val="007E1667"/>
    <w:rsid w:val="007E1A61"/>
    <w:rsid w:val="007E2393"/>
    <w:rsid w:val="007E2A93"/>
    <w:rsid w:val="007E3C70"/>
    <w:rsid w:val="007E41A4"/>
    <w:rsid w:val="007E445C"/>
    <w:rsid w:val="007E58BB"/>
    <w:rsid w:val="007E5A92"/>
    <w:rsid w:val="007E5CB7"/>
    <w:rsid w:val="007E6D09"/>
    <w:rsid w:val="007E70AF"/>
    <w:rsid w:val="007E73D3"/>
    <w:rsid w:val="007F042F"/>
    <w:rsid w:val="007F0BAE"/>
    <w:rsid w:val="007F1C2A"/>
    <w:rsid w:val="007F2B5D"/>
    <w:rsid w:val="007F2C6D"/>
    <w:rsid w:val="007F3873"/>
    <w:rsid w:val="007F3DDB"/>
    <w:rsid w:val="007F4116"/>
    <w:rsid w:val="007F44B9"/>
    <w:rsid w:val="007F498A"/>
    <w:rsid w:val="007F63A7"/>
    <w:rsid w:val="007F65C8"/>
    <w:rsid w:val="007F666C"/>
    <w:rsid w:val="007F7396"/>
    <w:rsid w:val="007F7997"/>
    <w:rsid w:val="0080017A"/>
    <w:rsid w:val="0080098D"/>
    <w:rsid w:val="00800F5C"/>
    <w:rsid w:val="008024C1"/>
    <w:rsid w:val="0080336D"/>
    <w:rsid w:val="00803F4F"/>
    <w:rsid w:val="00804E97"/>
    <w:rsid w:val="008058B0"/>
    <w:rsid w:val="00806756"/>
    <w:rsid w:val="00806973"/>
    <w:rsid w:val="00806B99"/>
    <w:rsid w:val="008076FD"/>
    <w:rsid w:val="008077AC"/>
    <w:rsid w:val="00807E3C"/>
    <w:rsid w:val="00810221"/>
    <w:rsid w:val="0081037F"/>
    <w:rsid w:val="00810EF7"/>
    <w:rsid w:val="008112A8"/>
    <w:rsid w:val="00811AF5"/>
    <w:rsid w:val="00813D47"/>
    <w:rsid w:val="00814477"/>
    <w:rsid w:val="008146A5"/>
    <w:rsid w:val="00814A71"/>
    <w:rsid w:val="00814B11"/>
    <w:rsid w:val="0081587E"/>
    <w:rsid w:val="00815FC2"/>
    <w:rsid w:val="00816656"/>
    <w:rsid w:val="00816BF4"/>
    <w:rsid w:val="0082012E"/>
    <w:rsid w:val="00820240"/>
    <w:rsid w:val="0082190C"/>
    <w:rsid w:val="0082384E"/>
    <w:rsid w:val="008241DC"/>
    <w:rsid w:val="0082478F"/>
    <w:rsid w:val="008247DC"/>
    <w:rsid w:val="00827D7B"/>
    <w:rsid w:val="00830459"/>
    <w:rsid w:val="008308E5"/>
    <w:rsid w:val="00832A5F"/>
    <w:rsid w:val="00832F7C"/>
    <w:rsid w:val="00833401"/>
    <w:rsid w:val="008342F9"/>
    <w:rsid w:val="00834581"/>
    <w:rsid w:val="00835805"/>
    <w:rsid w:val="00835EAF"/>
    <w:rsid w:val="00840692"/>
    <w:rsid w:val="00840BB5"/>
    <w:rsid w:val="00840D40"/>
    <w:rsid w:val="00840E41"/>
    <w:rsid w:val="008413A3"/>
    <w:rsid w:val="008417B2"/>
    <w:rsid w:val="00842447"/>
    <w:rsid w:val="00842F3B"/>
    <w:rsid w:val="0084416A"/>
    <w:rsid w:val="008441A3"/>
    <w:rsid w:val="008444C0"/>
    <w:rsid w:val="00845143"/>
    <w:rsid w:val="00845438"/>
    <w:rsid w:val="00845B9E"/>
    <w:rsid w:val="00846B2A"/>
    <w:rsid w:val="008473B5"/>
    <w:rsid w:val="00847AE5"/>
    <w:rsid w:val="00847DF9"/>
    <w:rsid w:val="00850003"/>
    <w:rsid w:val="00851107"/>
    <w:rsid w:val="00851153"/>
    <w:rsid w:val="008523F0"/>
    <w:rsid w:val="00852438"/>
    <w:rsid w:val="00853387"/>
    <w:rsid w:val="00853707"/>
    <w:rsid w:val="00854A87"/>
    <w:rsid w:val="00854E53"/>
    <w:rsid w:val="00854ECD"/>
    <w:rsid w:val="00855478"/>
    <w:rsid w:val="00856025"/>
    <w:rsid w:val="00856052"/>
    <w:rsid w:val="00856D3F"/>
    <w:rsid w:val="008605AA"/>
    <w:rsid w:val="008608AF"/>
    <w:rsid w:val="00861415"/>
    <w:rsid w:val="008625A7"/>
    <w:rsid w:val="0086260B"/>
    <w:rsid w:val="00862856"/>
    <w:rsid w:val="00862B88"/>
    <w:rsid w:val="00862BB1"/>
    <w:rsid w:val="008637A6"/>
    <w:rsid w:val="008639A8"/>
    <w:rsid w:val="00863A0A"/>
    <w:rsid w:val="00864DD8"/>
    <w:rsid w:val="00865721"/>
    <w:rsid w:val="008659EF"/>
    <w:rsid w:val="00865FFC"/>
    <w:rsid w:val="008661F6"/>
    <w:rsid w:val="00866E08"/>
    <w:rsid w:val="0087023D"/>
    <w:rsid w:val="00870CDB"/>
    <w:rsid w:val="008719E6"/>
    <w:rsid w:val="00871B7C"/>
    <w:rsid w:val="008735F4"/>
    <w:rsid w:val="0087388B"/>
    <w:rsid w:val="00873931"/>
    <w:rsid w:val="00873C67"/>
    <w:rsid w:val="0087477A"/>
    <w:rsid w:val="00874D2B"/>
    <w:rsid w:val="008752D6"/>
    <w:rsid w:val="0087542A"/>
    <w:rsid w:val="00876CF0"/>
    <w:rsid w:val="00876E8C"/>
    <w:rsid w:val="00877875"/>
    <w:rsid w:val="00877ED9"/>
    <w:rsid w:val="00880EA3"/>
    <w:rsid w:val="00881F65"/>
    <w:rsid w:val="008822CA"/>
    <w:rsid w:val="00883AB1"/>
    <w:rsid w:val="0088452F"/>
    <w:rsid w:val="00884A0E"/>
    <w:rsid w:val="00885C1D"/>
    <w:rsid w:val="00886163"/>
    <w:rsid w:val="0089099F"/>
    <w:rsid w:val="00890B91"/>
    <w:rsid w:val="00892DD7"/>
    <w:rsid w:val="008930CA"/>
    <w:rsid w:val="00894501"/>
    <w:rsid w:val="0089450E"/>
    <w:rsid w:val="008955B8"/>
    <w:rsid w:val="00895A47"/>
    <w:rsid w:val="00897293"/>
    <w:rsid w:val="00897EA3"/>
    <w:rsid w:val="008A1128"/>
    <w:rsid w:val="008A137F"/>
    <w:rsid w:val="008A1814"/>
    <w:rsid w:val="008A2E65"/>
    <w:rsid w:val="008A4E3F"/>
    <w:rsid w:val="008A54B3"/>
    <w:rsid w:val="008A6061"/>
    <w:rsid w:val="008A61DE"/>
    <w:rsid w:val="008A62E5"/>
    <w:rsid w:val="008A69E0"/>
    <w:rsid w:val="008A704F"/>
    <w:rsid w:val="008A766E"/>
    <w:rsid w:val="008A7FDE"/>
    <w:rsid w:val="008B061B"/>
    <w:rsid w:val="008B0AA8"/>
    <w:rsid w:val="008B1963"/>
    <w:rsid w:val="008B2EA4"/>
    <w:rsid w:val="008B3694"/>
    <w:rsid w:val="008B48D4"/>
    <w:rsid w:val="008B4B35"/>
    <w:rsid w:val="008B4CDE"/>
    <w:rsid w:val="008B5C23"/>
    <w:rsid w:val="008B6CDD"/>
    <w:rsid w:val="008B7147"/>
    <w:rsid w:val="008B7FD0"/>
    <w:rsid w:val="008C008E"/>
    <w:rsid w:val="008C06B7"/>
    <w:rsid w:val="008C12AF"/>
    <w:rsid w:val="008C2200"/>
    <w:rsid w:val="008C2BAE"/>
    <w:rsid w:val="008C3C7A"/>
    <w:rsid w:val="008C4DA2"/>
    <w:rsid w:val="008C55DE"/>
    <w:rsid w:val="008C68A7"/>
    <w:rsid w:val="008D075A"/>
    <w:rsid w:val="008D2F2F"/>
    <w:rsid w:val="008D2F78"/>
    <w:rsid w:val="008D31FC"/>
    <w:rsid w:val="008D46AD"/>
    <w:rsid w:val="008D4D26"/>
    <w:rsid w:val="008D6DA6"/>
    <w:rsid w:val="008D7075"/>
    <w:rsid w:val="008D79EE"/>
    <w:rsid w:val="008D7C15"/>
    <w:rsid w:val="008E029F"/>
    <w:rsid w:val="008E0467"/>
    <w:rsid w:val="008E0A17"/>
    <w:rsid w:val="008E0B73"/>
    <w:rsid w:val="008E0C6C"/>
    <w:rsid w:val="008E0FF7"/>
    <w:rsid w:val="008E247C"/>
    <w:rsid w:val="008E30FA"/>
    <w:rsid w:val="008E320F"/>
    <w:rsid w:val="008E429D"/>
    <w:rsid w:val="008E5C29"/>
    <w:rsid w:val="008E6280"/>
    <w:rsid w:val="008E643F"/>
    <w:rsid w:val="008F0554"/>
    <w:rsid w:val="008F0E95"/>
    <w:rsid w:val="008F19C4"/>
    <w:rsid w:val="008F2081"/>
    <w:rsid w:val="008F28EC"/>
    <w:rsid w:val="008F3600"/>
    <w:rsid w:val="008F39B4"/>
    <w:rsid w:val="008F3B97"/>
    <w:rsid w:val="008F4C61"/>
    <w:rsid w:val="008F583B"/>
    <w:rsid w:val="008F5B0A"/>
    <w:rsid w:val="008F5B69"/>
    <w:rsid w:val="008F7835"/>
    <w:rsid w:val="008F7877"/>
    <w:rsid w:val="009012C4"/>
    <w:rsid w:val="00901395"/>
    <w:rsid w:val="00901F4A"/>
    <w:rsid w:val="0090235C"/>
    <w:rsid w:val="0090292D"/>
    <w:rsid w:val="009039D3"/>
    <w:rsid w:val="0090415C"/>
    <w:rsid w:val="009051AD"/>
    <w:rsid w:val="00905468"/>
    <w:rsid w:val="009055FB"/>
    <w:rsid w:val="0090632E"/>
    <w:rsid w:val="00907B9F"/>
    <w:rsid w:val="00910934"/>
    <w:rsid w:val="009117D4"/>
    <w:rsid w:val="009117D9"/>
    <w:rsid w:val="00911BEC"/>
    <w:rsid w:val="009130B5"/>
    <w:rsid w:val="00914D2B"/>
    <w:rsid w:val="009153DE"/>
    <w:rsid w:val="0091554E"/>
    <w:rsid w:val="00916AAE"/>
    <w:rsid w:val="00917875"/>
    <w:rsid w:val="009179CB"/>
    <w:rsid w:val="00917D63"/>
    <w:rsid w:val="00921016"/>
    <w:rsid w:val="009210F9"/>
    <w:rsid w:val="00921BEA"/>
    <w:rsid w:val="00922223"/>
    <w:rsid w:val="009236F0"/>
    <w:rsid w:val="00924051"/>
    <w:rsid w:val="00924439"/>
    <w:rsid w:val="00924779"/>
    <w:rsid w:val="00924F81"/>
    <w:rsid w:val="00925109"/>
    <w:rsid w:val="0092575A"/>
    <w:rsid w:val="0092576A"/>
    <w:rsid w:val="00926B0E"/>
    <w:rsid w:val="00926BD7"/>
    <w:rsid w:val="00926E38"/>
    <w:rsid w:val="00933E0B"/>
    <w:rsid w:val="009354D7"/>
    <w:rsid w:val="00935542"/>
    <w:rsid w:val="00935D94"/>
    <w:rsid w:val="00936B23"/>
    <w:rsid w:val="00936DD0"/>
    <w:rsid w:val="009375B8"/>
    <w:rsid w:val="00937852"/>
    <w:rsid w:val="00937C2A"/>
    <w:rsid w:val="00941302"/>
    <w:rsid w:val="00941D4A"/>
    <w:rsid w:val="009426CC"/>
    <w:rsid w:val="0094272A"/>
    <w:rsid w:val="00943DAC"/>
    <w:rsid w:val="00944005"/>
    <w:rsid w:val="00944CC8"/>
    <w:rsid w:val="00945D66"/>
    <w:rsid w:val="00945E25"/>
    <w:rsid w:val="00946A2E"/>
    <w:rsid w:val="00950632"/>
    <w:rsid w:val="00951D00"/>
    <w:rsid w:val="00953561"/>
    <w:rsid w:val="00953BE7"/>
    <w:rsid w:val="00953F89"/>
    <w:rsid w:val="00955232"/>
    <w:rsid w:val="00960A0A"/>
    <w:rsid w:val="009614F9"/>
    <w:rsid w:val="00961FD2"/>
    <w:rsid w:val="00962454"/>
    <w:rsid w:val="00962CF0"/>
    <w:rsid w:val="009637D3"/>
    <w:rsid w:val="009654C7"/>
    <w:rsid w:val="00965C2D"/>
    <w:rsid w:val="0096726F"/>
    <w:rsid w:val="00967E0C"/>
    <w:rsid w:val="009700F9"/>
    <w:rsid w:val="009722C0"/>
    <w:rsid w:val="00972643"/>
    <w:rsid w:val="00974343"/>
    <w:rsid w:val="00974448"/>
    <w:rsid w:val="009745A0"/>
    <w:rsid w:val="00974861"/>
    <w:rsid w:val="00974F6F"/>
    <w:rsid w:val="00975236"/>
    <w:rsid w:val="009753C8"/>
    <w:rsid w:val="009757AD"/>
    <w:rsid w:val="009759CD"/>
    <w:rsid w:val="009764A1"/>
    <w:rsid w:val="00976CAF"/>
    <w:rsid w:val="0097784E"/>
    <w:rsid w:val="009778BF"/>
    <w:rsid w:val="00977D88"/>
    <w:rsid w:val="00980713"/>
    <w:rsid w:val="00981562"/>
    <w:rsid w:val="009827DC"/>
    <w:rsid w:val="00982A40"/>
    <w:rsid w:val="00984515"/>
    <w:rsid w:val="00984662"/>
    <w:rsid w:val="0098478C"/>
    <w:rsid w:val="00985055"/>
    <w:rsid w:val="00986150"/>
    <w:rsid w:val="00986C68"/>
    <w:rsid w:val="00986CA4"/>
    <w:rsid w:val="00987699"/>
    <w:rsid w:val="009878C4"/>
    <w:rsid w:val="00991166"/>
    <w:rsid w:val="00992EB6"/>
    <w:rsid w:val="009941BA"/>
    <w:rsid w:val="00995880"/>
    <w:rsid w:val="00996100"/>
    <w:rsid w:val="00997510"/>
    <w:rsid w:val="009975AE"/>
    <w:rsid w:val="009975B9"/>
    <w:rsid w:val="009A167A"/>
    <w:rsid w:val="009A4D09"/>
    <w:rsid w:val="009A596D"/>
    <w:rsid w:val="009A6735"/>
    <w:rsid w:val="009A6A9E"/>
    <w:rsid w:val="009A6C7B"/>
    <w:rsid w:val="009A7939"/>
    <w:rsid w:val="009A7A24"/>
    <w:rsid w:val="009A7AC8"/>
    <w:rsid w:val="009B0358"/>
    <w:rsid w:val="009B0EA4"/>
    <w:rsid w:val="009B121A"/>
    <w:rsid w:val="009B16F4"/>
    <w:rsid w:val="009B22D5"/>
    <w:rsid w:val="009B32CB"/>
    <w:rsid w:val="009B4C76"/>
    <w:rsid w:val="009B4FFE"/>
    <w:rsid w:val="009B5D75"/>
    <w:rsid w:val="009B637B"/>
    <w:rsid w:val="009B6447"/>
    <w:rsid w:val="009B7D05"/>
    <w:rsid w:val="009C0DA5"/>
    <w:rsid w:val="009C16BF"/>
    <w:rsid w:val="009C4DDC"/>
    <w:rsid w:val="009C5713"/>
    <w:rsid w:val="009C5DDF"/>
    <w:rsid w:val="009C6FAF"/>
    <w:rsid w:val="009C7851"/>
    <w:rsid w:val="009C79B7"/>
    <w:rsid w:val="009C7CDF"/>
    <w:rsid w:val="009D06D9"/>
    <w:rsid w:val="009D0B43"/>
    <w:rsid w:val="009D0CBE"/>
    <w:rsid w:val="009D1102"/>
    <w:rsid w:val="009D196C"/>
    <w:rsid w:val="009D2165"/>
    <w:rsid w:val="009D24BA"/>
    <w:rsid w:val="009D2602"/>
    <w:rsid w:val="009D2F84"/>
    <w:rsid w:val="009D35BA"/>
    <w:rsid w:val="009D642E"/>
    <w:rsid w:val="009D6FB6"/>
    <w:rsid w:val="009D7C95"/>
    <w:rsid w:val="009D7DA8"/>
    <w:rsid w:val="009E16C2"/>
    <w:rsid w:val="009E2257"/>
    <w:rsid w:val="009E4917"/>
    <w:rsid w:val="009E4B1F"/>
    <w:rsid w:val="009E4FDE"/>
    <w:rsid w:val="009E5B55"/>
    <w:rsid w:val="009E5D11"/>
    <w:rsid w:val="009E5D96"/>
    <w:rsid w:val="009E6218"/>
    <w:rsid w:val="009E6346"/>
    <w:rsid w:val="009E7B5C"/>
    <w:rsid w:val="009F017A"/>
    <w:rsid w:val="009F0330"/>
    <w:rsid w:val="009F1CD7"/>
    <w:rsid w:val="009F20F3"/>
    <w:rsid w:val="009F216F"/>
    <w:rsid w:val="009F2765"/>
    <w:rsid w:val="009F27D0"/>
    <w:rsid w:val="009F2AE8"/>
    <w:rsid w:val="009F369E"/>
    <w:rsid w:val="009F4F93"/>
    <w:rsid w:val="009F5E50"/>
    <w:rsid w:val="009F5F51"/>
    <w:rsid w:val="009F60B1"/>
    <w:rsid w:val="009F6D0F"/>
    <w:rsid w:val="009F705D"/>
    <w:rsid w:val="009F7376"/>
    <w:rsid w:val="009F748D"/>
    <w:rsid w:val="00A01897"/>
    <w:rsid w:val="00A01C79"/>
    <w:rsid w:val="00A01D48"/>
    <w:rsid w:val="00A03C0D"/>
    <w:rsid w:val="00A03D4F"/>
    <w:rsid w:val="00A040B9"/>
    <w:rsid w:val="00A0570F"/>
    <w:rsid w:val="00A10782"/>
    <w:rsid w:val="00A10FFA"/>
    <w:rsid w:val="00A129CF"/>
    <w:rsid w:val="00A130BC"/>
    <w:rsid w:val="00A133D2"/>
    <w:rsid w:val="00A13B08"/>
    <w:rsid w:val="00A13B2A"/>
    <w:rsid w:val="00A14255"/>
    <w:rsid w:val="00A14740"/>
    <w:rsid w:val="00A15B50"/>
    <w:rsid w:val="00A15CC3"/>
    <w:rsid w:val="00A165A5"/>
    <w:rsid w:val="00A17308"/>
    <w:rsid w:val="00A211ED"/>
    <w:rsid w:val="00A262F7"/>
    <w:rsid w:val="00A27E8D"/>
    <w:rsid w:val="00A302C1"/>
    <w:rsid w:val="00A30FB4"/>
    <w:rsid w:val="00A33236"/>
    <w:rsid w:val="00A37997"/>
    <w:rsid w:val="00A40524"/>
    <w:rsid w:val="00A406B8"/>
    <w:rsid w:val="00A40BA4"/>
    <w:rsid w:val="00A44A1F"/>
    <w:rsid w:val="00A44CC9"/>
    <w:rsid w:val="00A458B7"/>
    <w:rsid w:val="00A45992"/>
    <w:rsid w:val="00A464B8"/>
    <w:rsid w:val="00A47A6A"/>
    <w:rsid w:val="00A47C50"/>
    <w:rsid w:val="00A5134A"/>
    <w:rsid w:val="00A517D5"/>
    <w:rsid w:val="00A51DFC"/>
    <w:rsid w:val="00A530DE"/>
    <w:rsid w:val="00A54048"/>
    <w:rsid w:val="00A543A4"/>
    <w:rsid w:val="00A54E21"/>
    <w:rsid w:val="00A55540"/>
    <w:rsid w:val="00A5585E"/>
    <w:rsid w:val="00A558C8"/>
    <w:rsid w:val="00A55DE9"/>
    <w:rsid w:val="00A56566"/>
    <w:rsid w:val="00A57060"/>
    <w:rsid w:val="00A57BCD"/>
    <w:rsid w:val="00A601CF"/>
    <w:rsid w:val="00A62312"/>
    <w:rsid w:val="00A63E1C"/>
    <w:rsid w:val="00A64BF1"/>
    <w:rsid w:val="00A65527"/>
    <w:rsid w:val="00A6581B"/>
    <w:rsid w:val="00A65F98"/>
    <w:rsid w:val="00A668BF"/>
    <w:rsid w:val="00A66DEB"/>
    <w:rsid w:val="00A67815"/>
    <w:rsid w:val="00A67ADC"/>
    <w:rsid w:val="00A702E8"/>
    <w:rsid w:val="00A705A8"/>
    <w:rsid w:val="00A717EC"/>
    <w:rsid w:val="00A71C45"/>
    <w:rsid w:val="00A724DD"/>
    <w:rsid w:val="00A7296F"/>
    <w:rsid w:val="00A73955"/>
    <w:rsid w:val="00A73B99"/>
    <w:rsid w:val="00A73EA2"/>
    <w:rsid w:val="00A73EF7"/>
    <w:rsid w:val="00A74D43"/>
    <w:rsid w:val="00A7593B"/>
    <w:rsid w:val="00A761CC"/>
    <w:rsid w:val="00A7724C"/>
    <w:rsid w:val="00A8087C"/>
    <w:rsid w:val="00A80D0E"/>
    <w:rsid w:val="00A8105F"/>
    <w:rsid w:val="00A81BF2"/>
    <w:rsid w:val="00A81D42"/>
    <w:rsid w:val="00A82076"/>
    <w:rsid w:val="00A828B6"/>
    <w:rsid w:val="00A8332D"/>
    <w:rsid w:val="00A83B1A"/>
    <w:rsid w:val="00A841AC"/>
    <w:rsid w:val="00A847D8"/>
    <w:rsid w:val="00A84DAD"/>
    <w:rsid w:val="00A85A19"/>
    <w:rsid w:val="00A86278"/>
    <w:rsid w:val="00A86453"/>
    <w:rsid w:val="00A86D3A"/>
    <w:rsid w:val="00A87E51"/>
    <w:rsid w:val="00A91203"/>
    <w:rsid w:val="00A9136F"/>
    <w:rsid w:val="00A92F37"/>
    <w:rsid w:val="00A92F3C"/>
    <w:rsid w:val="00A9351E"/>
    <w:rsid w:val="00A93E5D"/>
    <w:rsid w:val="00A94F3B"/>
    <w:rsid w:val="00A956C7"/>
    <w:rsid w:val="00A962F2"/>
    <w:rsid w:val="00A96425"/>
    <w:rsid w:val="00A96E8A"/>
    <w:rsid w:val="00AA08CC"/>
    <w:rsid w:val="00AA1D8D"/>
    <w:rsid w:val="00AA1E2B"/>
    <w:rsid w:val="00AA1E70"/>
    <w:rsid w:val="00AA2222"/>
    <w:rsid w:val="00AA22C6"/>
    <w:rsid w:val="00AA256C"/>
    <w:rsid w:val="00AA2EE1"/>
    <w:rsid w:val="00AA32CA"/>
    <w:rsid w:val="00AA3C1B"/>
    <w:rsid w:val="00AA4D0C"/>
    <w:rsid w:val="00AA4EC7"/>
    <w:rsid w:val="00AA533A"/>
    <w:rsid w:val="00AA5F49"/>
    <w:rsid w:val="00AA6B52"/>
    <w:rsid w:val="00AB0089"/>
    <w:rsid w:val="00AB0298"/>
    <w:rsid w:val="00AB05A5"/>
    <w:rsid w:val="00AB08BD"/>
    <w:rsid w:val="00AB0F51"/>
    <w:rsid w:val="00AB3D34"/>
    <w:rsid w:val="00AB3E48"/>
    <w:rsid w:val="00AB5CB7"/>
    <w:rsid w:val="00AB5D91"/>
    <w:rsid w:val="00AB6136"/>
    <w:rsid w:val="00AB65DD"/>
    <w:rsid w:val="00AB7539"/>
    <w:rsid w:val="00AC0673"/>
    <w:rsid w:val="00AC08F2"/>
    <w:rsid w:val="00AC16CC"/>
    <w:rsid w:val="00AC20F6"/>
    <w:rsid w:val="00AC34D6"/>
    <w:rsid w:val="00AC3592"/>
    <w:rsid w:val="00AC3778"/>
    <w:rsid w:val="00AC4B37"/>
    <w:rsid w:val="00AC7064"/>
    <w:rsid w:val="00AD00FC"/>
    <w:rsid w:val="00AD136F"/>
    <w:rsid w:val="00AD2833"/>
    <w:rsid w:val="00AD51A6"/>
    <w:rsid w:val="00AD6890"/>
    <w:rsid w:val="00AD6BA0"/>
    <w:rsid w:val="00AD6CF9"/>
    <w:rsid w:val="00AD6D9F"/>
    <w:rsid w:val="00AD716D"/>
    <w:rsid w:val="00AD79CC"/>
    <w:rsid w:val="00AE02AF"/>
    <w:rsid w:val="00AE1265"/>
    <w:rsid w:val="00AE1542"/>
    <w:rsid w:val="00AE1E70"/>
    <w:rsid w:val="00AE3A6F"/>
    <w:rsid w:val="00AE48D5"/>
    <w:rsid w:val="00AE51E5"/>
    <w:rsid w:val="00AE5A15"/>
    <w:rsid w:val="00AE5F20"/>
    <w:rsid w:val="00AE710F"/>
    <w:rsid w:val="00AE7DA8"/>
    <w:rsid w:val="00AF0813"/>
    <w:rsid w:val="00AF111B"/>
    <w:rsid w:val="00AF2BA7"/>
    <w:rsid w:val="00AF2BE1"/>
    <w:rsid w:val="00AF3760"/>
    <w:rsid w:val="00AF4831"/>
    <w:rsid w:val="00AF5296"/>
    <w:rsid w:val="00AF569D"/>
    <w:rsid w:val="00AF58EE"/>
    <w:rsid w:val="00AF75C1"/>
    <w:rsid w:val="00B033FC"/>
    <w:rsid w:val="00B034F4"/>
    <w:rsid w:val="00B035C8"/>
    <w:rsid w:val="00B0475A"/>
    <w:rsid w:val="00B0488F"/>
    <w:rsid w:val="00B05325"/>
    <w:rsid w:val="00B05B92"/>
    <w:rsid w:val="00B063F5"/>
    <w:rsid w:val="00B06EE0"/>
    <w:rsid w:val="00B106E9"/>
    <w:rsid w:val="00B1101A"/>
    <w:rsid w:val="00B11A25"/>
    <w:rsid w:val="00B11E37"/>
    <w:rsid w:val="00B14D86"/>
    <w:rsid w:val="00B15644"/>
    <w:rsid w:val="00B15EE5"/>
    <w:rsid w:val="00B163A0"/>
    <w:rsid w:val="00B16B83"/>
    <w:rsid w:val="00B16C45"/>
    <w:rsid w:val="00B1702B"/>
    <w:rsid w:val="00B170E3"/>
    <w:rsid w:val="00B17FC3"/>
    <w:rsid w:val="00B20A3D"/>
    <w:rsid w:val="00B22891"/>
    <w:rsid w:val="00B235C9"/>
    <w:rsid w:val="00B26212"/>
    <w:rsid w:val="00B26796"/>
    <w:rsid w:val="00B2698C"/>
    <w:rsid w:val="00B317C7"/>
    <w:rsid w:val="00B3215A"/>
    <w:rsid w:val="00B32690"/>
    <w:rsid w:val="00B327E4"/>
    <w:rsid w:val="00B344FA"/>
    <w:rsid w:val="00B34F37"/>
    <w:rsid w:val="00B35EE6"/>
    <w:rsid w:val="00B3676C"/>
    <w:rsid w:val="00B40C1A"/>
    <w:rsid w:val="00B40F02"/>
    <w:rsid w:val="00B413B4"/>
    <w:rsid w:val="00B41520"/>
    <w:rsid w:val="00B4189A"/>
    <w:rsid w:val="00B41AA0"/>
    <w:rsid w:val="00B4289B"/>
    <w:rsid w:val="00B42BC8"/>
    <w:rsid w:val="00B42C92"/>
    <w:rsid w:val="00B43BAE"/>
    <w:rsid w:val="00B43DB3"/>
    <w:rsid w:val="00B465A4"/>
    <w:rsid w:val="00B46C5E"/>
    <w:rsid w:val="00B46EF7"/>
    <w:rsid w:val="00B472AA"/>
    <w:rsid w:val="00B47730"/>
    <w:rsid w:val="00B504EF"/>
    <w:rsid w:val="00B5087A"/>
    <w:rsid w:val="00B51F40"/>
    <w:rsid w:val="00B53445"/>
    <w:rsid w:val="00B53838"/>
    <w:rsid w:val="00B56800"/>
    <w:rsid w:val="00B571A3"/>
    <w:rsid w:val="00B57306"/>
    <w:rsid w:val="00B57475"/>
    <w:rsid w:val="00B576CA"/>
    <w:rsid w:val="00B57AAB"/>
    <w:rsid w:val="00B57EF5"/>
    <w:rsid w:val="00B6023C"/>
    <w:rsid w:val="00B60328"/>
    <w:rsid w:val="00B60631"/>
    <w:rsid w:val="00B61801"/>
    <w:rsid w:val="00B62F1D"/>
    <w:rsid w:val="00B634C1"/>
    <w:rsid w:val="00B639DA"/>
    <w:rsid w:val="00B640F1"/>
    <w:rsid w:val="00B67CDA"/>
    <w:rsid w:val="00B70EEF"/>
    <w:rsid w:val="00B7396E"/>
    <w:rsid w:val="00B73E93"/>
    <w:rsid w:val="00B7552C"/>
    <w:rsid w:val="00B759AD"/>
    <w:rsid w:val="00B8034F"/>
    <w:rsid w:val="00B80EA3"/>
    <w:rsid w:val="00B81184"/>
    <w:rsid w:val="00B81811"/>
    <w:rsid w:val="00B8264A"/>
    <w:rsid w:val="00B83150"/>
    <w:rsid w:val="00B8351E"/>
    <w:rsid w:val="00B836CF"/>
    <w:rsid w:val="00B85369"/>
    <w:rsid w:val="00B85C0D"/>
    <w:rsid w:val="00B86092"/>
    <w:rsid w:val="00B863DB"/>
    <w:rsid w:val="00B86651"/>
    <w:rsid w:val="00B87CF2"/>
    <w:rsid w:val="00B90655"/>
    <w:rsid w:val="00B90B1D"/>
    <w:rsid w:val="00B90CF7"/>
    <w:rsid w:val="00B91556"/>
    <w:rsid w:val="00B925FB"/>
    <w:rsid w:val="00B926AF"/>
    <w:rsid w:val="00B92CF5"/>
    <w:rsid w:val="00B92D40"/>
    <w:rsid w:val="00B92E68"/>
    <w:rsid w:val="00B941AB"/>
    <w:rsid w:val="00B94618"/>
    <w:rsid w:val="00B95111"/>
    <w:rsid w:val="00B953E8"/>
    <w:rsid w:val="00B9543B"/>
    <w:rsid w:val="00B960B4"/>
    <w:rsid w:val="00B97C5D"/>
    <w:rsid w:val="00B9E4A3"/>
    <w:rsid w:val="00BA0044"/>
    <w:rsid w:val="00BA2D2E"/>
    <w:rsid w:val="00BA57DE"/>
    <w:rsid w:val="00BA7538"/>
    <w:rsid w:val="00BB1478"/>
    <w:rsid w:val="00BB16A0"/>
    <w:rsid w:val="00BB1852"/>
    <w:rsid w:val="00BB1963"/>
    <w:rsid w:val="00BB1974"/>
    <w:rsid w:val="00BB1FBD"/>
    <w:rsid w:val="00BB2394"/>
    <w:rsid w:val="00BB2ECC"/>
    <w:rsid w:val="00BB624F"/>
    <w:rsid w:val="00BB7275"/>
    <w:rsid w:val="00BB796C"/>
    <w:rsid w:val="00BB7DBE"/>
    <w:rsid w:val="00BC0F7D"/>
    <w:rsid w:val="00BC1CEA"/>
    <w:rsid w:val="00BC1DE6"/>
    <w:rsid w:val="00BC1EE1"/>
    <w:rsid w:val="00BC296D"/>
    <w:rsid w:val="00BC2AEF"/>
    <w:rsid w:val="00BC33D2"/>
    <w:rsid w:val="00BC44B7"/>
    <w:rsid w:val="00BC4753"/>
    <w:rsid w:val="00BC476D"/>
    <w:rsid w:val="00BC47BE"/>
    <w:rsid w:val="00BC4CAC"/>
    <w:rsid w:val="00BC5BF7"/>
    <w:rsid w:val="00BC6A9C"/>
    <w:rsid w:val="00BC7150"/>
    <w:rsid w:val="00BC7183"/>
    <w:rsid w:val="00BD04B6"/>
    <w:rsid w:val="00BD07E7"/>
    <w:rsid w:val="00BD0952"/>
    <w:rsid w:val="00BD1F76"/>
    <w:rsid w:val="00BD2627"/>
    <w:rsid w:val="00BD28C6"/>
    <w:rsid w:val="00BD4462"/>
    <w:rsid w:val="00BD4BA3"/>
    <w:rsid w:val="00BD5A2A"/>
    <w:rsid w:val="00BD5FF5"/>
    <w:rsid w:val="00BE0691"/>
    <w:rsid w:val="00BE1C90"/>
    <w:rsid w:val="00BE28F7"/>
    <w:rsid w:val="00BE2B31"/>
    <w:rsid w:val="00BE2E6B"/>
    <w:rsid w:val="00BE3256"/>
    <w:rsid w:val="00BE351A"/>
    <w:rsid w:val="00BE37ED"/>
    <w:rsid w:val="00BE3B4C"/>
    <w:rsid w:val="00BE4201"/>
    <w:rsid w:val="00BE5893"/>
    <w:rsid w:val="00BE6B14"/>
    <w:rsid w:val="00BE6C11"/>
    <w:rsid w:val="00BE6C73"/>
    <w:rsid w:val="00BE7BF8"/>
    <w:rsid w:val="00BF0194"/>
    <w:rsid w:val="00BF2454"/>
    <w:rsid w:val="00BF3340"/>
    <w:rsid w:val="00BF55FE"/>
    <w:rsid w:val="00BF6D42"/>
    <w:rsid w:val="00BF6DC0"/>
    <w:rsid w:val="00C018B3"/>
    <w:rsid w:val="00C0317C"/>
    <w:rsid w:val="00C036EA"/>
    <w:rsid w:val="00C04030"/>
    <w:rsid w:val="00C04063"/>
    <w:rsid w:val="00C041D8"/>
    <w:rsid w:val="00C046F7"/>
    <w:rsid w:val="00C04764"/>
    <w:rsid w:val="00C065D0"/>
    <w:rsid w:val="00C07678"/>
    <w:rsid w:val="00C11F44"/>
    <w:rsid w:val="00C13975"/>
    <w:rsid w:val="00C139FD"/>
    <w:rsid w:val="00C13BAC"/>
    <w:rsid w:val="00C141C5"/>
    <w:rsid w:val="00C15111"/>
    <w:rsid w:val="00C15200"/>
    <w:rsid w:val="00C16C3B"/>
    <w:rsid w:val="00C16CDA"/>
    <w:rsid w:val="00C179F4"/>
    <w:rsid w:val="00C17D6A"/>
    <w:rsid w:val="00C17F82"/>
    <w:rsid w:val="00C20A04"/>
    <w:rsid w:val="00C217E0"/>
    <w:rsid w:val="00C2315F"/>
    <w:rsid w:val="00C2409E"/>
    <w:rsid w:val="00C25D73"/>
    <w:rsid w:val="00C266A0"/>
    <w:rsid w:val="00C3205A"/>
    <w:rsid w:val="00C32A90"/>
    <w:rsid w:val="00C36597"/>
    <w:rsid w:val="00C3669B"/>
    <w:rsid w:val="00C36C8D"/>
    <w:rsid w:val="00C4102A"/>
    <w:rsid w:val="00C415C4"/>
    <w:rsid w:val="00C419CC"/>
    <w:rsid w:val="00C41AF0"/>
    <w:rsid w:val="00C41F99"/>
    <w:rsid w:val="00C43234"/>
    <w:rsid w:val="00C440F9"/>
    <w:rsid w:val="00C4557B"/>
    <w:rsid w:val="00C455E9"/>
    <w:rsid w:val="00C45D2A"/>
    <w:rsid w:val="00C46492"/>
    <w:rsid w:val="00C4699C"/>
    <w:rsid w:val="00C46C80"/>
    <w:rsid w:val="00C476CC"/>
    <w:rsid w:val="00C50DCC"/>
    <w:rsid w:val="00C511F6"/>
    <w:rsid w:val="00C5166E"/>
    <w:rsid w:val="00C51A0B"/>
    <w:rsid w:val="00C526C9"/>
    <w:rsid w:val="00C53F96"/>
    <w:rsid w:val="00C54331"/>
    <w:rsid w:val="00C5437B"/>
    <w:rsid w:val="00C54705"/>
    <w:rsid w:val="00C55907"/>
    <w:rsid w:val="00C55DEC"/>
    <w:rsid w:val="00C57AC1"/>
    <w:rsid w:val="00C61570"/>
    <w:rsid w:val="00C61870"/>
    <w:rsid w:val="00C620E0"/>
    <w:rsid w:val="00C62B88"/>
    <w:rsid w:val="00C634A4"/>
    <w:rsid w:val="00C64781"/>
    <w:rsid w:val="00C64901"/>
    <w:rsid w:val="00C66801"/>
    <w:rsid w:val="00C66BB3"/>
    <w:rsid w:val="00C6764E"/>
    <w:rsid w:val="00C67A28"/>
    <w:rsid w:val="00C67F46"/>
    <w:rsid w:val="00C702BB"/>
    <w:rsid w:val="00C71A13"/>
    <w:rsid w:val="00C73090"/>
    <w:rsid w:val="00C730E3"/>
    <w:rsid w:val="00C73228"/>
    <w:rsid w:val="00C73ED3"/>
    <w:rsid w:val="00C7419B"/>
    <w:rsid w:val="00C742B2"/>
    <w:rsid w:val="00C7463D"/>
    <w:rsid w:val="00C748EB"/>
    <w:rsid w:val="00C756FB"/>
    <w:rsid w:val="00C76012"/>
    <w:rsid w:val="00C77D4C"/>
    <w:rsid w:val="00C80A02"/>
    <w:rsid w:val="00C834A9"/>
    <w:rsid w:val="00C84745"/>
    <w:rsid w:val="00C8543B"/>
    <w:rsid w:val="00C85D6F"/>
    <w:rsid w:val="00C85F6E"/>
    <w:rsid w:val="00C86B59"/>
    <w:rsid w:val="00C874F1"/>
    <w:rsid w:val="00C90866"/>
    <w:rsid w:val="00C911EA"/>
    <w:rsid w:val="00C91562"/>
    <w:rsid w:val="00C930F1"/>
    <w:rsid w:val="00C9423D"/>
    <w:rsid w:val="00C9452B"/>
    <w:rsid w:val="00C94639"/>
    <w:rsid w:val="00C9574F"/>
    <w:rsid w:val="00C957F2"/>
    <w:rsid w:val="00C96125"/>
    <w:rsid w:val="00C9650A"/>
    <w:rsid w:val="00C96AEF"/>
    <w:rsid w:val="00C972BB"/>
    <w:rsid w:val="00CA076B"/>
    <w:rsid w:val="00CA103B"/>
    <w:rsid w:val="00CA1B34"/>
    <w:rsid w:val="00CA1B4D"/>
    <w:rsid w:val="00CA1BF7"/>
    <w:rsid w:val="00CA2C81"/>
    <w:rsid w:val="00CA33B5"/>
    <w:rsid w:val="00CA4B28"/>
    <w:rsid w:val="00CA5119"/>
    <w:rsid w:val="00CA5137"/>
    <w:rsid w:val="00CA52BC"/>
    <w:rsid w:val="00CA565E"/>
    <w:rsid w:val="00CA570A"/>
    <w:rsid w:val="00CA5891"/>
    <w:rsid w:val="00CA7584"/>
    <w:rsid w:val="00CB0664"/>
    <w:rsid w:val="00CB1AFF"/>
    <w:rsid w:val="00CB377D"/>
    <w:rsid w:val="00CB3E10"/>
    <w:rsid w:val="00CB5F6B"/>
    <w:rsid w:val="00CB630E"/>
    <w:rsid w:val="00CB664D"/>
    <w:rsid w:val="00CB6827"/>
    <w:rsid w:val="00CB73E8"/>
    <w:rsid w:val="00CB7817"/>
    <w:rsid w:val="00CB7F38"/>
    <w:rsid w:val="00CC1166"/>
    <w:rsid w:val="00CC1411"/>
    <w:rsid w:val="00CC1B54"/>
    <w:rsid w:val="00CC2B5E"/>
    <w:rsid w:val="00CC2F20"/>
    <w:rsid w:val="00CC37EB"/>
    <w:rsid w:val="00CC3E0B"/>
    <w:rsid w:val="00CC4A78"/>
    <w:rsid w:val="00CC4C03"/>
    <w:rsid w:val="00CC6345"/>
    <w:rsid w:val="00CC7542"/>
    <w:rsid w:val="00CC922F"/>
    <w:rsid w:val="00CD2411"/>
    <w:rsid w:val="00CD24A0"/>
    <w:rsid w:val="00CD455E"/>
    <w:rsid w:val="00CD472B"/>
    <w:rsid w:val="00CD4A00"/>
    <w:rsid w:val="00CD5155"/>
    <w:rsid w:val="00CD5D87"/>
    <w:rsid w:val="00CD6AA5"/>
    <w:rsid w:val="00CD6E85"/>
    <w:rsid w:val="00CD7B5B"/>
    <w:rsid w:val="00CE025A"/>
    <w:rsid w:val="00CE0DBF"/>
    <w:rsid w:val="00CE0EC6"/>
    <w:rsid w:val="00CE159F"/>
    <w:rsid w:val="00CE1FA3"/>
    <w:rsid w:val="00CE27D5"/>
    <w:rsid w:val="00CE3304"/>
    <w:rsid w:val="00CE33CA"/>
    <w:rsid w:val="00CE378E"/>
    <w:rsid w:val="00CE5C1E"/>
    <w:rsid w:val="00CE6D41"/>
    <w:rsid w:val="00CE7C42"/>
    <w:rsid w:val="00CF2792"/>
    <w:rsid w:val="00CF30AD"/>
    <w:rsid w:val="00CF3B97"/>
    <w:rsid w:val="00CF3BC0"/>
    <w:rsid w:val="00CF3E48"/>
    <w:rsid w:val="00CF3F67"/>
    <w:rsid w:val="00CF4368"/>
    <w:rsid w:val="00CF4441"/>
    <w:rsid w:val="00CF57ED"/>
    <w:rsid w:val="00CF5F1B"/>
    <w:rsid w:val="00CF6681"/>
    <w:rsid w:val="00CF6DD4"/>
    <w:rsid w:val="00CF7560"/>
    <w:rsid w:val="00CF7955"/>
    <w:rsid w:val="00D0040F"/>
    <w:rsid w:val="00D007A3"/>
    <w:rsid w:val="00D00848"/>
    <w:rsid w:val="00D01F5D"/>
    <w:rsid w:val="00D01F7A"/>
    <w:rsid w:val="00D02F83"/>
    <w:rsid w:val="00D0379B"/>
    <w:rsid w:val="00D045E1"/>
    <w:rsid w:val="00D04B24"/>
    <w:rsid w:val="00D04C98"/>
    <w:rsid w:val="00D053E4"/>
    <w:rsid w:val="00D065F3"/>
    <w:rsid w:val="00D065F4"/>
    <w:rsid w:val="00D07638"/>
    <w:rsid w:val="00D078BB"/>
    <w:rsid w:val="00D0798F"/>
    <w:rsid w:val="00D1007A"/>
    <w:rsid w:val="00D12DF3"/>
    <w:rsid w:val="00D13674"/>
    <w:rsid w:val="00D1369C"/>
    <w:rsid w:val="00D14386"/>
    <w:rsid w:val="00D14D97"/>
    <w:rsid w:val="00D14E8D"/>
    <w:rsid w:val="00D14E9C"/>
    <w:rsid w:val="00D16D45"/>
    <w:rsid w:val="00D175A0"/>
    <w:rsid w:val="00D17D15"/>
    <w:rsid w:val="00D17FBC"/>
    <w:rsid w:val="00D210F6"/>
    <w:rsid w:val="00D21C85"/>
    <w:rsid w:val="00D250AE"/>
    <w:rsid w:val="00D25B42"/>
    <w:rsid w:val="00D2619D"/>
    <w:rsid w:val="00D27607"/>
    <w:rsid w:val="00D27911"/>
    <w:rsid w:val="00D30999"/>
    <w:rsid w:val="00D311C1"/>
    <w:rsid w:val="00D31544"/>
    <w:rsid w:val="00D32A13"/>
    <w:rsid w:val="00D333E7"/>
    <w:rsid w:val="00D33912"/>
    <w:rsid w:val="00D3404E"/>
    <w:rsid w:val="00D34315"/>
    <w:rsid w:val="00D35ED7"/>
    <w:rsid w:val="00D37111"/>
    <w:rsid w:val="00D41356"/>
    <w:rsid w:val="00D41385"/>
    <w:rsid w:val="00D42FD7"/>
    <w:rsid w:val="00D440E9"/>
    <w:rsid w:val="00D4582E"/>
    <w:rsid w:val="00D45A15"/>
    <w:rsid w:val="00D461D2"/>
    <w:rsid w:val="00D478F0"/>
    <w:rsid w:val="00D50584"/>
    <w:rsid w:val="00D51B25"/>
    <w:rsid w:val="00D52711"/>
    <w:rsid w:val="00D52C87"/>
    <w:rsid w:val="00D561D0"/>
    <w:rsid w:val="00D568AA"/>
    <w:rsid w:val="00D569BE"/>
    <w:rsid w:val="00D56B82"/>
    <w:rsid w:val="00D57E2C"/>
    <w:rsid w:val="00D609A7"/>
    <w:rsid w:val="00D61315"/>
    <w:rsid w:val="00D61BDB"/>
    <w:rsid w:val="00D626A0"/>
    <w:rsid w:val="00D6274F"/>
    <w:rsid w:val="00D62ACF"/>
    <w:rsid w:val="00D6308F"/>
    <w:rsid w:val="00D64853"/>
    <w:rsid w:val="00D6604D"/>
    <w:rsid w:val="00D66F6E"/>
    <w:rsid w:val="00D704BE"/>
    <w:rsid w:val="00D71522"/>
    <w:rsid w:val="00D724EE"/>
    <w:rsid w:val="00D73169"/>
    <w:rsid w:val="00D7319C"/>
    <w:rsid w:val="00D73A73"/>
    <w:rsid w:val="00D73B03"/>
    <w:rsid w:val="00D74B15"/>
    <w:rsid w:val="00D74E43"/>
    <w:rsid w:val="00D7547E"/>
    <w:rsid w:val="00D7548D"/>
    <w:rsid w:val="00D75510"/>
    <w:rsid w:val="00D75965"/>
    <w:rsid w:val="00D77627"/>
    <w:rsid w:val="00D77855"/>
    <w:rsid w:val="00D80A33"/>
    <w:rsid w:val="00D81D4E"/>
    <w:rsid w:val="00D81DCB"/>
    <w:rsid w:val="00D82267"/>
    <w:rsid w:val="00D83ABE"/>
    <w:rsid w:val="00D841DA"/>
    <w:rsid w:val="00D84D0B"/>
    <w:rsid w:val="00D84E6F"/>
    <w:rsid w:val="00D8534A"/>
    <w:rsid w:val="00D86F36"/>
    <w:rsid w:val="00D87A66"/>
    <w:rsid w:val="00D9358F"/>
    <w:rsid w:val="00D93D3C"/>
    <w:rsid w:val="00D93F3E"/>
    <w:rsid w:val="00D94B0D"/>
    <w:rsid w:val="00D94FA8"/>
    <w:rsid w:val="00D95DAB"/>
    <w:rsid w:val="00D95E26"/>
    <w:rsid w:val="00D96A59"/>
    <w:rsid w:val="00DA0E05"/>
    <w:rsid w:val="00DA0E12"/>
    <w:rsid w:val="00DA163A"/>
    <w:rsid w:val="00DA17CB"/>
    <w:rsid w:val="00DA1DE1"/>
    <w:rsid w:val="00DA3114"/>
    <w:rsid w:val="00DA3742"/>
    <w:rsid w:val="00DA4727"/>
    <w:rsid w:val="00DA53D9"/>
    <w:rsid w:val="00DA57AC"/>
    <w:rsid w:val="00DA5FF7"/>
    <w:rsid w:val="00DA632E"/>
    <w:rsid w:val="00DB1B92"/>
    <w:rsid w:val="00DB1DD6"/>
    <w:rsid w:val="00DB1EFF"/>
    <w:rsid w:val="00DB207D"/>
    <w:rsid w:val="00DB5858"/>
    <w:rsid w:val="00DB5E25"/>
    <w:rsid w:val="00DB5E28"/>
    <w:rsid w:val="00DB680E"/>
    <w:rsid w:val="00DC0029"/>
    <w:rsid w:val="00DC0BFF"/>
    <w:rsid w:val="00DC1CC4"/>
    <w:rsid w:val="00DC270E"/>
    <w:rsid w:val="00DC3856"/>
    <w:rsid w:val="00DC43B4"/>
    <w:rsid w:val="00DC4651"/>
    <w:rsid w:val="00DC4F1D"/>
    <w:rsid w:val="00DC5F58"/>
    <w:rsid w:val="00DC5F9C"/>
    <w:rsid w:val="00DC6CBD"/>
    <w:rsid w:val="00DD146E"/>
    <w:rsid w:val="00DD2E42"/>
    <w:rsid w:val="00DD3B5E"/>
    <w:rsid w:val="00DD3BC7"/>
    <w:rsid w:val="00DD5B6A"/>
    <w:rsid w:val="00DD641B"/>
    <w:rsid w:val="00DD6B62"/>
    <w:rsid w:val="00DDF3ED"/>
    <w:rsid w:val="00DE05F8"/>
    <w:rsid w:val="00DE0D5B"/>
    <w:rsid w:val="00DE23EB"/>
    <w:rsid w:val="00DE271D"/>
    <w:rsid w:val="00DE36F7"/>
    <w:rsid w:val="00DE4557"/>
    <w:rsid w:val="00DE59AC"/>
    <w:rsid w:val="00DE6AD5"/>
    <w:rsid w:val="00DE7475"/>
    <w:rsid w:val="00DE7D22"/>
    <w:rsid w:val="00DE7D7E"/>
    <w:rsid w:val="00DF0941"/>
    <w:rsid w:val="00DF0F98"/>
    <w:rsid w:val="00DF2690"/>
    <w:rsid w:val="00DF43F1"/>
    <w:rsid w:val="00DF44EE"/>
    <w:rsid w:val="00DF47F8"/>
    <w:rsid w:val="00DF525B"/>
    <w:rsid w:val="00DF6777"/>
    <w:rsid w:val="00DF7804"/>
    <w:rsid w:val="00E0001E"/>
    <w:rsid w:val="00E00608"/>
    <w:rsid w:val="00E01B0E"/>
    <w:rsid w:val="00E0405D"/>
    <w:rsid w:val="00E04B61"/>
    <w:rsid w:val="00E05803"/>
    <w:rsid w:val="00E05D5D"/>
    <w:rsid w:val="00E064C2"/>
    <w:rsid w:val="00E06721"/>
    <w:rsid w:val="00E06936"/>
    <w:rsid w:val="00E06A11"/>
    <w:rsid w:val="00E06C74"/>
    <w:rsid w:val="00E0744F"/>
    <w:rsid w:val="00E1007A"/>
    <w:rsid w:val="00E1021E"/>
    <w:rsid w:val="00E1129B"/>
    <w:rsid w:val="00E12146"/>
    <w:rsid w:val="00E137E4"/>
    <w:rsid w:val="00E13EE7"/>
    <w:rsid w:val="00E14708"/>
    <w:rsid w:val="00E14DAB"/>
    <w:rsid w:val="00E154A1"/>
    <w:rsid w:val="00E15D93"/>
    <w:rsid w:val="00E2067F"/>
    <w:rsid w:val="00E244F1"/>
    <w:rsid w:val="00E2491E"/>
    <w:rsid w:val="00E24FFA"/>
    <w:rsid w:val="00E257A0"/>
    <w:rsid w:val="00E2597E"/>
    <w:rsid w:val="00E25F2C"/>
    <w:rsid w:val="00E26588"/>
    <w:rsid w:val="00E2676B"/>
    <w:rsid w:val="00E27809"/>
    <w:rsid w:val="00E27AD0"/>
    <w:rsid w:val="00E307AB"/>
    <w:rsid w:val="00E30C6B"/>
    <w:rsid w:val="00E31252"/>
    <w:rsid w:val="00E32229"/>
    <w:rsid w:val="00E32783"/>
    <w:rsid w:val="00E327A3"/>
    <w:rsid w:val="00E33665"/>
    <w:rsid w:val="00E33DBC"/>
    <w:rsid w:val="00E34DA6"/>
    <w:rsid w:val="00E376EF"/>
    <w:rsid w:val="00E37933"/>
    <w:rsid w:val="00E37DC7"/>
    <w:rsid w:val="00E37F5F"/>
    <w:rsid w:val="00E40500"/>
    <w:rsid w:val="00E4167F"/>
    <w:rsid w:val="00E42CE6"/>
    <w:rsid w:val="00E42DFF"/>
    <w:rsid w:val="00E4517F"/>
    <w:rsid w:val="00E4669F"/>
    <w:rsid w:val="00E47FF2"/>
    <w:rsid w:val="00E4E4A0"/>
    <w:rsid w:val="00E50319"/>
    <w:rsid w:val="00E5114C"/>
    <w:rsid w:val="00E5125E"/>
    <w:rsid w:val="00E51A27"/>
    <w:rsid w:val="00E51D69"/>
    <w:rsid w:val="00E52C62"/>
    <w:rsid w:val="00E53AE3"/>
    <w:rsid w:val="00E549BC"/>
    <w:rsid w:val="00E559E5"/>
    <w:rsid w:val="00E55A4C"/>
    <w:rsid w:val="00E575ED"/>
    <w:rsid w:val="00E6088D"/>
    <w:rsid w:val="00E65204"/>
    <w:rsid w:val="00E7055D"/>
    <w:rsid w:val="00E71D3E"/>
    <w:rsid w:val="00E7270D"/>
    <w:rsid w:val="00E739E1"/>
    <w:rsid w:val="00E74051"/>
    <w:rsid w:val="00E74225"/>
    <w:rsid w:val="00E74E7B"/>
    <w:rsid w:val="00E74F16"/>
    <w:rsid w:val="00E7549D"/>
    <w:rsid w:val="00E763A9"/>
    <w:rsid w:val="00E80800"/>
    <w:rsid w:val="00E81863"/>
    <w:rsid w:val="00E8348D"/>
    <w:rsid w:val="00E83E5A"/>
    <w:rsid w:val="00E83EE7"/>
    <w:rsid w:val="00E83EF4"/>
    <w:rsid w:val="00E84A13"/>
    <w:rsid w:val="00E84D0D"/>
    <w:rsid w:val="00E850C7"/>
    <w:rsid w:val="00E85187"/>
    <w:rsid w:val="00E85609"/>
    <w:rsid w:val="00E8633C"/>
    <w:rsid w:val="00E872E3"/>
    <w:rsid w:val="00E875FC"/>
    <w:rsid w:val="00E90C9D"/>
    <w:rsid w:val="00E91CAB"/>
    <w:rsid w:val="00E92EA3"/>
    <w:rsid w:val="00E93517"/>
    <w:rsid w:val="00E93BDC"/>
    <w:rsid w:val="00E944FD"/>
    <w:rsid w:val="00E95189"/>
    <w:rsid w:val="00E95694"/>
    <w:rsid w:val="00E956DF"/>
    <w:rsid w:val="00E95957"/>
    <w:rsid w:val="00E96653"/>
    <w:rsid w:val="00E97812"/>
    <w:rsid w:val="00EA28B9"/>
    <w:rsid w:val="00EA3AF5"/>
    <w:rsid w:val="00EA3FD7"/>
    <w:rsid w:val="00EA44DF"/>
    <w:rsid w:val="00EA63B4"/>
    <w:rsid w:val="00EA6C1A"/>
    <w:rsid w:val="00EA6C54"/>
    <w:rsid w:val="00EB076E"/>
    <w:rsid w:val="00EB14C7"/>
    <w:rsid w:val="00EB27E2"/>
    <w:rsid w:val="00EB4053"/>
    <w:rsid w:val="00EB4AD3"/>
    <w:rsid w:val="00EB694D"/>
    <w:rsid w:val="00EB6C64"/>
    <w:rsid w:val="00EB70FC"/>
    <w:rsid w:val="00EB734C"/>
    <w:rsid w:val="00EC02E9"/>
    <w:rsid w:val="00EC10BA"/>
    <w:rsid w:val="00EC1F33"/>
    <w:rsid w:val="00EC2159"/>
    <w:rsid w:val="00EC4AE7"/>
    <w:rsid w:val="00EC4C6B"/>
    <w:rsid w:val="00EC5718"/>
    <w:rsid w:val="00EC62BC"/>
    <w:rsid w:val="00EC62C6"/>
    <w:rsid w:val="00EC7622"/>
    <w:rsid w:val="00EC79D5"/>
    <w:rsid w:val="00ED118D"/>
    <w:rsid w:val="00ED135E"/>
    <w:rsid w:val="00ED2569"/>
    <w:rsid w:val="00ED2639"/>
    <w:rsid w:val="00ED2F5D"/>
    <w:rsid w:val="00ED5224"/>
    <w:rsid w:val="00ED57CC"/>
    <w:rsid w:val="00ED5A52"/>
    <w:rsid w:val="00ED6826"/>
    <w:rsid w:val="00ED69EA"/>
    <w:rsid w:val="00ED7AFC"/>
    <w:rsid w:val="00ED7BF5"/>
    <w:rsid w:val="00EE00ED"/>
    <w:rsid w:val="00EE053E"/>
    <w:rsid w:val="00EE1227"/>
    <w:rsid w:val="00EE2A12"/>
    <w:rsid w:val="00EE2F8E"/>
    <w:rsid w:val="00EE30AD"/>
    <w:rsid w:val="00EE3537"/>
    <w:rsid w:val="00EE35AC"/>
    <w:rsid w:val="00EE36D6"/>
    <w:rsid w:val="00EE3CFD"/>
    <w:rsid w:val="00EE425D"/>
    <w:rsid w:val="00EE4F65"/>
    <w:rsid w:val="00EE5403"/>
    <w:rsid w:val="00EE5578"/>
    <w:rsid w:val="00EE6F79"/>
    <w:rsid w:val="00EE72F2"/>
    <w:rsid w:val="00EE7EF4"/>
    <w:rsid w:val="00EF0227"/>
    <w:rsid w:val="00EF0318"/>
    <w:rsid w:val="00EF056A"/>
    <w:rsid w:val="00EF12E4"/>
    <w:rsid w:val="00EF16C5"/>
    <w:rsid w:val="00EF2113"/>
    <w:rsid w:val="00EF29EE"/>
    <w:rsid w:val="00EF36C6"/>
    <w:rsid w:val="00EF3A15"/>
    <w:rsid w:val="00EF3B5F"/>
    <w:rsid w:val="00EF3F26"/>
    <w:rsid w:val="00EF41E1"/>
    <w:rsid w:val="00EF475A"/>
    <w:rsid w:val="00EF4AA2"/>
    <w:rsid w:val="00F00438"/>
    <w:rsid w:val="00F0046D"/>
    <w:rsid w:val="00F02023"/>
    <w:rsid w:val="00F02393"/>
    <w:rsid w:val="00F02BC6"/>
    <w:rsid w:val="00F02F12"/>
    <w:rsid w:val="00F0333D"/>
    <w:rsid w:val="00F035E6"/>
    <w:rsid w:val="00F03BC9"/>
    <w:rsid w:val="00F07D57"/>
    <w:rsid w:val="00F11477"/>
    <w:rsid w:val="00F11EA3"/>
    <w:rsid w:val="00F13E97"/>
    <w:rsid w:val="00F13F23"/>
    <w:rsid w:val="00F142CC"/>
    <w:rsid w:val="00F15096"/>
    <w:rsid w:val="00F157F6"/>
    <w:rsid w:val="00F1591D"/>
    <w:rsid w:val="00F15C8A"/>
    <w:rsid w:val="00F16A9E"/>
    <w:rsid w:val="00F170B7"/>
    <w:rsid w:val="00F177DC"/>
    <w:rsid w:val="00F17DF3"/>
    <w:rsid w:val="00F20627"/>
    <w:rsid w:val="00F229CA"/>
    <w:rsid w:val="00F2334A"/>
    <w:rsid w:val="00F2351A"/>
    <w:rsid w:val="00F23F6C"/>
    <w:rsid w:val="00F23FCF"/>
    <w:rsid w:val="00F24A29"/>
    <w:rsid w:val="00F25B69"/>
    <w:rsid w:val="00F26E46"/>
    <w:rsid w:val="00F27727"/>
    <w:rsid w:val="00F3072C"/>
    <w:rsid w:val="00F30F65"/>
    <w:rsid w:val="00F32F70"/>
    <w:rsid w:val="00F362C2"/>
    <w:rsid w:val="00F37338"/>
    <w:rsid w:val="00F40722"/>
    <w:rsid w:val="00F40CFD"/>
    <w:rsid w:val="00F422C9"/>
    <w:rsid w:val="00F42EE6"/>
    <w:rsid w:val="00F42F69"/>
    <w:rsid w:val="00F437C4"/>
    <w:rsid w:val="00F43E89"/>
    <w:rsid w:val="00F447E5"/>
    <w:rsid w:val="00F44EEB"/>
    <w:rsid w:val="00F45DE4"/>
    <w:rsid w:val="00F47D75"/>
    <w:rsid w:val="00F50B75"/>
    <w:rsid w:val="00F50D93"/>
    <w:rsid w:val="00F50DA6"/>
    <w:rsid w:val="00F5109C"/>
    <w:rsid w:val="00F510C4"/>
    <w:rsid w:val="00F518FD"/>
    <w:rsid w:val="00F5196C"/>
    <w:rsid w:val="00F51EEC"/>
    <w:rsid w:val="00F52209"/>
    <w:rsid w:val="00F538F3"/>
    <w:rsid w:val="00F53A0C"/>
    <w:rsid w:val="00F542EE"/>
    <w:rsid w:val="00F55DD8"/>
    <w:rsid w:val="00F563C8"/>
    <w:rsid w:val="00F56719"/>
    <w:rsid w:val="00F6048C"/>
    <w:rsid w:val="00F6105A"/>
    <w:rsid w:val="00F6197B"/>
    <w:rsid w:val="00F6356F"/>
    <w:rsid w:val="00F63C4F"/>
    <w:rsid w:val="00F6420D"/>
    <w:rsid w:val="00F64820"/>
    <w:rsid w:val="00F65392"/>
    <w:rsid w:val="00F65E42"/>
    <w:rsid w:val="00F66AF4"/>
    <w:rsid w:val="00F67108"/>
    <w:rsid w:val="00F676B5"/>
    <w:rsid w:val="00F677CA"/>
    <w:rsid w:val="00F67C7A"/>
    <w:rsid w:val="00F72D8E"/>
    <w:rsid w:val="00F7449F"/>
    <w:rsid w:val="00F744FB"/>
    <w:rsid w:val="00F75E23"/>
    <w:rsid w:val="00F76A80"/>
    <w:rsid w:val="00F7764A"/>
    <w:rsid w:val="00F77CA8"/>
    <w:rsid w:val="00F77CD7"/>
    <w:rsid w:val="00F81180"/>
    <w:rsid w:val="00F81E34"/>
    <w:rsid w:val="00F82111"/>
    <w:rsid w:val="00F823BD"/>
    <w:rsid w:val="00F847EE"/>
    <w:rsid w:val="00F85275"/>
    <w:rsid w:val="00F854F1"/>
    <w:rsid w:val="00F87395"/>
    <w:rsid w:val="00F87D56"/>
    <w:rsid w:val="00F91FF6"/>
    <w:rsid w:val="00F929C0"/>
    <w:rsid w:val="00F947BC"/>
    <w:rsid w:val="00F94895"/>
    <w:rsid w:val="00F95204"/>
    <w:rsid w:val="00F9691F"/>
    <w:rsid w:val="00F96AA5"/>
    <w:rsid w:val="00F96D5E"/>
    <w:rsid w:val="00FA16AE"/>
    <w:rsid w:val="00FA1B48"/>
    <w:rsid w:val="00FA3364"/>
    <w:rsid w:val="00FA3427"/>
    <w:rsid w:val="00FA5780"/>
    <w:rsid w:val="00FA665E"/>
    <w:rsid w:val="00FA6DBA"/>
    <w:rsid w:val="00FA7DA6"/>
    <w:rsid w:val="00FB0924"/>
    <w:rsid w:val="00FB1150"/>
    <w:rsid w:val="00FB19F0"/>
    <w:rsid w:val="00FB23DF"/>
    <w:rsid w:val="00FB33B0"/>
    <w:rsid w:val="00FB3B7A"/>
    <w:rsid w:val="00FB3CAB"/>
    <w:rsid w:val="00FB4508"/>
    <w:rsid w:val="00FB4555"/>
    <w:rsid w:val="00FB4F3B"/>
    <w:rsid w:val="00FB4F57"/>
    <w:rsid w:val="00FB542D"/>
    <w:rsid w:val="00FB55D8"/>
    <w:rsid w:val="00FB6CEB"/>
    <w:rsid w:val="00FC14F4"/>
    <w:rsid w:val="00FC1939"/>
    <w:rsid w:val="00FC256B"/>
    <w:rsid w:val="00FC2D41"/>
    <w:rsid w:val="00FC41F5"/>
    <w:rsid w:val="00FC58BE"/>
    <w:rsid w:val="00FC5A26"/>
    <w:rsid w:val="00FC6725"/>
    <w:rsid w:val="00FC693F"/>
    <w:rsid w:val="00FC786C"/>
    <w:rsid w:val="00FD0E8E"/>
    <w:rsid w:val="00FD15D3"/>
    <w:rsid w:val="00FD20CF"/>
    <w:rsid w:val="00FD3DD0"/>
    <w:rsid w:val="00FD3E2B"/>
    <w:rsid w:val="00FD4EF2"/>
    <w:rsid w:val="00FD5FE2"/>
    <w:rsid w:val="00FE22C9"/>
    <w:rsid w:val="00FE291B"/>
    <w:rsid w:val="00FE3041"/>
    <w:rsid w:val="00FE306F"/>
    <w:rsid w:val="00FE35A0"/>
    <w:rsid w:val="00FE4406"/>
    <w:rsid w:val="00FE455D"/>
    <w:rsid w:val="00FE6E2E"/>
    <w:rsid w:val="00FF07E0"/>
    <w:rsid w:val="00FF126C"/>
    <w:rsid w:val="00FF135D"/>
    <w:rsid w:val="00FF3AB9"/>
    <w:rsid w:val="00FF4EEF"/>
    <w:rsid w:val="00FF555C"/>
    <w:rsid w:val="00FF5D81"/>
    <w:rsid w:val="00FF5E9E"/>
    <w:rsid w:val="00FF7743"/>
    <w:rsid w:val="01052307"/>
    <w:rsid w:val="010977A0"/>
    <w:rsid w:val="01307E5A"/>
    <w:rsid w:val="01333955"/>
    <w:rsid w:val="014AFBB7"/>
    <w:rsid w:val="01642116"/>
    <w:rsid w:val="018D6E69"/>
    <w:rsid w:val="019956C8"/>
    <w:rsid w:val="01ADB38E"/>
    <w:rsid w:val="01C23ECD"/>
    <w:rsid w:val="01D77242"/>
    <w:rsid w:val="0210A567"/>
    <w:rsid w:val="02137405"/>
    <w:rsid w:val="02251812"/>
    <w:rsid w:val="02291831"/>
    <w:rsid w:val="023B103B"/>
    <w:rsid w:val="025E8F7A"/>
    <w:rsid w:val="02778FA4"/>
    <w:rsid w:val="028A2401"/>
    <w:rsid w:val="02C8F7AF"/>
    <w:rsid w:val="031340E8"/>
    <w:rsid w:val="0377D92C"/>
    <w:rsid w:val="03943861"/>
    <w:rsid w:val="03D217AD"/>
    <w:rsid w:val="03D2E410"/>
    <w:rsid w:val="03DEA1D3"/>
    <w:rsid w:val="03EBF615"/>
    <w:rsid w:val="0426DFC4"/>
    <w:rsid w:val="04275544"/>
    <w:rsid w:val="042AC5D0"/>
    <w:rsid w:val="042C608E"/>
    <w:rsid w:val="043D0DB5"/>
    <w:rsid w:val="044ABDB7"/>
    <w:rsid w:val="044F194A"/>
    <w:rsid w:val="04869CE6"/>
    <w:rsid w:val="04A00701"/>
    <w:rsid w:val="04A3F781"/>
    <w:rsid w:val="04A540AA"/>
    <w:rsid w:val="04C8B6C5"/>
    <w:rsid w:val="04C8CF81"/>
    <w:rsid w:val="052264EA"/>
    <w:rsid w:val="052C0AE7"/>
    <w:rsid w:val="05396E5E"/>
    <w:rsid w:val="057F77A6"/>
    <w:rsid w:val="05A73AE3"/>
    <w:rsid w:val="05B13FA0"/>
    <w:rsid w:val="05B24A74"/>
    <w:rsid w:val="05B40631"/>
    <w:rsid w:val="05B8DD58"/>
    <w:rsid w:val="05BD3068"/>
    <w:rsid w:val="05E106B8"/>
    <w:rsid w:val="05E96B3A"/>
    <w:rsid w:val="05EAFD64"/>
    <w:rsid w:val="0601E259"/>
    <w:rsid w:val="061DE9A5"/>
    <w:rsid w:val="0634B013"/>
    <w:rsid w:val="063FD9A5"/>
    <w:rsid w:val="0645EF73"/>
    <w:rsid w:val="066EACFE"/>
    <w:rsid w:val="067D0662"/>
    <w:rsid w:val="067E73FC"/>
    <w:rsid w:val="068E3C05"/>
    <w:rsid w:val="06921F71"/>
    <w:rsid w:val="0695E68B"/>
    <w:rsid w:val="069AF3C9"/>
    <w:rsid w:val="06CE7C0E"/>
    <w:rsid w:val="06F7DA84"/>
    <w:rsid w:val="06FE2329"/>
    <w:rsid w:val="071AE22F"/>
    <w:rsid w:val="0722675B"/>
    <w:rsid w:val="0753B2AB"/>
    <w:rsid w:val="075958D8"/>
    <w:rsid w:val="07773EEC"/>
    <w:rsid w:val="077BC840"/>
    <w:rsid w:val="078F214D"/>
    <w:rsid w:val="07A9B51F"/>
    <w:rsid w:val="07C28D39"/>
    <w:rsid w:val="07CF3F4D"/>
    <w:rsid w:val="07E489A4"/>
    <w:rsid w:val="080A36A3"/>
    <w:rsid w:val="082EE5CA"/>
    <w:rsid w:val="083BF627"/>
    <w:rsid w:val="085FCF56"/>
    <w:rsid w:val="0878C952"/>
    <w:rsid w:val="08EEC438"/>
    <w:rsid w:val="08EF6FCC"/>
    <w:rsid w:val="08F4C429"/>
    <w:rsid w:val="09031750"/>
    <w:rsid w:val="093872E5"/>
    <w:rsid w:val="09400B48"/>
    <w:rsid w:val="095E2152"/>
    <w:rsid w:val="096FC6FA"/>
    <w:rsid w:val="09ACD488"/>
    <w:rsid w:val="09C1947A"/>
    <w:rsid w:val="09E327A4"/>
    <w:rsid w:val="09F20222"/>
    <w:rsid w:val="09FEB96E"/>
    <w:rsid w:val="0A21C82C"/>
    <w:rsid w:val="0A3D7D17"/>
    <w:rsid w:val="0A534F27"/>
    <w:rsid w:val="0A6E1E6B"/>
    <w:rsid w:val="0A8D8DDE"/>
    <w:rsid w:val="0A913719"/>
    <w:rsid w:val="0AD044C0"/>
    <w:rsid w:val="0AF7631D"/>
    <w:rsid w:val="0B027F8F"/>
    <w:rsid w:val="0B0F2FE8"/>
    <w:rsid w:val="0B11DB8F"/>
    <w:rsid w:val="0B58BAB7"/>
    <w:rsid w:val="0B68DCC0"/>
    <w:rsid w:val="0B8B3C27"/>
    <w:rsid w:val="0B8DA0D0"/>
    <w:rsid w:val="0B96DC8E"/>
    <w:rsid w:val="0BA248EB"/>
    <w:rsid w:val="0BAF32E8"/>
    <w:rsid w:val="0BC5729D"/>
    <w:rsid w:val="0BEC7E36"/>
    <w:rsid w:val="0BF849C9"/>
    <w:rsid w:val="0C1AB288"/>
    <w:rsid w:val="0C1B8F3E"/>
    <w:rsid w:val="0C281828"/>
    <w:rsid w:val="0C5EB174"/>
    <w:rsid w:val="0C5FC3F7"/>
    <w:rsid w:val="0C836350"/>
    <w:rsid w:val="0C8C9E68"/>
    <w:rsid w:val="0C93E434"/>
    <w:rsid w:val="0CDD9F3E"/>
    <w:rsid w:val="0CF0DD86"/>
    <w:rsid w:val="0D05BE49"/>
    <w:rsid w:val="0D10B31D"/>
    <w:rsid w:val="0D287852"/>
    <w:rsid w:val="0D384EBA"/>
    <w:rsid w:val="0D482E29"/>
    <w:rsid w:val="0D519D1F"/>
    <w:rsid w:val="0D547E30"/>
    <w:rsid w:val="0D5B3EF3"/>
    <w:rsid w:val="0D6104FA"/>
    <w:rsid w:val="0D6B1A3A"/>
    <w:rsid w:val="0D6FF2F9"/>
    <w:rsid w:val="0D728D0E"/>
    <w:rsid w:val="0D72BD3A"/>
    <w:rsid w:val="0D80EA42"/>
    <w:rsid w:val="0D87FFC9"/>
    <w:rsid w:val="0D9895BE"/>
    <w:rsid w:val="0D9BA435"/>
    <w:rsid w:val="0DB14401"/>
    <w:rsid w:val="0DC415F0"/>
    <w:rsid w:val="0DC8CC02"/>
    <w:rsid w:val="0DD9E152"/>
    <w:rsid w:val="0E011045"/>
    <w:rsid w:val="0E036763"/>
    <w:rsid w:val="0E2FBEB2"/>
    <w:rsid w:val="0E3693C2"/>
    <w:rsid w:val="0E428248"/>
    <w:rsid w:val="0E5E7492"/>
    <w:rsid w:val="0E632EEC"/>
    <w:rsid w:val="0E6680D0"/>
    <w:rsid w:val="0E6C2A80"/>
    <w:rsid w:val="0E73E918"/>
    <w:rsid w:val="0E92B9FB"/>
    <w:rsid w:val="0EC8ACE8"/>
    <w:rsid w:val="0EDCE12A"/>
    <w:rsid w:val="0EF72096"/>
    <w:rsid w:val="0F0F2E43"/>
    <w:rsid w:val="0F14EBC2"/>
    <w:rsid w:val="0F33426B"/>
    <w:rsid w:val="0F3A0FA2"/>
    <w:rsid w:val="0F42EEB1"/>
    <w:rsid w:val="0F77CCB9"/>
    <w:rsid w:val="0FB4B5AE"/>
    <w:rsid w:val="0FBA97DE"/>
    <w:rsid w:val="0FBC4153"/>
    <w:rsid w:val="0FBD500F"/>
    <w:rsid w:val="0FE187E6"/>
    <w:rsid w:val="0FE60E3F"/>
    <w:rsid w:val="10034250"/>
    <w:rsid w:val="101C4795"/>
    <w:rsid w:val="101E292D"/>
    <w:rsid w:val="1030199C"/>
    <w:rsid w:val="1047C4CE"/>
    <w:rsid w:val="1068E70B"/>
    <w:rsid w:val="107F7FC1"/>
    <w:rsid w:val="108C0232"/>
    <w:rsid w:val="1096D773"/>
    <w:rsid w:val="10AB98F6"/>
    <w:rsid w:val="10D4A375"/>
    <w:rsid w:val="1100C0C0"/>
    <w:rsid w:val="110AADC4"/>
    <w:rsid w:val="110F57C6"/>
    <w:rsid w:val="11504201"/>
    <w:rsid w:val="115F955B"/>
    <w:rsid w:val="11D4DF3D"/>
    <w:rsid w:val="1206580C"/>
    <w:rsid w:val="12114D7A"/>
    <w:rsid w:val="122B7B08"/>
    <w:rsid w:val="12356C00"/>
    <w:rsid w:val="123E6750"/>
    <w:rsid w:val="12404C63"/>
    <w:rsid w:val="125456AE"/>
    <w:rsid w:val="127F24FA"/>
    <w:rsid w:val="12929B7D"/>
    <w:rsid w:val="12954675"/>
    <w:rsid w:val="12A78327"/>
    <w:rsid w:val="12BEFA0F"/>
    <w:rsid w:val="12DE7782"/>
    <w:rsid w:val="1309FF73"/>
    <w:rsid w:val="130AED5B"/>
    <w:rsid w:val="13157415"/>
    <w:rsid w:val="13258069"/>
    <w:rsid w:val="132907C3"/>
    <w:rsid w:val="1341A980"/>
    <w:rsid w:val="134E6A81"/>
    <w:rsid w:val="136F1C92"/>
    <w:rsid w:val="13DAD98F"/>
    <w:rsid w:val="13ED4BDB"/>
    <w:rsid w:val="13F39715"/>
    <w:rsid w:val="13F70A9C"/>
    <w:rsid w:val="1404EFFA"/>
    <w:rsid w:val="14279216"/>
    <w:rsid w:val="142C30A2"/>
    <w:rsid w:val="143B2716"/>
    <w:rsid w:val="145049E1"/>
    <w:rsid w:val="14528B3C"/>
    <w:rsid w:val="145B4FB2"/>
    <w:rsid w:val="1460C4E0"/>
    <w:rsid w:val="1461D23D"/>
    <w:rsid w:val="1467FDBA"/>
    <w:rsid w:val="146B105C"/>
    <w:rsid w:val="14762042"/>
    <w:rsid w:val="1482FF94"/>
    <w:rsid w:val="148866D3"/>
    <w:rsid w:val="15064C14"/>
    <w:rsid w:val="153C1926"/>
    <w:rsid w:val="153E0AF2"/>
    <w:rsid w:val="1563826A"/>
    <w:rsid w:val="15722B3E"/>
    <w:rsid w:val="159BBA0D"/>
    <w:rsid w:val="15A4F783"/>
    <w:rsid w:val="15E7B32C"/>
    <w:rsid w:val="167A1B07"/>
    <w:rsid w:val="168BC811"/>
    <w:rsid w:val="168EA522"/>
    <w:rsid w:val="169FFDFE"/>
    <w:rsid w:val="16BC3151"/>
    <w:rsid w:val="16C082CB"/>
    <w:rsid w:val="16C86340"/>
    <w:rsid w:val="16CDFDAE"/>
    <w:rsid w:val="16D748F8"/>
    <w:rsid w:val="16EC013B"/>
    <w:rsid w:val="17083C60"/>
    <w:rsid w:val="17531CBA"/>
    <w:rsid w:val="1764B02F"/>
    <w:rsid w:val="17767FC0"/>
    <w:rsid w:val="17919827"/>
    <w:rsid w:val="17CF89B5"/>
    <w:rsid w:val="17DFA6D4"/>
    <w:rsid w:val="18399C14"/>
    <w:rsid w:val="183EAC40"/>
    <w:rsid w:val="187E6556"/>
    <w:rsid w:val="18927629"/>
    <w:rsid w:val="18951EAE"/>
    <w:rsid w:val="18C35390"/>
    <w:rsid w:val="18CFDA51"/>
    <w:rsid w:val="190A3543"/>
    <w:rsid w:val="1930A800"/>
    <w:rsid w:val="19409E82"/>
    <w:rsid w:val="19420413"/>
    <w:rsid w:val="19582042"/>
    <w:rsid w:val="1958C031"/>
    <w:rsid w:val="195EF023"/>
    <w:rsid w:val="199CB00B"/>
    <w:rsid w:val="19F16CA3"/>
    <w:rsid w:val="1A007AB8"/>
    <w:rsid w:val="1A1E6A3B"/>
    <w:rsid w:val="1A380C05"/>
    <w:rsid w:val="1A5E7436"/>
    <w:rsid w:val="1A6C6BFD"/>
    <w:rsid w:val="1A9698CC"/>
    <w:rsid w:val="1AA04FC5"/>
    <w:rsid w:val="1AAD1E07"/>
    <w:rsid w:val="1AEFEB47"/>
    <w:rsid w:val="1B13D7B2"/>
    <w:rsid w:val="1B2186F2"/>
    <w:rsid w:val="1B57D36A"/>
    <w:rsid w:val="1B70051C"/>
    <w:rsid w:val="1B705F59"/>
    <w:rsid w:val="1B881BE7"/>
    <w:rsid w:val="1B982209"/>
    <w:rsid w:val="1B99EEE2"/>
    <w:rsid w:val="1B9C1E9E"/>
    <w:rsid w:val="1BA240F8"/>
    <w:rsid w:val="1BC1B3F8"/>
    <w:rsid w:val="1BDAFDF9"/>
    <w:rsid w:val="1BDF95C3"/>
    <w:rsid w:val="1C1F6AEF"/>
    <w:rsid w:val="1C43BF80"/>
    <w:rsid w:val="1C47DA18"/>
    <w:rsid w:val="1C7318CC"/>
    <w:rsid w:val="1CA6E1E5"/>
    <w:rsid w:val="1CB02F02"/>
    <w:rsid w:val="1CBA7CDC"/>
    <w:rsid w:val="1CC84A58"/>
    <w:rsid w:val="1CD4E118"/>
    <w:rsid w:val="1CF680F5"/>
    <w:rsid w:val="1CFA9229"/>
    <w:rsid w:val="1D51D9BB"/>
    <w:rsid w:val="1D5309CA"/>
    <w:rsid w:val="1D54A323"/>
    <w:rsid w:val="1D656E6F"/>
    <w:rsid w:val="1D725044"/>
    <w:rsid w:val="1D78E62D"/>
    <w:rsid w:val="1DAA09E5"/>
    <w:rsid w:val="1DAD7009"/>
    <w:rsid w:val="1DF19F37"/>
    <w:rsid w:val="1E031234"/>
    <w:rsid w:val="1E092BEA"/>
    <w:rsid w:val="1E13C01C"/>
    <w:rsid w:val="1E1B195E"/>
    <w:rsid w:val="1E643E1A"/>
    <w:rsid w:val="1E80E81F"/>
    <w:rsid w:val="1EBE615F"/>
    <w:rsid w:val="1EF0C44E"/>
    <w:rsid w:val="1EFF99CF"/>
    <w:rsid w:val="1F023B47"/>
    <w:rsid w:val="1F03C23A"/>
    <w:rsid w:val="1F55C14C"/>
    <w:rsid w:val="1F95D2E9"/>
    <w:rsid w:val="1F9A9B20"/>
    <w:rsid w:val="1FE34269"/>
    <w:rsid w:val="200A7666"/>
    <w:rsid w:val="2025AB24"/>
    <w:rsid w:val="202BD815"/>
    <w:rsid w:val="2035E6A2"/>
    <w:rsid w:val="203E3D14"/>
    <w:rsid w:val="2046AC0A"/>
    <w:rsid w:val="207B4B34"/>
    <w:rsid w:val="20AD3D05"/>
    <w:rsid w:val="20DCA94D"/>
    <w:rsid w:val="211B4D62"/>
    <w:rsid w:val="212BBD89"/>
    <w:rsid w:val="214034F2"/>
    <w:rsid w:val="216AC5F4"/>
    <w:rsid w:val="21868D8A"/>
    <w:rsid w:val="21A417B0"/>
    <w:rsid w:val="21CD0E83"/>
    <w:rsid w:val="21D3FEED"/>
    <w:rsid w:val="21E7F15D"/>
    <w:rsid w:val="21EA01AD"/>
    <w:rsid w:val="21EE8628"/>
    <w:rsid w:val="2210CDFC"/>
    <w:rsid w:val="221A0598"/>
    <w:rsid w:val="2220147A"/>
    <w:rsid w:val="2269A40B"/>
    <w:rsid w:val="2276E0B1"/>
    <w:rsid w:val="22B4C472"/>
    <w:rsid w:val="22BF15C6"/>
    <w:rsid w:val="22CBC9BC"/>
    <w:rsid w:val="22E74543"/>
    <w:rsid w:val="23095787"/>
    <w:rsid w:val="232ADCDC"/>
    <w:rsid w:val="236F9BF0"/>
    <w:rsid w:val="23741C04"/>
    <w:rsid w:val="23785276"/>
    <w:rsid w:val="238236EB"/>
    <w:rsid w:val="239E5B53"/>
    <w:rsid w:val="23B93EDC"/>
    <w:rsid w:val="23C31D5A"/>
    <w:rsid w:val="23C37C83"/>
    <w:rsid w:val="23C79E1B"/>
    <w:rsid w:val="23EBB3BE"/>
    <w:rsid w:val="23FA4AAD"/>
    <w:rsid w:val="2406D1C6"/>
    <w:rsid w:val="241D5048"/>
    <w:rsid w:val="2423B081"/>
    <w:rsid w:val="242F6A16"/>
    <w:rsid w:val="244370A3"/>
    <w:rsid w:val="24476FAC"/>
    <w:rsid w:val="246ECBF8"/>
    <w:rsid w:val="247BF189"/>
    <w:rsid w:val="247F6E6F"/>
    <w:rsid w:val="249FFFA4"/>
    <w:rsid w:val="24B77225"/>
    <w:rsid w:val="24BBB767"/>
    <w:rsid w:val="250C6ED3"/>
    <w:rsid w:val="2521510F"/>
    <w:rsid w:val="252D2EA4"/>
    <w:rsid w:val="253C7A4F"/>
    <w:rsid w:val="25586467"/>
    <w:rsid w:val="25ABF66E"/>
    <w:rsid w:val="25B5F0A4"/>
    <w:rsid w:val="25BCA954"/>
    <w:rsid w:val="25BF0569"/>
    <w:rsid w:val="25CB8B25"/>
    <w:rsid w:val="25D762AC"/>
    <w:rsid w:val="25D889C4"/>
    <w:rsid w:val="25EB726A"/>
    <w:rsid w:val="261336CA"/>
    <w:rsid w:val="2613E4BD"/>
    <w:rsid w:val="2621EB88"/>
    <w:rsid w:val="2624A1F6"/>
    <w:rsid w:val="263FD00F"/>
    <w:rsid w:val="26423FF1"/>
    <w:rsid w:val="26480D1D"/>
    <w:rsid w:val="264C57FE"/>
    <w:rsid w:val="265028D6"/>
    <w:rsid w:val="26529245"/>
    <w:rsid w:val="265D30E8"/>
    <w:rsid w:val="26662552"/>
    <w:rsid w:val="26751A92"/>
    <w:rsid w:val="2681AC6F"/>
    <w:rsid w:val="269D420C"/>
    <w:rsid w:val="26C85E08"/>
    <w:rsid w:val="26D31169"/>
    <w:rsid w:val="26D42962"/>
    <w:rsid w:val="26D90D1B"/>
    <w:rsid w:val="26EABD1E"/>
    <w:rsid w:val="26FCA4DD"/>
    <w:rsid w:val="2708E50E"/>
    <w:rsid w:val="270ECA89"/>
    <w:rsid w:val="2728EAFF"/>
    <w:rsid w:val="27341FC7"/>
    <w:rsid w:val="2741A27B"/>
    <w:rsid w:val="27640BBC"/>
    <w:rsid w:val="276D5D16"/>
    <w:rsid w:val="27741230"/>
    <w:rsid w:val="278A5E93"/>
    <w:rsid w:val="27902BFE"/>
    <w:rsid w:val="279149E5"/>
    <w:rsid w:val="279ED1E4"/>
    <w:rsid w:val="27B4971B"/>
    <w:rsid w:val="27C22C55"/>
    <w:rsid w:val="27FBE15F"/>
    <w:rsid w:val="27FED60D"/>
    <w:rsid w:val="2826DD74"/>
    <w:rsid w:val="2829FE27"/>
    <w:rsid w:val="2830E8F8"/>
    <w:rsid w:val="283A148F"/>
    <w:rsid w:val="285ABBC2"/>
    <w:rsid w:val="2863C90E"/>
    <w:rsid w:val="2870A4DD"/>
    <w:rsid w:val="2875C379"/>
    <w:rsid w:val="289042D2"/>
    <w:rsid w:val="289A1951"/>
    <w:rsid w:val="289CFF53"/>
    <w:rsid w:val="28A6F68D"/>
    <w:rsid w:val="28C9262F"/>
    <w:rsid w:val="28CACF98"/>
    <w:rsid w:val="291286F7"/>
    <w:rsid w:val="2947BA7C"/>
    <w:rsid w:val="294FCA66"/>
    <w:rsid w:val="29505469"/>
    <w:rsid w:val="2960AB63"/>
    <w:rsid w:val="29785CD5"/>
    <w:rsid w:val="2986DDD4"/>
    <w:rsid w:val="29C692BB"/>
    <w:rsid w:val="29CBB9E1"/>
    <w:rsid w:val="29E03C63"/>
    <w:rsid w:val="29E31466"/>
    <w:rsid w:val="2A1E5E8D"/>
    <w:rsid w:val="2A4FC2C1"/>
    <w:rsid w:val="2A690498"/>
    <w:rsid w:val="2A72A1C7"/>
    <w:rsid w:val="2A98661E"/>
    <w:rsid w:val="2A9A0C29"/>
    <w:rsid w:val="2AAA24F9"/>
    <w:rsid w:val="2ABE3F09"/>
    <w:rsid w:val="2AD20440"/>
    <w:rsid w:val="2AEF5868"/>
    <w:rsid w:val="2AF712D0"/>
    <w:rsid w:val="2B3AC616"/>
    <w:rsid w:val="2B4CB27C"/>
    <w:rsid w:val="2B691632"/>
    <w:rsid w:val="2BAC1F3F"/>
    <w:rsid w:val="2BACFA9D"/>
    <w:rsid w:val="2BAF098B"/>
    <w:rsid w:val="2BB25314"/>
    <w:rsid w:val="2BC5D225"/>
    <w:rsid w:val="2BCB0803"/>
    <w:rsid w:val="2BD72D61"/>
    <w:rsid w:val="2BE67C97"/>
    <w:rsid w:val="2BED1BEE"/>
    <w:rsid w:val="2BED3B52"/>
    <w:rsid w:val="2C12202D"/>
    <w:rsid w:val="2C20A3BB"/>
    <w:rsid w:val="2C23390D"/>
    <w:rsid w:val="2C24F519"/>
    <w:rsid w:val="2C608800"/>
    <w:rsid w:val="2C794F12"/>
    <w:rsid w:val="2C7E97D8"/>
    <w:rsid w:val="2C7FBABA"/>
    <w:rsid w:val="2C86FC3B"/>
    <w:rsid w:val="2C88ACBF"/>
    <w:rsid w:val="2C982CDC"/>
    <w:rsid w:val="2C98C3B9"/>
    <w:rsid w:val="2CA21120"/>
    <w:rsid w:val="2D24C8A5"/>
    <w:rsid w:val="2D7F8D5F"/>
    <w:rsid w:val="2DAD0838"/>
    <w:rsid w:val="2DB8259A"/>
    <w:rsid w:val="2DB86ED2"/>
    <w:rsid w:val="2DC5DA8A"/>
    <w:rsid w:val="2DE30F60"/>
    <w:rsid w:val="2DE3FBE5"/>
    <w:rsid w:val="2E12D67A"/>
    <w:rsid w:val="2E3AFB53"/>
    <w:rsid w:val="2E5855DB"/>
    <w:rsid w:val="2E5985E8"/>
    <w:rsid w:val="2E66D6D2"/>
    <w:rsid w:val="2E7B13B7"/>
    <w:rsid w:val="2E99FB40"/>
    <w:rsid w:val="2EA8C9B5"/>
    <w:rsid w:val="2EA8CCF9"/>
    <w:rsid w:val="2EB425C2"/>
    <w:rsid w:val="2EC221A3"/>
    <w:rsid w:val="2ECBE30A"/>
    <w:rsid w:val="2EE23176"/>
    <w:rsid w:val="2EFEF916"/>
    <w:rsid w:val="2EFFD7CD"/>
    <w:rsid w:val="2F007203"/>
    <w:rsid w:val="2F092965"/>
    <w:rsid w:val="2F2C4D8F"/>
    <w:rsid w:val="2F7DC56B"/>
    <w:rsid w:val="2F853F38"/>
    <w:rsid w:val="2F89C74B"/>
    <w:rsid w:val="2F91C078"/>
    <w:rsid w:val="2FB799EA"/>
    <w:rsid w:val="2FC82A17"/>
    <w:rsid w:val="2FF2AC6A"/>
    <w:rsid w:val="2FF65C3E"/>
    <w:rsid w:val="2FFFA06C"/>
    <w:rsid w:val="30017E45"/>
    <w:rsid w:val="30535759"/>
    <w:rsid w:val="306A26D8"/>
    <w:rsid w:val="30CE0490"/>
    <w:rsid w:val="30E5EA7B"/>
    <w:rsid w:val="30F6E8DD"/>
    <w:rsid w:val="310EA006"/>
    <w:rsid w:val="3131C5E6"/>
    <w:rsid w:val="314C2CB2"/>
    <w:rsid w:val="31714CD1"/>
    <w:rsid w:val="318D1D53"/>
    <w:rsid w:val="319737B9"/>
    <w:rsid w:val="319F1AF8"/>
    <w:rsid w:val="31CB40A3"/>
    <w:rsid w:val="31E78B84"/>
    <w:rsid w:val="321657FE"/>
    <w:rsid w:val="323D354C"/>
    <w:rsid w:val="324D0487"/>
    <w:rsid w:val="3256AED3"/>
    <w:rsid w:val="32ADAC80"/>
    <w:rsid w:val="32F41D03"/>
    <w:rsid w:val="33135517"/>
    <w:rsid w:val="331C253A"/>
    <w:rsid w:val="3323380E"/>
    <w:rsid w:val="332745FD"/>
    <w:rsid w:val="33516E30"/>
    <w:rsid w:val="335708B0"/>
    <w:rsid w:val="3360D2E0"/>
    <w:rsid w:val="3369D79F"/>
    <w:rsid w:val="33A91C7D"/>
    <w:rsid w:val="33B04A65"/>
    <w:rsid w:val="33CAC53F"/>
    <w:rsid w:val="33CB34FC"/>
    <w:rsid w:val="33E8C3FE"/>
    <w:rsid w:val="33EEDF34"/>
    <w:rsid w:val="340961C5"/>
    <w:rsid w:val="341ACB85"/>
    <w:rsid w:val="342CF9D0"/>
    <w:rsid w:val="342D5CDD"/>
    <w:rsid w:val="346B53E7"/>
    <w:rsid w:val="3491751B"/>
    <w:rsid w:val="3494A6DC"/>
    <w:rsid w:val="34A3EEC9"/>
    <w:rsid w:val="34D9CEED"/>
    <w:rsid w:val="34DC4CFC"/>
    <w:rsid w:val="34EF6422"/>
    <w:rsid w:val="34F0809D"/>
    <w:rsid w:val="351FF828"/>
    <w:rsid w:val="352B3DE1"/>
    <w:rsid w:val="353DD3B1"/>
    <w:rsid w:val="356ACE9A"/>
    <w:rsid w:val="3592EFE3"/>
    <w:rsid w:val="359F3335"/>
    <w:rsid w:val="35A48D8B"/>
    <w:rsid w:val="35BAEC2B"/>
    <w:rsid w:val="35C64BD7"/>
    <w:rsid w:val="35E0A33F"/>
    <w:rsid w:val="35F82764"/>
    <w:rsid w:val="36223242"/>
    <w:rsid w:val="3632AFDE"/>
    <w:rsid w:val="3640049D"/>
    <w:rsid w:val="364F25E1"/>
    <w:rsid w:val="36593127"/>
    <w:rsid w:val="365E1FB7"/>
    <w:rsid w:val="367575F0"/>
    <w:rsid w:val="367C6750"/>
    <w:rsid w:val="367CCD7B"/>
    <w:rsid w:val="368B8B73"/>
    <w:rsid w:val="36946CF4"/>
    <w:rsid w:val="369F666A"/>
    <w:rsid w:val="36F80D03"/>
    <w:rsid w:val="3702BDD1"/>
    <w:rsid w:val="3728E2CB"/>
    <w:rsid w:val="375179C9"/>
    <w:rsid w:val="375ECD85"/>
    <w:rsid w:val="3767CC8F"/>
    <w:rsid w:val="376BA392"/>
    <w:rsid w:val="377505D1"/>
    <w:rsid w:val="377E347B"/>
    <w:rsid w:val="3785C347"/>
    <w:rsid w:val="379F01BC"/>
    <w:rsid w:val="37BB765E"/>
    <w:rsid w:val="37BEE846"/>
    <w:rsid w:val="37C27ACD"/>
    <w:rsid w:val="37C9974D"/>
    <w:rsid w:val="37DB83C1"/>
    <w:rsid w:val="380B5166"/>
    <w:rsid w:val="385C5D23"/>
    <w:rsid w:val="38810FF6"/>
    <w:rsid w:val="38900BAB"/>
    <w:rsid w:val="38C5988E"/>
    <w:rsid w:val="38F8DA53"/>
    <w:rsid w:val="391A5C00"/>
    <w:rsid w:val="3923A215"/>
    <w:rsid w:val="394178C6"/>
    <w:rsid w:val="3964B7BD"/>
    <w:rsid w:val="3979C19B"/>
    <w:rsid w:val="39827594"/>
    <w:rsid w:val="39880D9C"/>
    <w:rsid w:val="39A39A55"/>
    <w:rsid w:val="39C1973A"/>
    <w:rsid w:val="39D98933"/>
    <w:rsid w:val="39E17B4C"/>
    <w:rsid w:val="3A04C261"/>
    <w:rsid w:val="3A1AA3FB"/>
    <w:rsid w:val="3A236811"/>
    <w:rsid w:val="3A2C6D72"/>
    <w:rsid w:val="3A9E45DB"/>
    <w:rsid w:val="3AB29C96"/>
    <w:rsid w:val="3AE19D4E"/>
    <w:rsid w:val="3B2D02CD"/>
    <w:rsid w:val="3B2E1B83"/>
    <w:rsid w:val="3B4E5F5A"/>
    <w:rsid w:val="3B5A1F0E"/>
    <w:rsid w:val="3B85131B"/>
    <w:rsid w:val="3B94B5E7"/>
    <w:rsid w:val="3BB78154"/>
    <w:rsid w:val="3BD29020"/>
    <w:rsid w:val="3BDE3B9B"/>
    <w:rsid w:val="3BEAAD97"/>
    <w:rsid w:val="3C16ACB4"/>
    <w:rsid w:val="3C310193"/>
    <w:rsid w:val="3C713B02"/>
    <w:rsid w:val="3C73BE1C"/>
    <w:rsid w:val="3C9E65C7"/>
    <w:rsid w:val="3CA29B6D"/>
    <w:rsid w:val="3CB8D0CE"/>
    <w:rsid w:val="3CC71940"/>
    <w:rsid w:val="3CF6DCD4"/>
    <w:rsid w:val="3CFFEFBE"/>
    <w:rsid w:val="3D02B359"/>
    <w:rsid w:val="3D143F11"/>
    <w:rsid w:val="3D561170"/>
    <w:rsid w:val="3D6F9DD0"/>
    <w:rsid w:val="3D70C369"/>
    <w:rsid w:val="3D76E4F3"/>
    <w:rsid w:val="3DA91CF4"/>
    <w:rsid w:val="3DABF2D7"/>
    <w:rsid w:val="3DCA3603"/>
    <w:rsid w:val="3DCC40D2"/>
    <w:rsid w:val="3DDBA9DA"/>
    <w:rsid w:val="3E2445D4"/>
    <w:rsid w:val="3E40E01E"/>
    <w:rsid w:val="3E7276A8"/>
    <w:rsid w:val="3E94DC29"/>
    <w:rsid w:val="3EA28C7E"/>
    <w:rsid w:val="3EB66CDB"/>
    <w:rsid w:val="3EB890C3"/>
    <w:rsid w:val="3EE4DDB6"/>
    <w:rsid w:val="3EFD5145"/>
    <w:rsid w:val="3F3860E1"/>
    <w:rsid w:val="3F670665"/>
    <w:rsid w:val="3F8C3D82"/>
    <w:rsid w:val="3FBBE334"/>
    <w:rsid w:val="3FE54614"/>
    <w:rsid w:val="3FF44924"/>
    <w:rsid w:val="402BDDE5"/>
    <w:rsid w:val="403D5C93"/>
    <w:rsid w:val="40415C96"/>
    <w:rsid w:val="40993E88"/>
    <w:rsid w:val="40A0CA20"/>
    <w:rsid w:val="40C5A299"/>
    <w:rsid w:val="40C76CFB"/>
    <w:rsid w:val="40F8527A"/>
    <w:rsid w:val="40F8D7CC"/>
    <w:rsid w:val="41132F87"/>
    <w:rsid w:val="412E007F"/>
    <w:rsid w:val="41448DA7"/>
    <w:rsid w:val="41468640"/>
    <w:rsid w:val="417189C7"/>
    <w:rsid w:val="4188AD6A"/>
    <w:rsid w:val="4194ACE8"/>
    <w:rsid w:val="41A9E8DC"/>
    <w:rsid w:val="41AFF6F5"/>
    <w:rsid w:val="41D1640B"/>
    <w:rsid w:val="420A846B"/>
    <w:rsid w:val="4228A2F0"/>
    <w:rsid w:val="422B0222"/>
    <w:rsid w:val="42332A1C"/>
    <w:rsid w:val="42349ABB"/>
    <w:rsid w:val="423660FA"/>
    <w:rsid w:val="4248CEDA"/>
    <w:rsid w:val="425CD356"/>
    <w:rsid w:val="4285B7D1"/>
    <w:rsid w:val="428B710F"/>
    <w:rsid w:val="42A7F6EA"/>
    <w:rsid w:val="42B18AF5"/>
    <w:rsid w:val="42B64518"/>
    <w:rsid w:val="42B9556C"/>
    <w:rsid w:val="42F0F286"/>
    <w:rsid w:val="4300DB54"/>
    <w:rsid w:val="430711D5"/>
    <w:rsid w:val="430DB790"/>
    <w:rsid w:val="431E0931"/>
    <w:rsid w:val="436A4F6D"/>
    <w:rsid w:val="437F8871"/>
    <w:rsid w:val="4385E81F"/>
    <w:rsid w:val="438B577D"/>
    <w:rsid w:val="43B58212"/>
    <w:rsid w:val="43DB171C"/>
    <w:rsid w:val="442A7F68"/>
    <w:rsid w:val="443C97E6"/>
    <w:rsid w:val="44639A30"/>
    <w:rsid w:val="447CA956"/>
    <w:rsid w:val="447FA056"/>
    <w:rsid w:val="448508A0"/>
    <w:rsid w:val="448C8B8A"/>
    <w:rsid w:val="448D247D"/>
    <w:rsid w:val="448D9B39"/>
    <w:rsid w:val="44BA79A3"/>
    <w:rsid w:val="44BE5DE9"/>
    <w:rsid w:val="44EB9ACC"/>
    <w:rsid w:val="45168D69"/>
    <w:rsid w:val="45368501"/>
    <w:rsid w:val="4552EDC1"/>
    <w:rsid w:val="4561017C"/>
    <w:rsid w:val="456D75E2"/>
    <w:rsid w:val="457BEFA6"/>
    <w:rsid w:val="458BFF64"/>
    <w:rsid w:val="45BAFBA8"/>
    <w:rsid w:val="45BF7561"/>
    <w:rsid w:val="45D70407"/>
    <w:rsid w:val="45DED686"/>
    <w:rsid w:val="45F9B812"/>
    <w:rsid w:val="45FD0E9E"/>
    <w:rsid w:val="4615264A"/>
    <w:rsid w:val="461EB75C"/>
    <w:rsid w:val="462778C6"/>
    <w:rsid w:val="4640EEC6"/>
    <w:rsid w:val="46412BC4"/>
    <w:rsid w:val="46576232"/>
    <w:rsid w:val="4661B47A"/>
    <w:rsid w:val="4663B662"/>
    <w:rsid w:val="4670CE2C"/>
    <w:rsid w:val="4680DD58"/>
    <w:rsid w:val="46C1B300"/>
    <w:rsid w:val="46C82EAE"/>
    <w:rsid w:val="46DCAFF1"/>
    <w:rsid w:val="46DD78FD"/>
    <w:rsid w:val="46FBF09B"/>
    <w:rsid w:val="473B06CF"/>
    <w:rsid w:val="4741AABD"/>
    <w:rsid w:val="4763E2EE"/>
    <w:rsid w:val="47917EE3"/>
    <w:rsid w:val="479DEEFA"/>
    <w:rsid w:val="479FCFEC"/>
    <w:rsid w:val="47B900A7"/>
    <w:rsid w:val="47C34320"/>
    <w:rsid w:val="47C905EA"/>
    <w:rsid w:val="47DC9C50"/>
    <w:rsid w:val="47F9C20A"/>
    <w:rsid w:val="480C19B4"/>
    <w:rsid w:val="4828C97B"/>
    <w:rsid w:val="48415FE9"/>
    <w:rsid w:val="48462DFF"/>
    <w:rsid w:val="48527AD2"/>
    <w:rsid w:val="48585552"/>
    <w:rsid w:val="485D5797"/>
    <w:rsid w:val="486A81F2"/>
    <w:rsid w:val="487F39A6"/>
    <w:rsid w:val="488D789D"/>
    <w:rsid w:val="48DA9F3C"/>
    <w:rsid w:val="48DF9533"/>
    <w:rsid w:val="48EEB171"/>
    <w:rsid w:val="490BC9A1"/>
    <w:rsid w:val="490DFE8A"/>
    <w:rsid w:val="49231C2E"/>
    <w:rsid w:val="4954C55F"/>
    <w:rsid w:val="496106E5"/>
    <w:rsid w:val="49936D8A"/>
    <w:rsid w:val="49CC5B6D"/>
    <w:rsid w:val="49CEED41"/>
    <w:rsid w:val="49FE8E9B"/>
    <w:rsid w:val="4A00338E"/>
    <w:rsid w:val="4A31F7D9"/>
    <w:rsid w:val="4A5A5414"/>
    <w:rsid w:val="4A5C1F25"/>
    <w:rsid w:val="4A7280B6"/>
    <w:rsid w:val="4AD40D2A"/>
    <w:rsid w:val="4AD7DE28"/>
    <w:rsid w:val="4ADF4A1D"/>
    <w:rsid w:val="4AF98C6D"/>
    <w:rsid w:val="4AFD7F58"/>
    <w:rsid w:val="4B057B45"/>
    <w:rsid w:val="4B0E75B9"/>
    <w:rsid w:val="4B1630A7"/>
    <w:rsid w:val="4B8C0FBB"/>
    <w:rsid w:val="4B90F862"/>
    <w:rsid w:val="4BD59239"/>
    <w:rsid w:val="4BE44953"/>
    <w:rsid w:val="4BE893B7"/>
    <w:rsid w:val="4BEA1975"/>
    <w:rsid w:val="4C1CF778"/>
    <w:rsid w:val="4C2DD65B"/>
    <w:rsid w:val="4C378E5D"/>
    <w:rsid w:val="4C47A491"/>
    <w:rsid w:val="4C6B085F"/>
    <w:rsid w:val="4C6CEC9A"/>
    <w:rsid w:val="4C8178A9"/>
    <w:rsid w:val="4C84B2E2"/>
    <w:rsid w:val="4C8F657C"/>
    <w:rsid w:val="4C911424"/>
    <w:rsid w:val="4C9CD5E3"/>
    <w:rsid w:val="4CC4B20B"/>
    <w:rsid w:val="4CCD2A08"/>
    <w:rsid w:val="4CDA1A53"/>
    <w:rsid w:val="4D075C93"/>
    <w:rsid w:val="4D354810"/>
    <w:rsid w:val="4D630354"/>
    <w:rsid w:val="4D6B00BD"/>
    <w:rsid w:val="4D78159C"/>
    <w:rsid w:val="4D7A3E9A"/>
    <w:rsid w:val="4D80A6DD"/>
    <w:rsid w:val="4D81DC04"/>
    <w:rsid w:val="4D8517ED"/>
    <w:rsid w:val="4D86A655"/>
    <w:rsid w:val="4DB61000"/>
    <w:rsid w:val="4DBD6636"/>
    <w:rsid w:val="4E15F98F"/>
    <w:rsid w:val="4E27C6BC"/>
    <w:rsid w:val="4E2B646E"/>
    <w:rsid w:val="4E3583F7"/>
    <w:rsid w:val="4E4663E0"/>
    <w:rsid w:val="4E4B8EBD"/>
    <w:rsid w:val="4E8367F1"/>
    <w:rsid w:val="4E86022F"/>
    <w:rsid w:val="4EA7069D"/>
    <w:rsid w:val="4EB055EB"/>
    <w:rsid w:val="4EB7B80D"/>
    <w:rsid w:val="4EE5492B"/>
    <w:rsid w:val="4EF0926A"/>
    <w:rsid w:val="4F0B670B"/>
    <w:rsid w:val="4F24F6CF"/>
    <w:rsid w:val="4F748E6D"/>
    <w:rsid w:val="4F8E4164"/>
    <w:rsid w:val="4F8F680E"/>
    <w:rsid w:val="4F9EF21E"/>
    <w:rsid w:val="4FDE5B01"/>
    <w:rsid w:val="4FE7C703"/>
    <w:rsid w:val="4FF419C5"/>
    <w:rsid w:val="502CD713"/>
    <w:rsid w:val="5049C511"/>
    <w:rsid w:val="506712A9"/>
    <w:rsid w:val="506BC86D"/>
    <w:rsid w:val="50807380"/>
    <w:rsid w:val="508BDB75"/>
    <w:rsid w:val="508D645F"/>
    <w:rsid w:val="50C59004"/>
    <w:rsid w:val="50D70FD8"/>
    <w:rsid w:val="50EE6A12"/>
    <w:rsid w:val="512540C7"/>
    <w:rsid w:val="5161B2A3"/>
    <w:rsid w:val="516668EB"/>
    <w:rsid w:val="5167B531"/>
    <w:rsid w:val="5170728A"/>
    <w:rsid w:val="51C5372F"/>
    <w:rsid w:val="51E262DD"/>
    <w:rsid w:val="5208F132"/>
    <w:rsid w:val="52239187"/>
    <w:rsid w:val="52368333"/>
    <w:rsid w:val="523B1BE4"/>
    <w:rsid w:val="5247C0DA"/>
    <w:rsid w:val="5253C99E"/>
    <w:rsid w:val="525CDCC9"/>
    <w:rsid w:val="526636D5"/>
    <w:rsid w:val="52663BB0"/>
    <w:rsid w:val="5275DE84"/>
    <w:rsid w:val="52AED09C"/>
    <w:rsid w:val="52C7B18D"/>
    <w:rsid w:val="52CC1F12"/>
    <w:rsid w:val="52D0C859"/>
    <w:rsid w:val="52D49B52"/>
    <w:rsid w:val="52D7FD21"/>
    <w:rsid w:val="52EB764F"/>
    <w:rsid w:val="52FB5E0D"/>
    <w:rsid w:val="52FD0F88"/>
    <w:rsid w:val="534E57BA"/>
    <w:rsid w:val="534EE19D"/>
    <w:rsid w:val="5354BC8F"/>
    <w:rsid w:val="53595ACA"/>
    <w:rsid w:val="53A9408E"/>
    <w:rsid w:val="53B0E6D6"/>
    <w:rsid w:val="53B0F5E7"/>
    <w:rsid w:val="53B8B63F"/>
    <w:rsid w:val="53BA013E"/>
    <w:rsid w:val="53C3F7EA"/>
    <w:rsid w:val="53C7F291"/>
    <w:rsid w:val="53DC7E17"/>
    <w:rsid w:val="53E17CB5"/>
    <w:rsid w:val="53E2D7DE"/>
    <w:rsid w:val="53E5A20A"/>
    <w:rsid w:val="53EC7064"/>
    <w:rsid w:val="54716F22"/>
    <w:rsid w:val="547EDEB1"/>
    <w:rsid w:val="548FCDF9"/>
    <w:rsid w:val="54914D50"/>
    <w:rsid w:val="54A0D04C"/>
    <w:rsid w:val="54A262AD"/>
    <w:rsid w:val="54A369F4"/>
    <w:rsid w:val="54AE453E"/>
    <w:rsid w:val="54BF80AE"/>
    <w:rsid w:val="54CA46A4"/>
    <w:rsid w:val="54E131E6"/>
    <w:rsid w:val="550C10A1"/>
    <w:rsid w:val="550F1990"/>
    <w:rsid w:val="552FF1CC"/>
    <w:rsid w:val="5533F176"/>
    <w:rsid w:val="55569D5F"/>
    <w:rsid w:val="556154AE"/>
    <w:rsid w:val="556AC308"/>
    <w:rsid w:val="55A028A8"/>
    <w:rsid w:val="55D8DD7C"/>
    <w:rsid w:val="55F40858"/>
    <w:rsid w:val="55F84E17"/>
    <w:rsid w:val="561238B5"/>
    <w:rsid w:val="5616A639"/>
    <w:rsid w:val="5622B984"/>
    <w:rsid w:val="5625A1C8"/>
    <w:rsid w:val="56659A16"/>
    <w:rsid w:val="56901942"/>
    <w:rsid w:val="569465E1"/>
    <w:rsid w:val="56AFCD85"/>
    <w:rsid w:val="56B2F89C"/>
    <w:rsid w:val="56B9DA4C"/>
    <w:rsid w:val="56C15507"/>
    <w:rsid w:val="56D8D9F3"/>
    <w:rsid w:val="56E673DB"/>
    <w:rsid w:val="56F836C3"/>
    <w:rsid w:val="5752C2EF"/>
    <w:rsid w:val="5778CFEE"/>
    <w:rsid w:val="57880634"/>
    <w:rsid w:val="57A9AC57"/>
    <w:rsid w:val="57AE21CE"/>
    <w:rsid w:val="57EFA6A9"/>
    <w:rsid w:val="580BED56"/>
    <w:rsid w:val="58102D2B"/>
    <w:rsid w:val="581A0219"/>
    <w:rsid w:val="583AD089"/>
    <w:rsid w:val="584ADADB"/>
    <w:rsid w:val="585025C5"/>
    <w:rsid w:val="5864C7C9"/>
    <w:rsid w:val="586A0BA5"/>
    <w:rsid w:val="586D6F17"/>
    <w:rsid w:val="589058B2"/>
    <w:rsid w:val="58ADE49C"/>
    <w:rsid w:val="58D810B9"/>
    <w:rsid w:val="58E9C231"/>
    <w:rsid w:val="58F653E5"/>
    <w:rsid w:val="592B43EA"/>
    <w:rsid w:val="59477F44"/>
    <w:rsid w:val="594F5731"/>
    <w:rsid w:val="5958F869"/>
    <w:rsid w:val="595CDC29"/>
    <w:rsid w:val="59800C06"/>
    <w:rsid w:val="599551C4"/>
    <w:rsid w:val="59BBD9BD"/>
    <w:rsid w:val="59CEED38"/>
    <w:rsid w:val="59CFF261"/>
    <w:rsid w:val="59DABE38"/>
    <w:rsid w:val="59E80292"/>
    <w:rsid w:val="5A0F2742"/>
    <w:rsid w:val="5A2C08BE"/>
    <w:rsid w:val="5A33BA44"/>
    <w:rsid w:val="5A36B9B2"/>
    <w:rsid w:val="5A434377"/>
    <w:rsid w:val="5A57AC6C"/>
    <w:rsid w:val="5A598DC2"/>
    <w:rsid w:val="5A6E645B"/>
    <w:rsid w:val="5AA11F80"/>
    <w:rsid w:val="5AD15B07"/>
    <w:rsid w:val="5AD305AB"/>
    <w:rsid w:val="5AD43258"/>
    <w:rsid w:val="5AD54055"/>
    <w:rsid w:val="5AD8E5F2"/>
    <w:rsid w:val="5ADEC543"/>
    <w:rsid w:val="5AEC59F9"/>
    <w:rsid w:val="5AF1BCE1"/>
    <w:rsid w:val="5AF6F49B"/>
    <w:rsid w:val="5AF91A2F"/>
    <w:rsid w:val="5B1BBA6B"/>
    <w:rsid w:val="5B1CECA4"/>
    <w:rsid w:val="5B33A58A"/>
    <w:rsid w:val="5B349D5D"/>
    <w:rsid w:val="5B3F0F0C"/>
    <w:rsid w:val="5B75AF77"/>
    <w:rsid w:val="5BA902BD"/>
    <w:rsid w:val="5BCBBC4E"/>
    <w:rsid w:val="5C29CDFF"/>
    <w:rsid w:val="5C2EAE99"/>
    <w:rsid w:val="5C4D2311"/>
    <w:rsid w:val="5C7E72F8"/>
    <w:rsid w:val="5C902F37"/>
    <w:rsid w:val="5CCB92FA"/>
    <w:rsid w:val="5CFC656C"/>
    <w:rsid w:val="5D2518C3"/>
    <w:rsid w:val="5D27437D"/>
    <w:rsid w:val="5D349B04"/>
    <w:rsid w:val="5D3D6B15"/>
    <w:rsid w:val="5DAF9BBF"/>
    <w:rsid w:val="5DB35045"/>
    <w:rsid w:val="5DC8CE46"/>
    <w:rsid w:val="5DD6E5A9"/>
    <w:rsid w:val="5DDD5731"/>
    <w:rsid w:val="5DFD523D"/>
    <w:rsid w:val="5DFD7BAF"/>
    <w:rsid w:val="5DFE06F0"/>
    <w:rsid w:val="5E2C0867"/>
    <w:rsid w:val="5E32EC80"/>
    <w:rsid w:val="5E5F0CA0"/>
    <w:rsid w:val="5E75B7A5"/>
    <w:rsid w:val="5E78C828"/>
    <w:rsid w:val="5E80FB6C"/>
    <w:rsid w:val="5EC43201"/>
    <w:rsid w:val="5ED512D5"/>
    <w:rsid w:val="5F0A7F37"/>
    <w:rsid w:val="5F0C1AA3"/>
    <w:rsid w:val="5F220803"/>
    <w:rsid w:val="5F3AB136"/>
    <w:rsid w:val="5F77D970"/>
    <w:rsid w:val="5F8AC4BA"/>
    <w:rsid w:val="5FBDA75A"/>
    <w:rsid w:val="5FC8A3E0"/>
    <w:rsid w:val="5FC98817"/>
    <w:rsid w:val="5FD4C7A4"/>
    <w:rsid w:val="5FDC8839"/>
    <w:rsid w:val="5FFCCAC7"/>
    <w:rsid w:val="601E6F66"/>
    <w:rsid w:val="60216473"/>
    <w:rsid w:val="6023EA89"/>
    <w:rsid w:val="604FB1A0"/>
    <w:rsid w:val="6090B6C6"/>
    <w:rsid w:val="60968B19"/>
    <w:rsid w:val="60CFC791"/>
    <w:rsid w:val="60DE4979"/>
    <w:rsid w:val="60E7F92E"/>
    <w:rsid w:val="60EB774E"/>
    <w:rsid w:val="6102AE0B"/>
    <w:rsid w:val="610E8824"/>
    <w:rsid w:val="6119505F"/>
    <w:rsid w:val="612B62E0"/>
    <w:rsid w:val="6147C938"/>
    <w:rsid w:val="6154CE0E"/>
    <w:rsid w:val="6156B4E4"/>
    <w:rsid w:val="61878F3A"/>
    <w:rsid w:val="6196139C"/>
    <w:rsid w:val="61A156A1"/>
    <w:rsid w:val="61A556E3"/>
    <w:rsid w:val="61AAE446"/>
    <w:rsid w:val="61BE2B56"/>
    <w:rsid w:val="61E2631E"/>
    <w:rsid w:val="61EAEA8D"/>
    <w:rsid w:val="61FF57FE"/>
    <w:rsid w:val="620B5754"/>
    <w:rsid w:val="620E780B"/>
    <w:rsid w:val="6217053E"/>
    <w:rsid w:val="62186417"/>
    <w:rsid w:val="62254C87"/>
    <w:rsid w:val="625954A9"/>
    <w:rsid w:val="62640887"/>
    <w:rsid w:val="627632C8"/>
    <w:rsid w:val="628384DD"/>
    <w:rsid w:val="62906576"/>
    <w:rsid w:val="62A01281"/>
    <w:rsid w:val="62AAD781"/>
    <w:rsid w:val="62C277BE"/>
    <w:rsid w:val="62D98BA8"/>
    <w:rsid w:val="62EF5A02"/>
    <w:rsid w:val="62F295E8"/>
    <w:rsid w:val="630F2686"/>
    <w:rsid w:val="63131CD3"/>
    <w:rsid w:val="631C47B2"/>
    <w:rsid w:val="632E7EBF"/>
    <w:rsid w:val="6335C9EB"/>
    <w:rsid w:val="63401E52"/>
    <w:rsid w:val="6344B9FA"/>
    <w:rsid w:val="635866EF"/>
    <w:rsid w:val="6377136C"/>
    <w:rsid w:val="638EEBFC"/>
    <w:rsid w:val="63A190BA"/>
    <w:rsid w:val="63B5F473"/>
    <w:rsid w:val="63DA391B"/>
    <w:rsid w:val="63E1064B"/>
    <w:rsid w:val="63FA78A4"/>
    <w:rsid w:val="6425E3EF"/>
    <w:rsid w:val="644BC04C"/>
    <w:rsid w:val="644CE29F"/>
    <w:rsid w:val="645C5A79"/>
    <w:rsid w:val="64626FC4"/>
    <w:rsid w:val="646DD5B6"/>
    <w:rsid w:val="64705AA2"/>
    <w:rsid w:val="64828E6D"/>
    <w:rsid w:val="64850395"/>
    <w:rsid w:val="64B9065A"/>
    <w:rsid w:val="64D38787"/>
    <w:rsid w:val="64D82D19"/>
    <w:rsid w:val="64F52B2A"/>
    <w:rsid w:val="6508266F"/>
    <w:rsid w:val="6532A9DD"/>
    <w:rsid w:val="654217BB"/>
    <w:rsid w:val="654A7624"/>
    <w:rsid w:val="655750EB"/>
    <w:rsid w:val="6561C1E2"/>
    <w:rsid w:val="658EE14B"/>
    <w:rsid w:val="65B7DEAF"/>
    <w:rsid w:val="65E8916B"/>
    <w:rsid w:val="65F5A585"/>
    <w:rsid w:val="65F86C46"/>
    <w:rsid w:val="65FE3A2B"/>
    <w:rsid w:val="661EF898"/>
    <w:rsid w:val="6631111F"/>
    <w:rsid w:val="6651894B"/>
    <w:rsid w:val="6654B19B"/>
    <w:rsid w:val="665D0490"/>
    <w:rsid w:val="669102DA"/>
    <w:rsid w:val="66C29696"/>
    <w:rsid w:val="66CC6811"/>
    <w:rsid w:val="66DCD7FE"/>
    <w:rsid w:val="66DFF865"/>
    <w:rsid w:val="66E5F6E7"/>
    <w:rsid w:val="66FA806F"/>
    <w:rsid w:val="6706941F"/>
    <w:rsid w:val="670D8167"/>
    <w:rsid w:val="67228C6B"/>
    <w:rsid w:val="67239E00"/>
    <w:rsid w:val="6738912C"/>
    <w:rsid w:val="674189B5"/>
    <w:rsid w:val="6798E75A"/>
    <w:rsid w:val="67BB6D2A"/>
    <w:rsid w:val="67BE15F0"/>
    <w:rsid w:val="682908AA"/>
    <w:rsid w:val="68291D04"/>
    <w:rsid w:val="682F3D5F"/>
    <w:rsid w:val="685734EC"/>
    <w:rsid w:val="68592774"/>
    <w:rsid w:val="685AACC3"/>
    <w:rsid w:val="6879BFA7"/>
    <w:rsid w:val="688E98AF"/>
    <w:rsid w:val="68F35F23"/>
    <w:rsid w:val="68F88AF6"/>
    <w:rsid w:val="690E4BFB"/>
    <w:rsid w:val="691AA84D"/>
    <w:rsid w:val="69221DE9"/>
    <w:rsid w:val="6929EF0F"/>
    <w:rsid w:val="6939173E"/>
    <w:rsid w:val="69795F5B"/>
    <w:rsid w:val="697E44E1"/>
    <w:rsid w:val="6986B617"/>
    <w:rsid w:val="69A544C2"/>
    <w:rsid w:val="69A9D2F7"/>
    <w:rsid w:val="69B68541"/>
    <w:rsid w:val="69BBECE1"/>
    <w:rsid w:val="69C4D695"/>
    <w:rsid w:val="6A08C19F"/>
    <w:rsid w:val="6A17F4DE"/>
    <w:rsid w:val="6A416EE5"/>
    <w:rsid w:val="6A5A1657"/>
    <w:rsid w:val="6A78B670"/>
    <w:rsid w:val="6A96C799"/>
    <w:rsid w:val="6AAF79EE"/>
    <w:rsid w:val="6AB1D26F"/>
    <w:rsid w:val="6AC5FFC7"/>
    <w:rsid w:val="6ACBA035"/>
    <w:rsid w:val="6ACE878D"/>
    <w:rsid w:val="6AD05F31"/>
    <w:rsid w:val="6AEFC254"/>
    <w:rsid w:val="6B0F709B"/>
    <w:rsid w:val="6B123FD3"/>
    <w:rsid w:val="6B3F82F8"/>
    <w:rsid w:val="6B5551D7"/>
    <w:rsid w:val="6B57C646"/>
    <w:rsid w:val="6B649709"/>
    <w:rsid w:val="6B9747E3"/>
    <w:rsid w:val="6B97ACF1"/>
    <w:rsid w:val="6BD0A8AA"/>
    <w:rsid w:val="6BEF872C"/>
    <w:rsid w:val="6BF5B15B"/>
    <w:rsid w:val="6C0E08FB"/>
    <w:rsid w:val="6C40B323"/>
    <w:rsid w:val="6C411F94"/>
    <w:rsid w:val="6C4AA4CB"/>
    <w:rsid w:val="6C9B1C77"/>
    <w:rsid w:val="6CFFB589"/>
    <w:rsid w:val="6D102A3B"/>
    <w:rsid w:val="6D24B0CC"/>
    <w:rsid w:val="6D30C56B"/>
    <w:rsid w:val="6D37205D"/>
    <w:rsid w:val="6D43CB27"/>
    <w:rsid w:val="6D5DAD70"/>
    <w:rsid w:val="6D726B24"/>
    <w:rsid w:val="6D85B35E"/>
    <w:rsid w:val="6D8B3B76"/>
    <w:rsid w:val="6DAB3A47"/>
    <w:rsid w:val="6DB0D60F"/>
    <w:rsid w:val="6DB67ED9"/>
    <w:rsid w:val="6DCCAFBB"/>
    <w:rsid w:val="6E3F4814"/>
    <w:rsid w:val="6E43AD43"/>
    <w:rsid w:val="6E45DC8A"/>
    <w:rsid w:val="6E5D66FA"/>
    <w:rsid w:val="6E626812"/>
    <w:rsid w:val="6E6C24F4"/>
    <w:rsid w:val="6E7493D7"/>
    <w:rsid w:val="6E892C03"/>
    <w:rsid w:val="6E9A232E"/>
    <w:rsid w:val="6ED67236"/>
    <w:rsid w:val="6EDD80F9"/>
    <w:rsid w:val="6F0D62BB"/>
    <w:rsid w:val="6F2B02CD"/>
    <w:rsid w:val="6F41659E"/>
    <w:rsid w:val="6F4758CE"/>
    <w:rsid w:val="6F571B54"/>
    <w:rsid w:val="6F59AAAB"/>
    <w:rsid w:val="6F5ECC09"/>
    <w:rsid w:val="6F7050FD"/>
    <w:rsid w:val="6F795B37"/>
    <w:rsid w:val="6F89064A"/>
    <w:rsid w:val="6FB048F8"/>
    <w:rsid w:val="6FB4216F"/>
    <w:rsid w:val="6FB7F102"/>
    <w:rsid w:val="6FD0EFA3"/>
    <w:rsid w:val="6FD8041C"/>
    <w:rsid w:val="6FDA538C"/>
    <w:rsid w:val="703D5D2E"/>
    <w:rsid w:val="706446CF"/>
    <w:rsid w:val="7089F8D6"/>
    <w:rsid w:val="708F33F2"/>
    <w:rsid w:val="709CACCE"/>
    <w:rsid w:val="70D1EBAB"/>
    <w:rsid w:val="70D6F38F"/>
    <w:rsid w:val="70DA5FA6"/>
    <w:rsid w:val="70F66995"/>
    <w:rsid w:val="70FD949B"/>
    <w:rsid w:val="71319018"/>
    <w:rsid w:val="7139F42A"/>
    <w:rsid w:val="713A0489"/>
    <w:rsid w:val="714A501C"/>
    <w:rsid w:val="7176308C"/>
    <w:rsid w:val="717DCE62"/>
    <w:rsid w:val="71967CEC"/>
    <w:rsid w:val="71CDB881"/>
    <w:rsid w:val="71CFDE35"/>
    <w:rsid w:val="71E38918"/>
    <w:rsid w:val="720A47BF"/>
    <w:rsid w:val="7240D11E"/>
    <w:rsid w:val="728C3528"/>
    <w:rsid w:val="72AE8E3D"/>
    <w:rsid w:val="72FDE71F"/>
    <w:rsid w:val="7313215C"/>
    <w:rsid w:val="7316DC11"/>
    <w:rsid w:val="73276392"/>
    <w:rsid w:val="732877CC"/>
    <w:rsid w:val="734D5CFF"/>
    <w:rsid w:val="739835FE"/>
    <w:rsid w:val="73CA6085"/>
    <w:rsid w:val="73F8D731"/>
    <w:rsid w:val="73FA8563"/>
    <w:rsid w:val="740320DD"/>
    <w:rsid w:val="7416B217"/>
    <w:rsid w:val="7419AE09"/>
    <w:rsid w:val="74427BEC"/>
    <w:rsid w:val="7445E13F"/>
    <w:rsid w:val="744DD826"/>
    <w:rsid w:val="7453F964"/>
    <w:rsid w:val="74556E8C"/>
    <w:rsid w:val="74D34E1E"/>
    <w:rsid w:val="74E4613A"/>
    <w:rsid w:val="7513DF2C"/>
    <w:rsid w:val="7543BF90"/>
    <w:rsid w:val="75479B47"/>
    <w:rsid w:val="754E31A4"/>
    <w:rsid w:val="755105AB"/>
    <w:rsid w:val="75519688"/>
    <w:rsid w:val="75541F45"/>
    <w:rsid w:val="75773284"/>
    <w:rsid w:val="757A3DCE"/>
    <w:rsid w:val="75ACDC7B"/>
    <w:rsid w:val="75BC4408"/>
    <w:rsid w:val="75DD690C"/>
    <w:rsid w:val="75E6A86B"/>
    <w:rsid w:val="75EC9B3D"/>
    <w:rsid w:val="75FC99FD"/>
    <w:rsid w:val="761DAC51"/>
    <w:rsid w:val="7630FFDD"/>
    <w:rsid w:val="7645AE40"/>
    <w:rsid w:val="7657738E"/>
    <w:rsid w:val="765F0E18"/>
    <w:rsid w:val="76641919"/>
    <w:rsid w:val="7680D199"/>
    <w:rsid w:val="76A0A7A6"/>
    <w:rsid w:val="76B82194"/>
    <w:rsid w:val="76BF152B"/>
    <w:rsid w:val="76C61711"/>
    <w:rsid w:val="76CDB6FA"/>
    <w:rsid w:val="76EC05C7"/>
    <w:rsid w:val="76F5063D"/>
    <w:rsid w:val="7703680A"/>
    <w:rsid w:val="77051E1D"/>
    <w:rsid w:val="771B7784"/>
    <w:rsid w:val="77A58737"/>
    <w:rsid w:val="77AD42B3"/>
    <w:rsid w:val="77C52692"/>
    <w:rsid w:val="77DA579B"/>
    <w:rsid w:val="77E6F8A6"/>
    <w:rsid w:val="7841DCDE"/>
    <w:rsid w:val="7898FA3B"/>
    <w:rsid w:val="78A7EDE9"/>
    <w:rsid w:val="78CA7F7E"/>
    <w:rsid w:val="7904D282"/>
    <w:rsid w:val="7922C3EA"/>
    <w:rsid w:val="792E1718"/>
    <w:rsid w:val="793EEADF"/>
    <w:rsid w:val="79569C0F"/>
    <w:rsid w:val="797225D5"/>
    <w:rsid w:val="7984DB66"/>
    <w:rsid w:val="7987AFCB"/>
    <w:rsid w:val="7993CB85"/>
    <w:rsid w:val="79A794EB"/>
    <w:rsid w:val="79B1E07A"/>
    <w:rsid w:val="79B95996"/>
    <w:rsid w:val="79E28CC0"/>
    <w:rsid w:val="79F2B82A"/>
    <w:rsid w:val="7A04282B"/>
    <w:rsid w:val="7A59E2FE"/>
    <w:rsid w:val="7AB39C96"/>
    <w:rsid w:val="7AD5DAC9"/>
    <w:rsid w:val="7AE77D75"/>
    <w:rsid w:val="7AE94B41"/>
    <w:rsid w:val="7B0507D9"/>
    <w:rsid w:val="7B15E68D"/>
    <w:rsid w:val="7B81AFFC"/>
    <w:rsid w:val="7B8EA192"/>
    <w:rsid w:val="7BC1C96D"/>
    <w:rsid w:val="7BD4F11C"/>
    <w:rsid w:val="7C085CBE"/>
    <w:rsid w:val="7C17C5C3"/>
    <w:rsid w:val="7C2FDD33"/>
    <w:rsid w:val="7C39201C"/>
    <w:rsid w:val="7C3F6ABA"/>
    <w:rsid w:val="7C7E6444"/>
    <w:rsid w:val="7C7E82D6"/>
    <w:rsid w:val="7CBDB11E"/>
    <w:rsid w:val="7CBF56F7"/>
    <w:rsid w:val="7CCA8534"/>
    <w:rsid w:val="7CFE4D02"/>
    <w:rsid w:val="7D37918A"/>
    <w:rsid w:val="7D4E547F"/>
    <w:rsid w:val="7DAAFC7B"/>
    <w:rsid w:val="7DB83058"/>
    <w:rsid w:val="7DDC5947"/>
    <w:rsid w:val="7E4B3860"/>
    <w:rsid w:val="7E4CB230"/>
    <w:rsid w:val="7E5C6EFF"/>
    <w:rsid w:val="7E78906C"/>
    <w:rsid w:val="7EA1AF34"/>
    <w:rsid w:val="7EC84DCF"/>
    <w:rsid w:val="7ECB6D94"/>
    <w:rsid w:val="7ECCAC6D"/>
    <w:rsid w:val="7EDEA5AF"/>
    <w:rsid w:val="7EE25DA6"/>
    <w:rsid w:val="7EECE368"/>
    <w:rsid w:val="7F0294D1"/>
    <w:rsid w:val="7F033892"/>
    <w:rsid w:val="7F048DCE"/>
    <w:rsid w:val="7F285DD7"/>
    <w:rsid w:val="7F4688F7"/>
    <w:rsid w:val="7F74D413"/>
    <w:rsid w:val="7F7E91A9"/>
    <w:rsid w:val="7F882D34"/>
    <w:rsid w:val="7F906857"/>
    <w:rsid w:val="7FAE3501"/>
    <w:rsid w:val="7FCE2769"/>
    <w:rsid w:val="7FF41E32"/>
    <w:rsid w:val="7FF653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0DC47"/>
  <w14:defaultImageDpi w14:val="300"/>
  <w15:docId w15:val="{18B69C77-7B5D-45FC-B18D-75B10106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97"/>
    <w:pPr>
      <w:spacing w:after="0" w:line="240" w:lineRule="auto"/>
    </w:pPr>
    <w:rPr>
      <w:rFonts w:ascii="Times New Roman" w:eastAsia="Times New Roman" w:hAnsi="Times New Roman" w:cs="Times New Roman"/>
      <w:sz w:val="24"/>
      <w:szCs w:val="24"/>
    </w:rPr>
  </w:style>
  <w:style w:type="paragraph" w:styleId="Heading1">
    <w:name w:val="heading 1"/>
    <w:aliases w:val="SAHeading 1,H1 R5_GSD, H1 R5_GSD"/>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aliases w:val="SAHeading 1 Char,H1 R5_GSD Char, H1 R5_GSD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0B73"/>
    <w:pPr>
      <w:spacing w:after="100" w:line="276" w:lineRule="auto"/>
    </w:pPr>
    <w:rPr>
      <w:rFonts w:asciiTheme="minorHAnsi" w:eastAsiaTheme="minorEastAsia" w:hAnsiTheme="minorHAnsi" w:cstheme="minorBidi"/>
      <w:sz w:val="22"/>
      <w:szCs w:val="22"/>
    </w:rPr>
  </w:style>
  <w:style w:type="paragraph" w:styleId="TOC2">
    <w:name w:val="toc 2"/>
    <w:basedOn w:val="Normal"/>
    <w:next w:val="Normal"/>
    <w:autoRedefine/>
    <w:uiPriority w:val="39"/>
    <w:unhideWhenUsed/>
    <w:rsid w:val="008E0B73"/>
    <w:pPr>
      <w:spacing w:after="100" w:line="276" w:lineRule="auto"/>
      <w:ind w:left="220"/>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rsid w:val="008E0B73"/>
    <w:pPr>
      <w:spacing w:after="100" w:line="276" w:lineRule="auto"/>
      <w:ind w:left="440"/>
    </w:pPr>
    <w:rPr>
      <w:rFonts w:asciiTheme="minorHAnsi" w:eastAsiaTheme="minorEastAsia" w:hAnsiTheme="minorHAnsi" w:cstheme="minorBidi"/>
      <w:sz w:val="22"/>
      <w:szCs w:val="22"/>
    </w:rPr>
  </w:style>
  <w:style w:type="paragraph" w:customStyle="1" w:styleId="Documenttitle">
    <w:name w:val="Document title"/>
    <w:link w:val="DocumenttitleChar"/>
    <w:qFormat/>
    <w:rsid w:val="008E0B73"/>
    <w:pPr>
      <w:spacing w:after="240" w:line="240" w:lineRule="auto"/>
      <w:jc w:val="center"/>
    </w:pPr>
    <w:rPr>
      <w:rFonts w:asciiTheme="majorHAnsi" w:eastAsiaTheme="majorEastAsia" w:hAnsiTheme="majorHAnsi" w:cstheme="majorBidi"/>
      <w:b/>
      <w:bCs/>
      <w:sz w:val="36"/>
      <w:szCs w:val="28"/>
      <w:lang w:val="en-GB"/>
    </w:rPr>
  </w:style>
  <w:style w:type="character" w:customStyle="1" w:styleId="DocumenttitleChar">
    <w:name w:val="Document title Char"/>
    <w:basedOn w:val="DefaultParagraphFont"/>
    <w:link w:val="Documenttitle"/>
    <w:rsid w:val="008E0B73"/>
    <w:rPr>
      <w:rFonts w:asciiTheme="majorHAnsi" w:eastAsiaTheme="majorEastAsia" w:hAnsiTheme="majorHAnsi" w:cstheme="majorBidi"/>
      <w:b/>
      <w:bCs/>
      <w:sz w:val="36"/>
      <w:szCs w:val="28"/>
      <w:lang w:val="en-GB"/>
    </w:rPr>
  </w:style>
  <w:style w:type="character" w:styleId="Hyperlink">
    <w:name w:val="Hyperlink"/>
    <w:basedOn w:val="DefaultParagraphFont"/>
    <w:uiPriority w:val="99"/>
    <w:unhideWhenUsed/>
    <w:rsid w:val="008E0B73"/>
    <w:rPr>
      <w:color w:val="0000FF" w:themeColor="hyperlink"/>
      <w:u w:val="single"/>
    </w:rPr>
  </w:style>
  <w:style w:type="paragraph" w:customStyle="1" w:styleId="Tablehead1">
    <w:name w:val="Tablehead1"/>
    <w:basedOn w:val="Normal"/>
    <w:qFormat/>
    <w:rsid w:val="008E0B73"/>
    <w:pPr>
      <w:keepNext/>
      <w:spacing w:before="60" w:after="60"/>
      <w:jc w:val="center"/>
    </w:pPr>
    <w:rPr>
      <w:rFonts w:ascii="Calibri" w:hAnsi="Calibri"/>
      <w:b/>
      <w:bCs/>
      <w:i/>
      <w:color w:val="FFFFFF"/>
      <w:sz w:val="18"/>
      <w:szCs w:val="20"/>
      <w:lang w:val="en-GB"/>
    </w:rPr>
  </w:style>
  <w:style w:type="paragraph" w:customStyle="1" w:styleId="DocumentHeader1">
    <w:name w:val="Document Header 1"/>
    <w:basedOn w:val="Normal"/>
    <w:link w:val="DocumentHeader1Char"/>
    <w:qFormat/>
    <w:rsid w:val="008E0B73"/>
    <w:pPr>
      <w:spacing w:before="120" w:line="240" w:lineRule="atLeast"/>
    </w:pPr>
    <w:rPr>
      <w:rFonts w:asciiTheme="minorHAnsi" w:eastAsiaTheme="minorHAnsi" w:hAnsiTheme="minorHAnsi" w:cstheme="minorBidi"/>
      <w:b/>
      <w:color w:val="4F81BD" w:themeColor="accent1"/>
      <w:szCs w:val="20"/>
      <w:lang w:val="en-GB"/>
    </w:rPr>
  </w:style>
  <w:style w:type="character" w:customStyle="1" w:styleId="DocumentHeader1Char">
    <w:name w:val="Document Header 1 Char"/>
    <w:basedOn w:val="DefaultParagraphFont"/>
    <w:link w:val="DocumentHeader1"/>
    <w:rsid w:val="008E0B73"/>
    <w:rPr>
      <w:rFonts w:eastAsiaTheme="minorHAnsi"/>
      <w:b/>
      <w:color w:val="4F81BD" w:themeColor="accent1"/>
      <w:sz w:val="24"/>
      <w:szCs w:val="20"/>
      <w:lang w:val="en-GB"/>
    </w:rPr>
  </w:style>
  <w:style w:type="paragraph" w:customStyle="1" w:styleId="DocumentHeader2">
    <w:name w:val="Document Header 2"/>
    <w:basedOn w:val="Normal"/>
    <w:link w:val="DocumentHeader2Char"/>
    <w:qFormat/>
    <w:rsid w:val="008E0B73"/>
    <w:pPr>
      <w:spacing w:before="120" w:line="240" w:lineRule="atLeast"/>
    </w:pPr>
    <w:rPr>
      <w:rFonts w:asciiTheme="minorHAnsi" w:eastAsiaTheme="minorHAnsi" w:hAnsiTheme="minorHAnsi" w:cstheme="minorBidi"/>
      <w:b/>
      <w:sz w:val="20"/>
      <w:szCs w:val="20"/>
      <w:lang w:val="en-GB"/>
    </w:rPr>
  </w:style>
  <w:style w:type="character" w:customStyle="1" w:styleId="DocumentHeader2Char">
    <w:name w:val="Document Header 2 Char"/>
    <w:basedOn w:val="DefaultParagraphFont"/>
    <w:link w:val="DocumentHeader2"/>
    <w:rsid w:val="008E0B73"/>
    <w:rPr>
      <w:rFonts w:eastAsiaTheme="minorHAnsi"/>
      <w:b/>
      <w:sz w:val="20"/>
      <w:szCs w:val="20"/>
      <w:lang w:val="en-GB"/>
    </w:rPr>
  </w:style>
  <w:style w:type="paragraph" w:customStyle="1" w:styleId="StyleToolordeliverablenameCustomColorRGB039118Left">
    <w:name w:val="Style Tool or deliverable name + Custom Color(RGB(039118)) Left:..."/>
    <w:basedOn w:val="Normal"/>
    <w:rsid w:val="008E0B73"/>
    <w:pPr>
      <w:spacing w:before="360"/>
      <w:ind w:left="1440"/>
    </w:pPr>
    <w:rPr>
      <w:color w:val="002776"/>
      <w:sz w:val="60"/>
      <w:szCs w:val="20"/>
    </w:rPr>
  </w:style>
  <w:style w:type="paragraph" w:customStyle="1" w:styleId="DocumentInformation">
    <w:name w:val="Document Information"/>
    <w:link w:val="DocumentInformationChar"/>
    <w:autoRedefine/>
    <w:rsid w:val="008E0B73"/>
    <w:pPr>
      <w:spacing w:before="240" w:after="180" w:line="240" w:lineRule="auto"/>
    </w:pPr>
    <w:rPr>
      <w:rFonts w:ascii="Calibri" w:hAnsi="Calibri" w:cs="Calibri"/>
      <w:b/>
      <w:color w:val="002776"/>
      <w:sz w:val="24"/>
      <w:szCs w:val="24"/>
    </w:rPr>
  </w:style>
  <w:style w:type="character" w:customStyle="1" w:styleId="DocumentInformationChar">
    <w:name w:val="Document Information Char"/>
    <w:basedOn w:val="DefaultParagraphFont"/>
    <w:link w:val="DocumentInformation"/>
    <w:rsid w:val="008E0B73"/>
    <w:rPr>
      <w:rFonts w:ascii="Calibri" w:hAnsi="Calibri" w:cs="Calibri"/>
      <w:b/>
      <w:color w:val="002776"/>
      <w:sz w:val="24"/>
      <w:szCs w:val="24"/>
    </w:rPr>
  </w:style>
  <w:style w:type="paragraph" w:customStyle="1" w:styleId="ReportTitle">
    <w:name w:val="Report Title"/>
    <w:next w:val="Normal"/>
    <w:rsid w:val="008E0B73"/>
    <w:pPr>
      <w:widowControl w:val="0"/>
      <w:spacing w:after="0" w:line="240" w:lineRule="atLeast"/>
      <w:jc w:val="center"/>
    </w:pPr>
    <w:rPr>
      <w:rFonts w:ascii="Arial" w:eastAsia="Times New Roman" w:hAnsi="Arial" w:cs="Times New Roman"/>
      <w:b/>
      <w:sz w:val="48"/>
      <w:szCs w:val="20"/>
    </w:rPr>
  </w:style>
  <w:style w:type="paragraph" w:styleId="TOC4">
    <w:name w:val="toc 4"/>
    <w:basedOn w:val="Normal"/>
    <w:next w:val="Normal"/>
    <w:autoRedefine/>
    <w:uiPriority w:val="39"/>
    <w:unhideWhenUsed/>
    <w:rsid w:val="00480B4D"/>
    <w:pPr>
      <w:spacing w:after="100" w:line="276" w:lineRule="auto"/>
      <w:ind w:left="660"/>
    </w:pPr>
    <w:rPr>
      <w:rFonts w:asciiTheme="minorHAnsi" w:eastAsiaTheme="minorEastAsia" w:hAnsiTheme="minorHAnsi" w:cstheme="minorBidi"/>
      <w:sz w:val="22"/>
      <w:szCs w:val="22"/>
    </w:rPr>
  </w:style>
  <w:style w:type="table" w:customStyle="1" w:styleId="DEDTable">
    <w:name w:val="DED Table"/>
    <w:basedOn w:val="TableGrid4"/>
    <w:uiPriority w:val="99"/>
    <w:rsid w:val="00AD6D9F"/>
    <w:pPr>
      <w:spacing w:before="20" w:after="20" w:line="240" w:lineRule="auto"/>
    </w:pPr>
    <w:rPr>
      <w:rFonts w:eastAsiaTheme="minorHAnsi"/>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Theme="majorHAnsi" w:hAnsiTheme="majorHAnsi"/>
        <w:b/>
        <w:i w:val="0"/>
        <w:color w:val="auto"/>
        <w:sz w:val="17"/>
      </w:rPr>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l2br w:val="none" w:sz="0" w:space="0" w:color="auto"/>
          <w:tr2bl w:val="none" w:sz="0" w:space="0" w:color="auto"/>
        </w:tcBorders>
        <w:shd w:val="clear" w:color="auto" w:fill="000000" w:themeFill="text1"/>
        <w:vAlign w:val="center"/>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firstCol">
      <w:rPr>
        <w:rFonts w:asciiTheme="minorHAnsi" w:hAnsiTheme="minorHAnsi"/>
        <w:b/>
        <w:sz w:val="18"/>
      </w:rPr>
    </w:tblStylePr>
    <w:tblStylePr w:type="lastCol">
      <w:rPr>
        <w:b/>
        <w:bCs/>
        <w:color w:val="auto"/>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D6D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customStyle="1" w:styleId="Style3">
    <w:name w:val="Style3"/>
    <w:basedOn w:val="Heading3"/>
    <w:next w:val="Normal"/>
    <w:link w:val="Style3Char"/>
    <w:qFormat/>
    <w:rsid w:val="00AA256C"/>
    <w:pPr>
      <w:numPr>
        <w:ilvl w:val="2"/>
      </w:numPr>
      <w:spacing w:before="240" w:line="240" w:lineRule="atLeast"/>
      <w:ind w:left="1890" w:hanging="720"/>
    </w:pPr>
    <w:rPr>
      <w:rFonts w:ascii="Calibri" w:hAnsi="Calibri" w:cs="Calibri"/>
      <w:b w:val="0"/>
      <w:i/>
      <w:noProof/>
      <w:sz w:val="24"/>
      <w:szCs w:val="24"/>
      <w:lang w:val="en-GB"/>
    </w:rPr>
  </w:style>
  <w:style w:type="character" w:customStyle="1" w:styleId="Style3Char">
    <w:name w:val="Style3 Char"/>
    <w:basedOn w:val="Heading3Char"/>
    <w:link w:val="Style3"/>
    <w:rsid w:val="00AA256C"/>
    <w:rPr>
      <w:rFonts w:ascii="Calibri" w:eastAsiaTheme="majorEastAsia" w:hAnsi="Calibri" w:cs="Calibri"/>
      <w:b w:val="0"/>
      <w:bCs/>
      <w:i/>
      <w:noProof/>
      <w:color w:val="4F81BD" w:themeColor="accent1"/>
      <w:sz w:val="24"/>
      <w:szCs w:val="24"/>
      <w:lang w:val="en-GB"/>
    </w:rPr>
  </w:style>
  <w:style w:type="paragraph" w:customStyle="1" w:styleId="TableText10">
    <w:name w:val="Table Text 10"/>
    <w:basedOn w:val="Normal"/>
    <w:link w:val="TableText10Char"/>
    <w:rsid w:val="00AA256C"/>
    <w:pPr>
      <w:spacing w:before="20" w:after="120"/>
    </w:pPr>
    <w:rPr>
      <w:rFonts w:ascii="Arial" w:hAnsi="Arial"/>
      <w:sz w:val="20"/>
    </w:rPr>
  </w:style>
  <w:style w:type="character" w:customStyle="1" w:styleId="TableText10Char">
    <w:name w:val="Table Text 10 Char"/>
    <w:basedOn w:val="DefaultParagraphFont"/>
    <w:link w:val="TableText10"/>
    <w:locked/>
    <w:rsid w:val="00AA256C"/>
    <w:rPr>
      <w:rFonts w:ascii="Arial" w:eastAsia="Times New Roman" w:hAnsi="Arial" w:cs="Times New Roman"/>
      <w:sz w:val="20"/>
      <w:szCs w:val="24"/>
    </w:rPr>
  </w:style>
  <w:style w:type="paragraph" w:customStyle="1" w:styleId="TableText10HeaderCenter">
    <w:name w:val="Table Text 10 Header Center"/>
    <w:basedOn w:val="Normal"/>
    <w:link w:val="TableText10HeaderCenterChar"/>
    <w:rsid w:val="00AA256C"/>
    <w:pPr>
      <w:keepNext/>
      <w:spacing w:after="120"/>
      <w:jc w:val="center"/>
    </w:pPr>
    <w:rPr>
      <w:rFonts w:ascii="Arial" w:hAnsi="Arial"/>
      <w:b/>
      <w:sz w:val="20"/>
    </w:rPr>
  </w:style>
  <w:style w:type="character" w:customStyle="1" w:styleId="TableText10HeaderCenterChar">
    <w:name w:val="Table Text 10 Header Center Char"/>
    <w:basedOn w:val="DefaultParagraphFont"/>
    <w:link w:val="TableText10HeaderCenter"/>
    <w:locked/>
    <w:rsid w:val="00AA256C"/>
    <w:rPr>
      <w:rFonts w:ascii="Arial" w:eastAsia="Times New Roman" w:hAnsi="Arial" w:cs="Times New Roman"/>
      <w:b/>
      <w:sz w:val="20"/>
      <w:szCs w:val="24"/>
    </w:rPr>
  </w:style>
  <w:style w:type="character" w:customStyle="1" w:styleId="ListParagraphChar">
    <w:name w:val="List Paragraph Char"/>
    <w:link w:val="ListParagraph"/>
    <w:uiPriority w:val="34"/>
    <w:locked/>
    <w:rsid w:val="00A40524"/>
  </w:style>
  <w:style w:type="character" w:styleId="CommentReference">
    <w:name w:val="annotation reference"/>
    <w:basedOn w:val="DefaultParagraphFont"/>
    <w:uiPriority w:val="99"/>
    <w:semiHidden/>
    <w:unhideWhenUsed/>
    <w:rsid w:val="008F3600"/>
    <w:rPr>
      <w:sz w:val="16"/>
      <w:szCs w:val="16"/>
    </w:rPr>
  </w:style>
  <w:style w:type="paragraph" w:styleId="CommentText">
    <w:name w:val="annotation text"/>
    <w:basedOn w:val="Normal"/>
    <w:link w:val="CommentTextChar"/>
    <w:uiPriority w:val="99"/>
    <w:unhideWhenUsed/>
    <w:rsid w:val="008F3600"/>
    <w:pPr>
      <w:spacing w:after="200"/>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rsid w:val="008F3600"/>
    <w:rPr>
      <w:sz w:val="20"/>
      <w:szCs w:val="20"/>
    </w:rPr>
  </w:style>
  <w:style w:type="paragraph" w:styleId="CommentSubject">
    <w:name w:val="annotation subject"/>
    <w:basedOn w:val="CommentText"/>
    <w:next w:val="CommentText"/>
    <w:link w:val="CommentSubjectChar"/>
    <w:uiPriority w:val="99"/>
    <w:semiHidden/>
    <w:unhideWhenUsed/>
    <w:rsid w:val="008F3600"/>
    <w:rPr>
      <w:b/>
      <w:bCs/>
    </w:rPr>
  </w:style>
  <w:style w:type="character" w:customStyle="1" w:styleId="CommentSubjectChar">
    <w:name w:val="Comment Subject Char"/>
    <w:basedOn w:val="CommentTextChar"/>
    <w:link w:val="CommentSubject"/>
    <w:uiPriority w:val="99"/>
    <w:semiHidden/>
    <w:rsid w:val="008F3600"/>
    <w:rPr>
      <w:b/>
      <w:bCs/>
      <w:sz w:val="20"/>
      <w:szCs w:val="20"/>
    </w:rPr>
  </w:style>
  <w:style w:type="paragraph" w:styleId="Revision">
    <w:name w:val="Revision"/>
    <w:hidden/>
    <w:uiPriority w:val="99"/>
    <w:semiHidden/>
    <w:rsid w:val="00431200"/>
    <w:pPr>
      <w:spacing w:after="0" w:line="240" w:lineRule="auto"/>
    </w:pPr>
  </w:style>
  <w:style w:type="character" w:styleId="Mention">
    <w:name w:val="Mention"/>
    <w:basedOn w:val="DefaultParagraphFont"/>
    <w:uiPriority w:val="99"/>
    <w:unhideWhenUsed/>
    <w:rsid w:val="00431200"/>
    <w:rPr>
      <w:color w:val="2B579A"/>
      <w:shd w:val="clear" w:color="auto" w:fill="E1DFDD"/>
    </w:rPr>
  </w:style>
  <w:style w:type="character" w:customStyle="1" w:styleId="normaltextrun">
    <w:name w:val="normaltextrun"/>
    <w:basedOn w:val="DefaultParagraphFont"/>
    <w:rsid w:val="00271DEB"/>
  </w:style>
  <w:style w:type="character" w:customStyle="1" w:styleId="eop">
    <w:name w:val="eop"/>
    <w:basedOn w:val="DefaultParagraphFont"/>
    <w:rsid w:val="00271DEB"/>
  </w:style>
  <w:style w:type="paragraph" w:customStyle="1" w:styleId="paragraph">
    <w:name w:val="paragraph"/>
    <w:basedOn w:val="Normal"/>
    <w:rsid w:val="00EF475A"/>
    <w:pPr>
      <w:spacing w:before="100" w:beforeAutospacing="1" w:after="100" w:afterAutospacing="1"/>
    </w:pPr>
  </w:style>
  <w:style w:type="character" w:customStyle="1" w:styleId="findhit">
    <w:name w:val="findhit"/>
    <w:basedOn w:val="DefaultParagraphFont"/>
    <w:rsid w:val="00DC3856"/>
  </w:style>
  <w:style w:type="character" w:styleId="UnresolvedMention">
    <w:name w:val="Unresolved Mention"/>
    <w:basedOn w:val="DefaultParagraphFont"/>
    <w:uiPriority w:val="99"/>
    <w:semiHidden/>
    <w:unhideWhenUsed/>
    <w:rsid w:val="004A16A6"/>
    <w:rPr>
      <w:color w:val="605E5C"/>
      <w:shd w:val="clear" w:color="auto" w:fill="E1DFDD"/>
    </w:rPr>
  </w:style>
  <w:style w:type="character" w:styleId="FollowedHyperlink">
    <w:name w:val="FollowedHyperlink"/>
    <w:basedOn w:val="DefaultParagraphFont"/>
    <w:uiPriority w:val="99"/>
    <w:semiHidden/>
    <w:unhideWhenUsed/>
    <w:rsid w:val="00806B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29083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vgov.sharepoint.com/:f:/r/sites/DMAS-HR1-Project-Collaboration/Shared%20Documents/Shared/EDWS_Integration/JSONs?d=w2b9f8a2899a04cbd80a19ea50816b6da&amp;csf=1&amp;web=1&amp;e=gNhT6a"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5D3AF402-E111-45AE-9D09-DE42E8976446}">
    <t:Anchor>
      <t:Comment id="1542250545"/>
    </t:Anchor>
    <t:History>
      <t:Event id="{1B494B80-92A4-44BA-8BA4-22D2A0616678}" time="2026-05-29T02:10:11.146Z">
        <t:Attribution userId="S::srockwell@deloitte.com::2a330498-ae65-40ee-83d8-f4870528d32a" userProvider="AD" userName="Rockwell, Seon"/>
        <t:Anchor>
          <t:Comment id="1542250545"/>
        </t:Anchor>
        <t:Create/>
      </t:Event>
      <t:Event id="{3404B863-6310-43D9-B3AA-E25A70B7F99C}" time="2026-05-29T02:10:11.146Z">
        <t:Attribution userId="S::srockwell@deloitte.com::2a330498-ae65-40ee-83d8-f4870528d32a" userProvider="AD" userName="Rockwell, Seon"/>
        <t:Anchor>
          <t:Comment id="1542250545"/>
        </t:Anchor>
        <t:Assign userId="S::ampurohit@deloitte.com::ed83d9d0-317b-463c-93ba-13434fea295a" userProvider="AD" userName="Purohit, Amit"/>
      </t:Event>
      <t:Event id="{CE3F5D2C-8999-4B2F-87B1-CF16C385484C}" time="2026-05-29T02:10:11.146Z">
        <t:Attribution userId="S::srockwell@deloitte.com::2a330498-ae65-40ee-83d8-f4870528d32a" userProvider="AD" userName="Rockwell, Seon"/>
        <t:Anchor>
          <t:Comment id="1542250545"/>
        </t:Anchor>
        <t:SetTitle title="@Purohit, Amit is it hours worked per month?"/>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9EF9C2B231684E9966CA327F4EEE91" ma:contentTypeVersion="18" ma:contentTypeDescription="Create a new document." ma:contentTypeScope="" ma:versionID="9f99fa5384db5caf317c7ca77ca415dc">
  <xsd:schema xmlns:xsd="http://www.w3.org/2001/XMLSchema" xmlns:xs="http://www.w3.org/2001/XMLSchema" xmlns:p="http://schemas.microsoft.com/office/2006/metadata/properties" xmlns:ns2="37b4f75f-7083-4bdc-bee3-39a19e925f50" xmlns:ns3="0ffb9bb9-1fd2-4837-9959-7fcf000f5d1c" targetNamespace="http://schemas.microsoft.com/office/2006/metadata/properties" ma:root="true" ma:fieldsID="3bc93946f7473c4eee252000c912abfd" ns2:_="" ns3:_="">
    <xsd:import namespace="37b4f75f-7083-4bdc-bee3-39a19e925f50"/>
    <xsd:import namespace="0ffb9bb9-1fd2-4837-9959-7fcf000f5d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VideoDescription" minOccurs="0"/>
                <xsd:element ref="ns2:Dat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4f75f-7083-4bdc-bee3-39a19e925f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VideoDescription" ma:index="16" nillable="true" ma:displayName="Video Description" ma:format="Dropdown" ma:internalName="VideoDescription">
      <xsd:simpleType>
        <xsd:restriction base="dms:Note">
          <xsd:maxLength value="255"/>
        </xsd:restriction>
      </xsd:simpleType>
    </xsd:element>
    <xsd:element name="Date" ma:index="17" nillable="true" ma:displayName="Date" ma:format="DateOnly" ma:internalName="Date">
      <xsd:simpleType>
        <xsd:restriction base="dms:DateTim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fb9bb9-1fd2-4837-9959-7fcf000f5d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373a192-8f42-4bf4-b54d-a4a6df3af82b}" ma:internalName="TaxCatchAll" ma:showField="CatchAllData" ma:web="0ffb9bb9-1fd2-4837-9959-7fcf000f5d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ffb9bb9-1fd2-4837-9959-7fcf000f5d1c" xsi:nil="true"/>
    <lcf76f155ced4ddcb4097134ff3c332f xmlns="37b4f75f-7083-4bdc-bee3-39a19e925f50">
      <Terms xmlns="http://schemas.microsoft.com/office/infopath/2007/PartnerControls"/>
    </lcf76f155ced4ddcb4097134ff3c332f>
    <Date xmlns="37b4f75f-7083-4bdc-bee3-39a19e925f50" xsi:nil="true"/>
    <VideoDescription xmlns="37b4f75f-7083-4bdc-bee3-39a19e925f5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361C5A-4DBA-455F-92D5-20337FECE0F1}">
  <ds:schemaRefs>
    <ds:schemaRef ds:uri="http://schemas.microsoft.com/sharepoint/v3/contenttype/forms"/>
  </ds:schemaRefs>
</ds:datastoreItem>
</file>

<file path=customXml/itemProps3.xml><?xml version="1.0" encoding="utf-8"?>
<ds:datastoreItem xmlns:ds="http://schemas.openxmlformats.org/officeDocument/2006/customXml" ds:itemID="{B997660E-F81E-4C01-BDD5-5C89E2BDD205}"/>
</file>

<file path=customXml/itemProps4.xml><?xml version="1.0" encoding="utf-8"?>
<ds:datastoreItem xmlns:ds="http://schemas.openxmlformats.org/officeDocument/2006/customXml" ds:itemID="{4A4C43F0-5703-407F-B38B-C79366FF5B8A}">
  <ds:schemaRefs>
    <ds:schemaRef ds:uri="http://schemas.microsoft.com/office/2006/metadata/properties"/>
    <ds:schemaRef ds:uri="http://schemas.microsoft.com/office/infopath/2007/PartnerControls"/>
    <ds:schemaRef ds:uri="53f14404-0338-41d5-96e8-e558cb354ec9"/>
    <ds:schemaRef ds:uri="a66456f1-4b7e-4c75-905e-932a12d62c88"/>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2760</TotalTime>
  <Pages>1</Pages>
  <Words>10148</Words>
  <Characters>57846</Characters>
  <Application>Microsoft Office Word</Application>
  <DocSecurity>4</DocSecurity>
  <Lines>482</Lines>
  <Paragraphs>135</Paragraphs>
  <ScaleCrop>false</ScaleCrop>
  <Manager/>
  <Company/>
  <LinksUpToDate>false</LinksUpToDate>
  <CharactersWithSpaces>67859</CharactersWithSpaces>
  <SharedDoc>false</SharedDoc>
  <HyperlinkBase/>
  <HLinks>
    <vt:vector size="42" baseType="variant">
      <vt:variant>
        <vt:i4>7405637</vt:i4>
      </vt:variant>
      <vt:variant>
        <vt:i4>39</vt:i4>
      </vt:variant>
      <vt:variant>
        <vt:i4>0</vt:i4>
      </vt:variant>
      <vt:variant>
        <vt:i4>5</vt:i4>
      </vt:variant>
      <vt:variant>
        <vt:lpwstr>https://covgov.sharepoint.com/:f:/r/sites/DMAS-HR1-Project-Collaboration/Shared Documents/Shared/EDWS_Integration/JSONs?d=w2b9f8a2899a04cbd80a19ea50816b6da&amp;csf=1&amp;web=1&amp;e=gNhT6a</vt:lpwstr>
      </vt:variant>
      <vt:variant>
        <vt:lpwstr/>
      </vt:variant>
      <vt:variant>
        <vt:i4>1507376</vt:i4>
      </vt:variant>
      <vt:variant>
        <vt:i4>32</vt:i4>
      </vt:variant>
      <vt:variant>
        <vt:i4>0</vt:i4>
      </vt:variant>
      <vt:variant>
        <vt:i4>5</vt:i4>
      </vt:variant>
      <vt:variant>
        <vt:lpwstr/>
      </vt:variant>
      <vt:variant>
        <vt:lpwstr>_Toc240043678</vt:lpwstr>
      </vt:variant>
      <vt:variant>
        <vt:i4>1507376</vt:i4>
      </vt:variant>
      <vt:variant>
        <vt:i4>26</vt:i4>
      </vt:variant>
      <vt:variant>
        <vt:i4>0</vt:i4>
      </vt:variant>
      <vt:variant>
        <vt:i4>5</vt:i4>
      </vt:variant>
      <vt:variant>
        <vt:lpwstr/>
      </vt:variant>
      <vt:variant>
        <vt:lpwstr>_Toc240043677</vt:lpwstr>
      </vt:variant>
      <vt:variant>
        <vt:i4>1507376</vt:i4>
      </vt:variant>
      <vt:variant>
        <vt:i4>20</vt:i4>
      </vt:variant>
      <vt:variant>
        <vt:i4>0</vt:i4>
      </vt:variant>
      <vt:variant>
        <vt:i4>5</vt:i4>
      </vt:variant>
      <vt:variant>
        <vt:lpwstr/>
      </vt:variant>
      <vt:variant>
        <vt:lpwstr>_Toc240043676</vt:lpwstr>
      </vt:variant>
      <vt:variant>
        <vt:i4>1507376</vt:i4>
      </vt:variant>
      <vt:variant>
        <vt:i4>14</vt:i4>
      </vt:variant>
      <vt:variant>
        <vt:i4>0</vt:i4>
      </vt:variant>
      <vt:variant>
        <vt:i4>5</vt:i4>
      </vt:variant>
      <vt:variant>
        <vt:lpwstr/>
      </vt:variant>
      <vt:variant>
        <vt:lpwstr>_Toc240043675</vt:lpwstr>
      </vt:variant>
      <vt:variant>
        <vt:i4>1507376</vt:i4>
      </vt:variant>
      <vt:variant>
        <vt:i4>8</vt:i4>
      </vt:variant>
      <vt:variant>
        <vt:i4>0</vt:i4>
      </vt:variant>
      <vt:variant>
        <vt:i4>5</vt:i4>
      </vt:variant>
      <vt:variant>
        <vt:lpwstr/>
      </vt:variant>
      <vt:variant>
        <vt:lpwstr>_Toc240043674</vt:lpwstr>
      </vt:variant>
      <vt:variant>
        <vt:i4>1507376</vt:i4>
      </vt:variant>
      <vt:variant>
        <vt:i4>2</vt:i4>
      </vt:variant>
      <vt:variant>
        <vt:i4>0</vt:i4>
      </vt:variant>
      <vt:variant>
        <vt:i4>5</vt:i4>
      </vt:variant>
      <vt:variant>
        <vt:lpwstr/>
      </vt:variant>
      <vt:variant>
        <vt:lpwstr>_Toc240043673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aadeleye@deloitte.com</dc:creator>
  <cp:keywords/>
  <dc:description>generated by python-docx</dc:description>
  <cp:lastModifiedBy>Rockwell, Seon</cp:lastModifiedBy>
  <cp:revision>158</cp:revision>
  <dcterms:created xsi:type="dcterms:W3CDTF">2026-09-24T15:22:00Z</dcterms:created>
  <dcterms:modified xsi:type="dcterms:W3CDTF">2026-10-05T23:43:00Z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0x010100CB9EF9C2B231684E9966CA327F4EEE91</vt:lpwstr>
  </property>
  <property fmtid="{D5CDD505-2E9C-101B-9397-08002B2CF9AE}" pid="3" name="MediaServiceImageTags">
    <vt:lpwstr/>
  </property>
  <property fmtid="{D5CDD505-2E9C-101B-9397-08002B2CF9AE}" pid="4" name="docLang">
    <vt:lpwstr>en</vt:lpwstr>
  </property>
  <property fmtid="{D5CDD505-2E9C-101B-9397-08002B2CF9AE}" pid="5" name="Order">
    <vt:r8>311600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